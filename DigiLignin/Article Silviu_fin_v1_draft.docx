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Martelarenlaan 42, B-3500 Hasselt, Belgium</w:t>
      </w:r>
    </w:p>
    <w:p w14:paraId="1B2E3118" w14:textId="15F4BA87" w:rsidR="00CD1D94" w:rsidRPr="00790B70" w:rsidRDefault="00A54F72" w:rsidP="00CD1D94">
      <w:pPr>
        <w:spacing w:before="120" w:after="120"/>
        <w:jc w:val="both"/>
        <w:rPr>
          <w:rFonts w:ascii="Times New Roman" w:eastAsia="Times New Roman" w:hAnsi="Times New Roman" w:cs="Times New Roman"/>
          <w:sz w:val="24"/>
          <w:szCs w:val="24"/>
          <w:rPrChange w:id="1" w:author="Acaru, Silviu" w:date="2026-02-25T19:57:00Z" w16du:dateUtc="2026-02-25T18:57:00Z">
            <w:rPr>
              <w:rFonts w:ascii="Times New Roman" w:eastAsia="Times New Roman" w:hAnsi="Times New Roman" w:cs="Times New Roman"/>
              <w:sz w:val="24"/>
              <w:szCs w:val="24"/>
              <w:lang w:val="nl-NL"/>
            </w:rPr>
          </w:rPrChange>
        </w:rPr>
      </w:pPr>
      <w:r w:rsidRPr="00790B70">
        <w:rPr>
          <w:rFonts w:ascii="Times New Roman" w:eastAsia="Times New Roman" w:hAnsi="Times New Roman" w:cs="Times New Roman"/>
          <w:sz w:val="24"/>
          <w:szCs w:val="24"/>
          <w:vertAlign w:val="superscript"/>
          <w:rPrChange w:id="2" w:author="Acaru, Silviu" w:date="2026-02-25T19:57:00Z" w16du:dateUtc="2026-02-25T18:57:00Z">
            <w:rPr>
              <w:rFonts w:ascii="Times New Roman" w:eastAsia="Times New Roman" w:hAnsi="Times New Roman" w:cs="Times New Roman"/>
              <w:sz w:val="24"/>
              <w:szCs w:val="24"/>
              <w:vertAlign w:val="superscript"/>
              <w:lang w:val="nl-NL"/>
            </w:rPr>
          </w:rPrChange>
        </w:rPr>
        <w:t>4</w:t>
      </w:r>
      <w:r w:rsidR="00CD1D94" w:rsidRPr="00790B70">
        <w:rPr>
          <w:rFonts w:ascii="Times New Roman" w:eastAsia="Times New Roman" w:hAnsi="Times New Roman" w:cs="Times New Roman"/>
          <w:sz w:val="24"/>
          <w:szCs w:val="24"/>
          <w:rPrChange w:id="3" w:author="Acaru, Silviu" w:date="2026-02-25T19:57:00Z" w16du:dateUtc="2026-02-25T18:57:00Z">
            <w:rPr>
              <w:rFonts w:ascii="Times New Roman" w:eastAsia="Times New Roman" w:hAnsi="Times New Roman" w:cs="Times New Roman"/>
              <w:sz w:val="24"/>
              <w:szCs w:val="24"/>
              <w:lang w:val="nl-NL"/>
            </w:rPr>
          </w:rPrChange>
        </w:rPr>
        <w:t xml:space="preserve"> </w:t>
      </w:r>
      <w:proofErr w:type="spellStart"/>
      <w:r w:rsidR="00CD1D94" w:rsidRPr="00790B70">
        <w:rPr>
          <w:rFonts w:ascii="Times New Roman" w:eastAsia="Times New Roman" w:hAnsi="Times New Roman" w:cs="Times New Roman"/>
          <w:sz w:val="24"/>
          <w:szCs w:val="24"/>
          <w:rPrChange w:id="4" w:author="Acaru, Silviu" w:date="2026-02-25T19:57:00Z" w16du:dateUtc="2026-02-25T18:57:00Z">
            <w:rPr>
              <w:rFonts w:ascii="Times New Roman" w:eastAsia="Times New Roman" w:hAnsi="Times New Roman" w:cs="Times New Roman"/>
              <w:sz w:val="24"/>
              <w:szCs w:val="24"/>
              <w:lang w:val="nl-NL"/>
            </w:rPr>
          </w:rPrChange>
        </w:rPr>
        <w:t>imec</w:t>
      </w:r>
      <w:proofErr w:type="spellEnd"/>
      <w:r w:rsidR="00CD1D94" w:rsidRPr="00790B70">
        <w:rPr>
          <w:rFonts w:ascii="Times New Roman" w:eastAsia="Times New Roman" w:hAnsi="Times New Roman" w:cs="Times New Roman"/>
          <w:sz w:val="24"/>
          <w:szCs w:val="24"/>
          <w:rPrChange w:id="5" w:author="Acaru, Silviu" w:date="2026-02-25T19:57:00Z" w16du:dateUtc="2026-02-25T18:57:00Z">
            <w:rPr>
              <w:rFonts w:ascii="Times New Roman" w:eastAsia="Times New Roman" w:hAnsi="Times New Roman" w:cs="Times New Roman"/>
              <w:sz w:val="24"/>
              <w:szCs w:val="24"/>
              <w:lang w:val="nl-NL"/>
            </w:rPr>
          </w:rPrChange>
        </w:rPr>
        <w:t>, imo-</w:t>
      </w:r>
      <w:proofErr w:type="spellStart"/>
      <w:r w:rsidR="00CD1D94" w:rsidRPr="00790B70">
        <w:rPr>
          <w:rFonts w:ascii="Times New Roman" w:eastAsia="Times New Roman" w:hAnsi="Times New Roman" w:cs="Times New Roman"/>
          <w:sz w:val="24"/>
          <w:szCs w:val="24"/>
          <w:rPrChange w:id="6" w:author="Acaru, Silviu" w:date="2026-02-25T19:57:00Z" w16du:dateUtc="2026-02-25T18:57:00Z">
            <w:rPr>
              <w:rFonts w:ascii="Times New Roman" w:eastAsia="Times New Roman" w:hAnsi="Times New Roman" w:cs="Times New Roman"/>
              <w:sz w:val="24"/>
              <w:szCs w:val="24"/>
              <w:lang w:val="nl-NL"/>
            </w:rPr>
          </w:rPrChange>
        </w:rPr>
        <w:t>imomec</w:t>
      </w:r>
      <w:proofErr w:type="spellEnd"/>
      <w:r w:rsidR="00CD1D94" w:rsidRPr="00790B70">
        <w:rPr>
          <w:rFonts w:ascii="Times New Roman" w:eastAsia="Times New Roman" w:hAnsi="Times New Roman" w:cs="Times New Roman"/>
          <w:sz w:val="24"/>
          <w:szCs w:val="24"/>
          <w:rPrChange w:id="7" w:author="Acaru, Silviu" w:date="2026-02-25T19:57:00Z" w16du:dateUtc="2026-02-25T18:57:00Z">
            <w:rPr>
              <w:rFonts w:ascii="Times New Roman" w:eastAsia="Times New Roman" w:hAnsi="Times New Roman" w:cs="Times New Roman"/>
              <w:sz w:val="24"/>
              <w:szCs w:val="24"/>
              <w:lang w:val="nl-NL"/>
            </w:rPr>
          </w:rPrChange>
        </w:rPr>
        <w:t xml:space="preserve">, </w:t>
      </w:r>
      <w:proofErr w:type="spellStart"/>
      <w:r w:rsidR="00CD1D94" w:rsidRPr="00790B70">
        <w:rPr>
          <w:rFonts w:ascii="Times New Roman" w:eastAsia="Times New Roman" w:hAnsi="Times New Roman" w:cs="Times New Roman"/>
          <w:sz w:val="24"/>
          <w:szCs w:val="24"/>
          <w:rPrChange w:id="8" w:author="Acaru, Silviu" w:date="2026-02-25T19:57:00Z" w16du:dateUtc="2026-02-25T18:57:00Z">
            <w:rPr>
              <w:rFonts w:ascii="Times New Roman" w:eastAsia="Times New Roman" w:hAnsi="Times New Roman" w:cs="Times New Roman"/>
              <w:sz w:val="24"/>
              <w:szCs w:val="24"/>
              <w:lang w:val="nl-NL"/>
            </w:rPr>
          </w:rPrChange>
        </w:rPr>
        <w:t>Wetenschapspark</w:t>
      </w:r>
      <w:proofErr w:type="spellEnd"/>
      <w:r w:rsidR="00CD1D94" w:rsidRPr="00790B70">
        <w:rPr>
          <w:rFonts w:ascii="Times New Roman" w:eastAsia="Times New Roman" w:hAnsi="Times New Roman" w:cs="Times New Roman"/>
          <w:sz w:val="24"/>
          <w:szCs w:val="24"/>
          <w:rPrChange w:id="9" w:author="Acaru, Silviu" w:date="2026-02-25T19:57:00Z" w16du:dateUtc="2026-02-25T18:57:00Z">
            <w:rPr>
              <w:rFonts w:ascii="Times New Roman" w:eastAsia="Times New Roman" w:hAnsi="Times New Roman" w:cs="Times New Roman"/>
              <w:sz w:val="24"/>
              <w:szCs w:val="24"/>
              <w:lang w:val="nl-NL"/>
            </w:rPr>
          </w:rPrChange>
        </w:rPr>
        <w:t xml:space="preserve"> 1, B-3590 </w:t>
      </w:r>
      <w:proofErr w:type="spellStart"/>
      <w:r w:rsidR="00CD1D94" w:rsidRPr="00790B70">
        <w:rPr>
          <w:rFonts w:ascii="Times New Roman" w:eastAsia="Times New Roman" w:hAnsi="Times New Roman" w:cs="Times New Roman"/>
          <w:sz w:val="24"/>
          <w:szCs w:val="24"/>
          <w:rPrChange w:id="10" w:author="Acaru, Silviu" w:date="2026-02-25T19:57:00Z" w16du:dateUtc="2026-02-25T18:57:00Z">
            <w:rPr>
              <w:rFonts w:ascii="Times New Roman" w:eastAsia="Times New Roman" w:hAnsi="Times New Roman" w:cs="Times New Roman"/>
              <w:sz w:val="24"/>
              <w:szCs w:val="24"/>
              <w:lang w:val="nl-NL"/>
            </w:rPr>
          </w:rPrChange>
        </w:rPr>
        <w:t>Diepenbeek</w:t>
      </w:r>
      <w:proofErr w:type="spellEnd"/>
      <w:r w:rsidR="00CD1D94" w:rsidRPr="00790B70">
        <w:rPr>
          <w:rFonts w:ascii="Times New Roman" w:eastAsia="Times New Roman" w:hAnsi="Times New Roman" w:cs="Times New Roman"/>
          <w:sz w:val="24"/>
          <w:szCs w:val="24"/>
          <w:rPrChange w:id="11" w:author="Acaru, Silviu" w:date="2026-02-25T19:57:00Z" w16du:dateUtc="2026-02-25T18:57:00Z">
            <w:rPr>
              <w:rFonts w:ascii="Times New Roman" w:eastAsia="Times New Roman" w:hAnsi="Times New Roman" w:cs="Times New Roman"/>
              <w:sz w:val="24"/>
              <w:szCs w:val="24"/>
              <w:lang w:val="nl-NL"/>
            </w:rPr>
          </w:rPrChange>
        </w:rPr>
        <w:t>, Belgium</w:t>
      </w:r>
    </w:p>
    <w:p w14:paraId="61E5E2EF" w14:textId="77777777" w:rsidR="00CD1D94" w:rsidRPr="00790B70" w:rsidRDefault="00CD1D94" w:rsidP="00487C81">
      <w:pPr>
        <w:spacing w:before="120" w:after="120"/>
        <w:jc w:val="both"/>
        <w:rPr>
          <w:rFonts w:ascii="Times New Roman" w:eastAsia="Times New Roman" w:hAnsi="Times New Roman" w:cs="Times New Roman"/>
          <w:sz w:val="24"/>
          <w:szCs w:val="24"/>
          <w:rPrChange w:id="12" w:author="Acaru, Silviu" w:date="2026-02-25T19:57:00Z" w16du:dateUtc="2026-02-25T18:57:00Z">
            <w:rPr>
              <w:rFonts w:ascii="Times New Roman" w:eastAsia="Times New Roman" w:hAnsi="Times New Roman" w:cs="Times New Roman"/>
              <w:sz w:val="24"/>
              <w:szCs w:val="24"/>
              <w:lang w:val="nl-NL"/>
            </w:rPr>
          </w:rPrChange>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corresponding</w:t>
      </w:r>
      <w:proofErr w:type="gramEnd"/>
      <w:r>
        <w:rPr>
          <w:rFonts w:ascii="Times New Roman" w:eastAsia="Times New Roman" w:hAnsi="Times New Roman" w:cs="Times New Roman"/>
          <w:sz w:val="24"/>
          <w:szCs w:val="24"/>
        </w:rPr>
        <w:t xml:space="preserve">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1FFCBF34"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remains unresolved. In this work, we present a systematic approach</w:t>
      </w:r>
      <w:r w:rsidR="00F77C31">
        <w:rPr>
          <w:rFonts w:ascii="Times New Roman" w:eastAsia="Times New Roman" w:hAnsi="Times New Roman" w:cs="Times New Roman"/>
          <w:sz w:val="24"/>
          <w:szCs w:val="24"/>
        </w:rPr>
        <w:t>,</w:t>
      </w:r>
      <w:r w:rsidR="00B947BC" w:rsidRPr="011A7C3E">
        <w:rPr>
          <w:rFonts w:ascii="Times New Roman" w:eastAsia="Times New Roman" w:hAnsi="Times New Roman" w:cs="Times New Roman"/>
          <w:sz w:val="24"/>
          <w:szCs w:val="24"/>
        </w:rPr>
        <w:t xml:space="preserve"> to explore key structural parameters</w:t>
      </w:r>
      <w:del w:id="13" w:author="Acaru, Silviu" w:date="2026-03-15T20:44:00Z" w16du:dateUtc="2026-03-15T19:44:00Z">
        <w:r w:rsidR="00B947BC" w:rsidRPr="011A7C3E" w:rsidDel="00017DD3">
          <w:rPr>
            <w:rFonts w:ascii="Times New Roman" w:eastAsia="Times New Roman" w:hAnsi="Times New Roman" w:cs="Times New Roman"/>
            <w:sz w:val="24"/>
            <w:szCs w:val="24"/>
          </w:rPr>
          <w:delText>—</w:delText>
        </w:r>
      </w:del>
      <w:ins w:id="14" w:author="Acaru, Silviu" w:date="2026-03-15T20:44:00Z" w16du:dateUtc="2026-03-15T19:44:00Z">
        <w:r w:rsidR="00017DD3">
          <w:rPr>
            <w:rFonts w:ascii="Times New Roman" w:eastAsia="Times New Roman" w:hAnsi="Times New Roman" w:cs="Times New Roman"/>
            <w:sz w:val="24"/>
            <w:szCs w:val="24"/>
          </w:rPr>
          <w:t xml:space="preserve"> - </w:t>
        </w:r>
      </w:ins>
      <w:r w:rsidR="00B947BC" w:rsidRPr="011A7C3E">
        <w:rPr>
          <w:rFonts w:ascii="Times New Roman" w:eastAsia="Times New Roman" w:hAnsi="Times New Roman" w:cs="Times New Roman"/>
          <w:sz w:val="24"/>
          <w:szCs w:val="24"/>
        </w:rPr>
        <w:t xml:space="preserve">such as lignin content, </w:t>
      </w:r>
      <w:ins w:id="15" w:author="Acaru, Silviu" w:date="2026-03-14T22:44:00Z" w16du:dateUtc="2026-03-14T21:44:00Z">
        <w:r w:rsidR="00B32A55">
          <w:rPr>
            <w:rFonts w:ascii="Times New Roman" w:eastAsia="Times New Roman" w:hAnsi="Times New Roman" w:cs="Times New Roman"/>
            <w:sz w:val="24"/>
            <w:szCs w:val="24"/>
          </w:rPr>
          <w:t>co-</w:t>
        </w:r>
      </w:ins>
      <w:r w:rsidR="00B947BC" w:rsidRPr="011A7C3E">
        <w:rPr>
          <w:rFonts w:ascii="Times New Roman" w:eastAsia="Times New Roman" w:hAnsi="Times New Roman" w:cs="Times New Roman"/>
          <w:sz w:val="24"/>
          <w:szCs w:val="24"/>
        </w:rPr>
        <w:t>polyol chain length, isocyanate functionality, and mixing ratios</w:t>
      </w:r>
      <w:del w:id="16" w:author="Acaru, Silviu" w:date="2026-03-15T20:44:00Z" w16du:dateUtc="2026-03-15T19:44:00Z">
        <w:r w:rsidR="00B947BC" w:rsidRPr="011A7C3E" w:rsidDel="00017DD3">
          <w:rPr>
            <w:rFonts w:ascii="Times New Roman" w:eastAsia="Times New Roman" w:hAnsi="Times New Roman" w:cs="Times New Roman"/>
            <w:sz w:val="24"/>
            <w:szCs w:val="24"/>
          </w:rPr>
          <w:delText>—</w:delText>
        </w:r>
      </w:del>
      <w:ins w:id="17" w:author="Acaru, Silviu" w:date="2026-03-15T20:44:00Z" w16du:dateUtc="2026-03-15T19:44:00Z">
        <w:r w:rsidR="00017DD3">
          <w:rPr>
            <w:rFonts w:ascii="Times New Roman" w:eastAsia="Times New Roman" w:hAnsi="Times New Roman" w:cs="Times New Roman"/>
            <w:sz w:val="24"/>
            <w:szCs w:val="24"/>
          </w:rPr>
          <w:t xml:space="preserve">- </w:t>
        </w:r>
      </w:ins>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ins w:id="18" w:author="Acaru, Silviu" w:date="2026-03-14T22:45:00Z" w16du:dateUtc="2026-03-14T21:45:00Z">
        <w:r w:rsidR="00B32A55">
          <w:rPr>
            <w:rFonts w:ascii="Times New Roman" w:eastAsia="Times New Roman" w:hAnsi="Times New Roman" w:cs="Times New Roman"/>
            <w:sz w:val="24"/>
            <w:szCs w:val="24"/>
          </w:rPr>
          <w:t xml:space="preserve"> stacking</w:t>
        </w:r>
      </w:ins>
      <w:r w:rsidR="00B947BC" w:rsidRPr="011A7C3E">
        <w:rPr>
          <w:rFonts w:ascii="Times New Roman" w:eastAsia="Times New Roman" w:hAnsi="Times New Roman" w:cs="Times New Roman"/>
          <w:sz w:val="24"/>
          <w:szCs w:val="24"/>
        </w:rPr>
        <w:t xml:space="preserve"> ensemble model capable of </w:t>
      </w:r>
      <w:del w:id="19" w:author="Acaru, Silviu" w:date="2026-03-14T22:45:00Z" w16du:dateUtc="2026-03-14T21:45:00Z">
        <w:r w:rsidR="00B947BC" w:rsidRPr="011A7C3E" w:rsidDel="00B32A55">
          <w:rPr>
            <w:rFonts w:ascii="Times New Roman" w:eastAsia="Times New Roman" w:hAnsi="Times New Roman" w:cs="Times New Roman"/>
            <w:sz w:val="24"/>
            <w:szCs w:val="24"/>
          </w:rPr>
          <w:delText xml:space="preserve">accurately </w:delText>
        </w:r>
      </w:del>
      <w:ins w:id="20" w:author="Acaru, Silviu" w:date="2026-03-14T22:45:00Z" w16du:dateUtc="2026-03-14T21:45:00Z">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ins>
      <w:r w:rsidR="00B947BC" w:rsidRPr="011A7C3E">
        <w:rPr>
          <w:rFonts w:ascii="Times New Roman" w:eastAsia="Times New Roman" w:hAnsi="Times New Roman" w:cs="Times New Roman"/>
          <w:sz w:val="24"/>
          <w:szCs w:val="24"/>
        </w:rPr>
        <w:t xml:space="preserve">predicting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del w:id="21" w:author="Acaru, Silviu" w:date="2026-03-14T22:45:00Z" w16du:dateUtc="2026-03-14T21:45:00Z">
        <w:r w:rsidR="00B947BC" w:rsidRPr="00E83847" w:rsidDel="00B32A55">
          <w:rPr>
            <w:rFonts w:ascii="Times New Roman" w:eastAsia="Times New Roman" w:hAnsi="Times New Roman" w:cs="Times New Roman"/>
            <w:sz w:val="24"/>
            <w:szCs w:val="24"/>
          </w:rPr>
          <w:delText xml:space="preserve">just </w:delText>
        </w:r>
        <w:r w:rsidR="00E83847" w:rsidRPr="00E83847" w:rsidDel="00B32A55">
          <w:rPr>
            <w:rFonts w:ascii="Times New Roman" w:eastAsia="Times New Roman" w:hAnsi="Times New Roman" w:cs="Times New Roman"/>
            <w:sz w:val="24"/>
            <w:szCs w:val="24"/>
          </w:rPr>
          <w:delText>6.6</w:delText>
        </w:r>
        <w:r w:rsidR="00B947BC" w:rsidRPr="00E83847" w:rsidDel="00B32A55">
          <w:rPr>
            <w:rFonts w:ascii="Times New Roman" w:eastAsia="Times New Roman" w:hAnsi="Times New Roman" w:cs="Times New Roman"/>
            <w:sz w:val="24"/>
            <w:szCs w:val="24"/>
          </w:rPr>
          <w:delText>6</w:delText>
        </w:r>
      </w:del>
      <w:ins w:id="22" w:author="Acaru, Silviu" w:date="2026-03-14T22:45:00Z" w16du:dateUtc="2026-03-14T21:45:00Z">
        <w:r w:rsidR="00B32A55">
          <w:rPr>
            <w:rFonts w:ascii="Times New Roman" w:eastAsia="Times New Roman" w:hAnsi="Times New Roman" w:cs="Times New Roman"/>
            <w:sz w:val="24"/>
            <w:szCs w:val="24"/>
          </w:rPr>
          <w:t xml:space="preserve">13.41 </w:t>
        </w:r>
      </w:ins>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del w:id="23" w:author="Acaru, Silviu" w:date="2026-03-14T22:45:00Z" w16du:dateUtc="2026-03-14T21:45:00Z">
        <w:r w:rsidR="00B947BC" w:rsidRPr="011A7C3E" w:rsidDel="00B32A55">
          <w:rPr>
            <w:rFonts w:ascii="Times New Roman" w:eastAsia="Times New Roman" w:hAnsi="Times New Roman" w:cs="Times New Roman"/>
            <w:sz w:val="24"/>
            <w:szCs w:val="24"/>
          </w:rPr>
          <w:delText>conventional regression methods</w:delText>
        </w:r>
      </w:del>
      <w:ins w:id="24" w:author="Acaru, Silviu" w:date="2026-03-14T22:45:00Z" w16du:dateUtc="2026-03-14T21:45:00Z">
        <w:r w:rsidR="00B32A55">
          <w:rPr>
            <w:rFonts w:ascii="Times New Roman" w:eastAsia="Times New Roman" w:hAnsi="Times New Roman" w:cs="Times New Roman"/>
            <w:sz w:val="24"/>
            <w:szCs w:val="24"/>
          </w:rPr>
          <w:t>all individual models</w:t>
        </w:r>
      </w:ins>
      <w:r w:rsidR="00B947BC" w:rsidRPr="011A7C3E">
        <w:rPr>
          <w:rFonts w:ascii="Times New Roman" w:eastAsia="Times New Roman" w:hAnsi="Times New Roman" w:cs="Times New Roman"/>
          <w:sz w:val="24"/>
          <w:szCs w:val="24"/>
        </w:rPr>
        <w:t xml:space="preserve">.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74511A60" w:rsidR="003222BD" w:rsidRDefault="007E5456" w:rsidP="00B947BC">
      <w:pPr>
        <w:spacing w:before="120" w:after="120"/>
        <w:jc w:val="both"/>
        <w:rPr>
          <w:rFonts w:ascii="Times New Roman" w:eastAsia="Times New Roman" w:hAnsi="Times New Roman" w:cs="Times New Roman"/>
          <w:sz w:val="24"/>
          <w:szCs w:val="24"/>
        </w:rPr>
      </w:pPr>
      <w:commentRangeStart w:id="25"/>
      <w:del w:id="26" w:author="Acaru, Silviu" w:date="2026-03-14T23:31:00Z" w16du:dateUtc="2026-03-14T22:31:00Z">
        <w:r w:rsidDel="00B23521">
          <w:rPr>
            <w:rFonts w:ascii="Times New Roman" w:eastAsia="Times New Roman" w:hAnsi="Times New Roman" w:cs="Times New Roman"/>
            <w:noProof/>
            <w:sz w:val="24"/>
            <w:szCs w:val="24"/>
          </w:rPr>
          <w:lastRenderedPageBreak/>
          <w:drawing>
            <wp:inline distT="0" distB="0" distL="0" distR="0" wp14:anchorId="296EA55E" wp14:editId="666DCC62">
              <wp:extent cx="1980057" cy="1800225"/>
              <wp:effectExtent l="0" t="0" r="1270" b="0"/>
              <wp:docPr id="1156352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2818"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57" cy="1800225"/>
                      </a:xfrm>
                      <a:prstGeom prst="rect">
                        <a:avLst/>
                      </a:prstGeom>
                    </pic:spPr>
                  </pic:pic>
                </a:graphicData>
              </a:graphic>
            </wp:inline>
          </w:drawing>
        </w:r>
      </w:del>
      <w:commentRangeEnd w:id="25"/>
      <w:r w:rsidR="00DE3B51">
        <w:rPr>
          <w:rStyle w:val="CommentReference"/>
        </w:rPr>
        <w:commentReference w:id="25"/>
      </w:r>
    </w:p>
    <w:p w14:paraId="123074C1" w14:textId="6AA6E9E2"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del w:id="27" w:author="Acaru, Silviu" w:date="2026-03-14T22:46:00Z" w16du:dateUtc="2026-03-14T21:46:00Z">
        <w:r w:rsidRPr="00703122" w:rsidDel="00B32A55">
          <w:rPr>
            <w:rFonts w:ascii="Times New Roman" w:eastAsia="Times New Roman" w:hAnsi="Times New Roman" w:cs="Times New Roman"/>
            <w:sz w:val="24"/>
            <w:szCs w:val="24"/>
          </w:rPr>
          <w:delText xml:space="preserve">accurately </w:delText>
        </w:r>
      </w:del>
      <w:ins w:id="28" w:author="Acaru, Silviu" w:date="2026-03-14T22:46:00Z" w16du:dateUtc="2026-03-14T21:46:00Z">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ins>
      <w:r w:rsidRPr="00703122">
        <w:rPr>
          <w:rFonts w:ascii="Times New Roman" w:eastAsia="Times New Roman" w:hAnsi="Times New Roman" w:cs="Times New Roman"/>
          <w:sz w:val="24"/>
          <w:szCs w:val="24"/>
        </w:rPr>
        <w:t xml:space="preserve">predicts glass transition temperatures for lignin-based polyurethanes within </w:t>
      </w:r>
      <w:del w:id="29" w:author="Acaru, Silviu" w:date="2026-03-14T22:46:00Z" w16du:dateUtc="2026-03-14T21:46:00Z">
        <w:r w:rsidRPr="00703122" w:rsidDel="00B32A55">
          <w:rPr>
            <w:rFonts w:ascii="Times New Roman" w:eastAsia="Times New Roman" w:hAnsi="Times New Roman" w:cs="Times New Roman"/>
            <w:sz w:val="24"/>
            <w:szCs w:val="24"/>
          </w:rPr>
          <w:delText>6.66</w:delText>
        </w:r>
      </w:del>
      <w:ins w:id="30" w:author="Acaru, Silviu" w:date="2026-03-15T21:03:00Z" w16du:dateUtc="2026-03-15T20:03:00Z">
        <w:r w:rsidR="00DE3B51">
          <w:rPr>
            <w:rFonts w:ascii="Times New Roman" w:eastAsia="Times New Roman" w:hAnsi="Times New Roman" w:cs="Times New Roman"/>
            <w:sz w:val="24"/>
            <w:szCs w:val="24"/>
          </w:rPr>
          <w:t>13.41</w:t>
        </w:r>
      </w:ins>
      <w:ins w:id="31" w:author="Acaru, Silviu" w:date="2026-03-14T22:47:00Z" w16du:dateUtc="2026-03-14T21:47:00Z">
        <w:r w:rsidR="00B32A55">
          <w:rPr>
            <w:rFonts w:ascii="Times New Roman" w:eastAsia="Times New Roman" w:hAnsi="Times New Roman" w:cs="Times New Roman"/>
            <w:sz w:val="24"/>
            <w:szCs w:val="24"/>
          </w:rPr>
          <w:t xml:space="preserve"> </w:t>
        </w:r>
      </w:ins>
      <w:r w:rsidRPr="00703122">
        <w:rPr>
          <w:rFonts w:ascii="Times New Roman" w:eastAsia="Times New Roman" w:hAnsi="Times New Roman" w:cs="Times New Roman"/>
          <w:sz w:val="24"/>
          <w:szCs w:val="24"/>
        </w:rPr>
        <w:t xml:space="preserve">°C, despite being trained on a dataset of only 136 formulations. The model efficiently combines </w:t>
      </w:r>
      <w:del w:id="32" w:author="Acaru, Silviu" w:date="2026-03-14T22:47:00Z" w16du:dateUtc="2026-03-14T21:47:00Z">
        <w:r w:rsidRPr="00703122" w:rsidDel="00B32A55">
          <w:rPr>
            <w:rFonts w:ascii="Times New Roman" w:eastAsia="Times New Roman" w:hAnsi="Times New Roman" w:cs="Times New Roman"/>
            <w:sz w:val="24"/>
            <w:szCs w:val="24"/>
          </w:rPr>
          <w:delText>seven key</w:delText>
        </w:r>
      </w:del>
      <w:ins w:id="33" w:author="Acaru, Silviu" w:date="2026-03-14T22:47:00Z" w16du:dateUtc="2026-03-14T21:47:00Z">
        <w:r w:rsidR="00B32A55">
          <w:rPr>
            <w:rFonts w:ascii="Times New Roman" w:eastAsia="Times New Roman" w:hAnsi="Times New Roman" w:cs="Times New Roman"/>
            <w:sz w:val="24"/>
            <w:szCs w:val="24"/>
          </w:rPr>
          <w:t>five input</w:t>
        </w:r>
      </w:ins>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34" w:name="_Ref178349597"/>
      <w:bookmarkStart w:id="35" w:name="_Toc179040464"/>
      <w:r w:rsidRPr="00443E04">
        <w:rPr>
          <w:rFonts w:ascii="Times New Roman" w:eastAsia="Times New Roman" w:hAnsi="Times New Roman" w:cs="Times New Roman"/>
          <w:sz w:val="24"/>
          <w:szCs w:val="24"/>
        </w:rPr>
        <w:t>Introduction</w:t>
      </w:r>
      <w:bookmarkEnd w:id="34"/>
      <w:bookmarkEnd w:id="35"/>
    </w:p>
    <w:p w14:paraId="378620E3" w14:textId="64B4A583" w:rsidR="004200F2" w:rsidRPr="00DA0E70"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p>
    <w:p w14:paraId="2FA8698D" w14:textId="45EB792E" w:rsidR="004200F2" w:rsidRPr="00220DF4"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 xml:space="preserve">Historically, the creation of new materials has 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w:t>
      </w:r>
      <w:proofErr w:type="spellStart"/>
      <w:r w:rsidRPr="00DA0E70">
        <w:rPr>
          <w:rFonts w:ascii="Times New Roman" w:eastAsia="Times New Roman" w:hAnsi="Times New Roman" w:cs="Times New Roman"/>
          <w:sz w:val="24"/>
          <w:szCs w:val="24"/>
        </w:rPr>
        <w:t>T</w:t>
      </w:r>
      <w:r w:rsidRPr="00DA0E70">
        <w:rPr>
          <w:rFonts w:ascii="Times New Roman" w:eastAsia="Times New Roman" w:hAnsi="Times New Roman" w:cs="Times New Roman"/>
          <w:sz w:val="24"/>
          <w:szCs w:val="24"/>
          <w:vertAlign w:val="subscript"/>
        </w:rPr>
        <w:t>g</w:t>
      </w:r>
      <w:proofErr w:type="spellEnd"/>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7844728C" w:rsidR="004200F2" w:rsidRPr="00DA0E70" w:rsidRDefault="004200F2" w:rsidP="00D43E05">
      <w:pPr>
        <w:pStyle w:val="whitespace-pre-wrap"/>
        <w:spacing w:before="0" w:beforeAutospacing="0" w:after="160" w:afterAutospacing="0"/>
        <w:jc w:val="both"/>
      </w:pPr>
      <w:r>
        <w:t>Despite these advancements, not all ML methods can deal 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lastRenderedPageBreak/>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 xml:space="preserve">evaluated 79 different ML models to predict the </w:t>
      </w:r>
      <w:proofErr w:type="spellStart"/>
      <w:r>
        <w:t>T</w:t>
      </w:r>
      <w:r w:rsidRPr="011A7C3E">
        <w:rPr>
          <w:vertAlign w:val="subscript"/>
        </w:rPr>
        <w:t>g</w:t>
      </w:r>
      <w:proofErr w:type="spellEnd"/>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5E888B76"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are employed to 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A72504">
        <w:t>A</w:t>
      </w:r>
      <w:r w:rsidR="00A72504" w:rsidRPr="001D382D">
        <w:t xml:space="preserve"> user-friendly interface that incorporates the model as its core</w:t>
      </w:r>
      <w:r w:rsidR="00A72504">
        <w:t xml:space="preserve"> is introduced</w:t>
      </w:r>
      <w:r w:rsidR="00A72504" w:rsidRPr="001D382D">
        <w:t xml:space="preserve">, enabling chemists to visualize recipe formulations based on desired properties, </w:t>
      </w:r>
      <w:r w:rsidR="00A72504">
        <w:t>exemplified by</w:t>
      </w:r>
      <w:r w:rsidR="00A72504" w:rsidRPr="001D382D">
        <w:t xml:space="preserve"> </w:t>
      </w:r>
      <w:proofErr w:type="gramStart"/>
      <w:r w:rsidR="00A72504" w:rsidRPr="001D382D">
        <w:t xml:space="preserve">the </w:t>
      </w:r>
      <w:proofErr w:type="spellStart"/>
      <w:r w:rsidR="00A72504" w:rsidRPr="001D382D">
        <w:t>T</w:t>
      </w:r>
      <w:r w:rsidR="00A72504" w:rsidRPr="001D382D">
        <w:rPr>
          <w:vertAlign w:val="subscript"/>
        </w:rPr>
        <w:t>g</w:t>
      </w:r>
      <w:proofErr w:type="spellEnd"/>
      <w:proofErr w:type="gramEnd"/>
      <w:r w:rsidR="00A72504" w:rsidRPr="001D382D">
        <w:t>.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lastRenderedPageBreak/>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0E1DD705" w14:textId="312109D5" w:rsidR="00443E04" w:rsidRPr="001D382D" w:rsidRDefault="00443E04" w:rsidP="00D43E05">
      <w:pPr>
        <w:jc w:val="both"/>
        <w:rPr>
          <w:rFonts w:ascii="Times New Roman" w:hAnsi="Times New Roman" w:cs="Times New Roman"/>
          <w:sz w:val="24"/>
          <w:szCs w:val="24"/>
        </w:rPr>
        <w:sectPr w:rsidR="00443E04" w:rsidRPr="001D382D" w:rsidSect="00203A30">
          <w:headerReference w:type="even" r:id="rId16"/>
          <w:footerReference w:type="even" r:id="rId17"/>
          <w:footerReference w:type="default" r:id="rId18"/>
          <w:headerReference w:type="first" r:id="rId19"/>
          <w:footerReference w:type="first" r:id="rId20"/>
          <w:pgSz w:w="12240" w:h="15840"/>
          <w:pgMar w:top="1440" w:right="1440" w:bottom="1440" w:left="1440" w:header="708" w:footer="708" w:gutter="0"/>
          <w:lnNumType w:countBy="1" w:restart="continuous"/>
          <w:cols w:space="708"/>
          <w:docGrid w:linePitch="360"/>
        </w:sectPr>
      </w:pP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6" w:name="_Toc179040465"/>
      <w:bookmarkStart w:id="37" w:name="_Ref179040821"/>
      <w:r w:rsidRPr="00443E04">
        <w:rPr>
          <w:rFonts w:ascii="Times New Roman" w:eastAsia="Times New Roman" w:hAnsi="Times New Roman" w:cs="Times New Roman"/>
          <w:sz w:val="24"/>
          <w:szCs w:val="24"/>
        </w:rPr>
        <w:lastRenderedPageBreak/>
        <w:t>Materials and Methods</w:t>
      </w:r>
      <w:bookmarkEnd w:id="36"/>
      <w:bookmarkEnd w:id="37"/>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38" w:name="_Toc179040466"/>
      <w:r w:rsidRPr="00443E04">
        <w:rPr>
          <w:rFonts w:ascii="Times New Roman" w:eastAsia="Times New Roman" w:hAnsi="Times New Roman" w:cs="Times New Roman"/>
          <w:sz w:val="24"/>
          <w:szCs w:val="24"/>
        </w:rPr>
        <w:t>Lignin PU Experiments</w:t>
      </w:r>
      <w:bookmarkEnd w:id="38"/>
    </w:p>
    <w:p w14:paraId="1EE53C09" w14:textId="659BFF26" w:rsidR="007F63D4" w:rsidRPr="007F63D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B6E0694" w14:textId="59C272B1" w:rsidR="00F53D5D" w:rsidRPr="0069234C" w:rsidRDefault="00F53D5D" w:rsidP="0069234C">
      <w:pPr>
        <w:jc w:val="both"/>
        <w:rPr>
          <w:rFonts w:ascii="Times New Roman" w:hAnsi="Times New Roman" w:cs="Times New Roman"/>
          <w:sz w:val="24"/>
          <w:szCs w:val="24"/>
        </w:rPr>
      </w:pPr>
      <w:r w:rsidRPr="0069234C">
        <w:rPr>
          <w:rFonts w:ascii="Times New Roman" w:hAnsi="Times New Roman" w:cs="Times New Roman"/>
          <w:sz w:val="24"/>
          <w:szCs w:val="24"/>
        </w:rPr>
        <w:t xml:space="preserve">All commercially available solvents, reagents, and chemicals were used as received without further purification unless otherwise stated. </w:t>
      </w:r>
      <w:proofErr w:type="spellStart"/>
      <w:r w:rsidRPr="0069234C">
        <w:rPr>
          <w:rFonts w:ascii="Times New Roman" w:hAnsi="Times New Roman" w:cs="Times New Roman"/>
          <w:sz w:val="24"/>
          <w:szCs w:val="24"/>
        </w:rPr>
        <w:t>Polytetrahydrofurans</w:t>
      </w:r>
      <w:proofErr w:type="spellEnd"/>
      <w:r w:rsidRPr="0069234C">
        <w:rPr>
          <w:rFonts w:ascii="Times New Roman" w:hAnsi="Times New Roman" w:cs="Times New Roman"/>
          <w:sz w:val="24"/>
          <w:szCs w:val="24"/>
        </w:rPr>
        <w:t xml:space="preserve"> (PTHF</w:t>
      </w:r>
      <w:r w:rsidRPr="0069234C">
        <w:rPr>
          <w:rFonts w:ascii="Times New Roman" w:hAnsi="Times New Roman" w:cs="Times New Roman"/>
          <w:sz w:val="24"/>
          <w:szCs w:val="24"/>
          <w:vertAlign w:val="subscript"/>
        </w:rPr>
        <w:t>s</w:t>
      </w:r>
      <w:r w:rsidR="0069185A">
        <w:rPr>
          <w:rFonts w:ascii="Times New Roman" w:hAnsi="Times New Roman" w:cs="Times New Roman"/>
          <w:sz w:val="24"/>
          <w:szCs w:val="24"/>
        </w:rPr>
        <w:t>) with</w:t>
      </w:r>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M</w:t>
      </w:r>
      <w:r w:rsidRPr="0069234C">
        <w:rPr>
          <w:rFonts w:ascii="Times New Roman" w:hAnsi="Times New Roman" w:cs="Times New Roman"/>
          <w:i/>
          <w:iCs/>
          <w:sz w:val="24"/>
          <w:szCs w:val="24"/>
          <w:vertAlign w:val="subscript"/>
        </w:rPr>
        <w:t>n</w:t>
      </w:r>
      <w:r w:rsidRPr="0069234C">
        <w:rPr>
          <w:rFonts w:ascii="Times New Roman" w:hAnsi="Times New Roman" w:cs="Times New Roman"/>
          <w:sz w:val="24"/>
          <w:szCs w:val="24"/>
        </w:rPr>
        <w:t>= 250, 650 and 10</w:t>
      </w:r>
      <w:r w:rsidR="009A7A28">
        <w:rPr>
          <w:rFonts w:ascii="Times New Roman" w:hAnsi="Times New Roman" w:cs="Times New Roman"/>
          <w:sz w:val="24"/>
          <w:szCs w:val="24"/>
        </w:rPr>
        <w:t>0</w:t>
      </w:r>
      <w:r w:rsidRPr="0069234C">
        <w:rPr>
          <w:rFonts w:ascii="Times New Roman" w:hAnsi="Times New Roman" w:cs="Times New Roman"/>
          <w:sz w:val="24"/>
          <w:szCs w:val="24"/>
        </w:rPr>
        <w:t>0 g/mol</w:t>
      </w:r>
      <w:r w:rsidRPr="0069234C">
        <w:rPr>
          <w:rStyle w:val="jss183"/>
          <w:rFonts w:ascii="Times New Roman" w:eastAsiaTheme="majorEastAsia" w:hAnsi="Times New Roman" w:cs="Times New Roman"/>
          <w:sz w:val="24"/>
          <w:szCs w:val="24"/>
        </w:rPr>
        <w:t xml:space="preserve"> </w:t>
      </w:r>
      <w:r w:rsidR="0069185A">
        <w:rPr>
          <w:rStyle w:val="jss183"/>
          <w:rFonts w:ascii="Times New Roman" w:eastAsiaTheme="majorEastAsia" w:hAnsi="Times New Roman" w:cs="Times New Roman"/>
          <w:sz w:val="24"/>
          <w:szCs w:val="24"/>
        </w:rPr>
        <w:t>and corresponding OH values of 8.68, 3.20 and 2.10 mmol/g,</w:t>
      </w:r>
      <w:r w:rsidR="00303113">
        <w:rPr>
          <w:rStyle w:val="jss183"/>
          <w:rFonts w:ascii="Times New Roman" w:eastAsiaTheme="majorEastAsia" w:hAnsi="Times New Roman" w:cs="Times New Roman"/>
          <w:sz w:val="24"/>
          <w:szCs w:val="24"/>
        </w:rPr>
        <w:t xml:space="preserve"> </w:t>
      </w:r>
      <w:r w:rsidRPr="0069234C">
        <w:rPr>
          <w:rFonts w:ascii="Times New Roman" w:hAnsi="Times New Roman" w:cs="Times New Roman"/>
          <w:sz w:val="24"/>
          <w:szCs w:val="24"/>
        </w:rPr>
        <w:t>were purchased from Merck Life Sciences. Stannous octoate (</w:t>
      </w:r>
      <w:proofErr w:type="gramStart"/>
      <w:r w:rsidRPr="0069234C">
        <w:rPr>
          <w:rFonts w:ascii="Times New Roman" w:hAnsi="Times New Roman" w:cs="Times New Roman"/>
          <w:sz w:val="24"/>
          <w:szCs w:val="24"/>
        </w:rPr>
        <w:t>Sn(</w:t>
      </w:r>
      <w:proofErr w:type="gramEnd"/>
      <w:r w:rsidRPr="0069234C">
        <w:rPr>
          <w:rFonts w:ascii="Times New Roman" w:hAnsi="Times New Roman" w:cs="Times New Roman"/>
          <w:sz w:val="24"/>
          <w:szCs w:val="24"/>
        </w:rPr>
        <w:t>Oct)</w:t>
      </w:r>
      <w:r w:rsidRPr="0069234C">
        <w:rPr>
          <w:rFonts w:ascii="Times New Roman" w:hAnsi="Times New Roman" w:cs="Times New Roman"/>
          <w:sz w:val="24"/>
          <w:szCs w:val="24"/>
          <w:vertAlign w:val="subscript"/>
        </w:rPr>
        <w:t>2</w:t>
      </w:r>
      <w:r w:rsidRPr="0069234C">
        <w:rPr>
          <w:rFonts w:ascii="Times New Roman" w:hAnsi="Times New Roman" w:cs="Times New Roman"/>
          <w:sz w:val="24"/>
          <w:szCs w:val="24"/>
        </w:rPr>
        <w:t xml:space="preserve">) was purchased from Alfa </w:t>
      </w:r>
      <w:proofErr w:type="spellStart"/>
      <w:r w:rsidRPr="0069234C">
        <w:rPr>
          <w:rFonts w:ascii="Times New Roman" w:hAnsi="Times New Roman" w:cs="Times New Roman"/>
          <w:sz w:val="24"/>
          <w:szCs w:val="24"/>
        </w:rPr>
        <w:t>Aesar</w:t>
      </w:r>
      <w:proofErr w:type="spellEnd"/>
      <w:r w:rsidRPr="0069234C">
        <w:rPr>
          <w:rFonts w:ascii="Times New Roman" w:hAnsi="Times New Roman" w:cs="Times New Roman"/>
          <w:sz w:val="24"/>
          <w:szCs w:val="24"/>
        </w:rPr>
        <w:t xml:space="preserve">, while methyl ketone (MEK) and anhydrous tetrahydrofuran (THF) </w:t>
      </w:r>
      <w:proofErr w:type="gramStart"/>
      <w:r w:rsidRPr="0069234C">
        <w:rPr>
          <w:rFonts w:ascii="Times New Roman" w:hAnsi="Times New Roman" w:cs="Times New Roman"/>
          <w:sz w:val="24"/>
          <w:szCs w:val="24"/>
        </w:rPr>
        <w:t>was</w:t>
      </w:r>
      <w:proofErr w:type="gramEnd"/>
      <w:r w:rsidRPr="0069234C">
        <w:rPr>
          <w:rFonts w:ascii="Times New Roman" w:hAnsi="Times New Roman" w:cs="Times New Roman"/>
          <w:sz w:val="24"/>
          <w:szCs w:val="24"/>
        </w:rPr>
        <w:t xml:space="preserve"> purchased from VWR chemicals. Hexamethylene diisocyanate (HDI) and NCO trimer </w:t>
      </w:r>
      <w:proofErr w:type="spellStart"/>
      <w:r w:rsidRPr="0069234C">
        <w:rPr>
          <w:rFonts w:ascii="Times New Roman" w:hAnsi="Times New Roman" w:cs="Times New Roman"/>
          <w:sz w:val="24"/>
          <w:szCs w:val="24"/>
        </w:rPr>
        <w:t>Desmodur</w:t>
      </w:r>
      <w:proofErr w:type="spellEnd"/>
      <w:r w:rsidRPr="0069234C">
        <w:rPr>
          <w:rFonts w:ascii="Times New Roman" w:hAnsi="Times New Roman" w:cs="Times New Roman"/>
          <w:sz w:val="24"/>
          <w:szCs w:val="24"/>
          <w:vertAlign w:val="superscript"/>
        </w:rPr>
        <w:t>®</w:t>
      </w:r>
      <w:r w:rsidRPr="0069234C">
        <w:rPr>
          <w:rFonts w:ascii="Times New Roman" w:hAnsi="Times New Roman" w:cs="Times New Roman"/>
          <w:sz w:val="24"/>
          <w:szCs w:val="24"/>
        </w:rPr>
        <w:t xml:space="preserve"> </w:t>
      </w:r>
      <w:proofErr w:type="gramStart"/>
      <w:r w:rsidRPr="0069234C">
        <w:rPr>
          <w:rFonts w:ascii="Times New Roman" w:hAnsi="Times New Roman" w:cs="Times New Roman"/>
          <w:sz w:val="24"/>
          <w:szCs w:val="24"/>
        </w:rPr>
        <w:t>ultra N</w:t>
      </w:r>
      <w:proofErr w:type="gramEnd"/>
      <w:r w:rsidRPr="0069234C">
        <w:rPr>
          <w:rFonts w:ascii="Times New Roman" w:hAnsi="Times New Roman" w:cs="Times New Roman"/>
          <w:sz w:val="24"/>
          <w:szCs w:val="24"/>
        </w:rPr>
        <w:t xml:space="preserve"> 3600 (further mentioned as "HDI trimer" (</w:t>
      </w:r>
      <w:proofErr w:type="spellStart"/>
      <w:r w:rsidRPr="0069234C">
        <w:rPr>
          <w:rFonts w:ascii="Times New Roman" w:hAnsi="Times New Roman" w:cs="Times New Roman"/>
          <w:sz w:val="24"/>
          <w:szCs w:val="24"/>
        </w:rPr>
        <w:t>HDIt</w:t>
      </w:r>
      <w:proofErr w:type="spellEnd"/>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f</w:t>
      </w:r>
      <w:r w:rsidRPr="0069234C">
        <w:rPr>
          <w:rFonts w:ascii="Times New Roman" w:hAnsi="Times New Roman" w:cs="Times New Roman"/>
          <w:sz w:val="24"/>
          <w:szCs w:val="24"/>
          <w:vertAlign w:val="subscript"/>
        </w:rPr>
        <w:t>NCO</w:t>
      </w:r>
      <w:r w:rsidRPr="0069234C">
        <w:rPr>
          <w:rStyle w:val="jss183"/>
          <w:rFonts w:ascii="Times New Roman" w:eastAsiaTheme="majorEastAsia" w:hAnsi="Times New Roman" w:cs="Times New Roman"/>
          <w:sz w:val="24"/>
          <w:szCs w:val="24"/>
        </w:rPr>
        <w:t>~3.5 isocyanate groups/molecule</w:t>
      </w:r>
      <w:r w:rsidRPr="0069234C">
        <w:rPr>
          <w:rFonts w:ascii="Times New Roman" w:hAnsi="Times New Roman" w:cs="Times New Roman"/>
          <w:sz w:val="24"/>
          <w:szCs w:val="24"/>
        </w:rPr>
        <w:t xml:space="preserve">) was purchased from Covestro. </w:t>
      </w:r>
    </w:p>
    <w:p w14:paraId="1DB21BFA" w14:textId="27D082CF"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39"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39"/>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lastRenderedPageBreak/>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40"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40"/>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lastRenderedPageBreak/>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600BF30A" w14:textId="77777777" w:rsidR="002B1417" w:rsidRDefault="002B1417" w:rsidP="002B1417"/>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71B19450" w14:textId="77777777" w:rsidR="00F22F6B" w:rsidRPr="0057549D" w:rsidRDefault="00F22F6B" w:rsidP="00F22F6B">
      <w:pPr>
        <w:rPr>
          <w:rFonts w:ascii="Times New Roman" w:hAnsi="Times New Roman" w:cs="Times New Roman"/>
          <w:sz w:val="24"/>
          <w:szCs w:val="24"/>
        </w:rPr>
      </w:pP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5DAD13E4" w14:textId="77777777" w:rsidR="002B1417" w:rsidRPr="00740E11" w:rsidRDefault="002B1417" w:rsidP="00740E11"/>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41"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41"/>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w:t>
      </w:r>
      <w:proofErr w:type="spellStart"/>
      <w:r w:rsidR="002B1417">
        <w:rPr>
          <w:rFonts w:ascii="Times New Roman" w:eastAsia="Times New Roman" w:hAnsi="Times New Roman" w:cs="Times New Roman"/>
          <w:sz w:val="24"/>
          <w:szCs w:val="24"/>
        </w:rPr>
        <w:t>T</w:t>
      </w:r>
      <w:r w:rsidR="002B1417" w:rsidRPr="00740E11">
        <w:rPr>
          <w:rFonts w:ascii="Times New Roman" w:eastAsia="Times New Roman" w:hAnsi="Times New Roman" w:cs="Times New Roman"/>
          <w:sz w:val="24"/>
          <w:szCs w:val="24"/>
          <w:vertAlign w:val="subscript"/>
        </w:rPr>
        <w:t>g</w:t>
      </w:r>
      <w:proofErr w:type="spellEnd"/>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w:t>
      </w:r>
      <w:proofErr w:type="spellStart"/>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proofErr w:type="spellEnd"/>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proofErr w:type="spellStart"/>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proofErr w:type="spellEnd"/>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42"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42"/>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proofErr w:type="spellEnd"/>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43" w:name="_Ref178527208"/>
      <w:bookmarkStart w:id="44" w:name="_Toc179040469"/>
      <w:r w:rsidRPr="00443E04">
        <w:rPr>
          <w:rFonts w:ascii="Times New Roman" w:hAnsi="Times New Roman" w:cs="Times New Roman"/>
          <w:sz w:val="24"/>
          <w:szCs w:val="24"/>
        </w:rPr>
        <w:t xml:space="preserve">Feature </w:t>
      </w:r>
      <w:bookmarkEnd w:id="43"/>
      <w:bookmarkEnd w:id="44"/>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lastRenderedPageBreak/>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63BE21CB"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 xml:space="preserve">to predict the </w:t>
      </w:r>
      <w:proofErr w:type="spellStart"/>
      <w:r w:rsidRPr="006A7041">
        <w:rPr>
          <w:rFonts w:ascii="Times New Roman" w:hAnsi="Times New Roman" w:cs="Times New Roman"/>
          <w:sz w:val="24"/>
          <w:szCs w:val="24"/>
        </w:rPr>
        <w:t>T</w:t>
      </w:r>
      <w:r w:rsidRPr="00534049">
        <w:rPr>
          <w:rFonts w:ascii="Times New Roman" w:hAnsi="Times New Roman" w:cs="Times New Roman"/>
          <w:sz w:val="24"/>
          <w:szCs w:val="24"/>
          <w:vertAlign w:val="subscript"/>
        </w:rPr>
        <w:t>g</w:t>
      </w:r>
      <w:proofErr w:type="spellEnd"/>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ins w:id="45" w:author="Acaru, Silviu" w:date="2026-03-15T21:08:00Z" w16du:dateUtc="2026-03-15T20:08:00Z">
        <w:r w:rsidR="00112E26">
          <w:rPr>
            <w:rFonts w:ascii="Times New Roman" w:hAnsi="Times New Roman" w:cs="Times New Roman"/>
            <w:sz w:val="24"/>
            <w:szCs w:val="24"/>
          </w:rPr>
          <w:t>n</w:t>
        </w:r>
      </w:ins>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ins w:id="46" w:author="Acaru, Silviu" w:date="2026-03-15T21:22:00Z" w16du:dateUtc="2026-03-15T20:22:00Z">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ins>
      <w:r w:rsidR="00E76FD5" w:rsidRPr="00E76FD5">
        <w:rPr>
          <w:rFonts w:ascii="Times New Roman" w:hAnsi="Times New Roman" w:cs="Times New Roman"/>
          <w:sz w:val="24"/>
          <w:szCs w:val="24"/>
        </w:rPr>
        <w:t xml:space="preserve"> </w:t>
      </w:r>
      <w:ins w:id="47" w:author="Acaru, Silviu" w:date="2026-03-15T21:22:00Z" w16du:dateUtc="2026-03-15T20:22:00Z">
        <w:r w:rsidR="00E14180">
          <w:rPr>
            <w:rFonts w:ascii="Times New Roman" w:hAnsi="Times New Roman" w:cs="Times New Roman"/>
            <w:sz w:val="24"/>
            <w:szCs w:val="24"/>
          </w:rPr>
          <w:t>(</w:t>
        </w:r>
      </w:ins>
      <w:r w:rsidR="00E76FD5" w:rsidRPr="00E76FD5">
        <w:rPr>
          <w:rFonts w:ascii="Times New Roman" w:hAnsi="Times New Roman" w:cs="Times New Roman"/>
          <w:sz w:val="24"/>
          <w:szCs w:val="24"/>
        </w:rPr>
        <w:t>MAE</w:t>
      </w:r>
      <w:ins w:id="48" w:author="Acaru, Silviu" w:date="2026-03-15T21:22:00Z" w16du:dateUtc="2026-03-15T20:22:00Z">
        <w:r w:rsidR="00E14180">
          <w:rPr>
            <w:rFonts w:ascii="Times New Roman" w:hAnsi="Times New Roman" w:cs="Times New Roman"/>
            <w:sz w:val="24"/>
            <w:szCs w:val="24"/>
          </w:rPr>
          <w:t>)</w:t>
        </w:r>
      </w:ins>
      <w:r w:rsidR="00E76FD5" w:rsidRPr="00E76FD5">
        <w:rPr>
          <w:rFonts w:ascii="Times New Roman" w:hAnsi="Times New Roman" w:cs="Times New Roman"/>
          <w:sz w:val="24"/>
          <w:szCs w:val="24"/>
        </w:rPr>
        <w:t xml:space="preserve"> </w:t>
      </w:r>
      <w:del w:id="49" w:author="Acaru, Silviu" w:date="2026-03-15T21:21:00Z" w16du:dateUtc="2026-03-15T20:21:00Z">
        <w:r w:rsidR="00E76FD5" w:rsidRPr="00E76FD5" w:rsidDel="00E14180">
          <w:rPr>
            <w:rFonts w:ascii="Times New Roman" w:hAnsi="Times New Roman" w:cs="Times New Roman"/>
            <w:sz w:val="24"/>
            <w:szCs w:val="24"/>
          </w:rPr>
          <w:delText xml:space="preserve">and larger standard deviation </w:delText>
        </w:r>
      </w:del>
      <w:r w:rsidR="00E76FD5" w:rsidRPr="00E76FD5">
        <w:rPr>
          <w:rFonts w:ascii="Times New Roman" w:hAnsi="Times New Roman" w:cs="Times New Roman"/>
          <w:sz w:val="24"/>
          <w:szCs w:val="24"/>
        </w:rPr>
        <w:t>than when swelling ratio is used.</w:t>
      </w:r>
    </w:p>
    <w:p w14:paraId="4F6933FA" w14:textId="4BB98670"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w:t>
      </w:r>
      <w:del w:id="50" w:author="Acaru, Silviu" w:date="2026-03-15T21:22:00Z" w16du:dateUtc="2026-03-15T20:22:00Z">
        <w:r w:rsidR="009C7298" w:rsidRPr="00F87AD0" w:rsidDel="00E14180">
          <w:rPr>
            <w:rFonts w:ascii="Times New Roman" w:hAnsi="Times New Roman" w:cs="Times New Roman"/>
            <w:sz w:val="24"/>
            <w:szCs w:val="24"/>
          </w:rPr>
          <w:delText xml:space="preserve">Mean Absolute Error </w:delText>
        </w:r>
        <w:r w:rsidR="009C7298" w:rsidDel="00E14180">
          <w:rPr>
            <w:rFonts w:ascii="Times New Roman" w:hAnsi="Times New Roman" w:cs="Times New Roman"/>
            <w:sz w:val="24"/>
            <w:szCs w:val="24"/>
          </w:rPr>
          <w:delText>(</w:delText>
        </w:r>
      </w:del>
      <w:r w:rsidR="00165D75">
        <w:rPr>
          <w:rFonts w:ascii="Times New Roman" w:hAnsi="Times New Roman" w:cs="Times New Roman"/>
          <w:sz w:val="24"/>
          <w:szCs w:val="24"/>
        </w:rPr>
        <w:t>MAE</w:t>
      </w:r>
      <w:del w:id="51" w:author="Acaru, Silviu" w:date="2026-03-15T21:22:00Z" w16du:dateUtc="2026-03-15T20:22:00Z">
        <w:r w:rsidR="009C7298" w:rsidDel="00E14180">
          <w:rPr>
            <w:rFonts w:ascii="Times New Roman" w:hAnsi="Times New Roman" w:cs="Times New Roman"/>
            <w:sz w:val="24"/>
            <w:szCs w:val="24"/>
          </w:rPr>
          <w:delText>)</w:delText>
        </w:r>
      </w:del>
      <w:r w:rsidR="00165D75">
        <w:rPr>
          <w:rFonts w:ascii="Times New Roman" w:hAnsi="Times New Roman" w:cs="Times New Roman"/>
          <w:sz w:val="24"/>
          <w:szCs w:val="24"/>
        </w:rPr>
        <w:t xml:space="preserve"> values. </w:t>
      </w:r>
      <w:r w:rsidRPr="011A7C3E">
        <w:rPr>
          <w:rFonts w:ascii="Times New Roman" w:hAnsi="Times New Roman" w:cs="Times New Roman"/>
          <w:sz w:val="24"/>
          <w:szCs w:val="24"/>
        </w:rPr>
        <w:t xml:space="preserve">This integration guided our selection of the optimal feature set for the final ML model, balancing predictive power with interpretability for </w:t>
      </w:r>
      <w:proofErr w:type="spellStart"/>
      <w:r w:rsidRPr="011A7C3E">
        <w:rPr>
          <w:rFonts w:ascii="Times New Roman" w:hAnsi="Times New Roman" w:cs="Times New Roman"/>
          <w:sz w:val="24"/>
          <w:szCs w:val="24"/>
        </w:rPr>
        <w:t>T</w:t>
      </w:r>
      <w:r w:rsidRPr="011A7C3E">
        <w:rPr>
          <w:rFonts w:ascii="Times New Roman" w:hAnsi="Times New Roman" w:cs="Times New Roman"/>
          <w:sz w:val="24"/>
          <w:szCs w:val="24"/>
          <w:vertAlign w:val="subscript"/>
        </w:rPr>
        <w:t>g</w:t>
      </w:r>
      <w:proofErr w:type="spellEnd"/>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del w:id="52" w:author="Acaru, Silviu" w:date="2026-03-15T21:25:00Z" w16du:dateUtc="2026-03-15T20:25:00Z">
        <w:r w:rsidR="00986282" w:rsidDel="00E14180">
          <w:rPr>
            <w:rFonts w:ascii="Times New Roman" w:hAnsi="Times New Roman" w:cs="Times New Roman"/>
            <w:sz w:val="24"/>
            <w:szCs w:val="24"/>
          </w:rPr>
          <w:delText>and</w:delText>
        </w:r>
        <w:r w:rsidR="00CB06DA" w:rsidDel="00E14180">
          <w:rPr>
            <w:rFonts w:ascii="Times New Roman" w:hAnsi="Times New Roman" w:cs="Times New Roman"/>
            <w:sz w:val="24"/>
            <w:szCs w:val="24"/>
          </w:rPr>
          <w:delText xml:space="preserve"> wrapper analysis </w:delText>
        </w:r>
      </w:del>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53" w:name="_Ref178349601"/>
      <w:bookmarkStart w:id="54" w:name="_Toc179040470"/>
      <w:r w:rsidRPr="00443E04">
        <w:rPr>
          <w:rFonts w:ascii="Times New Roman" w:hAnsi="Times New Roman" w:cs="Times New Roman"/>
          <w:sz w:val="24"/>
          <w:szCs w:val="24"/>
        </w:rPr>
        <w:t>Ensemble Learning Regression</w:t>
      </w:r>
      <w:bookmarkEnd w:id="53"/>
      <w:bookmarkEnd w:id="54"/>
    </w:p>
    <w:p w14:paraId="7EC3F182" w14:textId="77777777" w:rsidR="005142FA" w:rsidRDefault="005142FA" w:rsidP="005142FA"/>
    <w:p w14:paraId="21C6E6A2" w14:textId="706148E2" w:rsidR="005142FA" w:rsidRPr="0096426F" w:rsidRDefault="005142FA" w:rsidP="0096426F">
      <w:pPr>
        <w:jc w:val="both"/>
      </w:pPr>
      <w:r w:rsidRPr="00443E04">
        <w:rPr>
          <w:rFonts w:ascii="Times New Roman" w:hAnsi="Times New Roman" w:cs="Times New Roman"/>
          <w:sz w:val="24"/>
          <w:szCs w:val="24"/>
        </w:rPr>
        <w:lastRenderedPageBreak/>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2104490D" w:rsidR="008705F4" w:rsidRPr="00443E04" w:rsidRDefault="0072194A" w:rsidP="008705F4">
      <w:pPr>
        <w:keepNext/>
        <w:spacing w:before="120" w:after="120" w:line="240" w:lineRule="auto"/>
        <w:jc w:val="center"/>
        <w:rPr>
          <w:rFonts w:ascii="Times New Roman" w:hAnsi="Times New Roman" w:cs="Times New Roman"/>
        </w:rPr>
      </w:pPr>
      <w:ins w:id="55" w:author="Acaru, Silviu" w:date="2026-03-12T21:20:00Z" w16du:dateUtc="2026-03-12T20:20:00Z">
        <w:r>
          <w:rPr>
            <w:rFonts w:ascii="Times New Roman" w:hAnsi="Times New Roman" w:cs="Times New Roman"/>
            <w:noProof/>
          </w:rPr>
          <w:drawing>
            <wp:inline distT="0" distB="0" distL="0" distR="0" wp14:anchorId="3C732C79" wp14:editId="00C368ED">
              <wp:extent cx="3137608" cy="3584448"/>
              <wp:effectExtent l="0" t="0" r="5715"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22">
                        <a:extLst>
                          <a:ext uri="{28A0092B-C50C-407E-A947-70E740481C1C}">
                            <a14:useLocalDpi xmlns:a14="http://schemas.microsoft.com/office/drawing/2010/main" val="0"/>
                          </a:ext>
                        </a:extLst>
                      </a:blip>
                      <a:stretch>
                        <a:fillRect/>
                      </a:stretch>
                    </pic:blipFill>
                    <pic:spPr>
                      <a:xfrm>
                        <a:off x="0" y="0"/>
                        <a:ext cx="3164725" cy="3615426"/>
                      </a:xfrm>
                      <a:prstGeom prst="rect">
                        <a:avLst/>
                      </a:prstGeom>
                    </pic:spPr>
                  </pic:pic>
                </a:graphicData>
              </a:graphic>
            </wp:inline>
          </w:drawing>
        </w:r>
      </w:ins>
      <w:del w:id="56" w:author="Acaru, Silviu" w:date="2026-03-12T20:59:00Z" w16du:dateUtc="2026-03-12T19:59:00Z">
        <w:r w:rsidR="00E75E5F" w:rsidDel="003D45FD">
          <w:rPr>
            <w:rFonts w:ascii="Times New Roman" w:hAnsi="Times New Roman" w:cs="Times New Roman"/>
            <w:noProof/>
          </w:rPr>
          <w:drawing>
            <wp:inline distT="0" distB="0" distL="0" distR="0" wp14:anchorId="032C781E" wp14:editId="6CA20985">
              <wp:extent cx="2885240"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diagram-2024-09-27-122247.tif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5240" cy="2880000"/>
                      </a:xfrm>
                      <a:prstGeom prst="rect">
                        <a:avLst/>
                      </a:prstGeom>
                    </pic:spPr>
                  </pic:pic>
                </a:graphicData>
              </a:graphic>
            </wp:inline>
          </w:drawing>
        </w:r>
      </w:del>
    </w:p>
    <w:p w14:paraId="4CC35681" w14:textId="4C071CF4" w:rsidR="006D6AF7" w:rsidRPr="001A6B86" w:rsidRDefault="008705F4" w:rsidP="00203A30">
      <w:pPr>
        <w:pStyle w:val="Caption"/>
        <w:jc w:val="both"/>
        <w:rPr>
          <w:rFonts w:ascii="Times New Roman" w:eastAsia="Times New Roman" w:hAnsi="Times New Roman" w:cs="Times New Roman"/>
          <w:sz w:val="24"/>
          <w:szCs w:val="24"/>
        </w:rPr>
      </w:pPr>
      <w:bookmarkStart w:id="57"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57"/>
      <w:r w:rsidR="00A07CED" w:rsidRPr="001A6B86">
        <w:rPr>
          <w:rFonts w:ascii="Times New Roman" w:hAnsi="Times New Roman" w:cs="Times New Roman"/>
          <w:sz w:val="24"/>
          <w:szCs w:val="24"/>
        </w:rPr>
        <w:t xml:space="preserve"> </w:t>
      </w:r>
      <w:ins w:id="58" w:author="Acaru, Silviu" w:date="2026-03-12T21:24:00Z">
        <w:r w:rsidR="0072194A" w:rsidRPr="0072194A">
          <w:rPr>
            <w:rFonts w:ascii="Times New Roman" w:hAnsi="Times New Roman" w:cs="Times New Roman"/>
            <w:sz w:val="24"/>
            <w:szCs w:val="24"/>
          </w:rPr>
          <w:t>Process description for developing the stacked ensemble model and fitting of unseen data (i.e., the mapping data). A stratified fixed splitting strategy was used to divide the dataset into training (approximately 104 samples), validation (16 samples), and test (16 samples) sets, ensuring representative target variable distribution across all partitions.</w:t>
        </w:r>
      </w:ins>
      <w:del w:id="59" w:author="Acaru, Silviu" w:date="2026-03-12T21:24:00Z" w16du:dateUtc="2026-03-12T20:24:00Z">
        <w:r w:rsidR="00A07CED" w:rsidRPr="00BA6A41" w:rsidDel="0072194A">
          <w:rPr>
            <w:rFonts w:ascii="Times New Roman" w:hAnsi="Times New Roman" w:cs="Times New Roman"/>
            <w:sz w:val="24"/>
            <w:szCs w:val="24"/>
          </w:rPr>
          <w:delText xml:space="preserve">Process description for developing the </w:delText>
        </w:r>
        <w:r w:rsidR="004A1B8E" w:rsidRPr="00BA6A41" w:rsidDel="0072194A">
          <w:rPr>
            <w:rFonts w:ascii="Times New Roman" w:hAnsi="Times New Roman" w:cs="Times New Roman"/>
            <w:sz w:val="24"/>
            <w:szCs w:val="24"/>
          </w:rPr>
          <w:delText xml:space="preserve">stacked ensemble </w:delText>
        </w:r>
        <w:r w:rsidR="00A07CED" w:rsidRPr="00BA6A41" w:rsidDel="0072194A">
          <w:rPr>
            <w:rFonts w:ascii="Times New Roman" w:hAnsi="Times New Roman" w:cs="Times New Roman"/>
            <w:sz w:val="24"/>
            <w:szCs w:val="24"/>
          </w:rPr>
          <w:delText>model and fitting of unseen data (</w:delText>
        </w:r>
        <w:r w:rsidR="00E11B25" w:rsidDel="0072194A">
          <w:rPr>
            <w:rFonts w:ascii="Times New Roman" w:hAnsi="Times New Roman" w:cs="Times New Roman"/>
            <w:sz w:val="24"/>
            <w:szCs w:val="24"/>
          </w:rPr>
          <w:delText>i</w:delText>
        </w:r>
        <w:r w:rsidR="00BA6A41" w:rsidRPr="00BA6A41" w:rsidDel="0072194A">
          <w:rPr>
            <w:rFonts w:ascii="Times New Roman" w:hAnsi="Times New Roman" w:cs="Times New Roman"/>
            <w:sz w:val="24"/>
            <w:szCs w:val="24"/>
          </w:rPr>
          <w:delText>.</w:delText>
        </w:r>
        <w:r w:rsidR="00E11B25" w:rsidDel="0072194A">
          <w:rPr>
            <w:rFonts w:ascii="Times New Roman" w:hAnsi="Times New Roman" w:cs="Times New Roman"/>
            <w:sz w:val="24"/>
            <w:szCs w:val="24"/>
          </w:rPr>
          <w:delText>e</w:delText>
        </w:r>
        <w:r w:rsidR="00BA6A41" w:rsidRPr="00BA6A41" w:rsidDel="0072194A">
          <w:rPr>
            <w:rFonts w:ascii="Times New Roman" w:hAnsi="Times New Roman" w:cs="Times New Roman"/>
            <w:sz w:val="24"/>
            <w:szCs w:val="24"/>
          </w:rPr>
          <w:delText xml:space="preserve">., the </w:delText>
        </w:r>
        <w:r w:rsidR="00A07CED" w:rsidRPr="00BA6A41" w:rsidDel="0072194A">
          <w:rPr>
            <w:rFonts w:ascii="Times New Roman" w:hAnsi="Times New Roman" w:cs="Times New Roman"/>
            <w:sz w:val="24"/>
            <w:szCs w:val="24"/>
          </w:rPr>
          <w:delText>mapping data)</w:delText>
        </w:r>
        <w:r w:rsidR="004A1B8E" w:rsidRPr="00BA6A41" w:rsidDel="0072194A">
          <w:rPr>
            <w:rFonts w:ascii="Times New Roman" w:hAnsi="Times New Roman" w:cs="Times New Roman"/>
            <w:sz w:val="24"/>
            <w:szCs w:val="24"/>
          </w:rPr>
          <w:delText>.</w:delText>
        </w:r>
        <w:r w:rsidR="00BA6A41" w:rsidRPr="00BA6A41" w:rsidDel="0072194A">
          <w:rPr>
            <w:rFonts w:ascii="Times New Roman" w:hAnsi="Times New Roman" w:cs="Times New Roman"/>
            <w:sz w:val="24"/>
            <w:szCs w:val="24"/>
          </w:rPr>
          <w:delText xml:space="preserve"> </w:delText>
        </w:r>
        <w:r w:rsidR="00BA6A41" w:rsidRPr="00BA6A41" w:rsidDel="0072194A">
          <w:rPr>
            <w:rFonts w:ascii="Times New Roman" w:hAnsi="Times New Roman" w:cs="Times New Roman"/>
            <w:sz w:val="24"/>
            <w:szCs w:val="24"/>
          </w:rPr>
          <w:lastRenderedPageBreak/>
          <w:delText>Repeated K-fold cross-validation</w:delText>
        </w:r>
        <w:r w:rsidR="009C7298" w:rsidDel="0072194A">
          <w:rPr>
            <w:rFonts w:ascii="Times New Roman" w:hAnsi="Times New Roman" w:cs="Times New Roman"/>
            <w:sz w:val="24"/>
            <w:szCs w:val="24"/>
          </w:rPr>
          <w:delText xml:space="preserve"> (5 splits and 2 repeats)</w:delText>
        </w:r>
        <w:r w:rsidR="00BA6A41" w:rsidRPr="00BA6A41" w:rsidDel="0072194A">
          <w:rPr>
            <w:rFonts w:ascii="Times New Roman" w:hAnsi="Times New Roman" w:cs="Times New Roman"/>
            <w:sz w:val="24"/>
            <w:szCs w:val="24"/>
          </w:rPr>
          <w:delText xml:space="preserve"> </w:delText>
        </w:r>
        <w:r w:rsidR="00F3482D" w:rsidDel="0072194A">
          <w:rPr>
            <w:rFonts w:ascii="Times New Roman" w:hAnsi="Times New Roman" w:cs="Times New Roman"/>
            <w:sz w:val="24"/>
            <w:szCs w:val="24"/>
          </w:rPr>
          <w:delText>was</w:delText>
        </w:r>
        <w:r w:rsidR="00BA6A41" w:rsidRPr="00BA6A41" w:rsidDel="0072194A">
          <w:rPr>
            <w:rFonts w:ascii="Times New Roman" w:hAnsi="Times New Roman" w:cs="Times New Roman"/>
            <w:sz w:val="24"/>
            <w:szCs w:val="24"/>
          </w:rPr>
          <w:delText xml:space="preserve"> used to </w:delText>
        </w:r>
        <w:r w:rsidR="009C7298" w:rsidDel="0072194A">
          <w:rPr>
            <w:rFonts w:ascii="Times New Roman" w:hAnsi="Times New Roman" w:cs="Times New Roman"/>
            <w:sz w:val="24"/>
            <w:szCs w:val="24"/>
          </w:rPr>
          <w:delText>divide</w:delText>
        </w:r>
        <w:r w:rsidR="00BA6A41" w:rsidRPr="00BA6A41" w:rsidDel="0072194A">
          <w:rPr>
            <w:rFonts w:ascii="Times New Roman" w:hAnsi="Times New Roman" w:cs="Times New Roman"/>
            <w:sz w:val="24"/>
            <w:szCs w:val="24"/>
          </w:rPr>
          <w:delText xml:space="preserve"> the dataset</w:delText>
        </w:r>
        <w:r w:rsidR="009C7298" w:rsidDel="0072194A">
          <w:rPr>
            <w:rFonts w:ascii="Times New Roman" w:hAnsi="Times New Roman" w:cs="Times New Roman"/>
            <w:sz w:val="24"/>
            <w:szCs w:val="24"/>
          </w:rPr>
          <w:delText xml:space="preserve"> into training and validation</w:delText>
        </w:r>
        <w:r w:rsidR="00BA6A41" w:rsidRPr="00BA6A41" w:rsidDel="0072194A">
          <w:rPr>
            <w:rFonts w:ascii="Times New Roman" w:hAnsi="Times New Roman" w:cs="Times New Roman"/>
            <w:sz w:val="24"/>
            <w:szCs w:val="24"/>
          </w:rPr>
          <w:delText xml:space="preserve">. </w:delText>
        </w:r>
      </w:del>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proofErr w:type="spellStart"/>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proofErr w:type="spellEnd"/>
      <w:r w:rsidR="0044619A" w:rsidRPr="00F87AD0">
        <w:rPr>
          <w:rFonts w:ascii="Times New Roman" w:hAnsi="Times New Roman" w:cs="Times New Roman"/>
          <w:sz w:val="24"/>
          <w:szCs w:val="24"/>
        </w:rPr>
        <w:t xml:space="preserve">. </w:t>
      </w:r>
    </w:p>
    <w:p w14:paraId="64434043" w14:textId="326A9807"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del w:id="60" w:author="Acaru, Silviu" w:date="2026-03-15T20:40:00Z" w16du:dateUtc="2026-03-15T19:40:00Z">
        <w:r w:rsidDel="00652049">
          <w:rPr>
            <w:rFonts w:ascii="Times New Roman" w:hAnsi="Times New Roman" w:cs="Times New Roman"/>
            <w:sz w:val="24"/>
            <w:szCs w:val="24"/>
          </w:rPr>
          <w:delText>model</w:delText>
        </w:r>
      </w:del>
      <w:ins w:id="61" w:author="Acaru, Silviu" w:date="2026-03-15T20:40:00Z" w16du:dateUtc="2026-03-15T19:40:00Z">
        <w:r w:rsidR="00652049">
          <w:rPr>
            <w:rFonts w:ascii="Times New Roman" w:hAnsi="Times New Roman" w:cs="Times New Roman"/>
            <w:sz w:val="24"/>
            <w:szCs w:val="24"/>
          </w:rPr>
          <w:t>model’s</w:t>
        </w:r>
      </w:ins>
      <w:r>
        <w:rPr>
          <w:rFonts w:ascii="Times New Roman" w:hAnsi="Times New Roman" w:cs="Times New Roman"/>
          <w:sz w:val="24"/>
          <w:szCs w:val="24"/>
        </w:rPr>
        <w:t xml:space="preserve"> performance, a </w:t>
      </w:r>
      <w:del w:id="62" w:author="Acaru, Silviu" w:date="2026-03-12T21:26:00Z" w16du:dateUtc="2026-03-12T20:26:00Z">
        <w:r w:rsidDel="0072194A">
          <w:rPr>
            <w:rFonts w:ascii="Times New Roman" w:hAnsi="Times New Roman" w:cs="Times New Roman"/>
            <w:sz w:val="24"/>
            <w:szCs w:val="24"/>
          </w:rPr>
          <w:delText>repeated cross-validation</w:delText>
        </w:r>
      </w:del>
      <w:ins w:id="63" w:author="Acaru, Silviu" w:date="2026-03-12T21:26:00Z" w16du:dateUtc="2026-03-12T20:26:00Z">
        <w:r w:rsidR="0072194A">
          <w:rPr>
            <w:rFonts w:ascii="Times New Roman" w:hAnsi="Times New Roman" w:cs="Times New Roman"/>
            <w:sz w:val="24"/>
            <w:szCs w:val="24"/>
          </w:rPr>
          <w:t>stratified fixed splitting</w:t>
        </w:r>
      </w:ins>
      <w:r>
        <w:rPr>
          <w:rFonts w:ascii="Times New Roman" w:hAnsi="Times New Roman" w:cs="Times New Roman"/>
          <w:sz w:val="24"/>
          <w:szCs w:val="24"/>
        </w:rPr>
        <w:t xml:space="preserve"> approach was used. </w:t>
      </w:r>
      <w:ins w:id="64" w:author="Acaru, Silviu" w:date="2026-03-12T21:26:00Z" w16du:dateUtc="2026-03-12T20:26:00Z">
        <w:r w:rsidR="0072194A">
          <w:rPr>
            <w:rFonts w:ascii="Times New Roman" w:hAnsi="Times New Roman" w:cs="Times New Roman"/>
            <w:sz w:val="24"/>
            <w:szCs w:val="24"/>
          </w:rPr>
          <w:t xml:space="preserve">Rather than employing </w:t>
        </w:r>
      </w:ins>
      <w:del w:id="65" w:author="Acaru, Silviu" w:date="2026-03-12T21:27:00Z" w16du:dateUtc="2026-03-12T20:27:00Z">
        <w:r w:rsidDel="0072194A">
          <w:rPr>
            <w:rFonts w:ascii="Times New Roman" w:hAnsi="Times New Roman" w:cs="Times New Roman"/>
            <w:sz w:val="24"/>
            <w:szCs w:val="24"/>
          </w:rPr>
          <w:delText>Specifically, the</w:delText>
        </w:r>
        <w:r w:rsidR="00F87AD0" w:rsidRPr="00F87AD0" w:rsidDel="0072194A">
          <w:rPr>
            <w:rFonts w:ascii="Times New Roman" w:hAnsi="Times New Roman" w:cs="Times New Roman"/>
            <w:sz w:val="24"/>
            <w:szCs w:val="24"/>
          </w:rPr>
          <w:delText xml:space="preserve"> RepeatedKFold </w:delText>
        </w:r>
      </w:del>
      <w:r>
        <w:rPr>
          <w:rFonts w:ascii="Times New Roman" w:hAnsi="Times New Roman" w:cs="Times New Roman"/>
          <w:sz w:val="24"/>
          <w:szCs w:val="24"/>
        </w:rPr>
        <w:t xml:space="preserve">cross-validation </w:t>
      </w:r>
      <w:ins w:id="66" w:author="Acaru, Silviu" w:date="2026-03-12T21:27:00Z" w16du:dateUtc="2026-03-12T20:27:00Z">
        <w:r w:rsidR="0072194A">
          <w:rPr>
            <w:rFonts w:ascii="Times New Roman" w:hAnsi="Times New Roman" w:cs="Times New Roman"/>
            <w:sz w:val="24"/>
            <w:szCs w:val="24"/>
          </w:rPr>
          <w:t xml:space="preserve">splits, a stratified splitting </w:t>
        </w:r>
      </w:ins>
      <w:r>
        <w:rPr>
          <w:rFonts w:ascii="Times New Roman" w:hAnsi="Times New Roman" w:cs="Times New Roman"/>
          <w:sz w:val="24"/>
          <w:szCs w:val="24"/>
        </w:rPr>
        <w:t xml:space="preserve">technique was </w:t>
      </w:r>
      <w:ins w:id="67" w:author="Acaru, Silviu" w:date="2026-03-12T21:27:00Z" w16du:dateUtc="2026-03-12T20:27:00Z">
        <w:r w:rsidR="0072194A">
          <w:rPr>
            <w:rFonts w:ascii="Times New Roman" w:hAnsi="Times New Roman" w:cs="Times New Roman"/>
            <w:sz w:val="24"/>
            <w:szCs w:val="24"/>
          </w:rPr>
          <w:t xml:space="preserve">implemented to ensure that the validation and test sets were representative of the </w:t>
        </w:r>
      </w:ins>
      <w:ins w:id="68" w:author="Acaru, Silviu" w:date="2026-03-15T20:38:00Z" w16du:dateUtc="2026-03-15T19:38:00Z">
        <w:r w:rsidR="00652049">
          <w:rPr>
            <w:rFonts w:ascii="Times New Roman" w:hAnsi="Times New Roman" w:cs="Times New Roman"/>
            <w:sz w:val="24"/>
            <w:szCs w:val="24"/>
          </w:rPr>
          <w:t>entire</w:t>
        </w:r>
      </w:ins>
      <w:ins w:id="69" w:author="Acaru, Silviu" w:date="2026-03-12T21:27:00Z" w16du:dateUtc="2026-03-12T20:27:00Z">
        <w:r w:rsidR="0072194A">
          <w:rPr>
            <w:rFonts w:ascii="Times New Roman" w:hAnsi="Times New Roman" w:cs="Times New Roman"/>
            <w:sz w:val="24"/>
            <w:szCs w:val="24"/>
          </w:rPr>
          <w:t xml:space="preserve"> target variable distri</w:t>
        </w:r>
      </w:ins>
      <w:ins w:id="70" w:author="Acaru, Silviu" w:date="2026-03-12T21:28:00Z" w16du:dateUtc="2026-03-12T20:28:00Z">
        <w:r w:rsidR="0072194A">
          <w:rPr>
            <w:rFonts w:ascii="Times New Roman" w:hAnsi="Times New Roman" w:cs="Times New Roman"/>
            <w:sz w:val="24"/>
            <w:szCs w:val="24"/>
          </w:rPr>
          <w:t xml:space="preserve">bution, which was particularly important given the </w:t>
        </w:r>
      </w:ins>
      <w:ins w:id="71" w:author="Acaru, Silviu" w:date="2026-03-15T20:38:00Z" w16du:dateUtc="2026-03-15T19:38:00Z">
        <w:r w:rsidR="00652049">
          <w:rPr>
            <w:rFonts w:ascii="Times New Roman" w:hAnsi="Times New Roman" w:cs="Times New Roman"/>
            <w:sz w:val="24"/>
            <w:szCs w:val="24"/>
          </w:rPr>
          <w:t>relatively</w:t>
        </w:r>
      </w:ins>
      <w:ins w:id="72" w:author="Acaru, Silviu" w:date="2026-03-12T21:28:00Z" w16du:dateUtc="2026-03-12T20:28:00Z">
        <w:r w:rsidR="0072194A">
          <w:rPr>
            <w:rFonts w:ascii="Times New Roman" w:hAnsi="Times New Roman" w:cs="Times New Roman"/>
            <w:sz w:val="24"/>
            <w:szCs w:val="24"/>
          </w:rPr>
          <w:t xml:space="preserve"> small sizes of these sets. </w:t>
        </w:r>
      </w:ins>
      <w:del w:id="73" w:author="Acaru, Silviu" w:date="2026-03-12T21:28:00Z" w16du:dateUtc="2026-03-12T20:28:00Z">
        <w:r w:rsidDel="00443385">
          <w:rPr>
            <w:rFonts w:ascii="Times New Roman" w:hAnsi="Times New Roman" w:cs="Times New Roman"/>
            <w:sz w:val="24"/>
            <w:szCs w:val="24"/>
          </w:rPr>
          <w:delText>applied, with 5 folds and 2 repetitions, resulting in a total of 10 different train-validation splits.</w:delText>
        </w:r>
        <w:r w:rsidR="00C93F2B" w:rsidDel="00443385">
          <w:rPr>
            <w:rFonts w:ascii="Times New Roman" w:hAnsi="Times New Roman" w:cs="Times New Roman"/>
            <w:sz w:val="24"/>
            <w:szCs w:val="24"/>
          </w:rPr>
          <w:delText xml:space="preserve"> </w:delText>
        </w:r>
        <w:r w:rsidDel="00443385">
          <w:rPr>
            <w:rFonts w:ascii="Times New Roman" w:hAnsi="Times New Roman" w:cs="Times New Roman"/>
            <w:sz w:val="24"/>
            <w:szCs w:val="24"/>
          </w:rPr>
          <w:delText>In each fold of the cross-validation, the dataset was randomly shuffled an</w:delText>
        </w:r>
        <w:r w:rsidR="00A04449" w:rsidDel="00443385">
          <w:rPr>
            <w:rFonts w:ascii="Times New Roman" w:hAnsi="Times New Roman" w:cs="Times New Roman"/>
            <w:sz w:val="24"/>
            <w:szCs w:val="24"/>
          </w:rPr>
          <w:delText>d</w:delText>
        </w:r>
        <w:r w:rsidDel="00443385">
          <w:rPr>
            <w:rFonts w:ascii="Times New Roman" w:hAnsi="Times New Roman" w:cs="Times New Roman"/>
            <w:sz w:val="24"/>
            <w:szCs w:val="24"/>
          </w:rPr>
          <w:delText xml:space="preserve"> then split into a training set (approximately 1</w:delText>
        </w:r>
        <w:r w:rsidR="00986282" w:rsidDel="00443385">
          <w:rPr>
            <w:rFonts w:ascii="Times New Roman" w:hAnsi="Times New Roman" w:cs="Times New Roman"/>
            <w:sz w:val="24"/>
            <w:szCs w:val="24"/>
          </w:rPr>
          <w:delText>09</w:delText>
        </w:r>
        <w:r w:rsidDel="00443385">
          <w:rPr>
            <w:rFonts w:ascii="Times New Roman" w:hAnsi="Times New Roman" w:cs="Times New Roman"/>
            <w:sz w:val="24"/>
            <w:szCs w:val="24"/>
          </w:rPr>
          <w:delText xml:space="preserve"> samples) and a validation set (approximately </w:delText>
        </w:r>
        <w:r w:rsidR="00986282" w:rsidDel="00443385">
          <w:rPr>
            <w:rFonts w:ascii="Times New Roman" w:hAnsi="Times New Roman" w:cs="Times New Roman"/>
            <w:sz w:val="24"/>
            <w:szCs w:val="24"/>
          </w:rPr>
          <w:delText>27</w:delText>
        </w:r>
        <w:r w:rsidDel="00443385">
          <w:rPr>
            <w:rFonts w:ascii="Times New Roman" w:hAnsi="Times New Roman" w:cs="Times New Roman"/>
            <w:sz w:val="24"/>
            <w:szCs w:val="24"/>
          </w:rPr>
          <w:delText xml:space="preserve"> samples). This ensure</w:delText>
        </w:r>
        <w:r w:rsidR="00A04449" w:rsidDel="00443385">
          <w:rPr>
            <w:rFonts w:ascii="Times New Roman" w:hAnsi="Times New Roman" w:cs="Times New Roman"/>
            <w:sz w:val="24"/>
            <w:szCs w:val="24"/>
          </w:rPr>
          <w:delText>d</w:delText>
        </w:r>
        <w:r w:rsidDel="00443385">
          <w:rPr>
            <w:rFonts w:ascii="Times New Roman" w:hAnsi="Times New Roman" w:cs="Times New Roman"/>
            <w:sz w:val="24"/>
            <w:szCs w:val="24"/>
          </w:rPr>
          <w:delText xml:space="preserve"> that the validation data was randomly selected from the full dataset for each fold and repetition. </w:delText>
        </w:r>
      </w:del>
      <w:ins w:id="74" w:author="Acaru, Silviu" w:date="2026-03-12T21:28:00Z" w16du:dateUtc="2026-03-12T20:28:00Z">
        <w:r w:rsidR="00443385">
          <w:rPr>
            <w:rFonts w:ascii="Times New Roman" w:hAnsi="Times New Roman" w:cs="Times New Roman"/>
            <w:sz w:val="24"/>
            <w:szCs w:val="24"/>
          </w:rPr>
          <w:t>The stratified splitting process involved three sequential steps: (1) sorting all samples by the tar</w:t>
        </w:r>
      </w:ins>
      <w:ins w:id="75" w:author="Acaru, Silviu" w:date="2026-03-12T21:29:00Z" w16du:dateUtc="2026-03-12T20:29:00Z">
        <w:r w:rsidR="00443385">
          <w:rPr>
            <w:rFonts w:ascii="Times New Roman" w:hAnsi="Times New Roman" w:cs="Times New Roman"/>
            <w:sz w:val="24"/>
            <w:szCs w:val="24"/>
          </w:rPr>
          <w:t>get variable (</w:t>
        </w:r>
        <w:proofErr w:type="spellStart"/>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proofErr w:type="spellEnd"/>
        <w:r w:rsidR="00443385">
          <w:rPr>
            <w:rFonts w:ascii="Times New Roman" w:hAnsi="Times New Roman" w:cs="Times New Roman"/>
            <w:sz w:val="24"/>
            <w:szCs w:val="24"/>
          </w:rPr>
          <w:t>) in ascending order, (2) applying systematic sampling to select 16 validation samples evenly distributed across the sorted range , and (3) applying systematic sa</w:t>
        </w:r>
      </w:ins>
      <w:ins w:id="76" w:author="Acaru, Silviu" w:date="2026-03-12T21:30:00Z" w16du:dateUtc="2026-03-12T20:30:00Z">
        <w:r w:rsidR="00443385">
          <w:rPr>
            <w:rFonts w:ascii="Times New Roman" w:hAnsi="Times New Roman" w:cs="Times New Roman"/>
            <w:sz w:val="24"/>
            <w:szCs w:val="24"/>
          </w:rPr>
          <w:t xml:space="preserve">mpling again to the remaining samples to select 16 samples, with all remaining samples (104) allocated to the training set. This systematic approach ensured that low, medium, and high </w:t>
        </w:r>
        <w:proofErr w:type="spellStart"/>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ins>
      <w:proofErr w:type="spellEnd"/>
      <w:ins w:id="77" w:author="Acaru, Silviu" w:date="2026-03-12T21:31:00Z" w16du:dateUtc="2026-03-12T20:31:00Z">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 A </w:t>
        </w:r>
      </w:ins>
      <w:ins w:id="78" w:author="Acaru, Silviu" w:date="2026-03-15T19:53:00Z" w16du:dateUtc="2026-03-15T18:53:00Z">
        <w:r w:rsidR="005A03D0">
          <w:rPr>
            <w:rFonts w:ascii="Times New Roman" w:hAnsi="Times New Roman" w:cs="Times New Roman"/>
            <w:sz w:val="24"/>
            <w:szCs w:val="24"/>
          </w:rPr>
          <w:t>consistent</w:t>
        </w:r>
      </w:ins>
      <w:ins w:id="79" w:author="Acaru, Silviu" w:date="2026-03-12T21:31:00Z" w16du:dateUtc="2026-03-12T20:31:00Z">
        <w:r w:rsidR="00443385">
          <w:rPr>
            <w:rFonts w:ascii="Times New Roman" w:hAnsi="Times New Roman" w:cs="Times New Roman"/>
            <w:sz w:val="24"/>
            <w:szCs w:val="24"/>
          </w:rPr>
          <w:t xml:space="preserve"> random seed was used to guarantee reproducibility and enable fair comparison across different feature combinations </w:t>
        </w:r>
      </w:ins>
      <w:ins w:id="80" w:author="Acaru, Silviu" w:date="2026-03-12T21:32:00Z" w16du:dateUtc="2026-03-12T20:32:00Z">
        <w:r w:rsidR="00443385">
          <w:rPr>
            <w:rFonts w:ascii="Times New Roman" w:hAnsi="Times New Roman" w:cs="Times New Roman"/>
            <w:sz w:val="24"/>
            <w:szCs w:val="24"/>
          </w:rPr>
          <w:t xml:space="preserve">and model configurations. </w:t>
        </w:r>
      </w:ins>
    </w:p>
    <w:p w14:paraId="1177FE4E" w14:textId="2808367C"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ins w:id="81" w:author="Acaru, Silviu" w:date="2026-03-12T21:32:00Z" w16du:dateUtc="2026-03-12T20:32:00Z">
        <w:r w:rsidR="00443385">
          <w:rPr>
            <w:rFonts w:ascii="Times New Roman" w:hAnsi="Times New Roman" w:cs="Times New Roman"/>
            <w:sz w:val="24"/>
            <w:szCs w:val="24"/>
          </w:rPr>
          <w:t>To leverage the fixed validation set for hyperparameters sel</w:t>
        </w:r>
      </w:ins>
      <w:ins w:id="82" w:author="Acaru, Silviu" w:date="2026-03-12T21:34:00Z" w16du:dateUtc="2026-03-12T20:34:00Z">
        <w:r w:rsidR="00443385">
          <w:rPr>
            <w:rFonts w:ascii="Times New Roman" w:hAnsi="Times New Roman" w:cs="Times New Roman"/>
            <w:sz w:val="24"/>
            <w:szCs w:val="24"/>
          </w:rPr>
          <w:t>e</w:t>
        </w:r>
      </w:ins>
      <w:ins w:id="83" w:author="Acaru, Silviu" w:date="2026-03-12T21:32:00Z" w16du:dateUtc="2026-03-12T20:32:00Z">
        <w:r w:rsidR="00443385">
          <w:rPr>
            <w:rFonts w:ascii="Times New Roman" w:hAnsi="Times New Roman" w:cs="Times New Roman"/>
            <w:sz w:val="24"/>
            <w:szCs w:val="24"/>
          </w:rPr>
          <w:t xml:space="preserve">ction while maintaining proper data separation, the training and validation sets </w:t>
        </w:r>
      </w:ins>
      <w:ins w:id="84" w:author="Acaru, Silviu" w:date="2026-03-12T21:33:00Z" w16du:dateUtc="2026-03-12T20:33:00Z">
        <w:r w:rsidR="00443385">
          <w:rPr>
            <w:rFonts w:ascii="Times New Roman" w:hAnsi="Times New Roman" w:cs="Times New Roman"/>
            <w:sz w:val="24"/>
            <w:szCs w:val="24"/>
          </w:rPr>
          <w:t xml:space="preserve">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ins>
      <w:ins w:id="85" w:author="Acaru, Silviu" w:date="2026-03-15T19:53:00Z" w16du:dateUtc="2026-03-15T18:53:00Z">
        <w:r w:rsidR="005A03D0">
          <w:rPr>
            <w:rFonts w:ascii="Times New Roman" w:hAnsi="Times New Roman" w:cs="Times New Roman"/>
            <w:sz w:val="24"/>
            <w:szCs w:val="24"/>
          </w:rPr>
          <w:t>hyperparameter</w:t>
        </w:r>
      </w:ins>
      <w:ins w:id="86" w:author="Acaru, Silviu" w:date="2026-03-12T21:33:00Z" w16du:dateUtc="2026-03-12T20:33:00Z">
        <w:r w:rsidR="00443385">
          <w:rPr>
            <w:rFonts w:ascii="Times New Roman" w:hAnsi="Times New Roman" w:cs="Times New Roman"/>
            <w:sz w:val="24"/>
            <w:szCs w:val="24"/>
          </w:rPr>
          <w:t xml:space="preserve"> sel</w:t>
        </w:r>
      </w:ins>
      <w:ins w:id="87" w:author="Acaru, Silviu" w:date="2026-03-12T21:34:00Z" w16du:dateUtc="2026-03-12T20:34:00Z">
        <w:r w:rsidR="00443385">
          <w:rPr>
            <w:rFonts w:ascii="Times New Roman" w:hAnsi="Times New Roman" w:cs="Times New Roman"/>
            <w:sz w:val="24"/>
            <w:szCs w:val="24"/>
          </w:rPr>
          <w:t>e</w:t>
        </w:r>
      </w:ins>
      <w:ins w:id="88" w:author="Acaru, Silviu" w:date="2026-03-12T21:33:00Z" w16du:dateUtc="2026-03-12T20:33:00Z">
        <w:r w:rsidR="00443385">
          <w:rPr>
            <w:rFonts w:ascii="Times New Roman" w:hAnsi="Times New Roman" w:cs="Times New Roman"/>
            <w:sz w:val="24"/>
            <w:szCs w:val="24"/>
          </w:rPr>
          <w:t xml:space="preserve">ction was based on performance of the fixed validation set. After identifying </w:t>
        </w:r>
      </w:ins>
      <w:ins w:id="89" w:author="Acaru, Silviu" w:date="2026-03-12T21:34:00Z" w16du:dateUtc="2026-03-12T20:34:00Z">
        <w:r w:rsidR="00443385">
          <w:rPr>
            <w:rFonts w:ascii="Times New Roman" w:hAnsi="Times New Roman" w:cs="Times New Roman"/>
            <w:sz w:val="24"/>
            <w:szCs w:val="24"/>
          </w:rPr>
          <w:t xml:space="preserve">the optimal hyperparameters, each base model was retrained exclusively on the training set to prevent data </w:t>
        </w:r>
        <w:r w:rsidR="00443385">
          <w:rPr>
            <w:rFonts w:ascii="Times New Roman" w:hAnsi="Times New Roman" w:cs="Times New Roman"/>
            <w:sz w:val="24"/>
            <w:szCs w:val="24"/>
          </w:rPr>
          <w:lastRenderedPageBreak/>
          <w:t xml:space="preserve">leakage. </w:t>
        </w:r>
      </w:ins>
      <w:ins w:id="90" w:author="Acaru, Silviu" w:date="2026-03-12T21:35:00Z" w16du:dateUtc="2026-03-12T20:35:00Z">
        <w:r w:rsidR="00443385">
          <w:rPr>
            <w:rFonts w:ascii="Times New Roman" w:hAnsi="Times New Roman" w:cs="Times New Roman"/>
            <w:sz w:val="24"/>
            <w:szCs w:val="24"/>
          </w:rPr>
          <w:t>For</w:t>
        </w:r>
      </w:ins>
      <w:del w:id="91" w:author="Acaru, Silviu" w:date="2026-03-12T21:35:00Z" w16du:dateUtc="2026-03-12T20:35:00Z">
        <w:r w:rsidR="00AF70AC" w:rsidDel="00443385">
          <w:rPr>
            <w:rFonts w:ascii="Times New Roman" w:hAnsi="Times New Roman" w:cs="Times New Roman"/>
            <w:sz w:val="24"/>
            <w:szCs w:val="24"/>
          </w:rPr>
          <w:delText>Additionally</w:delText>
        </w:r>
        <w:r w:rsidR="005F0CD3" w:rsidDel="00443385">
          <w:rPr>
            <w:rFonts w:ascii="Times New Roman" w:hAnsi="Times New Roman" w:cs="Times New Roman"/>
            <w:sz w:val="24"/>
            <w:szCs w:val="24"/>
          </w:rPr>
          <w:delText>, f</w:delText>
        </w:r>
        <w:r w:rsidR="00F87AD0" w:rsidRPr="011A7C3E" w:rsidDel="00443385">
          <w:rPr>
            <w:rFonts w:ascii="Times New Roman" w:hAnsi="Times New Roman" w:cs="Times New Roman"/>
            <w:sz w:val="24"/>
            <w:szCs w:val="24"/>
          </w:rPr>
          <w:delText>or</w:delText>
        </w:r>
      </w:del>
      <w:r w:rsidR="00F87AD0" w:rsidRPr="011A7C3E">
        <w:rPr>
          <w:rFonts w:ascii="Times New Roman" w:hAnsi="Times New Roman" w:cs="Times New Roman"/>
          <w:sz w:val="24"/>
          <w:szCs w:val="24"/>
        </w:rPr>
        <w:t xml:space="preserve"> the tree-based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w:t>
      </w:r>
      <w:proofErr w:type="gramStart"/>
      <w:r w:rsidR="00F87AD0" w:rsidRPr="011A7C3E">
        <w:rPr>
          <w:rFonts w:ascii="Times New Roman" w:hAnsi="Times New Roman" w:cs="Times New Roman"/>
          <w:sz w:val="24"/>
          <w:szCs w:val="24"/>
        </w:rPr>
        <w:t>incrementing</w:t>
      </w:r>
      <w:proofErr w:type="gramEnd"/>
      <w:r w:rsidR="00F87AD0" w:rsidRPr="011A7C3E">
        <w:rPr>
          <w:rFonts w:ascii="Times New Roman" w:hAnsi="Times New Roman" w:cs="Times New Roman"/>
          <w:sz w:val="24"/>
          <w:szCs w:val="24"/>
        </w:rPr>
        <w:t xml:space="preserve">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ins w:id="92" w:author="Acaru, Silviu" w:date="2026-03-12T21:36:00Z" w16du:dateUtc="2026-03-12T20:36:00Z">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The trained base models then generated predictions on all three data partitions (training, validation, and te</w:t>
        </w:r>
      </w:ins>
      <w:ins w:id="93" w:author="Acaru, Silviu" w:date="2026-03-12T21:37:00Z" w16du:dateUtc="2026-03-12T20:37:00Z">
        <w:r w:rsidR="00443385">
          <w:rPr>
            <w:rFonts w:ascii="Times New Roman" w:hAnsi="Times New Roman" w:cs="Times New Roman"/>
            <w:sz w:val="24"/>
            <w:szCs w:val="24"/>
          </w:rPr>
          <w:t xml:space="preserve">st sets), creating the meta features for the second layer of the ensemble. All five base models were used to construct the ensemble. </w:t>
        </w:r>
      </w:ins>
      <w:del w:id="94" w:author="Acaru, Silviu" w:date="2026-03-12T21:37:00Z" w16du:dateUtc="2026-03-12T20:37:00Z">
        <w:r w:rsidR="00AA59FC" w:rsidDel="00443385">
          <w:rPr>
            <w:rFonts w:ascii="Times New Roman" w:hAnsi="Times New Roman" w:cs="Times New Roman"/>
            <w:sz w:val="24"/>
            <w:szCs w:val="24"/>
          </w:rPr>
          <w:delText xml:space="preserve">Overall, taking into account both the individual algorithms and variations in base estimators, we assessed a total of 25 models. </w:delText>
        </w:r>
        <w:r w:rsidR="00A04449" w:rsidDel="00443385">
          <w:rPr>
            <w:rFonts w:ascii="Times New Roman" w:hAnsi="Times New Roman" w:cs="Times New Roman"/>
            <w:sz w:val="24"/>
            <w:szCs w:val="24"/>
          </w:rPr>
          <w:delText xml:space="preserve">The trained and tuned base models were used to make predictions on the validation set for each fold. The best base models (according to the lowest MAE) were selected to create the ensemble. These best base models were then used to generate predictions on the full dataset, capturing the full data distribution. These predictions served as the meta-features. </w:delText>
        </w:r>
      </w:del>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del w:id="95" w:author="Acaru, Silviu" w:date="2026-03-12T21:38:00Z" w16du:dateUtc="2026-03-12T20:38:00Z">
        <w:r w:rsidR="00985277" w:rsidDel="00443385">
          <w:rPr>
            <w:rFonts w:ascii="Times New Roman" w:hAnsi="Times New Roman" w:cs="Times New Roman"/>
            <w:sz w:val="24"/>
            <w:szCs w:val="24"/>
          </w:rPr>
          <w:delText>1</w:delText>
        </w:r>
        <w:r w:rsidR="00986282" w:rsidDel="00443385">
          <w:rPr>
            <w:rFonts w:ascii="Times New Roman" w:hAnsi="Times New Roman" w:cs="Times New Roman"/>
            <w:sz w:val="24"/>
            <w:szCs w:val="24"/>
          </w:rPr>
          <w:delText>36</w:delText>
        </w:r>
      </w:del>
      <w:ins w:id="96" w:author="Acaru, Silviu" w:date="2026-03-12T21:38:00Z" w16du:dateUtc="2026-03-12T20:38:00Z">
        <w:r w:rsidR="00443385">
          <w:rPr>
            <w:rFonts w:ascii="Times New Roman" w:hAnsi="Times New Roman" w:cs="Times New Roman"/>
            <w:sz w:val="24"/>
            <w:szCs w:val="24"/>
          </w:rPr>
          <w:t>104</w:t>
        </w:r>
      </w:ins>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ins w:id="97" w:author="Acaru, Silviu" w:date="2026-03-12T21:38:00Z" w16du:dateUtc="2026-03-12T20:38:00Z">
        <w:r w:rsidR="00443385">
          <w:rPr>
            <w:rFonts w:ascii="Times New Roman" w:hAnsi="Times New Roman" w:cs="Times New Roman"/>
            <w:sz w:val="24"/>
            <w:szCs w:val="24"/>
          </w:rPr>
          <w:t xml:space="preserve">, while the validation and test </w:t>
        </w:r>
      </w:ins>
      <w:proofErr w:type="gramStart"/>
      <w:ins w:id="98" w:author="Acaru, Silviu" w:date="2026-03-15T20:39:00Z" w16du:dateUtc="2026-03-15T19:39:00Z">
        <w:r w:rsidR="00652049">
          <w:rPr>
            <w:rFonts w:ascii="Times New Roman" w:hAnsi="Times New Roman" w:cs="Times New Roman"/>
            <w:sz w:val="24"/>
            <w:szCs w:val="24"/>
          </w:rPr>
          <w:t>sets</w:t>
        </w:r>
      </w:ins>
      <w:proofErr w:type="gramEnd"/>
      <w:ins w:id="99" w:author="Acaru, Silviu" w:date="2026-03-12T21:38:00Z" w16du:dateUtc="2026-03-12T20:38:00Z">
        <w:r w:rsidR="00443385">
          <w:rPr>
            <w:rFonts w:ascii="Times New Roman" w:hAnsi="Times New Roman" w:cs="Times New Roman"/>
            <w:sz w:val="24"/>
            <w:szCs w:val="24"/>
          </w:rPr>
          <w:t xml:space="preserve"> each produced (16 x 5) meta-feature matrices</w:t>
        </w:r>
      </w:ins>
      <w:r w:rsidR="0044619A" w:rsidRPr="0001616D">
        <w:rPr>
          <w:rFonts w:ascii="Times New Roman" w:hAnsi="Times New Roman" w:cs="Times New Roman"/>
          <w:sz w:val="24"/>
          <w:szCs w:val="24"/>
        </w:rPr>
        <w:t xml:space="preserve">. </w:t>
      </w:r>
    </w:p>
    <w:p w14:paraId="567F6BD3" w14:textId="26632737"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del w:id="100" w:author="Acaru, Silviu" w:date="2026-03-12T21:39:00Z" w16du:dateUtc="2026-03-12T20:39:00Z">
        <w:r w:rsidDel="00903D17">
          <w:rPr>
            <w:rFonts w:ascii="Times New Roman" w:hAnsi="Times New Roman" w:cs="Times New Roman"/>
            <w:sz w:val="24"/>
            <w:szCs w:val="24"/>
          </w:rPr>
          <w:delText>using the meta-</w:delText>
        </w:r>
        <w:r w:rsidR="00C93F2B" w:rsidDel="00903D17">
          <w:rPr>
            <w:rFonts w:ascii="Times New Roman" w:hAnsi="Times New Roman" w:cs="Times New Roman"/>
            <w:sz w:val="24"/>
            <w:szCs w:val="24"/>
          </w:rPr>
          <w:delText>features and then</w:delText>
        </w:r>
        <w:r w:rsidR="00F94DF8" w:rsidDel="00903D17">
          <w:rPr>
            <w:rFonts w:ascii="Times New Roman" w:hAnsi="Times New Roman" w:cs="Times New Roman"/>
            <w:sz w:val="24"/>
            <w:szCs w:val="24"/>
          </w:rPr>
          <w:delText xml:space="preserve"> constructing the final model</w:delText>
        </w:r>
      </w:del>
      <w:ins w:id="101" w:author="Acaru, Silviu" w:date="2026-03-12T21:39:00Z" w16du:dateUtc="2026-03-12T20:39:00Z">
        <w:r w:rsidR="00903D17">
          <w:rPr>
            <w:rFonts w:ascii="Times New Roman" w:hAnsi="Times New Roman" w:cs="Times New Roman"/>
            <w:sz w:val="24"/>
            <w:szCs w:val="24"/>
          </w:rPr>
          <w:t xml:space="preserve">and the </w:t>
        </w:r>
        <w:proofErr w:type="gramStart"/>
        <w:r w:rsidR="00903D17">
          <w:rPr>
            <w:rFonts w:ascii="Times New Roman" w:hAnsi="Times New Roman" w:cs="Times New Roman"/>
            <w:sz w:val="24"/>
            <w:szCs w:val="24"/>
          </w:rPr>
          <w:t>ensemble as a whole</w:t>
        </w:r>
      </w:ins>
      <w:proofErr w:type="gramEnd"/>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ins w:id="102" w:author="Acaru, Silviu" w:date="2026-03-12T21:39:00Z" w16du:dateUtc="2026-03-12T20:39:00Z">
        <w:r w:rsidR="00903D17">
          <w:rPr>
            <w:rFonts w:ascii="Times New Roman" w:hAnsi="Times New Roman" w:cs="Times New Roman"/>
            <w:sz w:val="24"/>
            <w:szCs w:val="24"/>
          </w:rPr>
          <w:t xml:space="preserve"> The meta-model was trained on the training set meta-features and evaluated on both the </w:t>
        </w:r>
      </w:ins>
      <w:ins w:id="103" w:author="Acaru, Silviu" w:date="2026-03-12T21:40:00Z" w16du:dateUtc="2026-03-12T20:40:00Z">
        <w:r w:rsidR="00903D17">
          <w:rPr>
            <w:rFonts w:ascii="Times New Roman" w:hAnsi="Times New Roman" w:cs="Times New Roman"/>
            <w:sz w:val="24"/>
            <w:szCs w:val="24"/>
          </w:rPr>
          <w:t>validation and test set meta-features. Unlike the b</w:t>
        </w:r>
      </w:ins>
      <w:ins w:id="104" w:author="Acaru, Silviu" w:date="2026-03-15T19:53:00Z" w16du:dateUtc="2026-03-15T18:53:00Z">
        <w:r w:rsidR="005A03D0">
          <w:rPr>
            <w:rFonts w:ascii="Times New Roman" w:hAnsi="Times New Roman" w:cs="Times New Roman"/>
            <w:sz w:val="24"/>
            <w:szCs w:val="24"/>
          </w:rPr>
          <w:t>a</w:t>
        </w:r>
      </w:ins>
      <w:ins w:id="105" w:author="Acaru, Silviu" w:date="2026-03-12T21:40:00Z" w16du:dateUtc="2026-03-12T20:40:00Z">
        <w:r w:rsidR="00903D17">
          <w:rPr>
            <w:rFonts w:ascii="Times New Roman" w:hAnsi="Times New Roman" w:cs="Times New Roman"/>
            <w:sz w:val="24"/>
            <w:szCs w:val="24"/>
          </w:rPr>
          <w:t xml:space="preserve">se models, the meta-model did not undergo hyperparameter </w:t>
        </w:r>
      </w:ins>
      <w:ins w:id="106" w:author="Acaru, Silviu" w:date="2026-03-15T20:39:00Z" w16du:dateUtc="2026-03-15T19:39:00Z">
        <w:r w:rsidR="00652049">
          <w:rPr>
            <w:rFonts w:ascii="Times New Roman" w:hAnsi="Times New Roman" w:cs="Times New Roman"/>
            <w:sz w:val="24"/>
            <w:szCs w:val="24"/>
          </w:rPr>
          <w:t>tuning</w:t>
        </w:r>
      </w:ins>
      <w:ins w:id="107" w:author="Acaru, Silviu" w:date="2026-03-12T21:40:00Z" w16du:dateUtc="2026-03-12T20:40:00Z">
        <w:r w:rsidR="00903D17">
          <w:rPr>
            <w:rFonts w:ascii="Times New Roman" w:hAnsi="Times New Roman" w:cs="Times New Roman"/>
            <w:sz w:val="24"/>
            <w:szCs w:val="24"/>
          </w:rPr>
          <w:t xml:space="preserve">; </w:t>
        </w:r>
      </w:ins>
      <w:ins w:id="108" w:author="Acaru, Silviu" w:date="2026-03-15T20:39:00Z" w16du:dateUtc="2026-03-15T19:39:00Z">
        <w:r w:rsidR="00652049">
          <w:rPr>
            <w:rFonts w:ascii="Times New Roman" w:hAnsi="Times New Roman" w:cs="Times New Roman"/>
            <w:sz w:val="24"/>
            <w:szCs w:val="24"/>
          </w:rPr>
          <w:t>instead,</w:t>
        </w:r>
      </w:ins>
      <w:ins w:id="109" w:author="Acaru, Silviu" w:date="2026-03-12T21:40:00Z" w16du:dateUtc="2026-03-12T20:40:00Z">
        <w:r w:rsidR="00903D17">
          <w:rPr>
            <w:rFonts w:ascii="Times New Roman" w:hAnsi="Times New Roman" w:cs="Times New Roman"/>
            <w:sz w:val="24"/>
            <w:szCs w:val="24"/>
          </w:rPr>
          <w:t xml:space="preserve"> it was trained with default Ridge regression parameters. </w:t>
        </w:r>
      </w:ins>
      <w:r w:rsidR="00A04449">
        <w:rPr>
          <w:rFonts w:ascii="Times New Roman" w:hAnsi="Times New Roman" w:cs="Times New Roman"/>
          <w:sz w:val="24"/>
          <w:szCs w:val="24"/>
        </w:rPr>
        <w:t xml:space="preserve"> </w:t>
      </w:r>
      <w:del w:id="110" w:author="Acaru, Silviu" w:date="2026-03-12T21:40:00Z" w16du:dateUtc="2026-03-12T20:40:00Z">
        <w:r w:rsidR="007D6673" w:rsidDel="00903D17">
          <w:rPr>
            <w:rFonts w:ascii="Times New Roman" w:hAnsi="Times New Roman" w:cs="Times New Roman"/>
            <w:sz w:val="24"/>
            <w:szCs w:val="24"/>
          </w:rPr>
          <w:delText>We used the same RepeatedKfold cross-validation approach to split the meta-feature dataset into train and validation</w:delText>
        </w:r>
        <w:r w:rsidR="00166134" w:rsidDel="00903D17">
          <w:rPr>
            <w:rFonts w:ascii="Times New Roman" w:hAnsi="Times New Roman" w:cs="Times New Roman"/>
            <w:sz w:val="24"/>
            <w:szCs w:val="24"/>
          </w:rPr>
          <w:delText xml:space="preserve">. Unlike the base estimators where we </w:delText>
        </w:r>
        <w:r w:rsidR="00F94DF8" w:rsidDel="00903D17">
          <w:rPr>
            <w:rFonts w:ascii="Times New Roman" w:hAnsi="Times New Roman" w:cs="Times New Roman"/>
            <w:sz w:val="24"/>
            <w:szCs w:val="24"/>
          </w:rPr>
          <w:delText xml:space="preserve">also </w:delText>
        </w:r>
        <w:r w:rsidR="00166134" w:rsidDel="00903D17">
          <w:rPr>
            <w:rFonts w:ascii="Times New Roman" w:hAnsi="Times New Roman" w:cs="Times New Roman"/>
            <w:sz w:val="24"/>
            <w:szCs w:val="24"/>
          </w:rPr>
          <w:delText xml:space="preserve">used the cross-validation </w:delText>
        </w:r>
        <w:r w:rsidR="00986282" w:rsidDel="00903D17">
          <w:rPr>
            <w:rFonts w:ascii="Times New Roman" w:hAnsi="Times New Roman" w:cs="Times New Roman"/>
            <w:sz w:val="24"/>
            <w:szCs w:val="24"/>
          </w:rPr>
          <w:delText>to do the hyperparameter tuning,</w:delText>
        </w:r>
        <w:r w:rsidR="00166134" w:rsidDel="00903D17">
          <w:rPr>
            <w:rFonts w:ascii="Times New Roman" w:hAnsi="Times New Roman" w:cs="Times New Roman"/>
            <w:sz w:val="24"/>
            <w:szCs w:val="24"/>
          </w:rPr>
          <w:delText xml:space="preserve"> in this section, we only used it</w:delText>
        </w:r>
        <w:r w:rsidR="007D6673" w:rsidDel="00903D17">
          <w:rPr>
            <w:rFonts w:ascii="Times New Roman" w:hAnsi="Times New Roman" w:cs="Times New Roman"/>
            <w:sz w:val="24"/>
            <w:szCs w:val="24"/>
          </w:rPr>
          <w:delText xml:space="preserve"> to evaluate the performance of the ensemble model. </w:delText>
        </w:r>
      </w:del>
    </w:p>
    <w:p w14:paraId="73CB1A85" w14:textId="0149BCFE"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del w:id="111" w:author="Acaru, Silviu" w:date="2026-03-12T21:41:00Z" w16du:dateUtc="2026-03-12T20:41:00Z">
        <w:r w:rsidR="00B14F38" w:rsidDel="00903D17">
          <w:rPr>
            <w:rFonts w:ascii="Times New Roman" w:hAnsi="Times New Roman" w:cs="Times New Roman"/>
            <w:sz w:val="24"/>
            <w:szCs w:val="24"/>
          </w:rPr>
          <w:delText>W</w:delText>
        </w:r>
        <w:r w:rsidR="007D6673" w:rsidDel="00903D17">
          <w:rPr>
            <w:rFonts w:ascii="Times New Roman" w:hAnsi="Times New Roman" w:cs="Times New Roman"/>
            <w:sz w:val="24"/>
            <w:szCs w:val="24"/>
          </w:rPr>
          <w:delText>e calculated the mean</w:delText>
        </w:r>
        <w:r w:rsidR="00166134" w:rsidDel="00903D17">
          <w:rPr>
            <w:rFonts w:ascii="Times New Roman" w:hAnsi="Times New Roman" w:cs="Times New Roman"/>
            <w:sz w:val="24"/>
            <w:szCs w:val="24"/>
          </w:rPr>
          <w:delText xml:space="preserve"> of the</w:delText>
        </w:r>
        <w:r w:rsidR="007D6673" w:rsidDel="00903D17">
          <w:rPr>
            <w:rFonts w:ascii="Times New Roman" w:hAnsi="Times New Roman" w:cs="Times New Roman"/>
            <w:sz w:val="24"/>
            <w:szCs w:val="24"/>
          </w:rPr>
          <w:delText xml:space="preserve"> </w:delText>
        </w:r>
        <w:r w:rsidR="00166134" w:rsidDel="00903D17">
          <w:rPr>
            <w:rFonts w:ascii="Times New Roman" w:hAnsi="Times New Roman" w:cs="Times New Roman"/>
            <w:sz w:val="24"/>
            <w:szCs w:val="24"/>
          </w:rPr>
          <w:delText>metrics across all cross</w:delText>
        </w:r>
        <w:r w:rsidR="00F2535D" w:rsidDel="00903D17">
          <w:rPr>
            <w:rFonts w:ascii="Times New Roman" w:hAnsi="Times New Roman" w:cs="Times New Roman"/>
            <w:sz w:val="24"/>
            <w:szCs w:val="24"/>
          </w:rPr>
          <w:delText>-</w:delText>
        </w:r>
        <w:r w:rsidR="00166134" w:rsidDel="00903D17">
          <w:rPr>
            <w:rFonts w:ascii="Times New Roman" w:hAnsi="Times New Roman" w:cs="Times New Roman"/>
            <w:sz w:val="24"/>
            <w:szCs w:val="24"/>
          </w:rPr>
          <w:delText>validation splits</w:delText>
        </w:r>
      </w:del>
      <w:ins w:id="112" w:author="Acaru, Silviu" w:date="2026-03-12T21:41:00Z" w16du:dateUtc="2026-03-12T20:41:00Z">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w:t>
        </w:r>
      </w:ins>
      <w:ins w:id="113" w:author="Acaru, Silviu" w:date="2026-03-12T21:42:00Z" w16du:dateUtc="2026-03-12T20:42:00Z">
        <w:r w:rsidR="00903D17">
          <w:rPr>
            <w:rFonts w:ascii="Times New Roman" w:hAnsi="Times New Roman" w:cs="Times New Roman"/>
            <w:sz w:val="24"/>
            <w:szCs w:val="24"/>
          </w:rPr>
          <w:t xml:space="preserve">nce respectively All metrics were calculated on the </w:t>
        </w:r>
      </w:ins>
      <w:ins w:id="114" w:author="Acaru, Silviu" w:date="2026-03-12T21:43:00Z" w16du:dateUtc="2026-03-12T20:43:00Z">
        <w:r w:rsidR="00903D17">
          <w:rPr>
            <w:rFonts w:ascii="Times New Roman" w:hAnsi="Times New Roman" w:cs="Times New Roman"/>
            <w:sz w:val="24"/>
            <w:szCs w:val="24"/>
          </w:rPr>
          <w:t>original</w:t>
        </w:r>
      </w:ins>
      <w:ins w:id="115" w:author="Acaru, Silviu" w:date="2026-03-12T21:42:00Z" w16du:dateUtc="2026-03-12T20:42:00Z">
        <w:r w:rsidR="00903D17">
          <w:rPr>
            <w:rFonts w:ascii="Times New Roman" w:hAnsi="Times New Roman" w:cs="Times New Roman"/>
            <w:sz w:val="24"/>
            <w:szCs w:val="24"/>
          </w:rPr>
          <w:t xml:space="preserve"> scale of the target variable</w:t>
        </w:r>
      </w:ins>
      <w:ins w:id="116" w:author="Acaru, Silviu" w:date="2026-03-12T21:43:00Z" w16du:dateUtc="2026-03-12T20:43:00Z">
        <w:r w:rsidR="00903D17">
          <w:rPr>
            <w:rFonts w:ascii="Times New Roman" w:hAnsi="Times New Roman" w:cs="Times New Roman"/>
            <w:sz w:val="24"/>
            <w:szCs w:val="24"/>
          </w:rPr>
          <w:t xml:space="preserv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ins>
      <w:del w:id="117" w:author="Acaru, Silviu" w:date="2026-03-12T21:44:00Z" w16du:dateUtc="2026-03-12T20:44:00Z">
        <w:r w:rsidR="00166134" w:rsidDel="00903D17">
          <w:rPr>
            <w:rFonts w:ascii="Times New Roman" w:hAnsi="Times New Roman" w:cs="Times New Roman"/>
            <w:sz w:val="24"/>
            <w:szCs w:val="24"/>
          </w:rPr>
          <w:delText>. Additionally, we also calculated the lower and upper bounds of the 95</w:delText>
        </w:r>
        <w:r w:rsidR="00F2535D" w:rsidDel="00903D17">
          <w:rPr>
            <w:rFonts w:ascii="Times New Roman" w:hAnsi="Times New Roman" w:cs="Times New Roman"/>
            <w:sz w:val="24"/>
            <w:szCs w:val="24"/>
          </w:rPr>
          <w:delText xml:space="preserve"> </w:delText>
        </w:r>
        <w:r w:rsidR="00166134" w:rsidDel="00903D17">
          <w:rPr>
            <w:rFonts w:ascii="Times New Roman" w:hAnsi="Times New Roman" w:cs="Times New Roman"/>
            <w:sz w:val="24"/>
            <w:szCs w:val="24"/>
          </w:rPr>
          <w:delText xml:space="preserve">% confidence interval based on the metric values across the cross-validation splits. </w:delText>
        </w:r>
        <w:r w:rsidR="007D6673" w:rsidRPr="00E75E5F" w:rsidDel="00903D17">
          <w:rPr>
            <w:rFonts w:ascii="Times New Roman" w:hAnsi="Times New Roman" w:cs="Times New Roman"/>
            <w:sz w:val="24"/>
            <w:szCs w:val="24"/>
          </w:rPr>
          <w:delText>A confidence interval is a range of values that is likely to contain the true population parameter with a certain level of confidence. This means that we are 95</w:delText>
        </w:r>
        <w:r w:rsidR="00F2535D" w:rsidDel="00903D17">
          <w:rPr>
            <w:rFonts w:ascii="Times New Roman" w:hAnsi="Times New Roman" w:cs="Times New Roman"/>
            <w:sz w:val="24"/>
            <w:szCs w:val="24"/>
          </w:rPr>
          <w:delText xml:space="preserve"> </w:delText>
        </w:r>
        <w:r w:rsidR="007D6673" w:rsidRPr="00E75E5F" w:rsidDel="00903D17">
          <w:rPr>
            <w:rFonts w:ascii="Times New Roman" w:hAnsi="Times New Roman" w:cs="Times New Roman"/>
            <w:sz w:val="24"/>
            <w:szCs w:val="24"/>
          </w:rPr>
          <w:delText>% confident that the true population parameter (</w:delText>
        </w:r>
        <w:r w:rsidR="007D6673" w:rsidRPr="011A7C3E" w:rsidDel="00903D17">
          <w:rPr>
            <w:rFonts w:ascii="Times New Roman" w:hAnsi="Times New Roman" w:cs="Times New Roman"/>
            <w:i/>
            <w:iCs/>
            <w:sz w:val="24"/>
            <w:szCs w:val="24"/>
          </w:rPr>
          <w:delText>e.g.</w:delText>
        </w:r>
        <w:r w:rsidR="007D6673" w:rsidRPr="00E75E5F" w:rsidDel="00903D17">
          <w:rPr>
            <w:rFonts w:ascii="Times New Roman" w:hAnsi="Times New Roman" w:cs="Times New Roman"/>
            <w:sz w:val="24"/>
            <w:szCs w:val="24"/>
          </w:rPr>
          <w:delText xml:space="preserve">, the true accuracy of the </w:delText>
        </w:r>
        <w:r w:rsidR="00F722A3" w:rsidDel="00903D17">
          <w:rPr>
            <w:rFonts w:ascii="Times New Roman" w:hAnsi="Times New Roman" w:cs="Times New Roman"/>
            <w:sz w:val="24"/>
            <w:szCs w:val="24"/>
          </w:rPr>
          <w:delText xml:space="preserve">base model or the </w:delText>
        </w:r>
        <w:r w:rsidR="007D6673" w:rsidRPr="00E75E5F" w:rsidDel="00903D17">
          <w:rPr>
            <w:rFonts w:ascii="Times New Roman" w:hAnsi="Times New Roman" w:cs="Times New Roman"/>
            <w:sz w:val="24"/>
            <w:szCs w:val="24"/>
          </w:rPr>
          <w:delText>meta-model) falls within the range of the confidence interval.</w:delText>
        </w:r>
        <w:r w:rsidR="00B14F38" w:rsidDel="00903D17">
          <w:rPr>
            <w:rFonts w:ascii="Times New Roman" w:hAnsi="Times New Roman" w:cs="Times New Roman"/>
            <w:sz w:val="24"/>
            <w:szCs w:val="24"/>
          </w:rPr>
          <w:delText xml:space="preserve"> </w:delText>
        </w:r>
      </w:del>
    </w:p>
    <w:p w14:paraId="5884EC46" w14:textId="509019A0"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ins w:id="118" w:author="Acaru, Silviu" w:date="2026-03-12T21:45:00Z" w16du:dateUtc="2026-03-12T20:45:00Z">
        <w:r w:rsidR="00903D17">
          <w:rPr>
            <w:rFonts w:ascii="Times New Roman" w:hAnsi="Times New Roman" w:cs="Times New Roman"/>
            <w:sz w:val="24"/>
            <w:szCs w:val="24"/>
          </w:rPr>
          <w:t>identified based on the test set performance, specifically minimizing test MAE while monitoring validation MAE to assess consistency</w:t>
        </w:r>
      </w:ins>
      <w:ins w:id="119" w:author="Acaru, Silviu" w:date="2026-03-15T19:54:00Z" w16du:dateUtc="2026-03-15T18:54:00Z">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ins>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ins w:id="120" w:author="Acaru, Silviu" w:date="2026-03-15T19:54:00Z" w16du:dateUtc="2026-03-15T18:54:00Z">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ins>
      <w:ins w:id="121" w:author="Acaru, Silviu" w:date="2026-03-12T21:45:00Z" w16du:dateUtc="2026-03-12T20:45:00Z">
        <w:r w:rsidR="00903D17">
          <w:rPr>
            <w:rFonts w:ascii="Times New Roman" w:hAnsi="Times New Roman" w:cs="Times New Roman"/>
            <w:sz w:val="24"/>
            <w:szCs w:val="24"/>
          </w:rPr>
          <w:t xml:space="preserve">. </w:t>
        </w:r>
      </w:ins>
      <w:del w:id="122" w:author="Acaru, Silviu" w:date="2026-03-12T21:45:00Z" w16du:dateUtc="2026-03-12T20:45:00Z">
        <w:r w:rsidR="00F722A3" w:rsidDel="00903D17">
          <w:rPr>
            <w:rFonts w:ascii="Times New Roman" w:hAnsi="Times New Roman" w:cs="Times New Roman"/>
            <w:sz w:val="24"/>
            <w:szCs w:val="24"/>
          </w:rPr>
          <w:delText xml:space="preserve">constructed </w:delText>
        </w:r>
        <w:r w:rsidR="00C93F2B" w:rsidDel="00903D17">
          <w:rPr>
            <w:rFonts w:ascii="Times New Roman" w:hAnsi="Times New Roman" w:cs="Times New Roman"/>
            <w:sz w:val="24"/>
            <w:szCs w:val="24"/>
          </w:rPr>
          <w:delText xml:space="preserve">by training the </w:delText>
        </w:r>
        <w:r w:rsidR="00F2535D" w:rsidDel="00903D17">
          <w:rPr>
            <w:rFonts w:ascii="Times New Roman" w:hAnsi="Times New Roman" w:cs="Times New Roman"/>
            <w:sz w:val="24"/>
            <w:szCs w:val="24"/>
          </w:rPr>
          <w:delText xml:space="preserve">ridge </w:delText>
        </w:r>
        <w:r w:rsidR="00C93F2B" w:rsidDel="00903D17">
          <w:rPr>
            <w:rFonts w:ascii="Times New Roman" w:hAnsi="Times New Roman" w:cs="Times New Roman"/>
            <w:sz w:val="24"/>
            <w:szCs w:val="24"/>
          </w:rPr>
          <w:delText xml:space="preserve">algorithm </w:delText>
        </w:r>
        <w:r w:rsidR="00F722A3" w:rsidDel="00903D17">
          <w:rPr>
            <w:rFonts w:ascii="Times New Roman" w:hAnsi="Times New Roman" w:cs="Times New Roman"/>
            <w:sz w:val="24"/>
            <w:szCs w:val="24"/>
          </w:rPr>
          <w:delText>on the complete meta-features dataset.</w:delText>
        </w:r>
      </w:del>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23" w:name="_Ref177040919"/>
      <w:bookmarkStart w:id="124"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23"/>
      <w:bookmarkEnd w:id="124"/>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F8D3C33"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lastRenderedPageBreak/>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w:t>
      </w:r>
      <w:proofErr w:type="gramStart"/>
      <w:r w:rsidRPr="00455D1F">
        <w:rPr>
          <w:rFonts w:ascii="Times New Roman" w:hAnsi="Times New Roman" w:cs="Times New Roman"/>
          <w:sz w:val="24"/>
          <w:szCs w:val="24"/>
        </w:rPr>
        <w:t>determination</w:t>
      </w:r>
      <w:proofErr w:type="gramEnd"/>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25" w:name="_Toc179040472"/>
      <w:bookmarkStart w:id="126"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25"/>
      <w:bookmarkEnd w:id="126"/>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6C366FB8" w14:textId="77777777" w:rsidR="00DD0A4B" w:rsidRPr="00455D1F" w:rsidRDefault="00DD0A4B" w:rsidP="00455D1F">
      <w:pPr>
        <w:jc w:val="both"/>
        <w:rPr>
          <w:rFonts w:ascii="Times New Roman" w:hAnsi="Times New Roman" w:cs="Times New Roman"/>
          <w:sz w:val="24"/>
          <w:szCs w:val="24"/>
        </w:rPr>
      </w:pP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27"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27"/>
      <w:r w:rsidRPr="00443E04">
        <w:rPr>
          <w:rFonts w:ascii="Times New Roman" w:hAnsi="Times New Roman" w:cs="Times New Roman"/>
          <w:sz w:val="24"/>
          <w:szCs w:val="24"/>
        </w:rPr>
        <w:t xml:space="preserve"> Mapping parameters to explore the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2110"/>
        <w:gridCol w:w="4238"/>
        <w:gridCol w:w="2017"/>
        <w:tblGridChange w:id="128">
          <w:tblGrid>
            <w:gridCol w:w="2110"/>
            <w:gridCol w:w="4238"/>
            <w:gridCol w:w="2017"/>
          </w:tblGrid>
        </w:tblGridChange>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52753126"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proofErr w:type="spellStart"/>
            <w:del w:id="129" w:author="Acaru, Silviu" w:date="2026-03-15T21:30:00Z" w16du:dateUtc="2026-03-15T20:30:00Z">
              <w:r w:rsidRPr="00506ACC" w:rsidDel="00241180">
                <w:rPr>
                  <w:rFonts w:ascii="Times New Roman" w:hAnsi="Times New Roman" w:cs="Times New Roman"/>
                  <w:b/>
                  <w:sz w:val="16"/>
                  <w:szCs w:val="16"/>
                </w:rPr>
                <w:delText>mmol NCO)</w:delText>
              </w:r>
            </w:del>
            <w:ins w:id="130" w:author="Acaru, Silviu" w:date="2026-03-15T21:30:00Z" w16du:dateUtc="2026-03-15T20:30:00Z">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ins>
          </w:p>
        </w:tc>
        <w:tc>
          <w:tcPr>
            <w:tcW w:w="4238" w:type="dxa"/>
            <w:vAlign w:val="center"/>
            <w:hideMark/>
          </w:tcPr>
          <w:p w14:paraId="29DA5DFC" w14:textId="35B1B438"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del w:id="131" w:author="Acaru, Silviu" w:date="2026-03-15T21:31:00Z" w16du:dateUtc="2026-03-15T20:31:00Z">
              <w:r w:rsidRPr="00506ACC" w:rsidDel="00241180">
                <w:rPr>
                  <w:rFonts w:ascii="Times New Roman" w:hAnsi="Times New Roman" w:cs="Times New Roman"/>
                  <w:sz w:val="16"/>
                  <w:szCs w:val="16"/>
                </w:rPr>
                <w:delText xml:space="preserve">integers </w:delText>
              </w:r>
            </w:del>
            <w:ins w:id="132" w:author="Acaru, Silviu" w:date="2026-03-15T21:31:00Z" w16du:dateUtc="2026-03-15T20:31:00Z">
              <w:r w:rsidR="00241180">
                <w:rPr>
                  <w:rFonts w:ascii="Times New Roman" w:hAnsi="Times New Roman" w:cs="Times New Roman"/>
                  <w:sz w:val="16"/>
                  <w:szCs w:val="16"/>
                </w:rPr>
                <w:t xml:space="preserve">values </w:t>
              </w:r>
            </w:ins>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ins w:id="133" w:author="Acaru, Silviu" w:date="2026-03-15T21:31:00Z" w16du:dateUtc="2026-03-15T20:31:00Z">
              <w:r w:rsidR="00241180">
                <w:rPr>
                  <w:rFonts w:ascii="Times New Roman" w:hAnsi="Times New Roman" w:cs="Times New Roman"/>
                  <w:sz w:val="16"/>
                  <w:szCs w:val="16"/>
                </w:rPr>
                <w:t>, 20</w:t>
              </w:r>
            </w:ins>
          </w:p>
        </w:tc>
      </w:tr>
      <w:tr w:rsidR="0028047B" w:rsidRPr="00506ACC" w14:paraId="362162AE" w14:textId="77777777" w:rsidTr="00241180">
        <w:tblPrEx>
          <w:tblW w:w="0" w:type="auto"/>
          <w:jc w:val="center"/>
          <w:tblPrExChange w:id="134" w:author="Acaru, Silviu" w:date="2026-03-15T21:31:00Z" w16du:dateUtc="2026-03-15T20:31:00Z">
            <w:tblPrEx>
              <w:tblW w:w="0" w:type="auto"/>
              <w:jc w:val="center"/>
            </w:tblPrEx>
          </w:tblPrExChange>
        </w:tblPrEx>
        <w:trPr>
          <w:trHeight w:val="20"/>
          <w:jc w:val="center"/>
          <w:trPrChange w:id="135" w:author="Acaru, Silviu" w:date="2026-03-15T21:31:00Z" w16du:dateUtc="2026-03-15T20:31:00Z">
            <w:trPr>
              <w:trHeight w:val="20"/>
              <w:jc w:val="center"/>
            </w:trPr>
          </w:trPrChange>
        </w:trPr>
        <w:tc>
          <w:tcPr>
            <w:cnfStyle w:val="001000000000" w:firstRow="0" w:lastRow="0" w:firstColumn="1" w:lastColumn="0" w:oddVBand="0" w:evenVBand="0" w:oddHBand="0" w:evenHBand="0" w:firstRowFirstColumn="0" w:firstRowLastColumn="0" w:lastRowFirstColumn="0" w:lastRowLastColumn="0"/>
            <w:tcW w:w="0" w:type="auto"/>
            <w:vAlign w:val="center"/>
            <w:tcPrChange w:id="136" w:author="Acaru, Silviu" w:date="2026-03-15T21:31:00Z" w16du:dateUtc="2026-03-15T20:31:00Z">
              <w:tcPr>
                <w:tcW w:w="0" w:type="auto"/>
                <w:vAlign w:val="center"/>
              </w:tcPr>
            </w:tcPrChange>
          </w:tcPr>
          <w:p w14:paraId="66B8385C" w14:textId="4FC8139A" w:rsidR="0028047B" w:rsidRPr="00506ACC" w:rsidRDefault="0028047B" w:rsidP="0028047B">
            <w:pPr>
              <w:spacing w:line="259" w:lineRule="auto"/>
              <w:rPr>
                <w:rFonts w:ascii="Times New Roman" w:hAnsi="Times New Roman" w:cs="Times New Roman"/>
                <w:b/>
                <w:sz w:val="16"/>
                <w:szCs w:val="16"/>
              </w:rPr>
            </w:pPr>
            <w:del w:id="137" w:author="Acaru, Silviu" w:date="2026-03-15T21:31:00Z" w16du:dateUtc="2026-03-15T20:31:00Z">
              <w:r w:rsidRPr="00506ACC" w:rsidDel="00241180">
                <w:rPr>
                  <w:rFonts w:ascii="Times New Roman" w:hAnsi="Times New Roman" w:cs="Times New Roman"/>
                  <w:b/>
                  <w:sz w:val="16"/>
                  <w:szCs w:val="16"/>
                </w:rPr>
                <w:delText>Tin(II) octoate</w:delText>
              </w:r>
            </w:del>
          </w:p>
        </w:tc>
        <w:tc>
          <w:tcPr>
            <w:tcW w:w="4238" w:type="dxa"/>
            <w:vAlign w:val="center"/>
            <w:tcPrChange w:id="138" w:author="Acaru, Silviu" w:date="2026-03-15T21:31:00Z" w16du:dateUtc="2026-03-15T20:31:00Z">
              <w:tcPr>
                <w:tcW w:w="4238" w:type="dxa"/>
                <w:vAlign w:val="center"/>
              </w:tcPr>
            </w:tcPrChange>
          </w:tcPr>
          <w:p w14:paraId="445711BD" w14:textId="071DC6F8"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39" w:author="Acaru, Silviu" w:date="2026-03-15T21:31:00Z" w16du:dateUtc="2026-03-15T20:31:00Z">
              <w:r w:rsidRPr="00506ACC" w:rsidDel="00241180">
                <w:rPr>
                  <w:rFonts w:ascii="Times New Roman" w:hAnsi="Times New Roman" w:cs="Times New Roman"/>
                  <w:sz w:val="16"/>
                  <w:szCs w:val="16"/>
                </w:rPr>
                <w:delText>4 equidistant points in the range from 0 to 1.5 (step of 0.5)</w:delText>
              </w:r>
            </w:del>
          </w:p>
        </w:tc>
        <w:tc>
          <w:tcPr>
            <w:tcW w:w="2017" w:type="dxa"/>
            <w:vAlign w:val="center"/>
            <w:tcPrChange w:id="140" w:author="Acaru, Silviu" w:date="2026-03-15T21:31:00Z" w16du:dateUtc="2026-03-15T20:31:00Z">
              <w:tcPr>
                <w:tcW w:w="2017" w:type="dxa"/>
                <w:vAlign w:val="center"/>
              </w:tcPr>
            </w:tcPrChange>
          </w:tcPr>
          <w:p w14:paraId="5B506436" w14:textId="77B8C9AC"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41" w:author="Acaru, Silviu" w:date="2026-03-15T21:31:00Z" w16du:dateUtc="2026-03-15T20:31:00Z">
              <w:r w:rsidRPr="00506ACC" w:rsidDel="00241180">
                <w:rPr>
                  <w:rFonts w:ascii="Times New Roman" w:hAnsi="Times New Roman" w:cs="Times New Roman"/>
                  <w:sz w:val="16"/>
                  <w:szCs w:val="16"/>
                </w:rPr>
                <w:delText>0, 0.5, 1.0, 1.5</w:delText>
              </w:r>
            </w:del>
          </w:p>
        </w:tc>
      </w:tr>
      <w:tr w:rsidR="0028047B" w:rsidRPr="00506ACC" w:rsidDel="00241180" w14:paraId="2E983021" w14:textId="367DA6E9" w:rsidTr="0028047B">
        <w:trPr>
          <w:cnfStyle w:val="000000100000" w:firstRow="0" w:lastRow="0" w:firstColumn="0" w:lastColumn="0" w:oddVBand="0" w:evenVBand="0" w:oddHBand="1" w:evenHBand="0" w:firstRowFirstColumn="0" w:firstRowLastColumn="0" w:lastRowFirstColumn="0" w:lastRowLastColumn="0"/>
          <w:trHeight w:val="20"/>
          <w:jc w:val="center"/>
          <w:del w:id="142" w:author="Acaru, Silviu" w:date="2026-03-15T21:27:00Z" w16du:dateUtc="2026-03-15T20:27:00Z"/>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D378BD" w14:textId="48D07281" w:rsidR="0028047B" w:rsidRPr="00506ACC" w:rsidDel="00241180" w:rsidRDefault="0028047B" w:rsidP="0028047B">
            <w:pPr>
              <w:spacing w:line="259" w:lineRule="auto"/>
              <w:rPr>
                <w:del w:id="143" w:author="Acaru, Silviu" w:date="2026-03-15T21:27:00Z" w16du:dateUtc="2026-03-15T20:27:00Z"/>
                <w:rFonts w:ascii="Times New Roman" w:hAnsi="Times New Roman" w:cs="Times New Roman"/>
                <w:b/>
                <w:sz w:val="16"/>
                <w:szCs w:val="16"/>
              </w:rPr>
            </w:pPr>
            <w:del w:id="144" w:author="Acaru, Silviu" w:date="2026-03-15T21:27:00Z" w16du:dateUtc="2026-03-15T20:27:00Z">
              <w:r w:rsidRPr="00506ACC" w:rsidDel="00241180">
                <w:rPr>
                  <w:rFonts w:ascii="Times New Roman" w:hAnsi="Times New Roman" w:cs="Times New Roman"/>
                  <w:b/>
                  <w:sz w:val="16"/>
                  <w:szCs w:val="16"/>
                </w:rPr>
                <w:delText>Swelling ratio (%)</w:delText>
              </w:r>
            </w:del>
          </w:p>
        </w:tc>
        <w:tc>
          <w:tcPr>
            <w:tcW w:w="4238" w:type="dxa"/>
            <w:vAlign w:val="center"/>
            <w:hideMark/>
          </w:tcPr>
          <w:p w14:paraId="00CBC81A" w14:textId="5A82E2EF" w:rsidR="0028047B" w:rsidRPr="00506ACC" w:rsidDel="00241180"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del w:id="145" w:author="Acaru, Silviu" w:date="2026-03-15T21:27:00Z" w16du:dateUtc="2026-03-15T20:27:00Z"/>
                <w:rFonts w:ascii="Times New Roman" w:hAnsi="Times New Roman" w:cs="Times New Roman"/>
                <w:sz w:val="16"/>
                <w:szCs w:val="16"/>
              </w:rPr>
            </w:pPr>
            <w:del w:id="146" w:author="Acaru, Silviu" w:date="2026-03-15T21:27:00Z" w16du:dateUtc="2026-03-15T20:27:00Z">
              <w:r w:rsidRPr="00506ACC" w:rsidDel="00241180">
                <w:rPr>
                  <w:rFonts w:ascii="Times New Roman" w:hAnsi="Times New Roman" w:cs="Times New Roman"/>
                  <w:sz w:val="16"/>
                  <w:szCs w:val="16"/>
                </w:rPr>
                <w:delText xml:space="preserve">The min and max points in the range from 0 to 472 </w:delText>
              </w:r>
            </w:del>
          </w:p>
        </w:tc>
        <w:tc>
          <w:tcPr>
            <w:tcW w:w="2017" w:type="dxa"/>
            <w:vAlign w:val="center"/>
            <w:hideMark/>
          </w:tcPr>
          <w:p w14:paraId="24C82DF7" w14:textId="04010731" w:rsidR="0028047B" w:rsidRPr="00506ACC" w:rsidDel="00241180"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del w:id="147" w:author="Acaru, Silviu" w:date="2026-03-15T21:27:00Z" w16du:dateUtc="2026-03-15T20:27:00Z"/>
                <w:rFonts w:ascii="Times New Roman" w:hAnsi="Times New Roman" w:cs="Times New Roman"/>
                <w:sz w:val="16"/>
                <w:szCs w:val="16"/>
              </w:rPr>
            </w:pPr>
            <w:del w:id="148" w:author="Acaru, Silviu" w:date="2026-03-15T21:27:00Z" w16du:dateUtc="2026-03-15T20:27:00Z">
              <w:r w:rsidRPr="00506ACC" w:rsidDel="00241180">
                <w:rPr>
                  <w:rFonts w:ascii="Times New Roman" w:hAnsi="Times New Roman" w:cs="Times New Roman"/>
                  <w:sz w:val="16"/>
                  <w:szCs w:val="16"/>
                </w:rPr>
                <w:delText>0, 472</w:delText>
              </w:r>
            </w:del>
          </w:p>
        </w:tc>
      </w:tr>
    </w:tbl>
    <w:p w14:paraId="1F7B2756" w14:textId="0D7916C2" w:rsidR="00797BE2" w:rsidRPr="00443E04" w:rsidDel="00241180" w:rsidRDefault="00797BE2" w:rsidP="00797BE2">
      <w:pPr>
        <w:rPr>
          <w:del w:id="149" w:author="Acaru, Silviu" w:date="2026-03-15T21:27:00Z" w16du:dateUtc="2026-03-15T20:27:00Z"/>
          <w:rFonts w:ascii="Times New Roman" w:hAnsi="Times New Roman" w:cs="Times New Roman"/>
          <w:sz w:val="24"/>
          <w:szCs w:val="24"/>
        </w:rPr>
      </w:pPr>
    </w:p>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150" w:name="_Ref182406235"/>
      <w:r w:rsidRPr="00CB72F0">
        <w:rPr>
          <w:rFonts w:ascii="Times New Roman" w:hAnsi="Times New Roman" w:cs="Times New Roman"/>
          <w:sz w:val="24"/>
          <w:szCs w:val="24"/>
        </w:rPr>
        <w:lastRenderedPageBreak/>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15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 xml:space="preserve">effectively. However, we encountered significant challenges in the mapping process related to input feature increments. Using larger increments led to gaps in coverage of the desired target </w:t>
      </w:r>
      <w:proofErr w:type="spellStart"/>
      <w:r w:rsidRPr="00C627D6">
        <w:rPr>
          <w:rFonts w:ascii="Times New Roman" w:hAnsi="Times New Roman" w:cs="Times New Roman"/>
          <w:sz w:val="24"/>
          <w:szCs w:val="24"/>
        </w:rPr>
        <w:t>T</w:t>
      </w:r>
      <w:r w:rsidRPr="00CB72F0">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vertAlign w:val="subscript"/>
        </w:rPr>
        <w:t xml:space="preserve">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 xml:space="preserve">To address these challenges, we implemented an adaptive grid search algorithm that optimizes input parameters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xml:space="preserve">). For each target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it systematically evaluates combinations of these parameters, using both base and meta-models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The algorithm works through an iterative refinement process. Initially, for each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it systematically evaluates all parameter combinations within the current grid using both base and meta-models for prediction. The absolute difference between each predicted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and the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We applied this method across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w:t>
      </w:r>
      <w:proofErr w:type="spellStart"/>
      <w:r w:rsidR="00506C40">
        <w:rPr>
          <w:rFonts w:ascii="Times New Roman" w:hAnsi="Times New Roman" w:cs="Times New Roman"/>
          <w:sz w:val="24"/>
          <w:szCs w:val="24"/>
        </w:rPr>
        <w:t>T</w:t>
      </w:r>
      <w:r w:rsidR="00506C40" w:rsidRPr="00506C40">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151"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15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2639"/>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60CF603B"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del w:id="152" w:author="Acaru, Silviu" w:date="2026-03-15T21:33:00Z" w16du:dateUtc="2026-03-15T20:33:00Z">
              <w:r w:rsidRPr="001E7FE3" w:rsidDel="00241180">
                <w:rPr>
                  <w:rFonts w:ascii="Times New Roman" w:hAnsi="Times New Roman" w:cs="Times New Roman"/>
                  <w:b/>
                  <w:sz w:val="16"/>
                  <w:szCs w:val="16"/>
                </w:rPr>
                <w:delText xml:space="preserve"> content </w:delText>
              </w:r>
            </w:del>
            <w:r w:rsidRPr="001E7FE3">
              <w:rPr>
                <w:rFonts w:ascii="Times New Roman" w:hAnsi="Times New Roman" w:cs="Times New Roman"/>
                <w:b/>
                <w:sz w:val="16"/>
                <w:szCs w:val="16"/>
              </w:rPr>
              <w:t>(</w:t>
            </w:r>
            <w:proofErr w:type="spellStart"/>
            <w:ins w:id="153" w:author="Acaru, Silviu" w:date="2026-03-15T21:33:00Z" w16du:dateUtc="2026-03-15T20:33:00Z">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ins>
            <w:del w:id="154" w:author="Acaru, Silviu" w:date="2026-03-15T21:33:00Z" w16du:dateUtc="2026-03-15T20:33:00Z">
              <w:r w:rsidRPr="001E7FE3" w:rsidDel="00241180">
                <w:rPr>
                  <w:rFonts w:ascii="Times New Roman" w:hAnsi="Times New Roman" w:cs="Times New Roman"/>
                  <w:b/>
                  <w:sz w:val="16"/>
                  <w:szCs w:val="16"/>
                </w:rPr>
                <w:delText>mmol NCO</w:delText>
              </w:r>
            </w:del>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r w:rsidR="00762F22" w:rsidRPr="009E3FF7" w14:paraId="3C0DA9D3"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86FB70" w14:textId="744FBF0A" w:rsidR="00762F22" w:rsidRPr="001E7FE3" w:rsidRDefault="00762F22" w:rsidP="00762F22">
            <w:pPr>
              <w:tabs>
                <w:tab w:val="left" w:pos="993"/>
              </w:tabs>
              <w:rPr>
                <w:rFonts w:ascii="Times New Roman" w:hAnsi="Times New Roman" w:cs="Times New Roman"/>
                <w:b/>
                <w:sz w:val="16"/>
                <w:szCs w:val="16"/>
              </w:rPr>
            </w:pPr>
            <w:del w:id="155" w:author="Acaru, Silviu" w:date="2026-03-15T21:36:00Z" w16du:dateUtc="2026-03-15T20:36:00Z">
              <w:r w:rsidDel="003B45A2">
                <w:rPr>
                  <w:rFonts w:ascii="Times New Roman" w:hAnsi="Times New Roman" w:cs="Times New Roman"/>
                  <w:b/>
                  <w:sz w:val="16"/>
                  <w:szCs w:val="16"/>
                </w:rPr>
                <w:delText>Tin(II) octoate (wt%)</w:delText>
              </w:r>
            </w:del>
          </w:p>
        </w:tc>
        <w:tc>
          <w:tcPr>
            <w:tcW w:w="0" w:type="auto"/>
          </w:tcPr>
          <w:p w14:paraId="3068B5A8" w14:textId="48F82FD4" w:rsidR="00762F22" w:rsidRPr="009E3FF7" w:rsidRDefault="009528F0"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56" w:author="Acaru, Silviu" w:date="2026-03-15T21:36:00Z" w16du:dateUtc="2026-03-15T20:36:00Z">
              <w:r w:rsidRPr="009528F0" w:rsidDel="003B45A2">
                <w:rPr>
                  <w:rFonts w:ascii="Times New Roman" w:hAnsi="Times New Roman" w:cs="Times New Roman"/>
                  <w:sz w:val="16"/>
                  <w:szCs w:val="16"/>
                </w:rPr>
                <w:delText>0, 0.67, 1.33, 2.0</w:delText>
              </w:r>
            </w:del>
          </w:p>
        </w:tc>
      </w:tr>
      <w:tr w:rsidR="00762F22" w:rsidRPr="009E3FF7" w14:paraId="7AEABF1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6DD9CB" w14:textId="4883ADBB" w:rsidR="00762F22" w:rsidRPr="001E7FE3" w:rsidRDefault="00762F22" w:rsidP="00762F22">
            <w:pPr>
              <w:rPr>
                <w:rFonts w:ascii="Times New Roman" w:hAnsi="Times New Roman" w:cs="Times New Roman"/>
                <w:b/>
                <w:sz w:val="16"/>
                <w:szCs w:val="16"/>
              </w:rPr>
            </w:pPr>
            <w:del w:id="157" w:author="Acaru, Silviu" w:date="2026-03-15T21:36:00Z" w16du:dateUtc="2026-03-15T20:36:00Z">
              <w:r w:rsidRPr="001E7FE3" w:rsidDel="003B45A2">
                <w:rPr>
                  <w:rFonts w:ascii="Times New Roman" w:hAnsi="Times New Roman" w:cs="Times New Roman"/>
                  <w:b/>
                  <w:sz w:val="16"/>
                  <w:szCs w:val="16"/>
                </w:rPr>
                <w:delText>Swelling ratio (%)</w:delText>
              </w:r>
            </w:del>
          </w:p>
        </w:tc>
        <w:tc>
          <w:tcPr>
            <w:tcW w:w="0" w:type="auto"/>
          </w:tcPr>
          <w:p w14:paraId="2548F4F9" w14:textId="3260D978" w:rsidR="00762F22" w:rsidRPr="009E3FF7" w:rsidRDefault="00762F22" w:rsidP="00762F22">
            <w:pPr>
              <w:tabs>
                <w:tab w:val="left" w:pos="100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58" w:author="Acaru, Silviu" w:date="2026-03-15T21:36:00Z" w16du:dateUtc="2026-03-15T20:36:00Z">
              <w:r w:rsidRPr="009E3FF7" w:rsidDel="003B45A2">
                <w:rPr>
                  <w:rFonts w:ascii="Times New Roman" w:hAnsi="Times New Roman" w:cs="Times New Roman"/>
                  <w:sz w:val="16"/>
                  <w:szCs w:val="16"/>
                </w:rPr>
                <w:delText>0, 118, 236, 354, 472</w:delText>
              </w:r>
            </w:del>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lastRenderedPageBreak/>
        <w:t xml:space="preserve">This process generated a dataset of optimal parameter combinations and their corresponding predicted </w:t>
      </w:r>
      <w:proofErr w:type="spellStart"/>
      <w:r w:rsidRPr="00171199">
        <w:rPr>
          <w:rFonts w:ascii="Times New Roman" w:hAnsi="Times New Roman" w:cs="Times New Roman"/>
          <w:sz w:val="24"/>
          <w:szCs w:val="24"/>
        </w:rPr>
        <w:t>T</w:t>
      </w:r>
      <w:r w:rsidRPr="000A1535">
        <w:rPr>
          <w:rFonts w:ascii="Times New Roman" w:hAnsi="Times New Roman" w:cs="Times New Roman"/>
          <w:sz w:val="24"/>
          <w:szCs w:val="24"/>
          <w:vertAlign w:val="subscript"/>
        </w:rPr>
        <w:t>g</w:t>
      </w:r>
      <w:proofErr w:type="spellEnd"/>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w:t>
      </w:r>
      <w:proofErr w:type="spellStart"/>
      <w:r w:rsidR="000A1535">
        <w:rPr>
          <w:rFonts w:ascii="Times New Roman" w:hAnsi="Times New Roman" w:cs="Times New Roman"/>
          <w:sz w:val="24"/>
          <w:szCs w:val="24"/>
        </w:rPr>
        <w:t>T</w:t>
      </w:r>
      <w:r w:rsidR="000A1535" w:rsidRPr="000A1535">
        <w:rPr>
          <w:rFonts w:ascii="Times New Roman" w:hAnsi="Times New Roman" w:cs="Times New Roman"/>
          <w:sz w:val="24"/>
          <w:szCs w:val="24"/>
          <w:vertAlign w:val="subscript"/>
        </w:rPr>
        <w:t>g</w:t>
      </w:r>
      <w:proofErr w:type="spellEnd"/>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w:t>
      </w:r>
      <w:proofErr w:type="spellStart"/>
      <w:r w:rsidR="000A1535" w:rsidRPr="000A1535">
        <w:rPr>
          <w:rFonts w:ascii="Times New Roman" w:eastAsia="Times New Roman" w:hAnsi="Times New Roman" w:cs="Times New Roman"/>
          <w:sz w:val="24"/>
          <w:szCs w:val="24"/>
        </w:rPr>
        <w:t>T</w:t>
      </w:r>
      <w:r w:rsidR="000A1535" w:rsidRPr="000A1535">
        <w:rPr>
          <w:rFonts w:ascii="Times New Roman" w:eastAsia="Times New Roman" w:hAnsi="Times New Roman" w:cs="Times New Roman"/>
          <w:sz w:val="24"/>
          <w:szCs w:val="24"/>
          <w:vertAlign w:val="subscript"/>
        </w:rPr>
        <w:t>g</w:t>
      </w:r>
      <w:proofErr w:type="spellEnd"/>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59" w:name="_Toc179040474"/>
      <w:bookmarkStart w:id="160" w:name="_Ref179040891"/>
      <w:r w:rsidRPr="00443E04">
        <w:rPr>
          <w:rFonts w:ascii="Times New Roman" w:eastAsia="Times New Roman" w:hAnsi="Times New Roman" w:cs="Times New Roman"/>
          <w:sz w:val="24"/>
          <w:szCs w:val="24"/>
        </w:rPr>
        <w:t>Results and Discussion</w:t>
      </w:r>
      <w:bookmarkEnd w:id="159"/>
      <w:bookmarkEnd w:id="160"/>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161"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161"/>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312DC9FD" w14:textId="77777777" w:rsidR="00F22F6B" w:rsidRDefault="00F22F6B" w:rsidP="00F22F6B"/>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 xml:space="preserve">The analysis of correlations with </w:t>
      </w:r>
      <w:proofErr w:type="spellStart"/>
      <w:r w:rsidRPr="00416F5B">
        <w:rPr>
          <w:rFonts w:ascii="Times New Roman" w:eastAsia="Times New Roman" w:hAnsi="Times New Roman" w:cs="Times New Roman"/>
          <w:sz w:val="24"/>
          <w:szCs w:val="24"/>
        </w:rPr>
        <w:t>T</w:t>
      </w:r>
      <w:r w:rsidRPr="00416F5B">
        <w:rPr>
          <w:rFonts w:ascii="Times New Roman" w:eastAsia="Times New Roman" w:hAnsi="Times New Roman" w:cs="Times New Roman"/>
          <w:sz w:val="24"/>
          <w:szCs w:val="24"/>
          <w:vertAlign w:val="subscript"/>
        </w:rPr>
        <w:t>g</w:t>
      </w:r>
      <w:proofErr w:type="spellEnd"/>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162"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162"/>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3705EAD7" w:rsidR="00256B19" w:rsidRDefault="00A246AD" w:rsidP="00D43E05">
      <w:pPr>
        <w:pStyle w:val="whitespace-pre-wrap"/>
        <w:spacing w:before="0" w:beforeAutospacing="0" w:after="160" w:afterAutospacing="0"/>
        <w:jc w:val="both"/>
      </w:pPr>
      <w:r>
        <w:t xml:space="preserve">Lignin content, </w:t>
      </w:r>
      <w:r w:rsidR="00643BB4">
        <w:t>(</w:t>
      </w:r>
      <w:r>
        <w:t>"</w:t>
      </w:r>
      <w:r w:rsidRPr="000177A0">
        <w:rPr>
          <w:i/>
        </w:rPr>
        <w:t>Lignin (</w:t>
      </w:r>
      <w:proofErr w:type="spellStart"/>
      <w:r w:rsidRPr="000177A0">
        <w:rPr>
          <w:i/>
        </w:rPr>
        <w:t>wt</w:t>
      </w:r>
      <w:proofErr w:type="spellEnd"/>
      <w:r w:rsidRPr="000177A0">
        <w:rPr>
          <w:i/>
        </w:rPr>
        <w:t>%)</w:t>
      </w:r>
      <w:r>
        <w:t>"</w:t>
      </w:r>
      <w:r w:rsidR="00643BB4">
        <w:t>)</w:t>
      </w:r>
      <w:r>
        <w:t xml:space="preserve"> exhibits the strongest positive correlation with </w:t>
      </w:r>
      <w:proofErr w:type="spellStart"/>
      <w:r>
        <w:t>T</w:t>
      </w:r>
      <w:r w:rsidRPr="000177A0">
        <w:rPr>
          <w:vertAlign w:val="subscript"/>
        </w:rPr>
        <w:t>g</w:t>
      </w:r>
      <w:proofErr w:type="spellEnd"/>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 xml:space="preserve">can enhance the rigidity and thermal stability of the material. As the lignin content increases, the network of crosslinks becomes denser, restricting molecular mobility and leading to a higher </w:t>
      </w:r>
      <w:proofErr w:type="spellStart"/>
      <w:r w:rsidR="004B7A86" w:rsidRPr="004B7A86">
        <w:t>T</w:t>
      </w:r>
      <w:r w:rsidR="004B7A86" w:rsidRPr="004B7A86">
        <w:rPr>
          <w:vertAlign w:val="subscript"/>
        </w:rPr>
        <w:t>g</w:t>
      </w:r>
      <w:proofErr w:type="spellEnd"/>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Conversely, the co-polyol quantity ("</w:t>
      </w:r>
      <w:r w:rsidRPr="78F197D4">
        <w:rPr>
          <w:i/>
          <w:iCs/>
        </w:rPr>
        <w:t>Co-polyol (</w:t>
      </w:r>
      <w:proofErr w:type="spellStart"/>
      <w:r w:rsidRPr="78F197D4">
        <w:rPr>
          <w:i/>
          <w:iCs/>
        </w:rPr>
        <w:t>wt</w:t>
      </w:r>
      <w:proofErr w:type="spellEnd"/>
      <w:r w:rsidRPr="78F197D4">
        <w:rPr>
          <w:i/>
          <w:iCs/>
        </w:rPr>
        <w:t>%)</w:t>
      </w:r>
      <w:r>
        <w:t xml:space="preserve">") demonstrates the most substantial negative correlation with </w:t>
      </w:r>
      <w:proofErr w:type="spellStart"/>
      <w:r>
        <w:t>T</w:t>
      </w:r>
      <w:r w:rsidRPr="78F197D4">
        <w:rPr>
          <w:i/>
          <w:iCs/>
          <w:vertAlign w:val="subscript"/>
        </w:rPr>
        <w:t>g</w:t>
      </w:r>
      <w:proofErr w:type="spellEnd"/>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w:t>
      </w:r>
      <w:proofErr w:type="spellStart"/>
      <w:r w:rsidR="00D444A6">
        <w:t>T</w:t>
      </w:r>
      <w:r w:rsidR="00D444A6" w:rsidRPr="78F197D4">
        <w:rPr>
          <w:vertAlign w:val="subscript"/>
        </w:rPr>
        <w:t>g</w:t>
      </w:r>
      <w:proofErr w:type="spellEnd"/>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lastRenderedPageBreak/>
        <w:t>("</w:t>
      </w:r>
      <w:r w:rsidRPr="78F197D4">
        <w:rPr>
          <w:i/>
          <w:iCs/>
        </w:rPr>
        <w:t>Isocyanate (</w:t>
      </w:r>
      <w:proofErr w:type="spellStart"/>
      <w:r w:rsidRPr="78F197D4">
        <w:rPr>
          <w:i/>
          <w:iCs/>
        </w:rPr>
        <w:t>wt</w:t>
      </w:r>
      <w:proofErr w:type="spellEnd"/>
      <w:r w:rsidRPr="78F197D4">
        <w:rPr>
          <w:i/>
          <w:iCs/>
        </w:rPr>
        <w:t>%)</w:t>
      </w:r>
      <w:r>
        <w:t>" and "</w:t>
      </w:r>
      <w:r w:rsidRPr="78F197D4">
        <w:rPr>
          <w:i/>
          <w:iCs/>
        </w:rPr>
        <w:t>Isocyanate (mmol NCO)</w:t>
      </w:r>
      <w:r>
        <w:t xml:space="preserve">") show </w:t>
      </w:r>
      <w:r w:rsidR="00B22928">
        <w:t>similar</w:t>
      </w:r>
      <w:r>
        <w:t xml:space="preserve"> positive correlations, followed closely by the "</w:t>
      </w:r>
      <w:r w:rsidR="00B22928">
        <w:rPr>
          <w:i/>
          <w:iCs/>
        </w:rPr>
        <w:t>Ratio</w:t>
      </w:r>
      <w:r>
        <w:t>"</w:t>
      </w:r>
      <w:del w:id="163" w:author="Acaru, Silviu" w:date="2026-03-15T21:45:00Z" w16du:dateUtc="2026-03-15T20:45:00Z">
        <w:r w:rsidR="005C32C6" w:rsidDel="003B45A2">
          <w:delText xml:space="preserve"> </w:delText>
        </w:r>
        <w:r w:rsidR="005C32C6" w:rsidRPr="78F197D4" w:rsidDel="003B45A2">
          <w:delText>[NCO]/[OH]</w:delText>
        </w:r>
      </w:del>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70AF8E06" w:rsidR="00A23921" w:rsidRDefault="00A246AD" w:rsidP="00D43E05">
      <w:pPr>
        <w:pStyle w:val="whitespace-pre-wrap"/>
        <w:spacing w:before="0" w:beforeAutospacing="0" w:after="160" w:afterAutospacing="0"/>
        <w:jc w:val="both"/>
      </w:pPr>
      <w:r>
        <w:t>Examining correlations with swelling ratios uncovers a different pattern. The co-polyol feature ("</w:t>
      </w:r>
      <w:r w:rsidRPr="78F197D4">
        <w:rPr>
          <w:i/>
          <w:iCs/>
        </w:rPr>
        <w:t>Co-polyol (</w:t>
      </w:r>
      <w:proofErr w:type="spellStart"/>
      <w:r w:rsidRPr="78F197D4">
        <w:rPr>
          <w:i/>
          <w:iCs/>
        </w:rPr>
        <w:t>wt</w:t>
      </w:r>
      <w:proofErr w:type="spellEnd"/>
      <w:r w:rsidRPr="78F197D4">
        <w:rPr>
          <w:i/>
          <w:iCs/>
        </w:rPr>
        <w:t>%)</w:t>
      </w:r>
      <w:r>
        <w:t>") displays the strongest positive correlation, followed by its type ("</w:t>
      </w:r>
      <w:r w:rsidRPr="78F197D4">
        <w:rPr>
          <w:i/>
          <w:iCs/>
        </w:rPr>
        <w:t>Co-polyol Type (PTHF)</w:t>
      </w:r>
      <w:r>
        <w:t>").</w:t>
      </w:r>
      <w:r w:rsidR="00993162">
        <w:t xml:space="preserve"> The strong positive correlation between </w:t>
      </w:r>
      <w:del w:id="164" w:author="Acaru, Silviu" w:date="2026-03-15T21:38:00Z" w16du:dateUtc="2026-03-15T20:38:00Z">
        <w:r w:rsidR="00993162" w:rsidRPr="003B45A2" w:rsidDel="003B45A2">
          <w:rPr>
            <w:i/>
            <w:iCs/>
            <w:rPrChange w:id="165" w:author="Acaru, Silviu" w:date="2026-03-15T21:39:00Z" w16du:dateUtc="2026-03-15T20:39:00Z">
              <w:rPr/>
            </w:rPrChange>
          </w:rPr>
          <w:delText>c</w:delText>
        </w:r>
      </w:del>
      <w:ins w:id="166" w:author="Acaru, Silviu" w:date="2026-03-15T21:38:00Z" w16du:dateUtc="2026-03-15T20:38:00Z">
        <w:r w:rsidR="003B45A2" w:rsidRPr="003B45A2">
          <w:rPr>
            <w:i/>
            <w:iCs/>
            <w:rPrChange w:id="167" w:author="Acaru, Silviu" w:date="2026-03-15T21:39:00Z" w16du:dateUtc="2026-03-15T20:39:00Z">
              <w:rPr/>
            </w:rPrChange>
          </w:rPr>
          <w:t>C</w:t>
        </w:r>
      </w:ins>
      <w:r w:rsidR="00993162" w:rsidRPr="003B45A2">
        <w:rPr>
          <w:i/>
          <w:iCs/>
          <w:rPrChange w:id="168" w:author="Acaru, Silviu" w:date="2026-03-15T21:39:00Z" w16du:dateUtc="2026-03-15T20:39:00Z">
            <w:rPr/>
          </w:rPrChange>
        </w:rPr>
        <w:t>o-polyol (</w:t>
      </w:r>
      <w:proofErr w:type="spellStart"/>
      <w:r w:rsidR="00993162" w:rsidRPr="003B45A2">
        <w:rPr>
          <w:i/>
          <w:iCs/>
          <w:rPrChange w:id="169" w:author="Acaru, Silviu" w:date="2026-03-15T21:39:00Z" w16du:dateUtc="2026-03-15T20:39:00Z">
            <w:rPr/>
          </w:rPrChange>
        </w:rPr>
        <w:t>wt</w:t>
      </w:r>
      <w:proofErr w:type="spellEnd"/>
      <w:r w:rsidR="00993162" w:rsidRPr="003B45A2">
        <w:rPr>
          <w:i/>
          <w:iCs/>
          <w:rPrChange w:id="170" w:author="Acaru, Silviu" w:date="2026-03-15T21:39:00Z" w16du:dateUtc="2026-03-15T20:39:00Z">
            <w:rPr/>
          </w:rPrChange>
        </w:rPr>
        <w:t>%)</w:t>
      </w:r>
      <w:r w:rsidR="00993162">
        <w:t xml:space="preserve"> and </w:t>
      </w:r>
      <w:del w:id="171" w:author="Acaru, Silviu" w:date="2026-03-15T21:39:00Z" w16du:dateUtc="2026-03-15T20:39:00Z">
        <w:r w:rsidR="00993162" w:rsidDel="003B45A2">
          <w:delText xml:space="preserve">swelling </w:delText>
        </w:r>
      </w:del>
      <w:ins w:id="172" w:author="Acaru, Silviu" w:date="2026-03-15T21:39:00Z" w16du:dateUtc="2026-03-15T20:39:00Z">
        <w:r w:rsidR="003B45A2" w:rsidRPr="003B45A2">
          <w:rPr>
            <w:i/>
            <w:iCs/>
            <w:rPrChange w:id="173" w:author="Acaru, Silviu" w:date="2026-03-15T21:39:00Z" w16du:dateUtc="2026-03-15T20:39:00Z">
              <w:rPr/>
            </w:rPrChange>
          </w:rPr>
          <w:t>S</w:t>
        </w:r>
        <w:r w:rsidR="003B45A2" w:rsidRPr="003B45A2">
          <w:rPr>
            <w:i/>
            <w:iCs/>
            <w:rPrChange w:id="174" w:author="Acaru, Silviu" w:date="2026-03-15T21:39:00Z" w16du:dateUtc="2026-03-15T20:39:00Z">
              <w:rPr/>
            </w:rPrChange>
          </w:rPr>
          <w:t xml:space="preserve">welling </w:t>
        </w:r>
      </w:ins>
      <w:r w:rsidR="00993162" w:rsidRPr="003B45A2">
        <w:rPr>
          <w:i/>
          <w:iCs/>
          <w:rPrChange w:id="175" w:author="Acaru, Silviu" w:date="2026-03-15T21:39:00Z" w16du:dateUtc="2026-03-15T20:39:00Z">
            <w:rPr/>
          </w:rPrChange>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(dataset.csv in supporting information).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del w:id="176" w:author="Acaru, Silviu" w:date="2026-03-15T21:39:00Z" w16du:dateUtc="2026-03-15T20:39:00Z">
        <w:r w:rsidDel="003B45A2">
          <w:delText>"</w:delText>
        </w:r>
      </w:del>
      <w:r w:rsidRPr="000177A0">
        <w:rPr>
          <w:i/>
        </w:rPr>
        <w:t>Isocyanate (</w:t>
      </w:r>
      <w:proofErr w:type="spellStart"/>
      <w:r w:rsidRPr="000177A0">
        <w:rPr>
          <w:i/>
        </w:rPr>
        <w:t>wt</w:t>
      </w:r>
      <w:proofErr w:type="spellEnd"/>
      <w:r w:rsidRPr="000177A0">
        <w:rPr>
          <w:i/>
        </w:rPr>
        <w:t>%)</w:t>
      </w:r>
      <w:del w:id="177" w:author="Acaru, Silviu" w:date="2026-03-15T21:39:00Z" w16du:dateUtc="2026-03-15T20:39:00Z">
        <w:r w:rsidDel="003B45A2">
          <w:delText>"</w:delText>
        </w:r>
      </w:del>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correlates with low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highlighted by green and blue dots, generally shows increased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with lower swelling ratios, though some data points appear dispersed in the lower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proofErr w:type="spellStart"/>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proofErr w:type="spellEnd"/>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67CF635B"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del w:id="178" w:author="Acaru, Silviu" w:date="2026-03-15T21:43:00Z" w16du:dateUtc="2026-03-15T20:43:00Z">
        <w:r w:rsidR="006F22D3" w:rsidDel="003B45A2">
          <w:rPr>
            <w:rFonts w:ascii="Times New Roman" w:hAnsi="Times New Roman" w:cs="Times New Roman"/>
            <w:i/>
            <w:sz w:val="24"/>
            <w:szCs w:val="24"/>
          </w:rPr>
          <w:delText xml:space="preserve"> </w:delText>
        </w:r>
        <w:r w:rsidR="006F22D3" w:rsidRPr="003B45A2" w:rsidDel="003B45A2">
          <w:rPr>
            <w:rFonts w:ascii="Times New Roman" w:hAnsi="Times New Roman" w:cs="Times New Roman"/>
            <w:iCs/>
            <w:sz w:val="24"/>
            <w:szCs w:val="24"/>
            <w:rPrChange w:id="179" w:author="Acaru, Silviu" w:date="2026-03-15T21:40:00Z" w16du:dateUtc="2026-03-15T20:40:00Z">
              <w:rPr>
                <w:rFonts w:ascii="Times New Roman" w:hAnsi="Times New Roman" w:cs="Times New Roman"/>
                <w:i/>
                <w:sz w:val="24"/>
                <w:szCs w:val="24"/>
              </w:rPr>
            </w:rPrChange>
          </w:rPr>
          <w:delText>[NCO]/[OH]</w:delText>
        </w:r>
      </w:del>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for the co-polyol tend to cluster in the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shows a bimodal distribution, with points present in both high and low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289F3979" w14:textId="1A86E1C4"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w:t>
      </w:r>
      <w:r w:rsidR="00601561" w:rsidRPr="00601561">
        <w:rPr>
          <w:rFonts w:ascii="Times New Roman" w:hAnsi="Times New Roman" w:cs="Times New Roman"/>
          <w:sz w:val="24"/>
          <w:szCs w:val="24"/>
        </w:rPr>
        <w:lastRenderedPageBreak/>
        <w:t xml:space="preserve">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1608447" w14:textId="77777777" w:rsidR="00601561" w:rsidRDefault="00601561" w:rsidP="00A246AD">
      <w:pPr>
        <w:jc w:val="both"/>
        <w:rPr>
          <w:rFonts w:ascii="Times New Roman" w:hAnsi="Times New Roman" w:cs="Times New Roman"/>
          <w:sz w:val="24"/>
          <w:szCs w:val="24"/>
        </w:rPr>
      </w:pPr>
    </w:p>
    <w:p w14:paraId="5F87E173" w14:textId="5BC4E49B"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4B5B9C61">
            <wp:extent cx="4292600" cy="428526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94113" cy="4286772"/>
                    </a:xfrm>
                    <a:prstGeom prst="rect">
                      <a:avLst/>
                    </a:prstGeom>
                  </pic:spPr>
                </pic:pic>
              </a:graphicData>
            </a:graphic>
          </wp:inline>
        </w:drawing>
      </w:r>
    </w:p>
    <w:p w14:paraId="722C6814" w14:textId="6F602CB4" w:rsidR="00151F4C" w:rsidRDefault="00450C9E" w:rsidP="00203A30">
      <w:pPr>
        <w:pStyle w:val="Caption"/>
        <w:jc w:val="both"/>
        <w:rPr>
          <w:rFonts w:ascii="Times New Roman" w:hAnsi="Times New Roman" w:cs="Times New Roman"/>
          <w:sz w:val="24"/>
          <w:szCs w:val="24"/>
        </w:rPr>
      </w:pPr>
      <w:bookmarkStart w:id="180"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180"/>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del w:id="181" w:author="Acaru, Silviu" w:date="2026-03-15T21:43:00Z" w16du:dateUtc="2026-03-15T20:43:00Z">
        <w:r w:rsidR="006F22D3" w:rsidDel="003B45A2">
          <w:rPr>
            <w:rFonts w:ascii="Times New Roman" w:hAnsi="Times New Roman" w:cs="Times New Roman"/>
            <w:sz w:val="24"/>
            <w:szCs w:val="24"/>
          </w:rPr>
          <w:delText xml:space="preserve"> </w:delText>
        </w:r>
        <w:r w:rsidR="006F22D3" w:rsidRPr="006F22D3" w:rsidDel="003B45A2">
          <w:rPr>
            <w:rFonts w:ascii="Times New Roman" w:hAnsi="Times New Roman" w:cs="Times New Roman"/>
            <w:sz w:val="24"/>
            <w:szCs w:val="24"/>
          </w:rPr>
          <w:delText>[NCO]/[OH]</w:delText>
        </w:r>
      </w:del>
      <w:r w:rsidR="005A5B6B" w:rsidRPr="00443E04">
        <w:rPr>
          <w:rFonts w:ascii="Times New Roman" w:hAnsi="Times New Roman" w:cs="Times New Roman"/>
          <w:sz w:val="24"/>
          <w:szCs w:val="24"/>
        </w:rPr>
        <w:t>.</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182" w:name="_Toc179040476"/>
      <w:bookmarkStart w:id="183" w:name="_Ref182311670"/>
      <w:r w:rsidRPr="00443E04">
        <w:rPr>
          <w:rFonts w:ascii="Times New Roman" w:eastAsia="Times New Roman" w:hAnsi="Times New Roman" w:cs="Times New Roman"/>
          <w:sz w:val="24"/>
          <w:szCs w:val="24"/>
        </w:rPr>
        <w:t xml:space="preserve">Feature </w:t>
      </w:r>
      <w:bookmarkEnd w:id="182"/>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183"/>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w:t>
      </w:r>
      <w:r w:rsidRPr="00027E9B">
        <w:rPr>
          <w:rFonts w:ascii="Times New Roman" w:hAnsi="Times New Roman" w:cs="Times New Roman"/>
          <w:sz w:val="24"/>
          <w:szCs w:val="24"/>
        </w:rPr>
        <w:lastRenderedPageBreak/>
        <w:t xml:space="preserve">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184"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184"/>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xml:space="preserve">% of data.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was excluded from the dataset when applying PCA.</w:t>
      </w:r>
    </w:p>
    <w:p w14:paraId="6AA0CBE8" w14:textId="23AE7387"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r w:rsidRPr="78F197D4">
        <w:rPr>
          <w:i/>
          <w:iCs/>
        </w:rPr>
        <w:t>Lignin (</w:t>
      </w:r>
      <w:proofErr w:type="spellStart"/>
      <w:r w:rsidRPr="78F197D4">
        <w:rPr>
          <w:i/>
          <w:iCs/>
        </w:rPr>
        <w:t>wt</w:t>
      </w:r>
      <w:proofErr w:type="spellEnd"/>
      <w:r w:rsidRPr="78F197D4">
        <w:rPr>
          <w:i/>
          <w:iCs/>
        </w:rPr>
        <w:t>%)</w:t>
      </w:r>
      <w:r>
        <w:t xml:space="preserve">', </w:t>
      </w:r>
      <w:r w:rsidRPr="78F197D4">
        <w:rPr>
          <w:i/>
          <w:iCs/>
        </w:rPr>
        <w:t>'Co-polyol type (PTHF)</w:t>
      </w:r>
      <w:r>
        <w:t xml:space="preserve">' </w:t>
      </w:r>
      <w:r w:rsidR="00FB6B08">
        <w:t>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xml:space="preserve">, then systematically </w:t>
      </w:r>
      <w:commentRangeStart w:id="185"/>
      <w:r>
        <w:t>added</w:t>
      </w:r>
      <w:commentRangeEnd w:id="185"/>
      <w:r w:rsidR="00652049">
        <w:rPr>
          <w:rStyle w:val="CommentReference"/>
          <w:rFonts w:asciiTheme="minorHAnsi" w:eastAsiaTheme="minorHAnsi" w:hAnsiTheme="minorHAnsi" w:cstheme="minorBidi"/>
        </w:rPr>
        <w:commentReference w:id="185"/>
      </w:r>
      <w:r>
        <w:t xml:space="preserve">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63CD9034" w:rsidR="00820EA9" w:rsidRPr="00DF2AFF" w:rsidRDefault="00820EA9">
      <w:pPr>
        <w:jc w:val="both"/>
        <w:pPrChange w:id="186" w:author="Acaru, Silviu" w:date="2026-03-12T13:10:00Z" w16du:dateUtc="2026-03-12T12:10:00Z">
          <w:pPr>
            <w:pStyle w:val="whitespace-pre-wrap"/>
            <w:spacing w:before="0" w:beforeAutospacing="0" w:after="160" w:afterAutospacing="0"/>
            <w:jc w:val="both"/>
          </w:pPr>
        </w:pPrChange>
      </w:pPr>
      <w:r w:rsidRPr="00F05599">
        <w:rPr>
          <w:rFonts w:ascii="Times New Roman" w:hAnsi="Times New Roman" w:cs="Times New Roman"/>
          <w:sz w:val="24"/>
          <w:szCs w:val="24"/>
          <w:rPrChange w:id="187" w:author="Acaru, Silviu" w:date="2026-03-12T13:11:00Z" w16du:dateUtc="2026-03-12T12:11:00Z">
            <w:rPr/>
          </w:rPrChange>
        </w:rPr>
        <w:t>We identified the top five performin</w:t>
      </w:r>
      <w:r w:rsidR="005F6F72" w:rsidRPr="00F05599">
        <w:rPr>
          <w:rFonts w:ascii="Times New Roman" w:hAnsi="Times New Roman" w:cs="Times New Roman"/>
          <w:sz w:val="24"/>
          <w:szCs w:val="24"/>
          <w:rPrChange w:id="188" w:author="Acaru, Silviu" w:date="2026-03-12T13:11:00Z" w16du:dateUtc="2026-03-12T12:11:00Z">
            <w:rPr/>
          </w:rPrChange>
        </w:rPr>
        <w:t xml:space="preserve">g models and observed </w:t>
      </w:r>
      <w:ins w:id="189" w:author="Acaru, Silviu" w:date="2026-03-15T20:07:00Z" w16du:dateUtc="2026-03-15T19:07:00Z">
        <w:r w:rsidR="00723A59">
          <w:rPr>
            <w:rFonts w:ascii="Times New Roman" w:hAnsi="Times New Roman" w:cs="Times New Roman"/>
            <w:sz w:val="24"/>
            <w:szCs w:val="24"/>
          </w:rPr>
          <w:t xml:space="preserve">several aspects in the features selection. </w:t>
        </w:r>
      </w:ins>
      <w:del w:id="190" w:author="Acaru, Silviu" w:date="2026-03-15T20:07:00Z" w16du:dateUtc="2026-03-15T19:07:00Z">
        <w:r w:rsidR="005F6F72" w:rsidRPr="00F05599" w:rsidDel="00723A59">
          <w:rPr>
            <w:rFonts w:ascii="Times New Roman" w:hAnsi="Times New Roman" w:cs="Times New Roman"/>
            <w:sz w:val="24"/>
            <w:szCs w:val="24"/>
            <w:rPrChange w:id="191" w:author="Acaru, Silviu" w:date="2026-03-12T13:11:00Z" w16du:dateUtc="2026-03-12T12:11:00Z">
              <w:rPr/>
            </w:rPrChange>
          </w:rPr>
          <w:delText>that the</w:delText>
        </w:r>
        <w:r w:rsidRPr="00F05599" w:rsidDel="00723A59">
          <w:rPr>
            <w:rFonts w:ascii="Times New Roman" w:hAnsi="Times New Roman" w:cs="Times New Roman"/>
            <w:sz w:val="24"/>
            <w:szCs w:val="24"/>
            <w:rPrChange w:id="192" w:author="Acaru, Silviu" w:date="2026-03-12T13:11:00Z" w16du:dateUtc="2026-03-12T12:11:00Z">
              <w:rPr/>
            </w:rPrChange>
          </w:rPr>
          <w:delText xml:space="preserve"> optimal datasets consistently included the same set of features</w:delText>
        </w:r>
      </w:del>
      <w:del w:id="193" w:author="Acaru, Silviu" w:date="2026-03-12T13:08:00Z" w16du:dateUtc="2026-03-12T12:08:00Z">
        <w:r w:rsidR="0063291A" w:rsidRPr="00F05599" w:rsidDel="00265458">
          <w:rPr>
            <w:rFonts w:ascii="Times New Roman" w:hAnsi="Times New Roman" w:cs="Times New Roman"/>
            <w:sz w:val="24"/>
            <w:szCs w:val="24"/>
            <w:rPrChange w:id="194" w:author="Acaru, Silviu" w:date="2026-03-12T13:11:00Z" w16du:dateUtc="2026-03-12T12:11:00Z">
              <w:rPr/>
            </w:rPrChange>
          </w:rPr>
          <w:delText>, with one exception that had Isocyanate type as an additional feature</w:delText>
        </w:r>
      </w:del>
      <w:r w:rsidRPr="00F05599">
        <w:rPr>
          <w:rFonts w:ascii="Times New Roman" w:hAnsi="Times New Roman" w:cs="Times New Roman"/>
          <w:sz w:val="24"/>
          <w:szCs w:val="24"/>
          <w:rPrChange w:id="195" w:author="Acaru, Silviu" w:date="2026-03-12T13:11:00Z" w16du:dateUtc="2026-03-12T12:11:00Z">
            <w:rPr/>
          </w:rPrChange>
        </w:rPr>
        <w:t xml:space="preserve"> (</w:t>
      </w:r>
      <w:r w:rsidR="00200EC4" w:rsidRPr="00F05599">
        <w:rPr>
          <w:rFonts w:ascii="Times New Roman" w:hAnsi="Times New Roman" w:cs="Times New Roman"/>
          <w:sz w:val="24"/>
          <w:szCs w:val="24"/>
          <w:rPrChange w:id="196" w:author="Acaru, Silviu" w:date="2026-03-12T13:11:00Z" w16du:dateUtc="2026-03-12T12:11:00Z">
            <w:rPr/>
          </w:rPrChange>
        </w:rPr>
        <w:t xml:space="preserve">see </w:t>
      </w:r>
      <w:r w:rsidRPr="00F05599">
        <w:rPr>
          <w:rFonts w:ascii="Times New Roman" w:hAnsi="Times New Roman" w:cs="Times New Roman"/>
          <w:sz w:val="24"/>
          <w:szCs w:val="24"/>
          <w:rPrChange w:id="197" w:author="Acaru, Silviu" w:date="2026-03-12T13:11:00Z" w16du:dateUtc="2026-03-12T12:11:00Z">
            <w:rPr/>
          </w:rPrChange>
        </w:rPr>
        <w:fldChar w:fldCharType="begin"/>
      </w:r>
      <w:r w:rsidRPr="00F05599">
        <w:rPr>
          <w:rFonts w:ascii="Times New Roman" w:hAnsi="Times New Roman" w:cs="Times New Roman"/>
          <w:sz w:val="24"/>
          <w:szCs w:val="24"/>
          <w:rPrChange w:id="198" w:author="Acaru, Silviu" w:date="2026-03-12T13:11:00Z" w16du:dateUtc="2026-03-12T12:11:00Z">
            <w:rPr/>
          </w:rPrChange>
        </w:rPr>
        <w:instrText xml:space="preserve"> REF _Ref175840456 \h  \* MERGEFORMAT </w:instrText>
      </w:r>
      <w:r w:rsidRPr="00017DD3">
        <w:rPr>
          <w:rFonts w:ascii="Times New Roman" w:hAnsi="Times New Roman" w:cs="Times New Roman"/>
          <w:sz w:val="24"/>
          <w:szCs w:val="24"/>
        </w:rPr>
      </w:r>
      <w:r w:rsidRPr="00F05599">
        <w:rPr>
          <w:rFonts w:ascii="Times New Roman" w:hAnsi="Times New Roman" w:cs="Times New Roman"/>
          <w:sz w:val="24"/>
          <w:szCs w:val="24"/>
          <w:rPrChange w:id="199" w:author="Acaru, Silviu" w:date="2026-03-12T13:11:00Z" w16du:dateUtc="2026-03-12T12:11:00Z">
            <w:rPr/>
          </w:rPrChange>
        </w:rPr>
        <w:fldChar w:fldCharType="separate"/>
      </w:r>
      <w:r w:rsidR="009A7A28" w:rsidRPr="00F05599">
        <w:rPr>
          <w:rFonts w:ascii="Times New Roman" w:hAnsi="Times New Roman" w:cs="Times New Roman"/>
          <w:sz w:val="24"/>
          <w:szCs w:val="24"/>
          <w:rPrChange w:id="200" w:author="Acaru, Silviu" w:date="2026-03-12T13:11:00Z" w16du:dateUtc="2026-03-12T12:11:00Z">
            <w:rPr/>
          </w:rPrChange>
        </w:rPr>
        <w:t xml:space="preserve">Table </w:t>
      </w:r>
      <w:r w:rsidR="009A7A28" w:rsidRPr="00F05599">
        <w:rPr>
          <w:rFonts w:ascii="Times New Roman" w:hAnsi="Times New Roman" w:cs="Times New Roman"/>
          <w:noProof/>
          <w:sz w:val="24"/>
          <w:szCs w:val="24"/>
          <w:rPrChange w:id="201" w:author="Acaru, Silviu" w:date="2026-03-12T13:11:00Z" w16du:dateUtc="2026-03-12T12:11:00Z">
            <w:rPr>
              <w:noProof/>
            </w:rPr>
          </w:rPrChange>
        </w:rPr>
        <w:t>4</w:t>
      </w:r>
      <w:r w:rsidRPr="00F05599">
        <w:rPr>
          <w:rFonts w:ascii="Times New Roman" w:hAnsi="Times New Roman" w:cs="Times New Roman"/>
          <w:sz w:val="24"/>
          <w:szCs w:val="24"/>
          <w:rPrChange w:id="202" w:author="Acaru, Silviu" w:date="2026-03-12T13:11:00Z" w16du:dateUtc="2026-03-12T12:11:00Z">
            <w:rPr/>
          </w:rPrChange>
        </w:rPr>
        <w:fldChar w:fldCharType="end"/>
      </w:r>
      <w:r w:rsidRPr="00F05599">
        <w:rPr>
          <w:rFonts w:ascii="Times New Roman" w:hAnsi="Times New Roman" w:cs="Times New Roman"/>
          <w:sz w:val="24"/>
          <w:szCs w:val="24"/>
          <w:rPrChange w:id="203" w:author="Acaru, Silviu" w:date="2026-03-12T13:11:00Z" w16du:dateUtc="2026-03-12T12:11:00Z">
            <w:rPr/>
          </w:rPrChange>
        </w:rPr>
        <w:t xml:space="preserve">). </w:t>
      </w:r>
      <w:ins w:id="204" w:author="Acaru, Silviu" w:date="2026-03-15T21:45:00Z" w16du:dateUtc="2026-03-15T20:45:00Z">
        <w:r w:rsidR="004B6277">
          <w:rPr>
            <w:rFonts w:ascii="Times New Roman" w:hAnsi="Times New Roman" w:cs="Times New Roman"/>
            <w:sz w:val="24"/>
            <w:szCs w:val="24"/>
          </w:rPr>
          <w:t>For example,</w:t>
        </w:r>
      </w:ins>
      <w:ins w:id="205" w:author="Acaru, Silviu" w:date="2026-03-15T20:08:00Z" w16du:dateUtc="2026-03-15T19:08:00Z">
        <w:r w:rsidR="00723A59">
          <w:rPr>
            <w:rFonts w:ascii="Times New Roman" w:hAnsi="Times New Roman" w:cs="Times New Roman"/>
            <w:sz w:val="24"/>
            <w:szCs w:val="24"/>
          </w:rPr>
          <w:t xml:space="preserve"> t</w:t>
        </w:r>
      </w:ins>
      <w:ins w:id="206" w:author="Acaru, Silviu" w:date="2026-03-12T13:09:00Z" w16du:dateUtc="2026-03-12T12:09:00Z">
        <w:r w:rsidR="00265458" w:rsidRPr="00F05599">
          <w:rPr>
            <w:rFonts w:ascii="Times New Roman" w:hAnsi="Times New Roman" w:cs="Times New Roman"/>
            <w:iCs/>
            <w:sz w:val="24"/>
            <w:szCs w:val="24"/>
            <w:rPrChange w:id="207" w:author="Acaru, Silviu" w:date="2026-03-12T13:11:00Z" w16du:dateUtc="2026-03-12T12:11:00Z">
              <w:rPr>
                <w:rFonts w:cstheme="minorHAnsi"/>
                <w:iCs/>
              </w:rPr>
            </w:rPrChange>
          </w:rPr>
          <w:t xml:space="preserve">wo exceptions (ranks 4 and 5) included </w:t>
        </w:r>
        <w:r w:rsidR="00265458" w:rsidRPr="00F05599">
          <w:rPr>
            <w:rFonts w:ascii="Times New Roman" w:hAnsi="Times New Roman" w:cs="Times New Roman"/>
            <w:i/>
            <w:sz w:val="24"/>
            <w:szCs w:val="24"/>
            <w:rPrChange w:id="208" w:author="Acaru, Silviu" w:date="2026-03-12T13:11:00Z" w16du:dateUtc="2026-03-12T12:11:00Z">
              <w:rPr>
                <w:rFonts w:cstheme="minorHAnsi"/>
                <w:i/>
              </w:rPr>
            </w:rPrChange>
          </w:rPr>
          <w:t>Isocyanate type</w:t>
        </w:r>
        <w:r w:rsidR="00265458" w:rsidRPr="00F05599">
          <w:rPr>
            <w:rFonts w:ascii="Times New Roman" w:hAnsi="Times New Roman" w:cs="Times New Roman"/>
            <w:iCs/>
            <w:sz w:val="24"/>
            <w:szCs w:val="24"/>
            <w:rPrChange w:id="209" w:author="Acaru, Silviu" w:date="2026-03-12T13:11:00Z" w16du:dateUtc="2026-03-12T12:11:00Z">
              <w:rPr>
                <w:rFonts w:cstheme="minorHAnsi"/>
                <w:iCs/>
              </w:rPr>
            </w:rPrChange>
          </w:rPr>
          <w:t xml:space="preserve"> in place of </w:t>
        </w:r>
        <w:r w:rsidR="00265458" w:rsidRPr="00F05599">
          <w:rPr>
            <w:rFonts w:ascii="Times New Roman" w:hAnsi="Times New Roman" w:cs="Times New Roman"/>
            <w:i/>
            <w:sz w:val="24"/>
            <w:szCs w:val="24"/>
            <w:rPrChange w:id="210" w:author="Acaru, Silviu" w:date="2026-03-12T13:11:00Z" w16du:dateUtc="2026-03-12T12:11:00Z">
              <w:rPr>
                <w:rFonts w:cstheme="minorHAnsi"/>
                <w:i/>
              </w:rPr>
            </w:rPrChange>
          </w:rPr>
          <w:t>Isocyanate (</w:t>
        </w:r>
        <w:proofErr w:type="spellStart"/>
        <w:r w:rsidR="00265458" w:rsidRPr="00F05599">
          <w:rPr>
            <w:rFonts w:ascii="Times New Roman" w:hAnsi="Times New Roman" w:cs="Times New Roman"/>
            <w:i/>
            <w:sz w:val="24"/>
            <w:szCs w:val="24"/>
            <w:rPrChange w:id="211" w:author="Acaru, Silviu" w:date="2026-03-12T13:11:00Z" w16du:dateUtc="2026-03-12T12:11:00Z">
              <w:rPr>
                <w:rFonts w:cstheme="minorHAnsi"/>
                <w:i/>
              </w:rPr>
            </w:rPrChange>
          </w:rPr>
          <w:t>wt</w:t>
        </w:r>
        <w:proofErr w:type="spellEnd"/>
        <w:r w:rsidR="00265458" w:rsidRPr="00F05599">
          <w:rPr>
            <w:rFonts w:ascii="Times New Roman" w:hAnsi="Times New Roman" w:cs="Times New Roman"/>
            <w:i/>
            <w:sz w:val="24"/>
            <w:szCs w:val="24"/>
            <w:rPrChange w:id="212" w:author="Acaru, Silviu" w:date="2026-03-12T13:11:00Z" w16du:dateUtc="2026-03-12T12:11:00Z">
              <w:rPr>
                <w:rFonts w:cstheme="minorHAnsi"/>
                <w:i/>
              </w:rPr>
            </w:rPrChange>
          </w:rPr>
          <w:t>%)</w:t>
        </w:r>
      </w:ins>
      <w:ins w:id="213" w:author="Acaru, Silviu" w:date="2026-03-12T13:10:00Z" w16du:dateUtc="2026-03-12T12:10:00Z">
        <w:r w:rsidR="00265458" w:rsidRPr="00F05599">
          <w:rPr>
            <w:rFonts w:ascii="Times New Roman" w:hAnsi="Times New Roman" w:cs="Times New Roman"/>
            <w:iCs/>
            <w:sz w:val="24"/>
            <w:szCs w:val="24"/>
            <w:rPrChange w:id="214" w:author="Acaru, Silviu" w:date="2026-03-12T13:11:00Z" w16du:dateUtc="2026-03-12T12:11:00Z">
              <w:rPr>
                <w:rFonts w:cstheme="minorHAnsi"/>
                <w:iCs/>
              </w:rPr>
            </w:rPrChange>
          </w:rPr>
          <w:t xml:space="preserve">, while one exception (rank 2) excluded </w:t>
        </w:r>
        <w:proofErr w:type="spellStart"/>
        <w:r w:rsidR="00265458" w:rsidRPr="00F05599">
          <w:rPr>
            <w:rFonts w:ascii="Times New Roman" w:hAnsi="Times New Roman" w:cs="Times New Roman"/>
            <w:i/>
            <w:sz w:val="24"/>
            <w:szCs w:val="24"/>
            <w:rPrChange w:id="215" w:author="Acaru, Silviu" w:date="2026-03-12T13:11:00Z" w16du:dateUtc="2026-03-12T12:11:00Z">
              <w:rPr>
                <w:rFonts w:cstheme="minorHAnsi"/>
                <w:i/>
              </w:rPr>
            </w:rPrChange>
          </w:rPr>
          <w:t>Copolyol</w:t>
        </w:r>
        <w:proofErr w:type="spellEnd"/>
        <w:r w:rsidR="00265458" w:rsidRPr="00F05599">
          <w:rPr>
            <w:rFonts w:ascii="Times New Roman" w:hAnsi="Times New Roman" w:cs="Times New Roman"/>
            <w:i/>
            <w:sz w:val="24"/>
            <w:szCs w:val="24"/>
            <w:rPrChange w:id="216" w:author="Acaru, Silviu" w:date="2026-03-12T13:11:00Z" w16du:dateUtc="2026-03-12T12:11:00Z">
              <w:rPr>
                <w:rFonts w:cstheme="minorHAnsi"/>
                <w:i/>
              </w:rPr>
            </w:rPrChange>
          </w:rPr>
          <w:t xml:space="preserve"> (</w:t>
        </w:r>
        <w:proofErr w:type="spellStart"/>
        <w:r w:rsidR="00265458" w:rsidRPr="00F05599">
          <w:rPr>
            <w:rFonts w:ascii="Times New Roman" w:hAnsi="Times New Roman" w:cs="Times New Roman"/>
            <w:i/>
            <w:sz w:val="24"/>
            <w:szCs w:val="24"/>
            <w:rPrChange w:id="217" w:author="Acaru, Silviu" w:date="2026-03-12T13:11:00Z" w16du:dateUtc="2026-03-12T12:11:00Z">
              <w:rPr>
                <w:rFonts w:cstheme="minorHAnsi"/>
                <w:i/>
              </w:rPr>
            </w:rPrChange>
          </w:rPr>
          <w:t>wt</w:t>
        </w:r>
        <w:proofErr w:type="spellEnd"/>
        <w:r w:rsidR="00265458" w:rsidRPr="00F05599">
          <w:rPr>
            <w:rFonts w:ascii="Times New Roman" w:hAnsi="Times New Roman" w:cs="Times New Roman"/>
            <w:i/>
            <w:sz w:val="24"/>
            <w:szCs w:val="24"/>
            <w:rPrChange w:id="218" w:author="Acaru, Silviu" w:date="2026-03-12T13:11:00Z" w16du:dateUtc="2026-03-12T12:11:00Z">
              <w:rPr>
                <w:rFonts w:cstheme="minorHAnsi"/>
                <w:i/>
              </w:rPr>
            </w:rPrChange>
          </w:rPr>
          <w:t xml:space="preserve">%) </w:t>
        </w:r>
        <w:r w:rsidR="00265458" w:rsidRPr="00F05599">
          <w:rPr>
            <w:rFonts w:ascii="Times New Roman" w:hAnsi="Times New Roman" w:cs="Times New Roman"/>
            <w:iCs/>
            <w:sz w:val="24"/>
            <w:szCs w:val="24"/>
            <w:rPrChange w:id="219" w:author="Acaru, Silviu" w:date="2026-03-12T13:11:00Z" w16du:dateUtc="2026-03-12T12:11:00Z">
              <w:rPr>
                <w:rFonts w:cstheme="minorHAnsi"/>
                <w:iCs/>
              </w:rPr>
            </w:rPrChange>
          </w:rPr>
          <w:t>entirely.</w:t>
        </w:r>
        <w:r w:rsidR="00265458" w:rsidRPr="00F05599">
          <w:rPr>
            <w:rFonts w:ascii="Times New Roman" w:hAnsi="Times New Roman" w:cs="Times New Roman"/>
            <w:iCs/>
            <w:sz w:val="24"/>
            <w:szCs w:val="24"/>
            <w:rPrChange w:id="220" w:author="Acaru, Silviu" w:date="2026-03-12T13:11:00Z" w16du:dateUtc="2026-03-12T12:11:00Z">
              <w:rPr>
                <w:iCs/>
              </w:rPr>
            </w:rPrChange>
          </w:rPr>
          <w:t xml:space="preserve"> </w:t>
        </w:r>
      </w:ins>
      <w:del w:id="221" w:author="Acaru, Silviu" w:date="2026-03-15T20:08:00Z" w16du:dateUtc="2026-03-15T19:08:00Z">
        <w:r w:rsidRPr="00F05599" w:rsidDel="00723A59">
          <w:rPr>
            <w:rFonts w:ascii="Times New Roman" w:hAnsi="Times New Roman" w:cs="Times New Roman"/>
            <w:sz w:val="24"/>
            <w:szCs w:val="24"/>
            <w:rPrChange w:id="222" w:author="Acaru, Silviu" w:date="2026-03-12T13:11:00Z" w16du:dateUtc="2026-03-12T12:11:00Z">
              <w:rPr/>
            </w:rPrChange>
          </w:rPr>
          <w:delText xml:space="preserve">The ensemble method </w:delText>
        </w:r>
        <w:r w:rsidR="009A30AB" w:rsidRPr="00F05599" w:rsidDel="00723A59">
          <w:rPr>
            <w:rFonts w:ascii="Times New Roman" w:hAnsi="Times New Roman" w:cs="Times New Roman"/>
            <w:sz w:val="24"/>
            <w:szCs w:val="24"/>
            <w:rPrChange w:id="223" w:author="Acaru, Silviu" w:date="2026-03-12T13:11:00Z" w16du:dateUtc="2026-03-12T12:11:00Z">
              <w:rPr/>
            </w:rPrChange>
          </w:rPr>
          <w:delText>regularly</w:delText>
        </w:r>
        <w:r w:rsidRPr="00F05599" w:rsidDel="00723A59">
          <w:rPr>
            <w:rFonts w:ascii="Times New Roman" w:hAnsi="Times New Roman" w:cs="Times New Roman"/>
            <w:sz w:val="24"/>
            <w:szCs w:val="24"/>
            <w:rPrChange w:id="224" w:author="Acaru, Silviu" w:date="2026-03-12T13:11:00Z" w16du:dateUtc="2026-03-12T12:11:00Z">
              <w:rPr/>
            </w:rPrChange>
          </w:rPr>
          <w:delText xml:space="preserve"> yielded the best predictions, as evaluated by MAE </w:delText>
        </w:r>
        <w:r w:rsidR="009A30AB" w:rsidRPr="00F05599" w:rsidDel="00723A59">
          <w:rPr>
            <w:rFonts w:ascii="Times New Roman" w:hAnsi="Times New Roman" w:cs="Times New Roman"/>
            <w:sz w:val="24"/>
            <w:szCs w:val="24"/>
            <w:rPrChange w:id="225" w:author="Acaru, Silviu" w:date="2026-03-12T13:11:00Z" w16du:dateUtc="2026-03-12T12:11:00Z">
              <w:rPr/>
            </w:rPrChange>
          </w:rPr>
          <w:delText xml:space="preserve">on the </w:delText>
        </w:r>
        <w:r w:rsidRPr="00F05599" w:rsidDel="00723A59">
          <w:rPr>
            <w:rFonts w:ascii="Times New Roman" w:hAnsi="Times New Roman" w:cs="Times New Roman"/>
            <w:sz w:val="24"/>
            <w:szCs w:val="24"/>
            <w:rPrChange w:id="226" w:author="Acaru, Silviu" w:date="2026-03-12T13:11:00Z" w16du:dateUtc="2026-03-12T12:11:00Z">
              <w:rPr/>
            </w:rPrChange>
          </w:rPr>
          <w:delText>validation</w:delText>
        </w:r>
        <w:r w:rsidR="009A30AB" w:rsidRPr="00F05599" w:rsidDel="00723A59">
          <w:rPr>
            <w:rFonts w:ascii="Times New Roman" w:hAnsi="Times New Roman" w:cs="Times New Roman"/>
            <w:sz w:val="24"/>
            <w:szCs w:val="24"/>
            <w:rPrChange w:id="227" w:author="Acaru, Silviu" w:date="2026-03-12T13:11:00Z" w16du:dateUtc="2026-03-12T12:11:00Z">
              <w:rPr/>
            </w:rPrChange>
          </w:rPr>
          <w:delText xml:space="preserve"> dataset</w:delText>
        </w:r>
        <w:r w:rsidRPr="00F05599" w:rsidDel="00723A59">
          <w:rPr>
            <w:rFonts w:ascii="Times New Roman" w:hAnsi="Times New Roman" w:cs="Times New Roman"/>
            <w:sz w:val="24"/>
            <w:szCs w:val="24"/>
            <w:rPrChange w:id="228" w:author="Acaru, Silviu" w:date="2026-03-12T13:11:00Z" w16du:dateUtc="2026-03-12T12:11:00Z">
              <w:rPr/>
            </w:rPrChange>
          </w:rPr>
          <w:delText>.</w:delText>
        </w:r>
        <w:r w:rsidR="00200EC4" w:rsidRPr="00F05599" w:rsidDel="00723A59">
          <w:rPr>
            <w:rFonts w:ascii="Times New Roman" w:hAnsi="Times New Roman" w:cs="Times New Roman"/>
            <w:sz w:val="24"/>
            <w:szCs w:val="24"/>
            <w:rPrChange w:id="229" w:author="Acaru, Silviu" w:date="2026-03-12T13:11:00Z" w16du:dateUtc="2026-03-12T12:11:00Z">
              <w:rPr/>
            </w:rPrChange>
          </w:rPr>
          <w:delText xml:space="preserve"> </w:delText>
        </w:r>
      </w:del>
    </w:p>
    <w:p w14:paraId="653C3163" w14:textId="5050DAB2" w:rsidR="0046349E" w:rsidRPr="00443E04" w:rsidRDefault="0046349E" w:rsidP="00203A30">
      <w:pPr>
        <w:pStyle w:val="Caption"/>
        <w:keepNext/>
        <w:jc w:val="both"/>
        <w:rPr>
          <w:rFonts w:ascii="Times New Roman" w:hAnsi="Times New Roman" w:cs="Times New Roman"/>
          <w:sz w:val="24"/>
          <w:szCs w:val="24"/>
        </w:rPr>
      </w:pPr>
      <w:bookmarkStart w:id="230"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30"/>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356" w:type="dxa"/>
        <w:tblLook w:val="04A0" w:firstRow="1" w:lastRow="0" w:firstColumn="1" w:lastColumn="0" w:noHBand="0" w:noVBand="1"/>
        <w:tblPrChange w:id="231" w:author="Acaru, Silviu" w:date="2026-02-25T20:19:00Z" w16du:dateUtc="2026-02-25T19:19:00Z">
          <w:tblPr>
            <w:tblStyle w:val="PlainTable5"/>
            <w:tblW w:w="9356" w:type="dxa"/>
            <w:tblLook w:val="04A0" w:firstRow="1" w:lastRow="0" w:firstColumn="1" w:lastColumn="0" w:noHBand="0" w:noVBand="1"/>
          </w:tblPr>
        </w:tblPrChange>
      </w:tblPr>
      <w:tblGrid>
        <w:gridCol w:w="851"/>
        <w:gridCol w:w="576"/>
        <w:gridCol w:w="674"/>
        <w:gridCol w:w="593"/>
        <w:gridCol w:w="1417"/>
        <w:gridCol w:w="5245"/>
        <w:tblGridChange w:id="232">
          <w:tblGrid>
            <w:gridCol w:w="851"/>
            <w:gridCol w:w="576"/>
            <w:gridCol w:w="674"/>
            <w:gridCol w:w="593"/>
            <w:gridCol w:w="1417"/>
            <w:gridCol w:w="5245"/>
          </w:tblGrid>
        </w:tblGridChange>
      </w:tblGrid>
      <w:tr w:rsidR="007C3285" w:rsidRPr="00443E04" w14:paraId="54E98266" w14:textId="77777777" w:rsidTr="00A47770">
        <w:trPr>
          <w:cnfStyle w:val="100000000000" w:firstRow="1" w:lastRow="0" w:firstColumn="0" w:lastColumn="0" w:oddVBand="0" w:evenVBand="0" w:oddHBand="0" w:evenHBand="0" w:firstRowFirstColumn="0" w:firstRowLastColumn="0" w:lastRowFirstColumn="0" w:lastRowLastColumn="0"/>
          <w:trHeight w:val="288"/>
          <w:trPrChange w:id="233" w:author="Acaru, Silviu" w:date="2026-02-25T20:19:00Z" w16du:dateUtc="2026-02-25T19:19:00Z">
            <w:trPr>
              <w:trHeight w:val="288"/>
            </w:trPr>
          </w:trPrChange>
        </w:trPr>
        <w:tc>
          <w:tcPr>
            <w:cnfStyle w:val="001000000100" w:firstRow="0" w:lastRow="0" w:firstColumn="1" w:lastColumn="0" w:oddVBand="0" w:evenVBand="0" w:oddHBand="0" w:evenHBand="0" w:firstRowFirstColumn="1" w:firstRowLastColumn="0" w:lastRowFirstColumn="0" w:lastRowLastColumn="0"/>
            <w:tcW w:w="851" w:type="dxa"/>
            <w:noWrap/>
            <w:vAlign w:val="center"/>
            <w:tcPrChange w:id="234" w:author="Acaru, Silviu" w:date="2026-02-25T20:19:00Z" w16du:dateUtc="2026-02-25T19:19:00Z">
              <w:tcPr>
                <w:tcW w:w="851" w:type="dxa"/>
                <w:noWrap/>
                <w:vAlign w:val="center"/>
              </w:tcPr>
            </w:tcPrChange>
          </w:tcPr>
          <w:p w14:paraId="0ED2678A" w14:textId="60B96D8C" w:rsidR="007C3285" w:rsidRPr="00443E04" w:rsidRDefault="007C3285" w:rsidP="0063291A">
            <w:pPr>
              <w:jc w:val="center"/>
              <w:cnfStyle w:val="101000000100" w:firstRow="1" w:lastRow="0" w:firstColumn="1" w:lastColumn="0" w:oddVBand="0" w:evenVBand="0" w:oddHBand="0" w:evenHBand="0" w:firstRowFirstColumn="1" w:firstRowLastColumn="0" w:lastRowFirstColumn="0" w:lastRowLastColumn="0"/>
              <w:rPr>
                <w:rFonts w:ascii="Times New Roman" w:hAnsi="Times New Roman" w:cs="Times New Roman"/>
                <w:b/>
                <w:sz w:val="16"/>
                <w:szCs w:val="16"/>
              </w:rPr>
            </w:pPr>
            <w:del w:id="235" w:author="Acaru, Silviu" w:date="2026-02-25T20:19:00Z" w16du:dateUtc="2026-02-25T19:19:00Z">
              <w:r w:rsidRPr="00443E04" w:rsidDel="00A47770">
                <w:rPr>
                  <w:rFonts w:ascii="Times New Roman" w:hAnsi="Times New Roman" w:cs="Times New Roman"/>
                  <w:b/>
                  <w:sz w:val="16"/>
                  <w:szCs w:val="16"/>
                </w:rPr>
                <w:delText>Model</w:delText>
              </w:r>
            </w:del>
          </w:p>
        </w:tc>
        <w:tc>
          <w:tcPr>
            <w:tcW w:w="576" w:type="dxa"/>
            <w:noWrap/>
            <w:vAlign w:val="center"/>
            <w:tcPrChange w:id="236" w:author="Acaru, Silviu" w:date="2026-02-25T20:19:00Z" w16du:dateUtc="2026-02-25T19:19:00Z">
              <w:tcPr>
                <w:tcW w:w="576" w:type="dxa"/>
                <w:noWrap/>
                <w:vAlign w:val="center"/>
              </w:tcPr>
            </w:tcPrChange>
          </w:tcPr>
          <w:p w14:paraId="38DADA3F" w14:textId="1C9023C8"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37" w:author="Acaru, Silviu" w:date="2026-02-25T20:19:00Z" w16du:dateUtc="2026-02-25T19:19:00Z">
              <w:r w:rsidRPr="00443E04" w:rsidDel="00A47770">
                <w:rPr>
                  <w:rFonts w:ascii="Times New Roman" w:hAnsi="Times New Roman" w:cs="Times New Roman"/>
                  <w:b/>
                  <w:sz w:val="16"/>
                  <w:szCs w:val="16"/>
                </w:rPr>
                <w:delText>R</w:delText>
              </w:r>
              <w:r w:rsidRPr="00443E04" w:rsidDel="00A47770">
                <w:rPr>
                  <w:rFonts w:ascii="Times New Roman" w:hAnsi="Times New Roman" w:cs="Times New Roman"/>
                  <w:b/>
                  <w:sz w:val="16"/>
                  <w:szCs w:val="16"/>
                  <w:vertAlign w:val="superscript"/>
                </w:rPr>
                <w:delText>2</w:delText>
              </w:r>
            </w:del>
          </w:p>
        </w:tc>
        <w:tc>
          <w:tcPr>
            <w:tcW w:w="674" w:type="dxa"/>
            <w:noWrap/>
            <w:vAlign w:val="center"/>
            <w:tcPrChange w:id="238" w:author="Acaru, Silviu" w:date="2026-02-25T20:19:00Z" w16du:dateUtc="2026-02-25T19:19:00Z">
              <w:tcPr>
                <w:tcW w:w="674" w:type="dxa"/>
                <w:noWrap/>
                <w:vAlign w:val="center"/>
              </w:tcPr>
            </w:tcPrChange>
          </w:tcPr>
          <w:p w14:paraId="3EF376CF" w14:textId="7E3DDB19"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39" w:author="Acaru, Silviu" w:date="2026-02-25T20:19:00Z" w16du:dateUtc="2026-02-25T19:19:00Z">
              <w:r w:rsidRPr="00443E04" w:rsidDel="00A47770">
                <w:rPr>
                  <w:rFonts w:ascii="Times New Roman" w:hAnsi="Times New Roman" w:cs="Times New Roman"/>
                  <w:b/>
                  <w:sz w:val="16"/>
                  <w:szCs w:val="16"/>
                </w:rPr>
                <w:delText>MSE</w:delText>
              </w:r>
            </w:del>
          </w:p>
        </w:tc>
        <w:tc>
          <w:tcPr>
            <w:tcW w:w="593" w:type="dxa"/>
            <w:noWrap/>
            <w:vAlign w:val="center"/>
            <w:tcPrChange w:id="240" w:author="Acaru, Silviu" w:date="2026-02-25T20:19:00Z" w16du:dateUtc="2026-02-25T19:19:00Z">
              <w:tcPr>
                <w:tcW w:w="593" w:type="dxa"/>
                <w:noWrap/>
                <w:vAlign w:val="center"/>
              </w:tcPr>
            </w:tcPrChange>
          </w:tcPr>
          <w:p w14:paraId="1D21A776" w14:textId="60C8464D"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41" w:author="Acaru, Silviu" w:date="2026-02-25T20:19:00Z" w16du:dateUtc="2026-02-25T19:19:00Z">
              <w:r w:rsidRPr="00443E04" w:rsidDel="00A47770">
                <w:rPr>
                  <w:rFonts w:ascii="Times New Roman" w:hAnsi="Times New Roman" w:cs="Times New Roman"/>
                  <w:b/>
                  <w:sz w:val="16"/>
                  <w:szCs w:val="16"/>
                </w:rPr>
                <w:delText>MAE</w:delText>
              </w:r>
            </w:del>
          </w:p>
        </w:tc>
        <w:tc>
          <w:tcPr>
            <w:tcW w:w="1417" w:type="dxa"/>
            <w:noWrap/>
            <w:vAlign w:val="center"/>
            <w:tcPrChange w:id="242" w:author="Acaru, Silviu" w:date="2026-02-25T20:19:00Z" w16du:dateUtc="2026-02-25T19:19:00Z">
              <w:tcPr>
                <w:tcW w:w="1417" w:type="dxa"/>
                <w:noWrap/>
                <w:vAlign w:val="center"/>
              </w:tcPr>
            </w:tcPrChange>
          </w:tcPr>
          <w:p w14:paraId="2F221F8D" w14:textId="7CB90380"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43" w:author="Acaru, Silviu" w:date="2026-02-25T20:19:00Z" w16du:dateUtc="2026-02-25T19:19:00Z">
              <w:r w:rsidRPr="00443E04" w:rsidDel="00A47770">
                <w:rPr>
                  <w:rFonts w:ascii="Times New Roman" w:hAnsi="Times New Roman" w:cs="Times New Roman"/>
                  <w:b/>
                  <w:sz w:val="16"/>
                  <w:szCs w:val="16"/>
                </w:rPr>
                <w:delText>Number of base</w:delText>
              </w:r>
              <w:r w:rsidR="0046349E" w:rsidRPr="00443E04" w:rsidDel="00A47770">
                <w:rPr>
                  <w:rFonts w:ascii="Times New Roman" w:hAnsi="Times New Roman" w:cs="Times New Roman"/>
                  <w:b/>
                  <w:sz w:val="16"/>
                  <w:szCs w:val="16"/>
                </w:rPr>
                <w:delText xml:space="preserve"> </w:delText>
              </w:r>
              <w:r w:rsidRPr="00443E04" w:rsidDel="00A47770">
                <w:rPr>
                  <w:rFonts w:ascii="Times New Roman" w:hAnsi="Times New Roman" w:cs="Times New Roman"/>
                  <w:b/>
                  <w:sz w:val="16"/>
                  <w:szCs w:val="16"/>
                </w:rPr>
                <w:delText>estimators</w:delText>
              </w:r>
              <w:r w:rsidR="00094208" w:rsidDel="00A47770">
                <w:rPr>
                  <w:rFonts w:ascii="Times New Roman" w:hAnsi="Times New Roman" w:cs="Times New Roman"/>
                  <w:b/>
                  <w:sz w:val="16"/>
                  <w:szCs w:val="16"/>
                </w:rPr>
                <w:delText xml:space="preserve"> in tree-base models</w:delText>
              </w:r>
            </w:del>
          </w:p>
        </w:tc>
        <w:tc>
          <w:tcPr>
            <w:tcW w:w="5245" w:type="dxa"/>
            <w:noWrap/>
            <w:vAlign w:val="center"/>
            <w:tcPrChange w:id="244" w:author="Acaru, Silviu" w:date="2026-02-25T20:19:00Z" w16du:dateUtc="2026-02-25T19:19:00Z">
              <w:tcPr>
                <w:tcW w:w="5245" w:type="dxa"/>
                <w:noWrap/>
                <w:vAlign w:val="center"/>
              </w:tcPr>
            </w:tcPrChange>
          </w:tcPr>
          <w:p w14:paraId="4B213B37" w14:textId="45C78989"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45" w:author="Acaru, Silviu" w:date="2026-02-25T20:19:00Z" w16du:dateUtc="2026-02-25T19:19:00Z">
              <w:r w:rsidRPr="00443E04" w:rsidDel="00A47770">
                <w:rPr>
                  <w:rFonts w:ascii="Times New Roman" w:hAnsi="Times New Roman" w:cs="Times New Roman"/>
                  <w:b/>
                  <w:sz w:val="16"/>
                  <w:szCs w:val="16"/>
                </w:rPr>
                <w:delText>Features</w:delText>
              </w:r>
            </w:del>
          </w:p>
        </w:tc>
      </w:tr>
      <w:tr w:rsidR="00A42E8B" w:rsidRPr="00443E04" w14:paraId="2016302C" w14:textId="77777777" w:rsidTr="00A47770">
        <w:trPr>
          <w:cnfStyle w:val="000000100000" w:firstRow="0" w:lastRow="0" w:firstColumn="0" w:lastColumn="0" w:oddVBand="0" w:evenVBand="0" w:oddHBand="1" w:evenHBand="0" w:firstRowFirstColumn="0" w:firstRowLastColumn="0" w:lastRowFirstColumn="0" w:lastRowLastColumn="0"/>
          <w:trHeight w:val="288"/>
          <w:trPrChange w:id="246"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47" w:author="Acaru, Silviu" w:date="2026-02-25T20:19:00Z" w16du:dateUtc="2026-02-25T19:19:00Z">
              <w:tcPr>
                <w:tcW w:w="851" w:type="dxa"/>
                <w:noWrap/>
                <w:vAlign w:val="center"/>
              </w:tcPr>
            </w:tcPrChange>
          </w:tcPr>
          <w:p w14:paraId="1D3C5F98" w14:textId="251A4290"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248"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249" w:author="Acaru, Silviu" w:date="2026-02-25T20:19:00Z" w16du:dateUtc="2026-02-25T19:19:00Z">
              <w:tcPr>
                <w:tcW w:w="576" w:type="dxa"/>
                <w:noWrap/>
                <w:vAlign w:val="center"/>
              </w:tcPr>
            </w:tcPrChange>
          </w:tcPr>
          <w:p w14:paraId="302C0A35" w14:textId="6BCFFC98"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50" w:author="Acaru, Silviu" w:date="2026-02-25T20:19:00Z" w16du:dateUtc="2026-02-25T19:19:00Z">
              <w:r w:rsidRPr="00A42E8B" w:rsidDel="00A47770">
                <w:rPr>
                  <w:rFonts w:ascii="Times New Roman" w:hAnsi="Times New Roman" w:cs="Times New Roman"/>
                  <w:sz w:val="16"/>
                  <w:szCs w:val="16"/>
                </w:rPr>
                <w:delText>0.85</w:delText>
              </w:r>
            </w:del>
          </w:p>
        </w:tc>
        <w:tc>
          <w:tcPr>
            <w:tcW w:w="674" w:type="dxa"/>
            <w:noWrap/>
            <w:vAlign w:val="center"/>
            <w:tcPrChange w:id="251" w:author="Acaru, Silviu" w:date="2026-02-25T20:19:00Z" w16du:dateUtc="2026-02-25T19:19:00Z">
              <w:tcPr>
                <w:tcW w:w="674" w:type="dxa"/>
                <w:noWrap/>
                <w:vAlign w:val="center"/>
              </w:tcPr>
            </w:tcPrChange>
          </w:tcPr>
          <w:p w14:paraId="249071BE" w14:textId="4342916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52" w:author="Acaru, Silviu" w:date="2026-02-25T20:19:00Z" w16du:dateUtc="2026-02-25T19:19:00Z">
              <w:r w:rsidRPr="00A42E8B" w:rsidDel="00A47770">
                <w:rPr>
                  <w:rFonts w:ascii="Times New Roman" w:hAnsi="Times New Roman" w:cs="Times New Roman"/>
                  <w:sz w:val="16"/>
                  <w:szCs w:val="16"/>
                </w:rPr>
                <w:delText>111.25</w:delText>
              </w:r>
            </w:del>
          </w:p>
        </w:tc>
        <w:tc>
          <w:tcPr>
            <w:tcW w:w="593" w:type="dxa"/>
            <w:noWrap/>
            <w:vAlign w:val="center"/>
            <w:tcPrChange w:id="253" w:author="Acaru, Silviu" w:date="2026-02-25T20:19:00Z" w16du:dateUtc="2026-02-25T19:19:00Z">
              <w:tcPr>
                <w:tcW w:w="593" w:type="dxa"/>
                <w:noWrap/>
                <w:vAlign w:val="center"/>
              </w:tcPr>
            </w:tcPrChange>
          </w:tcPr>
          <w:p w14:paraId="54683B5F" w14:textId="2B67AC1D"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54" w:author="Acaru, Silviu" w:date="2026-02-25T20:19:00Z" w16du:dateUtc="2026-02-25T19:19:00Z">
              <w:r w:rsidRPr="00A42E8B" w:rsidDel="00A47770">
                <w:rPr>
                  <w:rFonts w:ascii="Times New Roman" w:hAnsi="Times New Roman" w:cs="Times New Roman"/>
                  <w:sz w:val="16"/>
                  <w:szCs w:val="16"/>
                </w:rPr>
                <w:delText>6.66</w:delText>
              </w:r>
            </w:del>
          </w:p>
        </w:tc>
        <w:tc>
          <w:tcPr>
            <w:tcW w:w="1417" w:type="dxa"/>
            <w:noWrap/>
            <w:vAlign w:val="center"/>
            <w:tcPrChange w:id="255" w:author="Acaru, Silviu" w:date="2026-02-25T20:19:00Z" w16du:dateUtc="2026-02-25T19:19:00Z">
              <w:tcPr>
                <w:tcW w:w="1417" w:type="dxa"/>
                <w:noWrap/>
                <w:vAlign w:val="center"/>
              </w:tcPr>
            </w:tcPrChange>
          </w:tcPr>
          <w:p w14:paraId="3DBA91F0" w14:textId="606C077A"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56" w:author="Acaru, Silviu" w:date="2026-02-25T20:19:00Z" w16du:dateUtc="2026-02-25T19:19:00Z">
              <w:r w:rsidRPr="00A42E8B" w:rsidDel="00A47770">
                <w:rPr>
                  <w:rFonts w:ascii="Times New Roman" w:hAnsi="Times New Roman" w:cs="Times New Roman"/>
                  <w:sz w:val="16"/>
                  <w:szCs w:val="16"/>
                </w:rPr>
                <w:delText>1000</w:delText>
              </w:r>
            </w:del>
          </w:p>
        </w:tc>
        <w:tc>
          <w:tcPr>
            <w:tcW w:w="5245" w:type="dxa"/>
            <w:noWrap/>
            <w:tcPrChange w:id="257" w:author="Acaru, Silviu" w:date="2026-02-25T20:19:00Z" w16du:dateUtc="2026-02-25T19:19:00Z">
              <w:tcPr>
                <w:tcW w:w="5245" w:type="dxa"/>
                <w:noWrap/>
              </w:tcPr>
            </w:tcPrChange>
          </w:tcPr>
          <w:p w14:paraId="397D89A4" w14:textId="6D25DBBE" w:rsidR="00A42E8B" w:rsidRPr="00443E04"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58" w:author="Acaru, Silviu" w:date="2026-02-25T20:19:00Z" w16du:dateUtc="2026-02-25T19:19:00Z">
              <w:r w:rsidRPr="00A42E8B" w:rsidDel="00A47770">
                <w:rPr>
                  <w:rFonts w:ascii="Times New Roman" w:hAnsi="Times New Roman" w:cs="Times New Roman"/>
                  <w:sz w:val="16"/>
                  <w:szCs w:val="16"/>
                </w:rPr>
                <w:delText>Lignin (wt%), Co-polyol type (PTHF), Ratio</w:delText>
              </w:r>
              <w:r w:rsidR="0063291A" w:rsidDel="00A47770">
                <w:rPr>
                  <w:rFonts w:ascii="Times New Roman" w:hAnsi="Times New Roman" w:cs="Times New Roman"/>
                  <w:sz w:val="16"/>
                  <w:szCs w:val="16"/>
                </w:rPr>
                <w:delText xml:space="preserve">, Co-polyol (wt%), Isocyanate (mmol NCO), </w:delText>
              </w:r>
              <w:r w:rsidRPr="00A42E8B" w:rsidDel="00A47770">
                <w:rPr>
                  <w:rFonts w:ascii="Times New Roman" w:hAnsi="Times New Roman" w:cs="Times New Roman"/>
                  <w:sz w:val="16"/>
                  <w:szCs w:val="16"/>
                </w:rPr>
                <w:delText>Tin(II) octoate</w:delText>
              </w:r>
              <w:r w:rsidR="0063291A" w:rsidDel="00A47770">
                <w:rPr>
                  <w:rFonts w:ascii="Times New Roman" w:hAnsi="Times New Roman" w:cs="Times New Roman"/>
                  <w:sz w:val="16"/>
                  <w:szCs w:val="16"/>
                </w:rPr>
                <w:delText>, Swelling ratio (%)</w:delText>
              </w:r>
            </w:del>
          </w:p>
        </w:tc>
      </w:tr>
      <w:tr w:rsidR="00A42E8B" w:rsidRPr="00443E04" w14:paraId="50417B61" w14:textId="77777777" w:rsidTr="00A47770">
        <w:trPr>
          <w:trHeight w:val="288"/>
          <w:trPrChange w:id="259"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60" w:author="Acaru, Silviu" w:date="2026-02-25T20:19:00Z" w16du:dateUtc="2026-02-25T19:19:00Z">
              <w:tcPr>
                <w:tcW w:w="851" w:type="dxa"/>
                <w:noWrap/>
                <w:vAlign w:val="center"/>
              </w:tcPr>
            </w:tcPrChange>
          </w:tcPr>
          <w:p w14:paraId="0E42C86D" w14:textId="23EF7941" w:rsidR="00A42E8B" w:rsidRPr="00443E04" w:rsidRDefault="00A42E8B" w:rsidP="0063291A">
            <w:pPr>
              <w:rPr>
                <w:rFonts w:ascii="Times New Roman" w:hAnsi="Times New Roman" w:cs="Times New Roman"/>
                <w:sz w:val="16"/>
                <w:szCs w:val="16"/>
              </w:rPr>
            </w:pPr>
            <w:del w:id="261"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262" w:author="Acaru, Silviu" w:date="2026-02-25T20:19:00Z" w16du:dateUtc="2026-02-25T19:19:00Z">
              <w:tcPr>
                <w:tcW w:w="576" w:type="dxa"/>
                <w:noWrap/>
                <w:vAlign w:val="center"/>
              </w:tcPr>
            </w:tcPrChange>
          </w:tcPr>
          <w:p w14:paraId="330FB92B" w14:textId="777022AF"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63" w:author="Acaru, Silviu" w:date="2026-02-25T20:19:00Z" w16du:dateUtc="2026-02-25T19:19:00Z">
              <w:r w:rsidRPr="00A42E8B" w:rsidDel="00A47770">
                <w:rPr>
                  <w:rFonts w:ascii="Times New Roman" w:hAnsi="Times New Roman" w:cs="Times New Roman"/>
                  <w:sz w:val="16"/>
                  <w:szCs w:val="16"/>
                </w:rPr>
                <w:delText>0.85</w:delText>
              </w:r>
            </w:del>
          </w:p>
        </w:tc>
        <w:tc>
          <w:tcPr>
            <w:tcW w:w="674" w:type="dxa"/>
            <w:noWrap/>
            <w:vAlign w:val="center"/>
            <w:tcPrChange w:id="264" w:author="Acaru, Silviu" w:date="2026-02-25T20:19:00Z" w16du:dateUtc="2026-02-25T19:19:00Z">
              <w:tcPr>
                <w:tcW w:w="674" w:type="dxa"/>
                <w:noWrap/>
                <w:vAlign w:val="center"/>
              </w:tcPr>
            </w:tcPrChange>
          </w:tcPr>
          <w:p w14:paraId="7D3F699B" w14:textId="30318961"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65" w:author="Acaru, Silviu" w:date="2026-02-25T20:19:00Z" w16du:dateUtc="2026-02-25T19:19:00Z">
              <w:r w:rsidRPr="00A42E8B" w:rsidDel="00A47770">
                <w:rPr>
                  <w:rFonts w:ascii="Times New Roman" w:hAnsi="Times New Roman" w:cs="Times New Roman"/>
                  <w:sz w:val="16"/>
                  <w:szCs w:val="16"/>
                </w:rPr>
                <w:delText>111.80</w:delText>
              </w:r>
            </w:del>
          </w:p>
        </w:tc>
        <w:tc>
          <w:tcPr>
            <w:tcW w:w="593" w:type="dxa"/>
            <w:noWrap/>
            <w:vAlign w:val="center"/>
            <w:tcPrChange w:id="266" w:author="Acaru, Silviu" w:date="2026-02-25T20:19:00Z" w16du:dateUtc="2026-02-25T19:19:00Z">
              <w:tcPr>
                <w:tcW w:w="593" w:type="dxa"/>
                <w:noWrap/>
                <w:vAlign w:val="center"/>
              </w:tcPr>
            </w:tcPrChange>
          </w:tcPr>
          <w:p w14:paraId="04C347FD" w14:textId="02FFF39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67" w:author="Acaru, Silviu" w:date="2026-02-25T20:19:00Z" w16du:dateUtc="2026-02-25T19:19:00Z">
              <w:r w:rsidRPr="00A42E8B" w:rsidDel="00A47770">
                <w:rPr>
                  <w:rFonts w:ascii="Times New Roman" w:hAnsi="Times New Roman" w:cs="Times New Roman"/>
                  <w:sz w:val="16"/>
                  <w:szCs w:val="16"/>
                </w:rPr>
                <w:delText>6.68</w:delText>
              </w:r>
            </w:del>
          </w:p>
        </w:tc>
        <w:tc>
          <w:tcPr>
            <w:tcW w:w="1417" w:type="dxa"/>
            <w:noWrap/>
            <w:vAlign w:val="center"/>
            <w:tcPrChange w:id="268" w:author="Acaru, Silviu" w:date="2026-02-25T20:19:00Z" w16du:dateUtc="2026-02-25T19:19:00Z">
              <w:tcPr>
                <w:tcW w:w="1417" w:type="dxa"/>
                <w:noWrap/>
                <w:vAlign w:val="center"/>
              </w:tcPr>
            </w:tcPrChange>
          </w:tcPr>
          <w:p w14:paraId="52AD5EF2" w14:textId="431B224E"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69" w:author="Acaru, Silviu" w:date="2026-02-25T20:19:00Z" w16du:dateUtc="2026-02-25T19:19:00Z">
              <w:r w:rsidRPr="00A42E8B" w:rsidDel="00A47770">
                <w:rPr>
                  <w:rFonts w:ascii="Times New Roman" w:hAnsi="Times New Roman" w:cs="Times New Roman"/>
                  <w:sz w:val="16"/>
                  <w:szCs w:val="16"/>
                </w:rPr>
                <w:delText>900</w:delText>
              </w:r>
            </w:del>
          </w:p>
        </w:tc>
        <w:tc>
          <w:tcPr>
            <w:tcW w:w="5245" w:type="dxa"/>
            <w:noWrap/>
            <w:vAlign w:val="bottom"/>
            <w:tcPrChange w:id="270" w:author="Acaru, Silviu" w:date="2026-02-25T20:19:00Z" w16du:dateUtc="2026-02-25T19:19:00Z">
              <w:tcPr>
                <w:tcW w:w="5245" w:type="dxa"/>
                <w:noWrap/>
                <w:vAlign w:val="bottom"/>
              </w:tcPr>
            </w:tcPrChange>
          </w:tcPr>
          <w:p w14:paraId="60203FEE" w14:textId="346C8AF1"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71" w:author="Acaru, Silviu" w:date="2026-02-25T20:19:00Z" w16du:dateUtc="2026-02-25T19:19:00Z">
              <w:r w:rsidDel="00A47770">
                <w:rPr>
                  <w:rFonts w:ascii="Times New Roman" w:hAnsi="Times New Roman" w:cs="Times New Roman"/>
                  <w:color w:val="000000"/>
                  <w:sz w:val="16"/>
                  <w:szCs w:val="16"/>
                </w:rPr>
                <w:delText>Lignin (wt%)</w:delText>
              </w:r>
              <w:r w:rsidR="00A42E8B" w:rsidRPr="00A42E8B" w:rsidDel="00A47770">
                <w:rPr>
                  <w:rFonts w:ascii="Times New Roman" w:hAnsi="Times New Roman" w:cs="Times New Roman"/>
                  <w:color w:val="000000"/>
                  <w:sz w:val="16"/>
                  <w:szCs w:val="16"/>
                </w:rPr>
                <w:delText xml:space="preserve">, </w:delText>
              </w:r>
              <w:r w:rsidDel="00A47770">
                <w:rPr>
                  <w:rFonts w:ascii="Times New Roman" w:hAnsi="Times New Roman" w:cs="Times New Roman"/>
                  <w:color w:val="000000"/>
                  <w:sz w:val="16"/>
                  <w:szCs w:val="16"/>
                </w:rPr>
                <w:delText xml:space="preserve">Co-polyol type (PTHF), </w:delText>
              </w:r>
              <w:r w:rsidR="00A42E8B" w:rsidRPr="00A42E8B" w:rsidDel="00A47770">
                <w:rPr>
                  <w:rFonts w:ascii="Times New Roman" w:hAnsi="Times New Roman" w:cs="Times New Roman"/>
                  <w:color w:val="000000"/>
                  <w:sz w:val="16"/>
                  <w:szCs w:val="16"/>
                </w:rPr>
                <w:delText>Ratio, Co-polyol (wt%)</w:delText>
              </w:r>
              <w:r w:rsidDel="00A47770">
                <w:rPr>
                  <w:rFonts w:ascii="Times New Roman" w:hAnsi="Times New Roman" w:cs="Times New Roman"/>
                  <w:color w:val="000000"/>
                  <w:sz w:val="16"/>
                  <w:szCs w:val="16"/>
                </w:rPr>
                <w:delText>, Isocyanate (mmol NCO), Tin(II) octoate</w:delText>
              </w:r>
              <w:r w:rsidR="00A42E8B" w:rsidRPr="00A42E8B" w:rsidDel="00A47770">
                <w:rPr>
                  <w:rFonts w:ascii="Times New Roman" w:hAnsi="Times New Roman" w:cs="Times New Roman"/>
                  <w:color w:val="000000"/>
                  <w:sz w:val="16"/>
                  <w:szCs w:val="16"/>
                </w:rPr>
                <w:delText>,</w:delText>
              </w:r>
              <w:r w:rsidDel="00A47770">
                <w:rPr>
                  <w:rFonts w:ascii="Times New Roman" w:hAnsi="Times New Roman" w:cs="Times New Roman"/>
                  <w:color w:val="000000"/>
                  <w:sz w:val="16"/>
                  <w:szCs w:val="16"/>
                </w:rPr>
                <w:delText xml:space="preserve"> </w:delText>
              </w:r>
              <w:r w:rsidR="00A42E8B" w:rsidRPr="00A42E8B" w:rsidDel="00A47770">
                <w:rPr>
                  <w:rFonts w:ascii="Times New Roman" w:hAnsi="Times New Roman" w:cs="Times New Roman"/>
                  <w:color w:val="000000"/>
                  <w:sz w:val="16"/>
                  <w:szCs w:val="16"/>
                </w:rPr>
                <w:delText>Swellin</w:delText>
              </w:r>
              <w:r w:rsidDel="00A47770">
                <w:rPr>
                  <w:rFonts w:ascii="Times New Roman" w:hAnsi="Times New Roman" w:cs="Times New Roman"/>
                  <w:color w:val="000000"/>
                  <w:sz w:val="16"/>
                  <w:szCs w:val="16"/>
                </w:rPr>
                <w:delText>g ratio (%)</w:delText>
              </w:r>
            </w:del>
          </w:p>
        </w:tc>
      </w:tr>
      <w:tr w:rsidR="00A42E8B" w:rsidRPr="00443E04" w14:paraId="34B8487C" w14:textId="77777777" w:rsidTr="00A47770">
        <w:trPr>
          <w:cnfStyle w:val="000000100000" w:firstRow="0" w:lastRow="0" w:firstColumn="0" w:lastColumn="0" w:oddVBand="0" w:evenVBand="0" w:oddHBand="1" w:evenHBand="0" w:firstRowFirstColumn="0" w:firstRowLastColumn="0" w:lastRowFirstColumn="0" w:lastRowLastColumn="0"/>
          <w:trHeight w:val="288"/>
          <w:trPrChange w:id="272"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73" w:author="Acaru, Silviu" w:date="2026-02-25T20:19:00Z" w16du:dateUtc="2026-02-25T19:19:00Z">
              <w:tcPr>
                <w:tcW w:w="851" w:type="dxa"/>
                <w:noWrap/>
                <w:vAlign w:val="center"/>
              </w:tcPr>
            </w:tcPrChange>
          </w:tcPr>
          <w:p w14:paraId="7B2723FB" w14:textId="22B0C312"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274" w:author="Acaru, Silviu" w:date="2026-02-25T20:19:00Z" w16du:dateUtc="2026-02-25T19:19:00Z">
              <w:r w:rsidRPr="00443E04" w:rsidDel="00A47770">
                <w:rPr>
                  <w:rFonts w:ascii="Times New Roman" w:hAnsi="Times New Roman" w:cs="Times New Roman"/>
                  <w:sz w:val="16"/>
                  <w:szCs w:val="16"/>
                </w:rPr>
                <w:lastRenderedPageBreak/>
                <w:delText>Stacking Ensemble</w:delText>
              </w:r>
            </w:del>
          </w:p>
        </w:tc>
        <w:tc>
          <w:tcPr>
            <w:tcW w:w="576" w:type="dxa"/>
            <w:noWrap/>
            <w:vAlign w:val="center"/>
            <w:tcPrChange w:id="275" w:author="Acaru, Silviu" w:date="2026-02-25T20:19:00Z" w16du:dateUtc="2026-02-25T19:19:00Z">
              <w:tcPr>
                <w:tcW w:w="576" w:type="dxa"/>
                <w:noWrap/>
                <w:vAlign w:val="center"/>
              </w:tcPr>
            </w:tcPrChange>
          </w:tcPr>
          <w:p w14:paraId="279C5C08" w14:textId="4704EACE"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76" w:author="Acaru, Silviu" w:date="2026-02-25T20:19:00Z" w16du:dateUtc="2026-02-25T19:19:00Z">
              <w:r w:rsidRPr="00A42E8B" w:rsidDel="00A47770">
                <w:rPr>
                  <w:rFonts w:ascii="Times New Roman" w:hAnsi="Times New Roman" w:cs="Times New Roman"/>
                  <w:sz w:val="16"/>
                  <w:szCs w:val="16"/>
                </w:rPr>
                <w:delText>0.83</w:delText>
              </w:r>
            </w:del>
          </w:p>
        </w:tc>
        <w:tc>
          <w:tcPr>
            <w:tcW w:w="674" w:type="dxa"/>
            <w:noWrap/>
            <w:vAlign w:val="center"/>
            <w:tcPrChange w:id="277" w:author="Acaru, Silviu" w:date="2026-02-25T20:19:00Z" w16du:dateUtc="2026-02-25T19:19:00Z">
              <w:tcPr>
                <w:tcW w:w="674" w:type="dxa"/>
                <w:noWrap/>
                <w:vAlign w:val="center"/>
              </w:tcPr>
            </w:tcPrChange>
          </w:tcPr>
          <w:p w14:paraId="34835E85" w14:textId="712F84C2"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78" w:author="Acaru, Silviu" w:date="2026-02-25T20:19:00Z" w16du:dateUtc="2026-02-25T19:19:00Z">
              <w:r w:rsidRPr="00A42E8B" w:rsidDel="00A47770">
                <w:rPr>
                  <w:rFonts w:ascii="Times New Roman" w:hAnsi="Times New Roman" w:cs="Times New Roman"/>
                  <w:sz w:val="16"/>
                  <w:szCs w:val="16"/>
                </w:rPr>
                <w:delText>125.44</w:delText>
              </w:r>
            </w:del>
          </w:p>
        </w:tc>
        <w:tc>
          <w:tcPr>
            <w:tcW w:w="593" w:type="dxa"/>
            <w:noWrap/>
            <w:vAlign w:val="center"/>
            <w:tcPrChange w:id="279" w:author="Acaru, Silviu" w:date="2026-02-25T20:19:00Z" w16du:dateUtc="2026-02-25T19:19:00Z">
              <w:tcPr>
                <w:tcW w:w="593" w:type="dxa"/>
                <w:noWrap/>
                <w:vAlign w:val="center"/>
              </w:tcPr>
            </w:tcPrChange>
          </w:tcPr>
          <w:p w14:paraId="2ECDF653" w14:textId="7A10CA58"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80" w:author="Acaru, Silviu" w:date="2026-02-25T20:19:00Z" w16du:dateUtc="2026-02-25T19:19:00Z">
              <w:r w:rsidRPr="00A42E8B" w:rsidDel="00A47770">
                <w:rPr>
                  <w:rFonts w:ascii="Times New Roman" w:hAnsi="Times New Roman" w:cs="Times New Roman"/>
                  <w:sz w:val="16"/>
                  <w:szCs w:val="16"/>
                </w:rPr>
                <w:delText>6.89</w:delText>
              </w:r>
            </w:del>
          </w:p>
        </w:tc>
        <w:tc>
          <w:tcPr>
            <w:tcW w:w="1417" w:type="dxa"/>
            <w:noWrap/>
            <w:vAlign w:val="center"/>
            <w:tcPrChange w:id="281" w:author="Acaru, Silviu" w:date="2026-02-25T20:19:00Z" w16du:dateUtc="2026-02-25T19:19:00Z">
              <w:tcPr>
                <w:tcW w:w="1417" w:type="dxa"/>
                <w:noWrap/>
                <w:vAlign w:val="center"/>
              </w:tcPr>
            </w:tcPrChange>
          </w:tcPr>
          <w:p w14:paraId="2E6F981C" w14:textId="402F8512"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82" w:author="Acaru, Silviu" w:date="2026-02-25T20:19:00Z" w16du:dateUtc="2026-02-25T19:19:00Z">
              <w:r w:rsidRPr="00A42E8B" w:rsidDel="00A47770">
                <w:rPr>
                  <w:rFonts w:ascii="Times New Roman" w:hAnsi="Times New Roman" w:cs="Times New Roman"/>
                  <w:sz w:val="16"/>
                  <w:szCs w:val="16"/>
                </w:rPr>
                <w:delText>700</w:delText>
              </w:r>
            </w:del>
          </w:p>
        </w:tc>
        <w:tc>
          <w:tcPr>
            <w:tcW w:w="5245" w:type="dxa"/>
            <w:noWrap/>
            <w:vAlign w:val="bottom"/>
            <w:tcPrChange w:id="283" w:author="Acaru, Silviu" w:date="2026-02-25T20:19:00Z" w16du:dateUtc="2026-02-25T19:19:00Z">
              <w:tcPr>
                <w:tcW w:w="5245" w:type="dxa"/>
                <w:noWrap/>
                <w:vAlign w:val="bottom"/>
              </w:tcPr>
            </w:tcPrChange>
          </w:tcPr>
          <w:p w14:paraId="0A2B285E" w14:textId="2D19571B" w:rsidR="00A42E8B" w:rsidRPr="00A42E8B"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84" w:author="Acaru, Silviu" w:date="2026-02-25T20:19:00Z" w16du:dateUtc="2026-02-25T19:19:00Z">
              <w:r w:rsidRPr="00A42E8B" w:rsidDel="00A47770">
                <w:rPr>
                  <w:rFonts w:ascii="Times New Roman" w:hAnsi="Times New Roman" w:cs="Times New Roman"/>
                  <w:color w:val="000000"/>
                  <w:sz w:val="16"/>
                  <w:szCs w:val="16"/>
                </w:rPr>
                <w:delText xml:space="preserve">Lignin (wt%), Co-polyol type (PTHF), Ratio, Co-polyol (wt%), </w:delText>
              </w:r>
              <w:r w:rsidR="0063291A" w:rsidDel="00A47770">
                <w:rPr>
                  <w:rFonts w:ascii="Times New Roman" w:hAnsi="Times New Roman" w:cs="Times New Roman"/>
                  <w:color w:val="000000"/>
                  <w:sz w:val="16"/>
                  <w:szCs w:val="16"/>
                </w:rPr>
                <w:delText>Isocyanate (wt%)</w:delText>
              </w:r>
              <w:r w:rsidRPr="00A42E8B" w:rsidDel="00A47770">
                <w:rPr>
                  <w:rFonts w:ascii="Times New Roman" w:hAnsi="Times New Roman" w:cs="Times New Roman"/>
                  <w:color w:val="000000"/>
                  <w:sz w:val="16"/>
                  <w:szCs w:val="16"/>
                </w:rPr>
                <w:delText>, Isocyanate (mmol NCO)</w:delText>
              </w:r>
              <w:r w:rsidR="0063291A" w:rsidDel="00A47770">
                <w:rPr>
                  <w:rFonts w:ascii="Times New Roman" w:hAnsi="Times New Roman" w:cs="Times New Roman"/>
                  <w:color w:val="000000"/>
                  <w:sz w:val="16"/>
                  <w:szCs w:val="16"/>
                </w:rPr>
                <w:delText xml:space="preserve">, </w:delText>
              </w:r>
              <w:r w:rsidR="0063291A" w:rsidRPr="0063291A" w:rsidDel="00A47770">
                <w:rPr>
                  <w:rFonts w:ascii="Times New Roman" w:hAnsi="Times New Roman" w:cs="Times New Roman"/>
                  <w:b/>
                  <w:color w:val="000000"/>
                  <w:sz w:val="16"/>
                  <w:szCs w:val="16"/>
                </w:rPr>
                <w:delText>Isocyanate type</w:delText>
              </w:r>
              <w:r w:rsidR="0063291A" w:rsidRPr="0063291A" w:rsidDel="00A47770">
                <w:rPr>
                  <w:rFonts w:ascii="Times New Roman" w:hAnsi="Times New Roman" w:cs="Times New Roman"/>
                  <w:color w:val="000000"/>
                  <w:sz w:val="16"/>
                  <w:szCs w:val="16"/>
                </w:rPr>
                <w:delText>,</w:delText>
              </w:r>
              <w:r w:rsidR="0063291A" w:rsidDel="00A47770">
                <w:rPr>
                  <w:rFonts w:ascii="Times New Roman" w:hAnsi="Times New Roman" w:cs="Times New Roman"/>
                  <w:color w:val="000000"/>
                  <w:sz w:val="16"/>
                  <w:szCs w:val="16"/>
                </w:rPr>
                <w:delText xml:space="preserve"> Tin(II) octoate, Swelling ratio (%)</w:delText>
              </w:r>
            </w:del>
          </w:p>
        </w:tc>
      </w:tr>
      <w:tr w:rsidR="00A42E8B" w:rsidRPr="00443E04" w14:paraId="38C6D6EA" w14:textId="77777777" w:rsidTr="00A47770">
        <w:trPr>
          <w:trHeight w:val="288"/>
          <w:trPrChange w:id="285"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86" w:author="Acaru, Silviu" w:date="2026-02-25T20:19:00Z" w16du:dateUtc="2026-02-25T19:19:00Z">
              <w:tcPr>
                <w:tcW w:w="851" w:type="dxa"/>
                <w:noWrap/>
                <w:vAlign w:val="center"/>
              </w:tcPr>
            </w:tcPrChange>
          </w:tcPr>
          <w:p w14:paraId="1CC18894" w14:textId="529CA95C" w:rsidR="00A42E8B" w:rsidRPr="00443E04" w:rsidRDefault="00A42E8B" w:rsidP="0063291A">
            <w:pPr>
              <w:rPr>
                <w:rFonts w:ascii="Times New Roman" w:hAnsi="Times New Roman" w:cs="Times New Roman"/>
                <w:sz w:val="16"/>
                <w:szCs w:val="16"/>
              </w:rPr>
            </w:pPr>
            <w:del w:id="287"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288" w:author="Acaru, Silviu" w:date="2026-02-25T20:19:00Z" w16du:dateUtc="2026-02-25T19:19:00Z">
              <w:tcPr>
                <w:tcW w:w="576" w:type="dxa"/>
                <w:noWrap/>
                <w:vAlign w:val="center"/>
              </w:tcPr>
            </w:tcPrChange>
          </w:tcPr>
          <w:p w14:paraId="47A14CD6" w14:textId="75943AB2"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89" w:author="Acaru, Silviu" w:date="2026-02-25T20:19:00Z" w16du:dateUtc="2026-02-25T19:19:00Z">
              <w:r w:rsidRPr="00A42E8B" w:rsidDel="00A47770">
                <w:rPr>
                  <w:rFonts w:ascii="Times New Roman" w:hAnsi="Times New Roman" w:cs="Times New Roman"/>
                  <w:sz w:val="16"/>
                  <w:szCs w:val="16"/>
                </w:rPr>
                <w:delText>0.84</w:delText>
              </w:r>
            </w:del>
          </w:p>
        </w:tc>
        <w:tc>
          <w:tcPr>
            <w:tcW w:w="674" w:type="dxa"/>
            <w:noWrap/>
            <w:vAlign w:val="center"/>
            <w:tcPrChange w:id="290" w:author="Acaru, Silviu" w:date="2026-02-25T20:19:00Z" w16du:dateUtc="2026-02-25T19:19:00Z">
              <w:tcPr>
                <w:tcW w:w="674" w:type="dxa"/>
                <w:noWrap/>
                <w:vAlign w:val="center"/>
              </w:tcPr>
            </w:tcPrChange>
          </w:tcPr>
          <w:p w14:paraId="120D9AFE" w14:textId="04601863"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91" w:author="Acaru, Silviu" w:date="2026-02-25T20:19:00Z" w16du:dateUtc="2026-02-25T19:19:00Z">
              <w:r w:rsidRPr="00A42E8B" w:rsidDel="00A47770">
                <w:rPr>
                  <w:rFonts w:ascii="Times New Roman" w:hAnsi="Times New Roman" w:cs="Times New Roman"/>
                  <w:sz w:val="16"/>
                  <w:szCs w:val="16"/>
                </w:rPr>
                <w:delText>117.23</w:delText>
              </w:r>
            </w:del>
          </w:p>
        </w:tc>
        <w:tc>
          <w:tcPr>
            <w:tcW w:w="593" w:type="dxa"/>
            <w:noWrap/>
            <w:vAlign w:val="center"/>
            <w:tcPrChange w:id="292" w:author="Acaru, Silviu" w:date="2026-02-25T20:19:00Z" w16du:dateUtc="2026-02-25T19:19:00Z">
              <w:tcPr>
                <w:tcW w:w="593" w:type="dxa"/>
                <w:noWrap/>
                <w:vAlign w:val="center"/>
              </w:tcPr>
            </w:tcPrChange>
          </w:tcPr>
          <w:p w14:paraId="2EFFAF4F" w14:textId="4EF0BBC3"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93" w:author="Acaru, Silviu" w:date="2026-02-25T20:19:00Z" w16du:dateUtc="2026-02-25T19:19:00Z">
              <w:r w:rsidRPr="00A42E8B" w:rsidDel="00A47770">
                <w:rPr>
                  <w:rFonts w:ascii="Times New Roman" w:hAnsi="Times New Roman" w:cs="Times New Roman"/>
                  <w:sz w:val="16"/>
                  <w:szCs w:val="16"/>
                </w:rPr>
                <w:delText>6.90</w:delText>
              </w:r>
            </w:del>
          </w:p>
        </w:tc>
        <w:tc>
          <w:tcPr>
            <w:tcW w:w="1417" w:type="dxa"/>
            <w:noWrap/>
            <w:vAlign w:val="center"/>
            <w:tcPrChange w:id="294" w:author="Acaru, Silviu" w:date="2026-02-25T20:19:00Z" w16du:dateUtc="2026-02-25T19:19:00Z">
              <w:tcPr>
                <w:tcW w:w="1417" w:type="dxa"/>
                <w:noWrap/>
                <w:vAlign w:val="center"/>
              </w:tcPr>
            </w:tcPrChange>
          </w:tcPr>
          <w:p w14:paraId="21F5238C" w14:textId="0F0BB378"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95" w:author="Acaru, Silviu" w:date="2026-02-25T20:19:00Z" w16du:dateUtc="2026-02-25T19:19:00Z">
              <w:r w:rsidRPr="00A42E8B" w:rsidDel="00A47770">
                <w:rPr>
                  <w:rFonts w:ascii="Times New Roman" w:hAnsi="Times New Roman" w:cs="Times New Roman"/>
                  <w:sz w:val="16"/>
                  <w:szCs w:val="16"/>
                </w:rPr>
                <w:delText>900</w:delText>
              </w:r>
            </w:del>
          </w:p>
        </w:tc>
        <w:tc>
          <w:tcPr>
            <w:tcW w:w="5245" w:type="dxa"/>
            <w:noWrap/>
            <w:vAlign w:val="bottom"/>
            <w:tcPrChange w:id="296" w:author="Acaru, Silviu" w:date="2026-02-25T20:19:00Z" w16du:dateUtc="2026-02-25T19:19:00Z">
              <w:tcPr>
                <w:tcW w:w="5245" w:type="dxa"/>
                <w:noWrap/>
                <w:vAlign w:val="bottom"/>
              </w:tcPr>
            </w:tcPrChange>
          </w:tcPr>
          <w:p w14:paraId="54616E07" w14:textId="13B482D4"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97" w:author="Acaru, Silviu" w:date="2026-02-25T20:19:00Z" w16du:dateUtc="2026-02-25T19:19:00Z">
              <w:r w:rsidDel="00A47770">
                <w:rPr>
                  <w:rFonts w:ascii="Times New Roman" w:hAnsi="Times New Roman" w:cs="Times New Roman"/>
                  <w:color w:val="000000"/>
                  <w:sz w:val="16"/>
                  <w:szCs w:val="16"/>
                </w:rPr>
                <w:delText>Lignin (wt%), Co-polyol type (PTHF)</w:delText>
              </w:r>
              <w:r w:rsidR="00A42E8B" w:rsidRPr="00A42E8B" w:rsidDel="00A47770">
                <w:rPr>
                  <w:rFonts w:ascii="Times New Roman" w:hAnsi="Times New Roman" w:cs="Times New Roman"/>
                  <w:color w:val="000000"/>
                  <w:sz w:val="16"/>
                  <w:szCs w:val="16"/>
                </w:rPr>
                <w:delText>, Ratio</w:delText>
              </w:r>
              <w:r w:rsidDel="00A47770">
                <w:rPr>
                  <w:rFonts w:ascii="Times New Roman" w:hAnsi="Times New Roman" w:cs="Times New Roman"/>
                  <w:color w:val="000000"/>
                  <w:sz w:val="16"/>
                  <w:szCs w:val="16"/>
                </w:rPr>
                <w:delText xml:space="preserve">, </w:delText>
              </w:r>
              <w:r w:rsidR="00A42E8B" w:rsidRPr="00A42E8B" w:rsidDel="00A47770">
                <w:rPr>
                  <w:rFonts w:ascii="Times New Roman" w:hAnsi="Times New Roman" w:cs="Times New Roman"/>
                  <w:color w:val="000000"/>
                  <w:sz w:val="16"/>
                  <w:szCs w:val="16"/>
                </w:rPr>
                <w:delText xml:space="preserve">Co-polyol (wt%), </w:delText>
              </w:r>
              <w:r w:rsidDel="00A47770">
                <w:rPr>
                  <w:rFonts w:ascii="Times New Roman" w:hAnsi="Times New Roman" w:cs="Times New Roman"/>
                  <w:color w:val="000000"/>
                  <w:sz w:val="16"/>
                  <w:szCs w:val="16"/>
                </w:rPr>
                <w:delText>Isocyanate (wt%)</w:delText>
              </w:r>
              <w:r w:rsidR="00A42E8B" w:rsidRPr="00A42E8B" w:rsidDel="00A47770">
                <w:rPr>
                  <w:rFonts w:ascii="Times New Roman" w:hAnsi="Times New Roman" w:cs="Times New Roman"/>
                  <w:color w:val="000000"/>
                  <w:sz w:val="16"/>
                  <w:szCs w:val="16"/>
                </w:rPr>
                <w:delText xml:space="preserve">, </w:delText>
              </w:r>
              <w:r w:rsidDel="00A47770">
                <w:rPr>
                  <w:rFonts w:ascii="Times New Roman" w:hAnsi="Times New Roman" w:cs="Times New Roman"/>
                  <w:color w:val="000000"/>
                  <w:sz w:val="16"/>
                  <w:szCs w:val="16"/>
                </w:rPr>
                <w:delText>Isocyanate (mmol NCO)</w:delText>
              </w:r>
              <w:r w:rsidR="00A42E8B" w:rsidRPr="00A42E8B" w:rsidDel="00A47770">
                <w:rPr>
                  <w:rFonts w:ascii="Times New Roman" w:hAnsi="Times New Roman" w:cs="Times New Roman"/>
                  <w:color w:val="000000"/>
                  <w:sz w:val="16"/>
                  <w:szCs w:val="16"/>
                </w:rPr>
                <w:delText xml:space="preserve">, </w:delText>
              </w:r>
              <w:r w:rsidDel="00A47770">
                <w:rPr>
                  <w:rFonts w:ascii="Times New Roman" w:hAnsi="Times New Roman" w:cs="Times New Roman"/>
                  <w:color w:val="000000"/>
                  <w:sz w:val="16"/>
                  <w:szCs w:val="16"/>
                </w:rPr>
                <w:delText>Swelling ratio (%)</w:delText>
              </w:r>
            </w:del>
          </w:p>
        </w:tc>
      </w:tr>
      <w:tr w:rsidR="00A42E8B" w:rsidRPr="00443E04" w14:paraId="5BCA300F" w14:textId="77777777" w:rsidTr="00A47770">
        <w:trPr>
          <w:cnfStyle w:val="000000100000" w:firstRow="0" w:lastRow="0" w:firstColumn="0" w:lastColumn="0" w:oddVBand="0" w:evenVBand="0" w:oddHBand="1" w:evenHBand="0" w:firstRowFirstColumn="0" w:firstRowLastColumn="0" w:lastRowFirstColumn="0" w:lastRowLastColumn="0"/>
          <w:trHeight w:val="288"/>
          <w:trPrChange w:id="298"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99" w:author="Acaru, Silviu" w:date="2026-02-25T20:19:00Z" w16du:dateUtc="2026-02-25T19:19:00Z">
              <w:tcPr>
                <w:tcW w:w="851" w:type="dxa"/>
                <w:noWrap/>
                <w:vAlign w:val="center"/>
              </w:tcPr>
            </w:tcPrChange>
          </w:tcPr>
          <w:p w14:paraId="3F2F96B7" w14:textId="6C0370CD"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300"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301" w:author="Acaru, Silviu" w:date="2026-02-25T20:19:00Z" w16du:dateUtc="2026-02-25T19:19:00Z">
              <w:tcPr>
                <w:tcW w:w="576" w:type="dxa"/>
                <w:noWrap/>
                <w:vAlign w:val="center"/>
              </w:tcPr>
            </w:tcPrChange>
          </w:tcPr>
          <w:p w14:paraId="1FB5BDCE" w14:textId="1562026B"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02" w:author="Acaru, Silviu" w:date="2026-02-25T20:19:00Z" w16du:dateUtc="2026-02-25T19:19:00Z">
              <w:r w:rsidRPr="00A42E8B" w:rsidDel="00A47770">
                <w:rPr>
                  <w:rFonts w:ascii="Times New Roman" w:hAnsi="Times New Roman" w:cs="Times New Roman"/>
                  <w:sz w:val="16"/>
                  <w:szCs w:val="16"/>
                </w:rPr>
                <w:delText>0.82</w:delText>
              </w:r>
            </w:del>
          </w:p>
        </w:tc>
        <w:tc>
          <w:tcPr>
            <w:tcW w:w="674" w:type="dxa"/>
            <w:noWrap/>
            <w:vAlign w:val="center"/>
            <w:tcPrChange w:id="303" w:author="Acaru, Silviu" w:date="2026-02-25T20:19:00Z" w16du:dateUtc="2026-02-25T19:19:00Z">
              <w:tcPr>
                <w:tcW w:w="674" w:type="dxa"/>
                <w:noWrap/>
                <w:vAlign w:val="center"/>
              </w:tcPr>
            </w:tcPrChange>
          </w:tcPr>
          <w:p w14:paraId="1A3F3AB7" w14:textId="3875AC5B"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04" w:author="Acaru, Silviu" w:date="2026-02-25T20:19:00Z" w16du:dateUtc="2026-02-25T19:19:00Z">
              <w:r w:rsidRPr="00A42E8B" w:rsidDel="00A47770">
                <w:rPr>
                  <w:rFonts w:ascii="Times New Roman" w:hAnsi="Times New Roman" w:cs="Times New Roman"/>
                  <w:sz w:val="16"/>
                  <w:szCs w:val="16"/>
                </w:rPr>
                <w:delText>127.64</w:delText>
              </w:r>
            </w:del>
          </w:p>
        </w:tc>
        <w:tc>
          <w:tcPr>
            <w:tcW w:w="593" w:type="dxa"/>
            <w:noWrap/>
            <w:vAlign w:val="center"/>
            <w:tcPrChange w:id="305" w:author="Acaru, Silviu" w:date="2026-02-25T20:19:00Z" w16du:dateUtc="2026-02-25T19:19:00Z">
              <w:tcPr>
                <w:tcW w:w="593" w:type="dxa"/>
                <w:noWrap/>
                <w:vAlign w:val="center"/>
              </w:tcPr>
            </w:tcPrChange>
          </w:tcPr>
          <w:p w14:paraId="06BC3EC6" w14:textId="5FBB88A3"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06" w:author="Acaru, Silviu" w:date="2026-02-25T20:19:00Z" w16du:dateUtc="2026-02-25T19:19:00Z">
              <w:r w:rsidRPr="00A42E8B" w:rsidDel="00A47770">
                <w:rPr>
                  <w:rFonts w:ascii="Times New Roman" w:hAnsi="Times New Roman" w:cs="Times New Roman"/>
                  <w:sz w:val="16"/>
                  <w:szCs w:val="16"/>
                </w:rPr>
                <w:delText>6.93</w:delText>
              </w:r>
            </w:del>
          </w:p>
        </w:tc>
        <w:tc>
          <w:tcPr>
            <w:tcW w:w="1417" w:type="dxa"/>
            <w:noWrap/>
            <w:vAlign w:val="center"/>
            <w:tcPrChange w:id="307" w:author="Acaru, Silviu" w:date="2026-02-25T20:19:00Z" w16du:dateUtc="2026-02-25T19:19:00Z">
              <w:tcPr>
                <w:tcW w:w="1417" w:type="dxa"/>
                <w:noWrap/>
                <w:vAlign w:val="center"/>
              </w:tcPr>
            </w:tcPrChange>
          </w:tcPr>
          <w:p w14:paraId="7EC0DF8F" w14:textId="5455196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08" w:author="Acaru, Silviu" w:date="2026-02-25T20:19:00Z" w16du:dateUtc="2026-02-25T19:19:00Z">
              <w:r w:rsidRPr="00A42E8B" w:rsidDel="00A47770">
                <w:rPr>
                  <w:rFonts w:ascii="Times New Roman" w:hAnsi="Times New Roman" w:cs="Times New Roman"/>
                  <w:sz w:val="16"/>
                  <w:szCs w:val="16"/>
                </w:rPr>
                <w:delText>800</w:delText>
              </w:r>
            </w:del>
          </w:p>
        </w:tc>
        <w:tc>
          <w:tcPr>
            <w:tcW w:w="5245" w:type="dxa"/>
            <w:noWrap/>
            <w:vAlign w:val="bottom"/>
            <w:tcPrChange w:id="309" w:author="Acaru, Silviu" w:date="2026-02-25T20:19:00Z" w16du:dateUtc="2026-02-25T19:19:00Z">
              <w:tcPr>
                <w:tcW w:w="5245" w:type="dxa"/>
                <w:noWrap/>
                <w:vAlign w:val="bottom"/>
              </w:tcPr>
            </w:tcPrChange>
          </w:tcPr>
          <w:p w14:paraId="484D628A" w14:textId="1B598522" w:rsidR="00A42E8B" w:rsidRPr="00A42E8B" w:rsidRDefault="0063291A"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10" w:author="Acaru, Silviu" w:date="2026-02-25T20:19:00Z" w16du:dateUtc="2026-02-25T19:19:00Z">
              <w:r w:rsidDel="00A47770">
                <w:rPr>
                  <w:rFonts w:ascii="Times New Roman" w:hAnsi="Times New Roman" w:cs="Times New Roman"/>
                  <w:color w:val="000000"/>
                  <w:sz w:val="16"/>
                  <w:szCs w:val="16"/>
                </w:rPr>
                <w:delText>Lignin (wt%)</w:delText>
              </w:r>
              <w:r w:rsidR="00A42E8B" w:rsidDel="00A47770">
                <w:rPr>
                  <w:rFonts w:ascii="Times New Roman" w:hAnsi="Times New Roman" w:cs="Times New Roman"/>
                  <w:color w:val="000000"/>
                  <w:sz w:val="16"/>
                  <w:szCs w:val="16"/>
                </w:rPr>
                <w:delText xml:space="preserve">, </w:delText>
              </w:r>
              <w:r w:rsidR="00A42E8B" w:rsidRPr="00A42E8B" w:rsidDel="00A47770">
                <w:rPr>
                  <w:rFonts w:ascii="Times New Roman" w:hAnsi="Times New Roman" w:cs="Times New Roman"/>
                  <w:color w:val="000000"/>
                  <w:sz w:val="16"/>
                  <w:szCs w:val="16"/>
                </w:rPr>
                <w:delText>Co</w:delText>
              </w:r>
              <w:r w:rsidR="00A42E8B" w:rsidDel="00A47770">
                <w:rPr>
                  <w:rFonts w:ascii="Times New Roman" w:hAnsi="Times New Roman" w:cs="Times New Roman"/>
                  <w:color w:val="000000"/>
                  <w:sz w:val="16"/>
                  <w:szCs w:val="16"/>
                </w:rPr>
                <w:delText xml:space="preserve">-polyol type (PTHF), Ratio, </w:delText>
              </w:r>
              <w:r w:rsidR="00A42E8B" w:rsidRPr="00A42E8B" w:rsidDel="00A47770">
                <w:rPr>
                  <w:rFonts w:ascii="Times New Roman" w:hAnsi="Times New Roman" w:cs="Times New Roman"/>
                  <w:color w:val="000000"/>
                  <w:sz w:val="16"/>
                  <w:szCs w:val="16"/>
                </w:rPr>
                <w:delText>Co-p</w:delText>
              </w:r>
              <w:r w:rsidR="00A42E8B" w:rsidDel="00A47770">
                <w:rPr>
                  <w:rFonts w:ascii="Times New Roman" w:hAnsi="Times New Roman" w:cs="Times New Roman"/>
                  <w:color w:val="000000"/>
                  <w:sz w:val="16"/>
                  <w:szCs w:val="16"/>
                </w:rPr>
                <w:delText>olyol (wt%), Isocyanate (wt%)</w:delText>
              </w:r>
              <w:r w:rsidR="00A42E8B" w:rsidRPr="00A42E8B" w:rsidDel="00A47770">
                <w:rPr>
                  <w:rFonts w:ascii="Times New Roman" w:hAnsi="Times New Roman" w:cs="Times New Roman"/>
                  <w:color w:val="000000"/>
                  <w:sz w:val="16"/>
                  <w:szCs w:val="16"/>
                </w:rPr>
                <w:delText>, Isocyanate (</w:delText>
              </w:r>
              <w:r w:rsidR="00A42E8B" w:rsidDel="00A47770">
                <w:rPr>
                  <w:rFonts w:ascii="Times New Roman" w:hAnsi="Times New Roman" w:cs="Times New Roman"/>
                  <w:color w:val="000000"/>
                  <w:sz w:val="16"/>
                  <w:szCs w:val="16"/>
                </w:rPr>
                <w:delText xml:space="preserve">mmol NCO), Isocyanate type, </w:delText>
              </w:r>
              <w:r w:rsidR="00A42E8B" w:rsidRPr="00A42E8B" w:rsidDel="00A47770">
                <w:rPr>
                  <w:rFonts w:ascii="Times New Roman" w:hAnsi="Times New Roman" w:cs="Times New Roman"/>
                  <w:color w:val="000000"/>
                  <w:sz w:val="16"/>
                  <w:szCs w:val="16"/>
                </w:rPr>
                <w:delText>Tin(II)</w:delText>
              </w:r>
              <w:r w:rsidR="00A42E8B" w:rsidDel="00A47770">
                <w:rPr>
                  <w:rFonts w:ascii="Times New Roman" w:hAnsi="Times New Roman" w:cs="Times New Roman"/>
                  <w:color w:val="000000"/>
                  <w:sz w:val="16"/>
                  <w:szCs w:val="16"/>
                </w:rPr>
                <w:delText xml:space="preserve"> octoate, Swelling ratio (%)</w:delText>
              </w:r>
            </w:del>
          </w:p>
        </w:tc>
      </w:tr>
    </w:tbl>
    <w:p w14:paraId="5F1B36CB" w14:textId="77777777" w:rsidR="0047525F" w:rsidRDefault="0047525F" w:rsidP="00200EC4">
      <w:pPr>
        <w:jc w:val="both"/>
        <w:rPr>
          <w:ins w:id="311" w:author="Acaru, Silviu" w:date="2026-02-25T20:19:00Z" w16du:dateUtc="2026-02-25T19:19:00Z"/>
          <w:rFonts w:ascii="Times New Roman" w:hAnsi="Times New Roman" w:cs="Times New Roman"/>
          <w:i/>
          <w:sz w:val="24"/>
          <w:szCs w:val="24"/>
        </w:rPr>
      </w:pPr>
    </w:p>
    <w:tbl>
      <w:tblPr>
        <w:tblStyle w:val="PlainTable5"/>
        <w:tblW w:w="9478" w:type="dxa"/>
        <w:tblLayout w:type="fixed"/>
        <w:tblLook w:val="04A0" w:firstRow="1" w:lastRow="0" w:firstColumn="1" w:lastColumn="0" w:noHBand="0" w:noVBand="1"/>
        <w:tblPrChange w:id="312" w:author="Acaru, Silviu" w:date="2026-02-25T20:33:00Z" w16du:dateUtc="2026-02-25T19:33:00Z">
          <w:tblPr>
            <w:tblStyle w:val="PlainTable5"/>
            <w:tblW w:w="9209" w:type="dxa"/>
            <w:tblLayout w:type="fixed"/>
            <w:tblLook w:val="04A0" w:firstRow="1" w:lastRow="0" w:firstColumn="1" w:lastColumn="0" w:noHBand="0" w:noVBand="1"/>
          </w:tblPr>
        </w:tblPrChange>
      </w:tblPr>
      <w:tblGrid>
        <w:gridCol w:w="738"/>
        <w:gridCol w:w="620"/>
        <w:gridCol w:w="1083"/>
        <w:gridCol w:w="709"/>
        <w:gridCol w:w="1083"/>
        <w:gridCol w:w="709"/>
        <w:gridCol w:w="1276"/>
        <w:gridCol w:w="992"/>
        <w:gridCol w:w="2268"/>
        <w:tblGridChange w:id="313">
          <w:tblGrid>
            <w:gridCol w:w="738"/>
            <w:gridCol w:w="533"/>
            <w:gridCol w:w="992"/>
            <w:gridCol w:w="178"/>
            <w:gridCol w:w="531"/>
            <w:gridCol w:w="992"/>
            <w:gridCol w:w="269"/>
            <w:gridCol w:w="440"/>
            <w:gridCol w:w="1276"/>
            <w:gridCol w:w="269"/>
            <w:gridCol w:w="723"/>
            <w:gridCol w:w="269"/>
            <w:gridCol w:w="1999"/>
            <w:gridCol w:w="269"/>
          </w:tblGrid>
        </w:tblGridChange>
      </w:tblGrid>
      <w:tr w:rsidR="0047525F" w:rsidRPr="00B40098" w14:paraId="61E92CB2" w14:textId="77777777" w:rsidTr="0047525F">
        <w:trPr>
          <w:cnfStyle w:val="100000000000" w:firstRow="1" w:lastRow="0" w:firstColumn="0" w:lastColumn="0" w:oddVBand="0" w:evenVBand="0" w:oddHBand="0" w:evenHBand="0" w:firstRowFirstColumn="0" w:firstRowLastColumn="0" w:lastRowFirstColumn="0" w:lastRowLastColumn="0"/>
          <w:trHeight w:val="29"/>
          <w:ins w:id="314" w:author="Acaru, Silviu" w:date="2026-02-25T20:33:00Z"/>
          <w:trPrChange w:id="315" w:author="Acaru, Silviu" w:date="2026-02-25T20:33:00Z" w16du:dateUtc="2026-02-25T19:33:00Z">
            <w:trPr>
              <w:gridAfter w:val="0"/>
              <w:trHeight w:val="29"/>
            </w:trPr>
          </w:trPrChange>
        </w:trPr>
        <w:tc>
          <w:tcPr>
            <w:cnfStyle w:val="001000000100" w:firstRow="0" w:lastRow="0" w:firstColumn="1" w:lastColumn="0" w:oddVBand="0" w:evenVBand="0" w:oddHBand="0" w:evenHBand="0" w:firstRowFirstColumn="1" w:firstRowLastColumn="0" w:lastRowFirstColumn="0" w:lastRowLastColumn="0"/>
            <w:tcW w:w="738" w:type="dxa"/>
            <w:vMerge w:val="restart"/>
            <w:tcPrChange w:id="316" w:author="Acaru, Silviu" w:date="2026-02-25T20:33:00Z" w16du:dateUtc="2026-02-25T19:33:00Z">
              <w:tcPr>
                <w:tcW w:w="738" w:type="dxa"/>
                <w:vMerge w:val="restart"/>
              </w:tcPr>
            </w:tcPrChange>
          </w:tcPr>
          <w:p w14:paraId="6D424F0F" w14:textId="77777777" w:rsidR="0047525F" w:rsidRPr="00A141A5" w:rsidRDefault="0047525F" w:rsidP="008C04A9">
            <w:pPr>
              <w:jc w:val="center"/>
              <w:cnfStyle w:val="101000000100" w:firstRow="1" w:lastRow="0" w:firstColumn="1" w:lastColumn="0" w:oddVBand="0" w:evenVBand="0" w:oddHBand="0" w:evenHBand="0" w:firstRowFirstColumn="1" w:firstRowLastColumn="0" w:lastRowFirstColumn="0" w:lastRowLastColumn="0"/>
              <w:rPr>
                <w:ins w:id="317" w:author="Acaru, Silviu" w:date="2026-02-25T20:33:00Z" w16du:dateUtc="2026-02-25T19:33:00Z"/>
                <w:rFonts w:ascii="Times New Roman" w:hAnsi="Times New Roman" w:cs="Times New Roman"/>
                <w:b/>
                <w:bCs/>
                <w:color w:val="020817"/>
                <w:spacing w:val="6"/>
                <w:sz w:val="16"/>
                <w:szCs w:val="16"/>
              </w:rPr>
            </w:pPr>
            <w:ins w:id="318" w:author="Acaru, Silviu" w:date="2026-02-25T20:33:00Z" w16du:dateUtc="2026-02-25T19:33:00Z">
              <w:r w:rsidRPr="00A141A5">
                <w:rPr>
                  <w:rFonts w:ascii="Times New Roman" w:hAnsi="Times New Roman" w:cs="Times New Roman"/>
                  <w:b/>
                  <w:bCs/>
                  <w:color w:val="020817"/>
                  <w:spacing w:val="6"/>
                  <w:sz w:val="16"/>
                  <w:szCs w:val="16"/>
                </w:rPr>
                <w:t>Rank</w:t>
              </w:r>
            </w:ins>
          </w:p>
        </w:tc>
        <w:tc>
          <w:tcPr>
            <w:tcW w:w="1703" w:type="dxa"/>
            <w:gridSpan w:val="2"/>
            <w:tcPrChange w:id="319" w:author="Acaru, Silviu" w:date="2026-02-25T20:33:00Z" w16du:dateUtc="2026-02-25T19:33:00Z">
              <w:tcPr>
                <w:tcW w:w="1525" w:type="dxa"/>
                <w:gridSpan w:val="2"/>
              </w:tcPr>
            </w:tcPrChange>
          </w:tcPr>
          <w:p w14:paraId="23DFE61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20" w:author="Acaru, Silviu" w:date="2026-02-25T20:33:00Z" w16du:dateUtc="2026-02-25T19:33:00Z"/>
                <w:rFonts w:ascii="Times New Roman" w:hAnsi="Times New Roman" w:cs="Times New Roman"/>
                <w:b/>
                <w:bCs/>
                <w:color w:val="020817"/>
                <w:spacing w:val="6"/>
                <w:sz w:val="16"/>
                <w:szCs w:val="16"/>
              </w:rPr>
            </w:pPr>
            <w:ins w:id="321" w:author="Acaru, Silviu" w:date="2026-02-25T20:33:00Z" w16du:dateUtc="2026-02-25T19:33:00Z">
              <w:r w:rsidRPr="00A141A5">
                <w:rPr>
                  <w:rFonts w:ascii="Times New Roman" w:hAnsi="Times New Roman" w:cs="Times New Roman"/>
                  <w:b/>
                  <w:bCs/>
                  <w:color w:val="020817"/>
                  <w:spacing w:val="6"/>
                  <w:sz w:val="16"/>
                  <w:szCs w:val="16"/>
                </w:rPr>
                <w:t>R²</w:t>
              </w:r>
            </w:ins>
          </w:p>
        </w:tc>
        <w:tc>
          <w:tcPr>
            <w:tcW w:w="1792" w:type="dxa"/>
            <w:gridSpan w:val="2"/>
            <w:tcPrChange w:id="322" w:author="Acaru, Silviu" w:date="2026-02-25T20:33:00Z" w16du:dateUtc="2026-02-25T19:33:00Z">
              <w:tcPr>
                <w:tcW w:w="1701" w:type="dxa"/>
                <w:gridSpan w:val="3"/>
              </w:tcPr>
            </w:tcPrChange>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23" w:author="Acaru, Silviu" w:date="2026-02-25T20:33:00Z" w16du:dateUtc="2026-02-25T19:33:00Z"/>
                <w:rFonts w:ascii="Times New Roman" w:hAnsi="Times New Roman" w:cs="Times New Roman"/>
                <w:b/>
                <w:bCs/>
                <w:color w:val="020817"/>
                <w:spacing w:val="6"/>
                <w:sz w:val="16"/>
                <w:szCs w:val="16"/>
              </w:rPr>
            </w:pPr>
            <w:ins w:id="324" w:author="Acaru, Silviu" w:date="2026-02-25T20:33:00Z" w16du:dateUtc="2026-02-25T19:33:00Z">
              <w:r w:rsidRPr="00A141A5">
                <w:rPr>
                  <w:rFonts w:ascii="Times New Roman" w:hAnsi="Times New Roman" w:cs="Times New Roman"/>
                  <w:b/>
                  <w:bCs/>
                  <w:color w:val="020817"/>
                  <w:spacing w:val="6"/>
                  <w:sz w:val="16"/>
                  <w:szCs w:val="16"/>
                </w:rPr>
                <w:t>MSE</w:t>
              </w:r>
            </w:ins>
          </w:p>
        </w:tc>
        <w:tc>
          <w:tcPr>
            <w:tcW w:w="1985" w:type="dxa"/>
            <w:gridSpan w:val="2"/>
            <w:tcPrChange w:id="325" w:author="Acaru, Silviu" w:date="2026-02-25T20:33:00Z" w16du:dateUtc="2026-02-25T19:33:00Z">
              <w:tcPr>
                <w:tcW w:w="1985" w:type="dxa"/>
                <w:gridSpan w:val="3"/>
              </w:tcPr>
            </w:tcPrChange>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26" w:author="Acaru, Silviu" w:date="2026-02-25T20:33:00Z" w16du:dateUtc="2026-02-25T19:33:00Z"/>
                <w:rFonts w:ascii="Times New Roman" w:hAnsi="Times New Roman" w:cs="Times New Roman"/>
                <w:b/>
                <w:bCs/>
                <w:color w:val="020817"/>
                <w:spacing w:val="6"/>
                <w:sz w:val="16"/>
                <w:szCs w:val="16"/>
              </w:rPr>
            </w:pPr>
            <w:ins w:id="327" w:author="Acaru, Silviu" w:date="2026-02-25T20:33:00Z" w16du:dateUtc="2026-02-25T19:33:00Z">
              <w:r w:rsidRPr="00A141A5">
                <w:rPr>
                  <w:rFonts w:ascii="Times New Roman" w:hAnsi="Times New Roman" w:cs="Times New Roman"/>
                  <w:b/>
                  <w:bCs/>
                  <w:color w:val="020817"/>
                  <w:spacing w:val="6"/>
                  <w:sz w:val="16"/>
                  <w:szCs w:val="16"/>
                </w:rPr>
                <w:t>MAE</w:t>
              </w:r>
            </w:ins>
          </w:p>
        </w:tc>
        <w:tc>
          <w:tcPr>
            <w:tcW w:w="992" w:type="dxa"/>
            <w:vMerge w:val="restart"/>
            <w:tcPrChange w:id="328" w:author="Acaru, Silviu" w:date="2026-02-25T20:33:00Z" w16du:dateUtc="2026-02-25T19:33:00Z">
              <w:tcPr>
                <w:tcW w:w="992" w:type="dxa"/>
                <w:gridSpan w:val="2"/>
                <w:vMerge w:val="restart"/>
              </w:tcPr>
            </w:tcPrChange>
          </w:tcPr>
          <w:p w14:paraId="16F638B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29" w:author="Acaru, Silviu" w:date="2026-02-25T20:33:00Z" w16du:dateUtc="2026-02-25T19:33:00Z"/>
                <w:rFonts w:ascii="Times New Roman" w:hAnsi="Times New Roman" w:cs="Times New Roman"/>
                <w:b/>
                <w:bCs/>
                <w:color w:val="020817"/>
                <w:spacing w:val="6"/>
                <w:sz w:val="16"/>
                <w:szCs w:val="16"/>
              </w:rPr>
            </w:pPr>
            <w:ins w:id="330" w:author="Acaru, Silviu" w:date="2026-02-25T20:33:00Z" w16du:dateUtc="2026-02-25T19:33:00Z">
              <w:r w:rsidRPr="00A141A5">
                <w:rPr>
                  <w:rFonts w:ascii="Times New Roman" w:hAnsi="Times New Roman" w:cs="Times New Roman"/>
                  <w:b/>
                  <w:bCs/>
                  <w:color w:val="020817"/>
                  <w:spacing w:val="6"/>
                  <w:sz w:val="16"/>
                  <w:szCs w:val="16"/>
                </w:rPr>
                <w:t># base estimators</w:t>
              </w:r>
            </w:ins>
          </w:p>
        </w:tc>
        <w:tc>
          <w:tcPr>
            <w:tcW w:w="2268" w:type="dxa"/>
            <w:vMerge w:val="restart"/>
            <w:tcPrChange w:id="331" w:author="Acaru, Silviu" w:date="2026-02-25T20:33:00Z" w16du:dateUtc="2026-02-25T19:33:00Z">
              <w:tcPr>
                <w:tcW w:w="2268" w:type="dxa"/>
                <w:gridSpan w:val="2"/>
                <w:vMerge w:val="restart"/>
              </w:tcPr>
            </w:tcPrChange>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32" w:author="Acaru, Silviu" w:date="2026-02-25T20:33:00Z" w16du:dateUtc="2026-02-25T19:33:00Z"/>
                <w:rFonts w:ascii="Times New Roman" w:hAnsi="Times New Roman" w:cs="Times New Roman"/>
                <w:b/>
                <w:bCs/>
                <w:color w:val="020817"/>
                <w:spacing w:val="6"/>
                <w:sz w:val="16"/>
                <w:szCs w:val="16"/>
              </w:rPr>
            </w:pPr>
            <w:ins w:id="333" w:author="Acaru, Silviu" w:date="2026-02-25T20:33:00Z" w16du:dateUtc="2026-02-25T19:33:00Z">
              <w:r w:rsidRPr="00A141A5">
                <w:rPr>
                  <w:rFonts w:ascii="Times New Roman" w:hAnsi="Times New Roman" w:cs="Times New Roman"/>
                  <w:b/>
                  <w:bCs/>
                  <w:color w:val="020817"/>
                  <w:spacing w:val="6"/>
                  <w:sz w:val="16"/>
                  <w:szCs w:val="16"/>
                </w:rPr>
                <w:t>Features</w:t>
              </w:r>
            </w:ins>
          </w:p>
        </w:tc>
      </w:tr>
      <w:tr w:rsidR="0047525F" w:rsidRPr="00B40098" w14:paraId="56BBC20E" w14:textId="77777777" w:rsidTr="0047525F">
        <w:trPr>
          <w:cnfStyle w:val="000000100000" w:firstRow="0" w:lastRow="0" w:firstColumn="0" w:lastColumn="0" w:oddVBand="0" w:evenVBand="0" w:oddHBand="1" w:evenHBand="0" w:firstRowFirstColumn="0" w:firstRowLastColumn="0" w:lastRowFirstColumn="0" w:lastRowLastColumn="0"/>
          <w:trHeight w:val="29"/>
          <w:ins w:id="334" w:author="Acaru, Silviu" w:date="2026-02-25T20:33:00Z"/>
          <w:trPrChange w:id="335"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vMerge/>
            <w:tcPrChange w:id="336" w:author="Acaru, Silviu" w:date="2026-02-25T20:33:00Z" w16du:dateUtc="2026-02-25T19:33:00Z">
              <w:tcPr>
                <w:tcW w:w="738" w:type="dxa"/>
                <w:vMerge/>
              </w:tcPr>
            </w:tcPrChange>
          </w:tcPr>
          <w:p w14:paraId="49649396" w14:textId="77777777" w:rsidR="0047525F" w:rsidRPr="00B40098" w:rsidRDefault="0047525F" w:rsidP="008C04A9">
            <w:pPr>
              <w:jc w:val="center"/>
              <w:cnfStyle w:val="001000100000" w:firstRow="0" w:lastRow="0" w:firstColumn="1" w:lastColumn="0" w:oddVBand="0" w:evenVBand="0" w:oddHBand="1" w:evenHBand="0" w:firstRowFirstColumn="0" w:firstRowLastColumn="0" w:lastRowFirstColumn="0" w:lastRowLastColumn="0"/>
              <w:rPr>
                <w:ins w:id="337" w:author="Acaru, Silviu" w:date="2026-02-25T20:33:00Z" w16du:dateUtc="2026-02-25T19:33:00Z"/>
                <w:rFonts w:ascii="Times New Roman" w:hAnsi="Times New Roman" w:cs="Times New Roman"/>
                <w:sz w:val="16"/>
                <w:szCs w:val="16"/>
              </w:rPr>
            </w:pPr>
          </w:p>
        </w:tc>
        <w:tc>
          <w:tcPr>
            <w:tcW w:w="620" w:type="dxa"/>
            <w:tcPrChange w:id="338" w:author="Acaru, Silviu" w:date="2026-02-25T20:33:00Z" w16du:dateUtc="2026-02-25T19:33:00Z">
              <w:tcPr>
                <w:tcW w:w="533" w:type="dxa"/>
              </w:tcPr>
            </w:tcPrChange>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39" w:author="Acaru, Silviu" w:date="2026-02-25T20:33:00Z" w16du:dateUtc="2026-02-25T19:33:00Z"/>
                <w:rFonts w:ascii="Times New Roman" w:hAnsi="Times New Roman" w:cs="Times New Roman"/>
                <w:b/>
                <w:bCs/>
                <w:color w:val="020817"/>
                <w:spacing w:val="6"/>
                <w:sz w:val="16"/>
                <w:szCs w:val="16"/>
              </w:rPr>
            </w:pPr>
            <w:ins w:id="340" w:author="Acaru, Silviu" w:date="2026-02-25T20:33:00Z" w16du:dateUtc="2026-02-25T19:33:00Z">
              <w:r w:rsidRPr="00B40098">
                <w:rPr>
                  <w:rFonts w:ascii="Times New Roman" w:hAnsi="Times New Roman" w:cs="Times New Roman"/>
                  <w:b/>
                  <w:bCs/>
                  <w:color w:val="020817"/>
                  <w:spacing w:val="6"/>
                  <w:sz w:val="16"/>
                  <w:szCs w:val="16"/>
                </w:rPr>
                <w:t>Test</w:t>
              </w:r>
            </w:ins>
          </w:p>
        </w:tc>
        <w:tc>
          <w:tcPr>
            <w:tcW w:w="1083" w:type="dxa"/>
            <w:tcPrChange w:id="341" w:author="Acaru, Silviu" w:date="2026-02-25T20:33:00Z" w16du:dateUtc="2026-02-25T19:33:00Z">
              <w:tcPr>
                <w:tcW w:w="992" w:type="dxa"/>
              </w:tcPr>
            </w:tcPrChange>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42" w:author="Acaru, Silviu" w:date="2026-02-25T20:33:00Z" w16du:dateUtc="2026-02-25T19:33:00Z"/>
                <w:rFonts w:ascii="Times New Roman" w:hAnsi="Times New Roman" w:cs="Times New Roman"/>
                <w:b/>
                <w:bCs/>
                <w:color w:val="020817"/>
                <w:spacing w:val="6"/>
                <w:sz w:val="16"/>
                <w:szCs w:val="16"/>
              </w:rPr>
            </w:pPr>
            <w:ins w:id="343" w:author="Acaru, Silviu" w:date="2026-02-25T20:33:00Z" w16du:dateUtc="2026-02-25T19:33:00Z">
              <w:r w:rsidRPr="00B40098">
                <w:rPr>
                  <w:rFonts w:ascii="Times New Roman" w:hAnsi="Times New Roman" w:cs="Times New Roman"/>
                  <w:b/>
                  <w:bCs/>
                  <w:color w:val="020817"/>
                  <w:spacing w:val="6"/>
                  <w:sz w:val="16"/>
                  <w:szCs w:val="16"/>
                </w:rPr>
                <w:t>Validation</w:t>
              </w:r>
            </w:ins>
          </w:p>
        </w:tc>
        <w:tc>
          <w:tcPr>
            <w:tcW w:w="709" w:type="dxa"/>
            <w:tcPrChange w:id="344" w:author="Acaru, Silviu" w:date="2026-02-25T20:33:00Z" w16du:dateUtc="2026-02-25T19:33:00Z">
              <w:tcPr>
                <w:tcW w:w="709" w:type="dxa"/>
                <w:gridSpan w:val="2"/>
              </w:tcPr>
            </w:tcPrChange>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45" w:author="Acaru, Silviu" w:date="2026-02-25T20:33:00Z" w16du:dateUtc="2026-02-25T19:33:00Z"/>
                <w:rFonts w:ascii="Times New Roman" w:hAnsi="Times New Roman" w:cs="Times New Roman"/>
                <w:b/>
                <w:bCs/>
                <w:color w:val="020817"/>
                <w:spacing w:val="6"/>
                <w:sz w:val="16"/>
                <w:szCs w:val="16"/>
              </w:rPr>
            </w:pPr>
            <w:ins w:id="346" w:author="Acaru, Silviu" w:date="2026-02-25T20:33:00Z" w16du:dateUtc="2026-02-25T19:33:00Z">
              <w:r w:rsidRPr="00B40098">
                <w:rPr>
                  <w:rFonts w:ascii="Times New Roman" w:hAnsi="Times New Roman" w:cs="Times New Roman"/>
                  <w:b/>
                  <w:bCs/>
                  <w:color w:val="020817"/>
                  <w:spacing w:val="6"/>
                  <w:sz w:val="16"/>
                  <w:szCs w:val="16"/>
                </w:rPr>
                <w:t>Test</w:t>
              </w:r>
            </w:ins>
          </w:p>
        </w:tc>
        <w:tc>
          <w:tcPr>
            <w:tcW w:w="1083" w:type="dxa"/>
            <w:tcPrChange w:id="347" w:author="Acaru, Silviu" w:date="2026-02-25T20:33:00Z" w16du:dateUtc="2026-02-25T19:33:00Z">
              <w:tcPr>
                <w:tcW w:w="992" w:type="dxa"/>
              </w:tcPr>
            </w:tcPrChange>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48" w:author="Acaru, Silviu" w:date="2026-02-25T20:33:00Z" w16du:dateUtc="2026-02-25T19:33:00Z"/>
                <w:rFonts w:ascii="Times New Roman" w:hAnsi="Times New Roman" w:cs="Times New Roman"/>
                <w:b/>
                <w:bCs/>
                <w:color w:val="020817"/>
                <w:spacing w:val="6"/>
                <w:sz w:val="16"/>
                <w:szCs w:val="16"/>
              </w:rPr>
            </w:pPr>
            <w:ins w:id="349" w:author="Acaru, Silviu" w:date="2026-02-25T20:33:00Z" w16du:dateUtc="2026-02-25T19:33:00Z">
              <w:r w:rsidRPr="00B40098">
                <w:rPr>
                  <w:rFonts w:ascii="Times New Roman" w:hAnsi="Times New Roman" w:cs="Times New Roman"/>
                  <w:b/>
                  <w:bCs/>
                  <w:color w:val="020817"/>
                  <w:spacing w:val="6"/>
                  <w:sz w:val="16"/>
                  <w:szCs w:val="16"/>
                </w:rPr>
                <w:t>Validation</w:t>
              </w:r>
            </w:ins>
          </w:p>
        </w:tc>
        <w:tc>
          <w:tcPr>
            <w:tcW w:w="709" w:type="dxa"/>
            <w:tcPrChange w:id="350" w:author="Acaru, Silviu" w:date="2026-02-25T20:33:00Z" w16du:dateUtc="2026-02-25T19:33:00Z">
              <w:tcPr>
                <w:tcW w:w="709" w:type="dxa"/>
                <w:gridSpan w:val="2"/>
              </w:tcPr>
            </w:tcPrChange>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1" w:author="Acaru, Silviu" w:date="2026-02-25T20:33:00Z" w16du:dateUtc="2026-02-25T19:33:00Z"/>
                <w:rFonts w:ascii="Times New Roman" w:hAnsi="Times New Roman" w:cs="Times New Roman"/>
                <w:b/>
                <w:bCs/>
                <w:color w:val="020817"/>
                <w:spacing w:val="6"/>
                <w:sz w:val="16"/>
                <w:szCs w:val="16"/>
              </w:rPr>
            </w:pPr>
            <w:ins w:id="352" w:author="Acaru, Silviu" w:date="2026-02-25T20:33:00Z" w16du:dateUtc="2026-02-25T19:33:00Z">
              <w:r w:rsidRPr="00B40098">
                <w:rPr>
                  <w:rFonts w:ascii="Times New Roman" w:hAnsi="Times New Roman" w:cs="Times New Roman"/>
                  <w:b/>
                  <w:bCs/>
                  <w:color w:val="020817"/>
                  <w:spacing w:val="6"/>
                  <w:sz w:val="16"/>
                  <w:szCs w:val="16"/>
                </w:rPr>
                <w:t>Test</w:t>
              </w:r>
            </w:ins>
          </w:p>
        </w:tc>
        <w:tc>
          <w:tcPr>
            <w:tcW w:w="1276" w:type="dxa"/>
            <w:tcPrChange w:id="353" w:author="Acaru, Silviu" w:date="2026-02-25T20:33:00Z" w16du:dateUtc="2026-02-25T19:33:00Z">
              <w:tcPr>
                <w:tcW w:w="1276" w:type="dxa"/>
              </w:tcPr>
            </w:tcPrChange>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4" w:author="Acaru, Silviu" w:date="2026-02-25T20:33:00Z" w16du:dateUtc="2026-02-25T19:33:00Z"/>
                <w:rFonts w:ascii="Times New Roman" w:hAnsi="Times New Roman" w:cs="Times New Roman"/>
                <w:b/>
                <w:bCs/>
                <w:sz w:val="16"/>
                <w:szCs w:val="16"/>
              </w:rPr>
            </w:pPr>
            <w:ins w:id="355" w:author="Acaru, Silviu" w:date="2026-02-25T20:33:00Z" w16du:dateUtc="2026-02-25T19:33:00Z">
              <w:r w:rsidRPr="00B40098">
                <w:rPr>
                  <w:rFonts w:ascii="Times New Roman" w:hAnsi="Times New Roman" w:cs="Times New Roman"/>
                  <w:b/>
                  <w:bCs/>
                  <w:color w:val="020817"/>
                  <w:spacing w:val="6"/>
                  <w:sz w:val="16"/>
                  <w:szCs w:val="16"/>
                </w:rPr>
                <w:t>Validation</w:t>
              </w:r>
            </w:ins>
          </w:p>
        </w:tc>
        <w:tc>
          <w:tcPr>
            <w:tcW w:w="992" w:type="dxa"/>
            <w:vMerge/>
            <w:tcPrChange w:id="356" w:author="Acaru, Silviu" w:date="2026-02-25T20:33:00Z" w16du:dateUtc="2026-02-25T19:33:00Z">
              <w:tcPr>
                <w:tcW w:w="992" w:type="dxa"/>
                <w:gridSpan w:val="2"/>
                <w:vMerge/>
              </w:tcPr>
            </w:tcPrChange>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7" w:author="Acaru, Silviu" w:date="2026-02-25T20:33:00Z" w16du:dateUtc="2026-02-25T19:33:00Z"/>
                <w:rFonts w:ascii="Times New Roman" w:hAnsi="Times New Roman" w:cs="Times New Roman"/>
                <w:b/>
                <w:bCs/>
                <w:sz w:val="16"/>
                <w:szCs w:val="16"/>
              </w:rPr>
            </w:pPr>
          </w:p>
        </w:tc>
        <w:tc>
          <w:tcPr>
            <w:tcW w:w="2268" w:type="dxa"/>
            <w:vMerge/>
            <w:tcPrChange w:id="358" w:author="Acaru, Silviu" w:date="2026-02-25T20:33:00Z" w16du:dateUtc="2026-02-25T19:33:00Z">
              <w:tcPr>
                <w:tcW w:w="2268" w:type="dxa"/>
                <w:gridSpan w:val="2"/>
                <w:vMerge/>
              </w:tcPr>
            </w:tcPrChange>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9" w:author="Acaru, Silviu" w:date="2026-02-25T20:33:00Z" w16du:dateUtc="2026-02-25T19:33:00Z"/>
                <w:rFonts w:ascii="Times New Roman" w:hAnsi="Times New Roman" w:cs="Times New Roman"/>
                <w:sz w:val="16"/>
                <w:szCs w:val="16"/>
              </w:rPr>
            </w:pPr>
          </w:p>
        </w:tc>
      </w:tr>
      <w:tr w:rsidR="0047525F" w:rsidRPr="00B40098" w14:paraId="25B1F59F" w14:textId="77777777" w:rsidTr="0047525F">
        <w:trPr>
          <w:trHeight w:val="29"/>
          <w:ins w:id="360" w:author="Acaru, Silviu" w:date="2026-02-25T20:33:00Z"/>
          <w:trPrChange w:id="361"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tcPrChange w:id="362" w:author="Acaru, Silviu" w:date="2026-02-25T20:33:00Z" w16du:dateUtc="2026-02-25T19:33:00Z">
              <w:tcPr>
                <w:tcW w:w="738" w:type="dxa"/>
              </w:tcPr>
            </w:tcPrChange>
          </w:tcPr>
          <w:p w14:paraId="7C108A25" w14:textId="77777777" w:rsidR="0047525F" w:rsidRPr="00B40098" w:rsidRDefault="0047525F" w:rsidP="008C04A9">
            <w:pPr>
              <w:jc w:val="center"/>
              <w:rPr>
                <w:ins w:id="363" w:author="Acaru, Silviu" w:date="2026-02-25T20:33:00Z" w16du:dateUtc="2026-02-25T19:33:00Z"/>
                <w:rFonts w:ascii="Times New Roman" w:hAnsi="Times New Roman" w:cs="Times New Roman"/>
                <w:sz w:val="16"/>
                <w:szCs w:val="16"/>
              </w:rPr>
            </w:pPr>
            <w:ins w:id="364" w:author="Acaru, Silviu" w:date="2026-02-25T20:33:00Z" w16du:dateUtc="2026-02-25T19:33:00Z">
              <w:r w:rsidRPr="00B40098">
                <w:rPr>
                  <w:rFonts w:ascii="Times New Roman" w:hAnsi="Times New Roman" w:cs="Times New Roman"/>
                  <w:color w:val="020817"/>
                  <w:sz w:val="16"/>
                  <w:szCs w:val="16"/>
                </w:rPr>
                <w:t>1</w:t>
              </w:r>
            </w:ins>
          </w:p>
        </w:tc>
        <w:tc>
          <w:tcPr>
            <w:tcW w:w="620" w:type="dxa"/>
            <w:tcPrChange w:id="365" w:author="Acaru, Silviu" w:date="2026-02-25T20:33:00Z" w16du:dateUtc="2026-02-25T19:33:00Z">
              <w:tcPr>
                <w:tcW w:w="533" w:type="dxa"/>
              </w:tcPr>
            </w:tcPrChange>
          </w:tcPr>
          <w:p w14:paraId="21909F5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66" w:author="Acaru, Silviu" w:date="2026-02-25T20:33:00Z" w16du:dateUtc="2026-02-25T19:33:00Z"/>
                <w:rFonts w:ascii="Times New Roman" w:hAnsi="Times New Roman" w:cs="Times New Roman"/>
                <w:color w:val="020817"/>
                <w:sz w:val="16"/>
                <w:szCs w:val="16"/>
              </w:rPr>
            </w:pPr>
            <w:ins w:id="367" w:author="Acaru, Silviu" w:date="2026-02-25T20:33:00Z" w16du:dateUtc="2026-02-25T19:33:00Z">
              <w:r w:rsidRPr="00B40098">
                <w:rPr>
                  <w:rFonts w:ascii="Times New Roman" w:hAnsi="Times New Roman" w:cs="Times New Roman"/>
                  <w:color w:val="020817"/>
                  <w:sz w:val="16"/>
                  <w:szCs w:val="16"/>
                </w:rPr>
                <w:t>0.55</w:t>
              </w:r>
            </w:ins>
          </w:p>
        </w:tc>
        <w:tc>
          <w:tcPr>
            <w:tcW w:w="1083" w:type="dxa"/>
            <w:tcPrChange w:id="368" w:author="Acaru, Silviu" w:date="2026-02-25T20:33:00Z" w16du:dateUtc="2026-02-25T19:33:00Z">
              <w:tcPr>
                <w:tcW w:w="992" w:type="dxa"/>
              </w:tcPr>
            </w:tcPrChange>
          </w:tcPr>
          <w:p w14:paraId="443D5D5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69" w:author="Acaru, Silviu" w:date="2026-02-25T20:33:00Z" w16du:dateUtc="2026-02-25T19:33:00Z"/>
                <w:rFonts w:ascii="Times New Roman" w:hAnsi="Times New Roman" w:cs="Times New Roman"/>
                <w:color w:val="020817"/>
                <w:sz w:val="16"/>
                <w:szCs w:val="16"/>
              </w:rPr>
            </w:pPr>
            <w:ins w:id="370" w:author="Acaru, Silviu" w:date="2026-02-25T20:33:00Z" w16du:dateUtc="2026-02-25T19:33:00Z">
              <w:r w:rsidRPr="00B40098">
                <w:rPr>
                  <w:rFonts w:ascii="Times New Roman" w:hAnsi="Times New Roman" w:cs="Times New Roman"/>
                  <w:color w:val="020817"/>
                  <w:sz w:val="16"/>
                  <w:szCs w:val="16"/>
                </w:rPr>
                <w:t>0.49</w:t>
              </w:r>
            </w:ins>
          </w:p>
        </w:tc>
        <w:tc>
          <w:tcPr>
            <w:tcW w:w="709" w:type="dxa"/>
            <w:tcPrChange w:id="371" w:author="Acaru, Silviu" w:date="2026-02-25T20:33:00Z" w16du:dateUtc="2026-02-25T19:33:00Z">
              <w:tcPr>
                <w:tcW w:w="709" w:type="dxa"/>
                <w:gridSpan w:val="2"/>
              </w:tcPr>
            </w:tcPrChange>
          </w:tcPr>
          <w:p w14:paraId="0131B35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72" w:author="Acaru, Silviu" w:date="2026-02-25T20:33:00Z" w16du:dateUtc="2026-02-25T19:33:00Z"/>
                <w:rFonts w:ascii="Times New Roman" w:hAnsi="Times New Roman" w:cs="Times New Roman"/>
                <w:color w:val="020817"/>
                <w:sz w:val="16"/>
                <w:szCs w:val="16"/>
              </w:rPr>
            </w:pPr>
            <w:ins w:id="373" w:author="Acaru, Silviu" w:date="2026-02-25T20:33:00Z" w16du:dateUtc="2026-02-25T19:33:00Z">
              <w:r w:rsidRPr="00B40098">
                <w:rPr>
                  <w:rFonts w:ascii="Times New Roman" w:hAnsi="Times New Roman" w:cs="Times New Roman"/>
                  <w:color w:val="020817"/>
                  <w:sz w:val="16"/>
                  <w:szCs w:val="16"/>
                </w:rPr>
                <w:t>338.37</w:t>
              </w:r>
            </w:ins>
          </w:p>
        </w:tc>
        <w:tc>
          <w:tcPr>
            <w:tcW w:w="1083" w:type="dxa"/>
            <w:tcPrChange w:id="374" w:author="Acaru, Silviu" w:date="2026-02-25T20:33:00Z" w16du:dateUtc="2026-02-25T19:33:00Z">
              <w:tcPr>
                <w:tcW w:w="992" w:type="dxa"/>
              </w:tcPr>
            </w:tcPrChange>
          </w:tcPr>
          <w:p w14:paraId="6AB8B1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75" w:author="Acaru, Silviu" w:date="2026-02-25T20:33:00Z" w16du:dateUtc="2026-02-25T19:33:00Z"/>
                <w:rFonts w:ascii="Times New Roman" w:hAnsi="Times New Roman" w:cs="Times New Roman"/>
                <w:color w:val="020817"/>
                <w:sz w:val="16"/>
                <w:szCs w:val="16"/>
              </w:rPr>
            </w:pPr>
            <w:ins w:id="376" w:author="Acaru, Silviu" w:date="2026-02-25T20:33:00Z" w16du:dateUtc="2026-02-25T19:33:00Z">
              <w:r w:rsidRPr="00B40098">
                <w:rPr>
                  <w:rFonts w:ascii="Times New Roman" w:hAnsi="Times New Roman" w:cs="Times New Roman"/>
                  <w:color w:val="020817"/>
                  <w:sz w:val="16"/>
                  <w:szCs w:val="16"/>
                </w:rPr>
                <w:t>391.95</w:t>
              </w:r>
            </w:ins>
          </w:p>
        </w:tc>
        <w:tc>
          <w:tcPr>
            <w:tcW w:w="709" w:type="dxa"/>
            <w:tcPrChange w:id="377" w:author="Acaru, Silviu" w:date="2026-02-25T20:33:00Z" w16du:dateUtc="2026-02-25T19:33:00Z">
              <w:tcPr>
                <w:tcW w:w="709" w:type="dxa"/>
                <w:gridSpan w:val="2"/>
              </w:tcPr>
            </w:tcPrChange>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78" w:author="Acaru, Silviu" w:date="2026-02-25T20:33:00Z" w16du:dateUtc="2026-02-25T19:33:00Z"/>
                <w:rFonts w:ascii="Times New Roman" w:hAnsi="Times New Roman" w:cs="Times New Roman"/>
                <w:color w:val="020817"/>
                <w:sz w:val="16"/>
                <w:szCs w:val="16"/>
              </w:rPr>
            </w:pPr>
            <w:ins w:id="379" w:author="Acaru, Silviu" w:date="2026-02-25T20:33:00Z" w16du:dateUtc="2026-02-25T19:33:00Z">
              <w:r w:rsidRPr="00B40098">
                <w:rPr>
                  <w:rFonts w:ascii="Times New Roman" w:hAnsi="Times New Roman" w:cs="Times New Roman"/>
                  <w:color w:val="020817"/>
                  <w:sz w:val="16"/>
                  <w:szCs w:val="16"/>
                </w:rPr>
                <w:t>15.17</w:t>
              </w:r>
            </w:ins>
          </w:p>
        </w:tc>
        <w:tc>
          <w:tcPr>
            <w:tcW w:w="1276" w:type="dxa"/>
            <w:tcPrChange w:id="380" w:author="Acaru, Silviu" w:date="2026-02-25T20:33:00Z" w16du:dateUtc="2026-02-25T19:33:00Z">
              <w:tcPr>
                <w:tcW w:w="1276" w:type="dxa"/>
              </w:tcPr>
            </w:tcPrChange>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81" w:author="Acaru, Silviu" w:date="2026-02-25T20:33:00Z" w16du:dateUtc="2026-02-25T19:33:00Z"/>
                <w:rFonts w:ascii="Times New Roman" w:hAnsi="Times New Roman" w:cs="Times New Roman"/>
                <w:color w:val="020817"/>
                <w:sz w:val="16"/>
                <w:szCs w:val="16"/>
              </w:rPr>
            </w:pPr>
            <w:ins w:id="382" w:author="Acaru, Silviu" w:date="2026-02-25T20:33:00Z" w16du:dateUtc="2026-02-25T19:33:00Z">
              <w:r w:rsidRPr="00B40098">
                <w:rPr>
                  <w:rFonts w:ascii="Times New Roman" w:hAnsi="Times New Roman" w:cs="Times New Roman"/>
                  <w:color w:val="020817"/>
                  <w:sz w:val="16"/>
                  <w:szCs w:val="16"/>
                </w:rPr>
                <w:t>13.41</w:t>
              </w:r>
            </w:ins>
          </w:p>
        </w:tc>
        <w:tc>
          <w:tcPr>
            <w:tcW w:w="992" w:type="dxa"/>
            <w:tcPrChange w:id="383" w:author="Acaru, Silviu" w:date="2026-02-25T20:33:00Z" w16du:dateUtc="2026-02-25T19:33:00Z">
              <w:tcPr>
                <w:tcW w:w="992" w:type="dxa"/>
                <w:gridSpan w:val="2"/>
              </w:tcPr>
            </w:tcPrChange>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84" w:author="Acaru, Silviu" w:date="2026-02-25T20:33:00Z" w16du:dateUtc="2026-02-25T19:33:00Z"/>
                <w:rFonts w:ascii="Times New Roman" w:hAnsi="Times New Roman" w:cs="Times New Roman"/>
                <w:sz w:val="16"/>
                <w:szCs w:val="16"/>
              </w:rPr>
            </w:pPr>
            <w:ins w:id="385" w:author="Acaru, Silviu" w:date="2026-02-25T20:33:00Z" w16du:dateUtc="2026-02-25T19:33:00Z">
              <w:r w:rsidRPr="00B40098">
                <w:rPr>
                  <w:rFonts w:ascii="Times New Roman" w:hAnsi="Times New Roman" w:cs="Times New Roman"/>
                  <w:color w:val="020817"/>
                  <w:sz w:val="16"/>
                  <w:szCs w:val="16"/>
                </w:rPr>
                <w:t>10</w:t>
              </w:r>
            </w:ins>
          </w:p>
        </w:tc>
        <w:tc>
          <w:tcPr>
            <w:tcW w:w="2268" w:type="dxa"/>
            <w:tcPrChange w:id="386" w:author="Acaru, Silviu" w:date="2026-02-25T20:33:00Z" w16du:dateUtc="2026-02-25T19:33:00Z">
              <w:tcPr>
                <w:tcW w:w="2268" w:type="dxa"/>
                <w:gridSpan w:val="2"/>
              </w:tcPr>
            </w:tcPrChange>
          </w:tcPr>
          <w:p w14:paraId="67479BE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87" w:author="Acaru, Silviu" w:date="2026-02-25T20:33:00Z" w16du:dateUtc="2026-02-25T19:33:00Z"/>
                <w:rFonts w:ascii="Times New Roman" w:hAnsi="Times New Roman" w:cs="Times New Roman"/>
                <w:sz w:val="16"/>
                <w:szCs w:val="16"/>
              </w:rPr>
            </w:pPr>
            <w:ins w:id="388"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7525F" w:rsidRPr="00B40098" w14:paraId="072C3899" w14:textId="77777777" w:rsidTr="0047525F">
        <w:trPr>
          <w:cnfStyle w:val="000000100000" w:firstRow="0" w:lastRow="0" w:firstColumn="0" w:lastColumn="0" w:oddVBand="0" w:evenVBand="0" w:oddHBand="1" w:evenHBand="0" w:firstRowFirstColumn="0" w:firstRowLastColumn="0" w:lastRowFirstColumn="0" w:lastRowLastColumn="0"/>
          <w:trHeight w:val="29"/>
          <w:ins w:id="389" w:author="Acaru, Silviu" w:date="2026-02-25T20:33:00Z"/>
          <w:trPrChange w:id="390"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tcPrChange w:id="391" w:author="Acaru, Silviu" w:date="2026-02-25T20:33:00Z" w16du:dateUtc="2026-02-25T19:33:00Z">
              <w:tcPr>
                <w:tcW w:w="738" w:type="dxa"/>
              </w:tcPr>
            </w:tcPrChange>
          </w:tcPr>
          <w:p w14:paraId="1CD73EE6" w14:textId="77777777" w:rsidR="0047525F" w:rsidRPr="00B40098" w:rsidRDefault="0047525F" w:rsidP="008C04A9">
            <w:pPr>
              <w:jc w:val="center"/>
              <w:cnfStyle w:val="001000100000" w:firstRow="0" w:lastRow="0" w:firstColumn="1" w:lastColumn="0" w:oddVBand="0" w:evenVBand="0" w:oddHBand="1" w:evenHBand="0" w:firstRowFirstColumn="0" w:firstRowLastColumn="0" w:lastRowFirstColumn="0" w:lastRowLastColumn="0"/>
              <w:rPr>
                <w:ins w:id="392" w:author="Acaru, Silviu" w:date="2026-02-25T20:33:00Z" w16du:dateUtc="2026-02-25T19:33:00Z"/>
                <w:rFonts w:ascii="Times New Roman" w:hAnsi="Times New Roman" w:cs="Times New Roman"/>
                <w:sz w:val="16"/>
                <w:szCs w:val="16"/>
              </w:rPr>
            </w:pPr>
            <w:ins w:id="393" w:author="Acaru, Silviu" w:date="2026-02-25T20:33:00Z" w16du:dateUtc="2026-02-25T19:33:00Z">
              <w:r w:rsidRPr="00B40098">
                <w:rPr>
                  <w:rFonts w:ascii="Times New Roman" w:hAnsi="Times New Roman" w:cs="Times New Roman"/>
                  <w:color w:val="020817"/>
                  <w:sz w:val="16"/>
                  <w:szCs w:val="16"/>
                </w:rPr>
                <w:t>2</w:t>
              </w:r>
            </w:ins>
          </w:p>
        </w:tc>
        <w:tc>
          <w:tcPr>
            <w:tcW w:w="620" w:type="dxa"/>
            <w:tcPrChange w:id="394" w:author="Acaru, Silviu" w:date="2026-02-25T20:33:00Z" w16du:dateUtc="2026-02-25T19:33:00Z">
              <w:tcPr>
                <w:tcW w:w="533" w:type="dxa"/>
              </w:tcPr>
            </w:tcPrChange>
          </w:tcPr>
          <w:p w14:paraId="0894B70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95" w:author="Acaru, Silviu" w:date="2026-02-25T20:33:00Z" w16du:dateUtc="2026-02-25T19:33:00Z"/>
                <w:rFonts w:ascii="Times New Roman" w:hAnsi="Times New Roman" w:cs="Times New Roman"/>
                <w:color w:val="020817"/>
                <w:sz w:val="16"/>
                <w:szCs w:val="16"/>
              </w:rPr>
            </w:pPr>
            <w:ins w:id="396" w:author="Acaru, Silviu" w:date="2026-02-25T20:33:00Z" w16du:dateUtc="2026-02-25T19:33:00Z">
              <w:r w:rsidRPr="00B40098">
                <w:rPr>
                  <w:rFonts w:ascii="Times New Roman" w:hAnsi="Times New Roman" w:cs="Times New Roman"/>
                  <w:color w:val="020817"/>
                  <w:sz w:val="16"/>
                  <w:szCs w:val="16"/>
                </w:rPr>
                <w:t>0.20</w:t>
              </w:r>
            </w:ins>
          </w:p>
        </w:tc>
        <w:tc>
          <w:tcPr>
            <w:tcW w:w="1083" w:type="dxa"/>
            <w:tcPrChange w:id="397" w:author="Acaru, Silviu" w:date="2026-02-25T20:33:00Z" w16du:dateUtc="2026-02-25T19:33:00Z">
              <w:tcPr>
                <w:tcW w:w="992" w:type="dxa"/>
              </w:tcPr>
            </w:tcPrChange>
          </w:tcPr>
          <w:p w14:paraId="4C3E47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98" w:author="Acaru, Silviu" w:date="2026-02-25T20:33:00Z" w16du:dateUtc="2026-02-25T19:33:00Z"/>
                <w:rFonts w:ascii="Times New Roman" w:hAnsi="Times New Roman" w:cs="Times New Roman"/>
                <w:color w:val="020817"/>
                <w:sz w:val="16"/>
                <w:szCs w:val="16"/>
              </w:rPr>
            </w:pPr>
            <w:ins w:id="399" w:author="Acaru, Silviu" w:date="2026-02-25T20:33:00Z" w16du:dateUtc="2026-02-25T19:33:00Z">
              <w:r w:rsidRPr="00B40098">
                <w:rPr>
                  <w:rFonts w:ascii="Times New Roman" w:hAnsi="Times New Roman" w:cs="Times New Roman"/>
                  <w:color w:val="020817"/>
                  <w:sz w:val="16"/>
                  <w:szCs w:val="16"/>
                </w:rPr>
                <w:t>0.46</w:t>
              </w:r>
            </w:ins>
          </w:p>
        </w:tc>
        <w:tc>
          <w:tcPr>
            <w:tcW w:w="709" w:type="dxa"/>
            <w:tcPrChange w:id="400" w:author="Acaru, Silviu" w:date="2026-02-25T20:33:00Z" w16du:dateUtc="2026-02-25T19:33:00Z">
              <w:tcPr>
                <w:tcW w:w="709" w:type="dxa"/>
                <w:gridSpan w:val="2"/>
              </w:tcPr>
            </w:tcPrChange>
          </w:tcPr>
          <w:p w14:paraId="0C3F8B6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01" w:author="Acaru, Silviu" w:date="2026-02-25T20:33:00Z" w16du:dateUtc="2026-02-25T19:33:00Z"/>
                <w:rFonts w:ascii="Times New Roman" w:hAnsi="Times New Roman" w:cs="Times New Roman"/>
                <w:color w:val="020817"/>
                <w:sz w:val="16"/>
                <w:szCs w:val="16"/>
              </w:rPr>
            </w:pPr>
            <w:ins w:id="402" w:author="Acaru, Silviu" w:date="2026-02-25T20:33:00Z" w16du:dateUtc="2026-02-25T19:33:00Z">
              <w:r w:rsidRPr="00B40098">
                <w:rPr>
                  <w:rFonts w:ascii="Times New Roman" w:hAnsi="Times New Roman" w:cs="Times New Roman"/>
                  <w:color w:val="020817"/>
                  <w:sz w:val="16"/>
                  <w:szCs w:val="16"/>
                </w:rPr>
                <w:t>595.12</w:t>
              </w:r>
            </w:ins>
          </w:p>
        </w:tc>
        <w:tc>
          <w:tcPr>
            <w:tcW w:w="1083" w:type="dxa"/>
            <w:tcPrChange w:id="403" w:author="Acaru, Silviu" w:date="2026-02-25T20:33:00Z" w16du:dateUtc="2026-02-25T19:33:00Z">
              <w:tcPr>
                <w:tcW w:w="992" w:type="dxa"/>
              </w:tcPr>
            </w:tcPrChange>
          </w:tcPr>
          <w:p w14:paraId="7CD400F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04" w:author="Acaru, Silviu" w:date="2026-02-25T20:33:00Z" w16du:dateUtc="2026-02-25T19:33:00Z"/>
                <w:rFonts w:ascii="Times New Roman" w:hAnsi="Times New Roman" w:cs="Times New Roman"/>
                <w:color w:val="020817"/>
                <w:sz w:val="16"/>
                <w:szCs w:val="16"/>
              </w:rPr>
            </w:pPr>
            <w:ins w:id="405" w:author="Acaru, Silviu" w:date="2026-02-25T20:33:00Z" w16du:dateUtc="2026-02-25T19:33:00Z">
              <w:r w:rsidRPr="00B40098">
                <w:rPr>
                  <w:rFonts w:ascii="Times New Roman" w:hAnsi="Times New Roman" w:cs="Times New Roman"/>
                  <w:color w:val="020817"/>
                  <w:sz w:val="16"/>
                  <w:szCs w:val="16"/>
                </w:rPr>
                <w:t>417.46</w:t>
              </w:r>
            </w:ins>
          </w:p>
        </w:tc>
        <w:tc>
          <w:tcPr>
            <w:tcW w:w="709" w:type="dxa"/>
            <w:tcPrChange w:id="406" w:author="Acaru, Silviu" w:date="2026-02-25T20:33:00Z" w16du:dateUtc="2026-02-25T19:33:00Z">
              <w:tcPr>
                <w:tcW w:w="709" w:type="dxa"/>
                <w:gridSpan w:val="2"/>
              </w:tcPr>
            </w:tcPrChange>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07" w:author="Acaru, Silviu" w:date="2026-02-25T20:33:00Z" w16du:dateUtc="2026-02-25T19:33:00Z"/>
                <w:rFonts w:ascii="Times New Roman" w:hAnsi="Times New Roman" w:cs="Times New Roman"/>
                <w:color w:val="020817"/>
                <w:sz w:val="16"/>
                <w:szCs w:val="16"/>
              </w:rPr>
            </w:pPr>
            <w:ins w:id="408" w:author="Acaru, Silviu" w:date="2026-02-25T20:33:00Z" w16du:dateUtc="2026-02-25T19:33:00Z">
              <w:r w:rsidRPr="00B40098">
                <w:rPr>
                  <w:rFonts w:ascii="Times New Roman" w:hAnsi="Times New Roman" w:cs="Times New Roman"/>
                  <w:color w:val="020817"/>
                  <w:sz w:val="16"/>
                  <w:szCs w:val="16"/>
                </w:rPr>
                <w:t>17.77</w:t>
              </w:r>
            </w:ins>
          </w:p>
        </w:tc>
        <w:tc>
          <w:tcPr>
            <w:tcW w:w="1276" w:type="dxa"/>
            <w:tcPrChange w:id="409" w:author="Acaru, Silviu" w:date="2026-02-25T20:33:00Z" w16du:dateUtc="2026-02-25T19:33:00Z">
              <w:tcPr>
                <w:tcW w:w="1276" w:type="dxa"/>
              </w:tcPr>
            </w:tcPrChange>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10" w:author="Acaru, Silviu" w:date="2026-02-25T20:33:00Z" w16du:dateUtc="2026-02-25T19:33:00Z"/>
                <w:rFonts w:ascii="Times New Roman" w:hAnsi="Times New Roman" w:cs="Times New Roman"/>
                <w:color w:val="020817"/>
                <w:sz w:val="16"/>
                <w:szCs w:val="16"/>
              </w:rPr>
            </w:pPr>
            <w:ins w:id="411" w:author="Acaru, Silviu" w:date="2026-02-25T20:33:00Z" w16du:dateUtc="2026-02-25T19:33:00Z">
              <w:r w:rsidRPr="00B40098">
                <w:rPr>
                  <w:rFonts w:ascii="Times New Roman" w:hAnsi="Times New Roman" w:cs="Times New Roman"/>
                  <w:color w:val="020817"/>
                  <w:sz w:val="16"/>
                  <w:szCs w:val="16"/>
                </w:rPr>
                <w:t>13.54</w:t>
              </w:r>
            </w:ins>
          </w:p>
        </w:tc>
        <w:tc>
          <w:tcPr>
            <w:tcW w:w="992" w:type="dxa"/>
            <w:tcPrChange w:id="412" w:author="Acaru, Silviu" w:date="2026-02-25T20:33:00Z" w16du:dateUtc="2026-02-25T19:33:00Z">
              <w:tcPr>
                <w:tcW w:w="992" w:type="dxa"/>
                <w:gridSpan w:val="2"/>
              </w:tcPr>
            </w:tcPrChange>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13" w:author="Acaru, Silviu" w:date="2026-02-25T20:33:00Z" w16du:dateUtc="2026-02-25T19:33:00Z"/>
                <w:rFonts w:ascii="Times New Roman" w:hAnsi="Times New Roman" w:cs="Times New Roman"/>
                <w:sz w:val="16"/>
                <w:szCs w:val="16"/>
              </w:rPr>
            </w:pPr>
            <w:ins w:id="414" w:author="Acaru, Silviu" w:date="2026-02-25T20:33:00Z" w16du:dateUtc="2026-02-25T19:33:00Z">
              <w:r w:rsidRPr="00B40098">
                <w:rPr>
                  <w:rFonts w:ascii="Times New Roman" w:hAnsi="Times New Roman" w:cs="Times New Roman"/>
                  <w:color w:val="020817"/>
                  <w:sz w:val="16"/>
                  <w:szCs w:val="16"/>
                </w:rPr>
                <w:t>10</w:t>
              </w:r>
            </w:ins>
          </w:p>
        </w:tc>
        <w:tc>
          <w:tcPr>
            <w:tcW w:w="2268" w:type="dxa"/>
            <w:tcPrChange w:id="415" w:author="Acaru, Silviu" w:date="2026-02-25T20:33:00Z" w16du:dateUtc="2026-02-25T19:33:00Z">
              <w:tcPr>
                <w:tcW w:w="2268" w:type="dxa"/>
                <w:gridSpan w:val="2"/>
              </w:tcPr>
            </w:tcPrChange>
          </w:tcPr>
          <w:p w14:paraId="1FF37EC0"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16" w:author="Acaru, Silviu" w:date="2026-02-25T20:33:00Z" w16du:dateUtc="2026-02-25T19:33:00Z"/>
                <w:rFonts w:ascii="Times New Roman" w:hAnsi="Times New Roman" w:cs="Times New Roman"/>
                <w:sz w:val="16"/>
                <w:szCs w:val="16"/>
              </w:rPr>
            </w:pPr>
            <w:ins w:id="417"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Co-polyol type (PTHF), Ratio,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7525F" w:rsidRPr="00B40098" w14:paraId="4A9D19EB" w14:textId="77777777" w:rsidTr="0047525F">
        <w:trPr>
          <w:trHeight w:val="29"/>
          <w:ins w:id="418" w:author="Acaru, Silviu" w:date="2026-02-25T20:33:00Z"/>
          <w:trPrChange w:id="419"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tcPrChange w:id="420" w:author="Acaru, Silviu" w:date="2026-02-25T20:33:00Z" w16du:dateUtc="2026-02-25T19:33:00Z">
              <w:tcPr>
                <w:tcW w:w="738" w:type="dxa"/>
              </w:tcPr>
            </w:tcPrChange>
          </w:tcPr>
          <w:p w14:paraId="7E10FD13" w14:textId="77777777" w:rsidR="0047525F" w:rsidRPr="00B40098" w:rsidRDefault="0047525F" w:rsidP="008C04A9">
            <w:pPr>
              <w:jc w:val="center"/>
              <w:rPr>
                <w:ins w:id="421" w:author="Acaru, Silviu" w:date="2026-02-25T20:33:00Z" w16du:dateUtc="2026-02-25T19:33:00Z"/>
                <w:rFonts w:ascii="Times New Roman" w:hAnsi="Times New Roman" w:cs="Times New Roman"/>
                <w:sz w:val="16"/>
                <w:szCs w:val="16"/>
              </w:rPr>
            </w:pPr>
            <w:ins w:id="422" w:author="Acaru, Silviu" w:date="2026-02-25T20:33:00Z" w16du:dateUtc="2026-02-25T19:33:00Z">
              <w:r w:rsidRPr="00B40098">
                <w:rPr>
                  <w:rFonts w:ascii="Times New Roman" w:hAnsi="Times New Roman" w:cs="Times New Roman"/>
                  <w:color w:val="020817"/>
                  <w:sz w:val="16"/>
                  <w:szCs w:val="16"/>
                </w:rPr>
                <w:t>3</w:t>
              </w:r>
            </w:ins>
          </w:p>
        </w:tc>
        <w:tc>
          <w:tcPr>
            <w:tcW w:w="620" w:type="dxa"/>
            <w:tcPrChange w:id="423" w:author="Acaru, Silviu" w:date="2026-02-25T20:33:00Z" w16du:dateUtc="2026-02-25T19:33:00Z">
              <w:tcPr>
                <w:tcW w:w="533" w:type="dxa"/>
              </w:tcPr>
            </w:tcPrChange>
          </w:tcPr>
          <w:p w14:paraId="6CC9BA1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24" w:author="Acaru, Silviu" w:date="2026-02-25T20:33:00Z" w16du:dateUtc="2026-02-25T19:33:00Z"/>
                <w:rFonts w:ascii="Times New Roman" w:hAnsi="Times New Roman" w:cs="Times New Roman"/>
                <w:color w:val="020817"/>
                <w:sz w:val="16"/>
                <w:szCs w:val="16"/>
              </w:rPr>
            </w:pPr>
            <w:ins w:id="425" w:author="Acaru, Silviu" w:date="2026-02-25T20:33:00Z" w16du:dateUtc="2026-02-25T19:33:00Z">
              <w:r w:rsidRPr="00B40098">
                <w:rPr>
                  <w:rFonts w:ascii="Times New Roman" w:hAnsi="Times New Roman" w:cs="Times New Roman"/>
                  <w:color w:val="020817"/>
                  <w:sz w:val="16"/>
                  <w:szCs w:val="16"/>
                </w:rPr>
                <w:t>0.61</w:t>
              </w:r>
            </w:ins>
          </w:p>
        </w:tc>
        <w:tc>
          <w:tcPr>
            <w:tcW w:w="1083" w:type="dxa"/>
            <w:tcPrChange w:id="426" w:author="Acaru, Silviu" w:date="2026-02-25T20:33:00Z" w16du:dateUtc="2026-02-25T19:33:00Z">
              <w:tcPr>
                <w:tcW w:w="992" w:type="dxa"/>
              </w:tcPr>
            </w:tcPrChange>
          </w:tcPr>
          <w:p w14:paraId="11F4C5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27" w:author="Acaru, Silviu" w:date="2026-02-25T20:33:00Z" w16du:dateUtc="2026-02-25T19:33:00Z"/>
                <w:rFonts w:ascii="Times New Roman" w:hAnsi="Times New Roman" w:cs="Times New Roman"/>
                <w:color w:val="020817"/>
                <w:sz w:val="16"/>
                <w:szCs w:val="16"/>
              </w:rPr>
            </w:pPr>
            <w:ins w:id="428" w:author="Acaru, Silviu" w:date="2026-02-25T20:33:00Z" w16du:dateUtc="2026-02-25T19:33:00Z">
              <w:r w:rsidRPr="00B40098">
                <w:rPr>
                  <w:rFonts w:ascii="Times New Roman" w:hAnsi="Times New Roman" w:cs="Times New Roman"/>
                  <w:color w:val="020817"/>
                  <w:sz w:val="16"/>
                  <w:szCs w:val="16"/>
                </w:rPr>
                <w:t>0.49</w:t>
              </w:r>
            </w:ins>
          </w:p>
        </w:tc>
        <w:tc>
          <w:tcPr>
            <w:tcW w:w="709" w:type="dxa"/>
            <w:tcPrChange w:id="429" w:author="Acaru, Silviu" w:date="2026-02-25T20:33:00Z" w16du:dateUtc="2026-02-25T19:33:00Z">
              <w:tcPr>
                <w:tcW w:w="709" w:type="dxa"/>
                <w:gridSpan w:val="2"/>
              </w:tcPr>
            </w:tcPrChange>
          </w:tcPr>
          <w:p w14:paraId="7642A0D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30" w:author="Acaru, Silviu" w:date="2026-02-25T20:33:00Z" w16du:dateUtc="2026-02-25T19:33:00Z"/>
                <w:rFonts w:ascii="Times New Roman" w:hAnsi="Times New Roman" w:cs="Times New Roman"/>
                <w:color w:val="020817"/>
                <w:sz w:val="16"/>
                <w:szCs w:val="16"/>
              </w:rPr>
            </w:pPr>
            <w:ins w:id="431" w:author="Acaru, Silviu" w:date="2026-02-25T20:33:00Z" w16du:dateUtc="2026-02-25T19:33:00Z">
              <w:r w:rsidRPr="00B40098">
                <w:rPr>
                  <w:rFonts w:ascii="Times New Roman" w:hAnsi="Times New Roman" w:cs="Times New Roman"/>
                  <w:color w:val="020817"/>
                  <w:sz w:val="16"/>
                  <w:szCs w:val="16"/>
                </w:rPr>
                <w:t>292.55</w:t>
              </w:r>
            </w:ins>
          </w:p>
        </w:tc>
        <w:tc>
          <w:tcPr>
            <w:tcW w:w="1083" w:type="dxa"/>
            <w:tcPrChange w:id="432" w:author="Acaru, Silviu" w:date="2026-02-25T20:33:00Z" w16du:dateUtc="2026-02-25T19:33:00Z">
              <w:tcPr>
                <w:tcW w:w="992" w:type="dxa"/>
              </w:tcPr>
            </w:tcPrChange>
          </w:tcPr>
          <w:p w14:paraId="752178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33" w:author="Acaru, Silviu" w:date="2026-02-25T20:33:00Z" w16du:dateUtc="2026-02-25T19:33:00Z"/>
                <w:rFonts w:ascii="Times New Roman" w:hAnsi="Times New Roman" w:cs="Times New Roman"/>
                <w:color w:val="020817"/>
                <w:sz w:val="16"/>
                <w:szCs w:val="16"/>
              </w:rPr>
            </w:pPr>
            <w:ins w:id="434" w:author="Acaru, Silviu" w:date="2026-02-25T20:33:00Z" w16du:dateUtc="2026-02-25T19:33:00Z">
              <w:r w:rsidRPr="00B40098">
                <w:rPr>
                  <w:rFonts w:ascii="Times New Roman" w:hAnsi="Times New Roman" w:cs="Times New Roman"/>
                  <w:color w:val="020817"/>
                  <w:sz w:val="16"/>
                  <w:szCs w:val="16"/>
                </w:rPr>
                <w:t>392.19</w:t>
              </w:r>
            </w:ins>
          </w:p>
        </w:tc>
        <w:tc>
          <w:tcPr>
            <w:tcW w:w="709" w:type="dxa"/>
            <w:tcPrChange w:id="435" w:author="Acaru, Silviu" w:date="2026-02-25T20:33:00Z" w16du:dateUtc="2026-02-25T19:33:00Z">
              <w:tcPr>
                <w:tcW w:w="709" w:type="dxa"/>
                <w:gridSpan w:val="2"/>
              </w:tcPr>
            </w:tcPrChange>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36" w:author="Acaru, Silviu" w:date="2026-02-25T20:33:00Z" w16du:dateUtc="2026-02-25T19:33:00Z"/>
                <w:rFonts w:ascii="Times New Roman" w:hAnsi="Times New Roman" w:cs="Times New Roman"/>
                <w:color w:val="020817"/>
                <w:sz w:val="16"/>
                <w:szCs w:val="16"/>
              </w:rPr>
            </w:pPr>
            <w:ins w:id="437" w:author="Acaru, Silviu" w:date="2026-02-25T20:33:00Z" w16du:dateUtc="2026-02-25T19:33:00Z">
              <w:r w:rsidRPr="00B40098">
                <w:rPr>
                  <w:rFonts w:ascii="Times New Roman" w:hAnsi="Times New Roman" w:cs="Times New Roman"/>
                  <w:color w:val="020817"/>
                  <w:sz w:val="16"/>
                  <w:szCs w:val="16"/>
                </w:rPr>
                <w:t>14.26</w:t>
              </w:r>
            </w:ins>
          </w:p>
        </w:tc>
        <w:tc>
          <w:tcPr>
            <w:tcW w:w="1276" w:type="dxa"/>
            <w:tcPrChange w:id="438" w:author="Acaru, Silviu" w:date="2026-02-25T20:33:00Z" w16du:dateUtc="2026-02-25T19:33:00Z">
              <w:tcPr>
                <w:tcW w:w="1276" w:type="dxa"/>
              </w:tcPr>
            </w:tcPrChange>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39" w:author="Acaru, Silviu" w:date="2026-02-25T20:33:00Z" w16du:dateUtc="2026-02-25T19:33:00Z"/>
                <w:rFonts w:ascii="Times New Roman" w:hAnsi="Times New Roman" w:cs="Times New Roman"/>
                <w:color w:val="020817"/>
                <w:sz w:val="16"/>
                <w:szCs w:val="16"/>
              </w:rPr>
            </w:pPr>
            <w:ins w:id="440" w:author="Acaru, Silviu" w:date="2026-02-25T20:33:00Z" w16du:dateUtc="2026-02-25T19:33:00Z">
              <w:r w:rsidRPr="00B40098">
                <w:rPr>
                  <w:rFonts w:ascii="Times New Roman" w:hAnsi="Times New Roman" w:cs="Times New Roman"/>
                  <w:color w:val="020817"/>
                  <w:sz w:val="16"/>
                  <w:szCs w:val="16"/>
                </w:rPr>
                <w:t>13.55</w:t>
              </w:r>
            </w:ins>
          </w:p>
        </w:tc>
        <w:tc>
          <w:tcPr>
            <w:tcW w:w="992" w:type="dxa"/>
            <w:tcPrChange w:id="441" w:author="Acaru, Silviu" w:date="2026-02-25T20:33:00Z" w16du:dateUtc="2026-02-25T19:33:00Z">
              <w:tcPr>
                <w:tcW w:w="992" w:type="dxa"/>
                <w:gridSpan w:val="2"/>
              </w:tcPr>
            </w:tcPrChange>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42" w:author="Acaru, Silviu" w:date="2026-02-25T20:33:00Z" w16du:dateUtc="2026-02-25T19:33:00Z"/>
                <w:rFonts w:ascii="Times New Roman" w:hAnsi="Times New Roman" w:cs="Times New Roman"/>
                <w:sz w:val="16"/>
                <w:szCs w:val="16"/>
              </w:rPr>
            </w:pPr>
            <w:ins w:id="443" w:author="Acaru, Silviu" w:date="2026-02-25T20:33:00Z" w16du:dateUtc="2026-02-25T19:33:00Z">
              <w:r w:rsidRPr="00B40098">
                <w:rPr>
                  <w:rFonts w:ascii="Times New Roman" w:hAnsi="Times New Roman" w:cs="Times New Roman"/>
                  <w:color w:val="020817"/>
                  <w:sz w:val="16"/>
                  <w:szCs w:val="16"/>
                </w:rPr>
                <w:t>100</w:t>
              </w:r>
            </w:ins>
          </w:p>
        </w:tc>
        <w:tc>
          <w:tcPr>
            <w:tcW w:w="2268" w:type="dxa"/>
            <w:tcPrChange w:id="444" w:author="Acaru, Silviu" w:date="2026-02-25T20:33:00Z" w16du:dateUtc="2026-02-25T19:33:00Z">
              <w:tcPr>
                <w:tcW w:w="2268" w:type="dxa"/>
                <w:gridSpan w:val="2"/>
              </w:tcPr>
            </w:tcPrChange>
          </w:tcPr>
          <w:p w14:paraId="479B750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45" w:author="Acaru, Silviu" w:date="2026-02-25T20:33:00Z" w16du:dateUtc="2026-02-25T19:33:00Z"/>
                <w:rFonts w:ascii="Times New Roman" w:hAnsi="Times New Roman" w:cs="Times New Roman"/>
                <w:sz w:val="16"/>
                <w:szCs w:val="16"/>
              </w:rPr>
            </w:pPr>
            <w:ins w:id="446"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7525F" w:rsidRPr="00B40098" w14:paraId="2C5BDB25" w14:textId="77777777" w:rsidTr="0047525F">
        <w:trPr>
          <w:cnfStyle w:val="000000100000" w:firstRow="0" w:lastRow="0" w:firstColumn="0" w:lastColumn="0" w:oddVBand="0" w:evenVBand="0" w:oddHBand="1" w:evenHBand="0" w:firstRowFirstColumn="0" w:firstRowLastColumn="0" w:lastRowFirstColumn="0" w:lastRowLastColumn="0"/>
          <w:trHeight w:val="200"/>
          <w:ins w:id="447" w:author="Acaru, Silviu" w:date="2026-02-25T20:33:00Z"/>
          <w:trPrChange w:id="448" w:author="Acaru, Silviu" w:date="2026-02-25T20:33:00Z" w16du:dateUtc="2026-02-25T19:33:00Z">
            <w:trPr>
              <w:gridAfter w:val="0"/>
              <w:trHeight w:val="200"/>
            </w:trPr>
          </w:trPrChange>
        </w:trPr>
        <w:tc>
          <w:tcPr>
            <w:cnfStyle w:val="001000000000" w:firstRow="0" w:lastRow="0" w:firstColumn="1" w:lastColumn="0" w:oddVBand="0" w:evenVBand="0" w:oddHBand="0" w:evenHBand="0" w:firstRowFirstColumn="0" w:firstRowLastColumn="0" w:lastRowFirstColumn="0" w:lastRowLastColumn="0"/>
            <w:tcW w:w="738" w:type="dxa"/>
            <w:tcPrChange w:id="449" w:author="Acaru, Silviu" w:date="2026-02-25T20:33:00Z" w16du:dateUtc="2026-02-25T19:33:00Z">
              <w:tcPr>
                <w:tcW w:w="738" w:type="dxa"/>
              </w:tcPr>
            </w:tcPrChange>
          </w:tcPr>
          <w:p w14:paraId="6BE9B718" w14:textId="77777777" w:rsidR="0047525F" w:rsidRPr="00B40098" w:rsidRDefault="0047525F" w:rsidP="008C04A9">
            <w:pPr>
              <w:jc w:val="center"/>
              <w:cnfStyle w:val="001000100000" w:firstRow="0" w:lastRow="0" w:firstColumn="1" w:lastColumn="0" w:oddVBand="0" w:evenVBand="0" w:oddHBand="1" w:evenHBand="0" w:firstRowFirstColumn="0" w:firstRowLastColumn="0" w:lastRowFirstColumn="0" w:lastRowLastColumn="0"/>
              <w:rPr>
                <w:ins w:id="450" w:author="Acaru, Silviu" w:date="2026-02-25T20:33:00Z" w16du:dateUtc="2026-02-25T19:33:00Z"/>
                <w:rFonts w:ascii="Times New Roman" w:hAnsi="Times New Roman" w:cs="Times New Roman"/>
                <w:sz w:val="16"/>
                <w:szCs w:val="16"/>
              </w:rPr>
            </w:pPr>
            <w:ins w:id="451" w:author="Acaru, Silviu" w:date="2026-02-25T20:33:00Z" w16du:dateUtc="2026-02-25T19:33:00Z">
              <w:r w:rsidRPr="00B40098">
                <w:rPr>
                  <w:rFonts w:ascii="Times New Roman" w:hAnsi="Times New Roman" w:cs="Times New Roman"/>
                  <w:color w:val="020817"/>
                  <w:sz w:val="16"/>
                  <w:szCs w:val="16"/>
                </w:rPr>
                <w:t>4</w:t>
              </w:r>
            </w:ins>
          </w:p>
        </w:tc>
        <w:tc>
          <w:tcPr>
            <w:tcW w:w="620" w:type="dxa"/>
            <w:tcPrChange w:id="452" w:author="Acaru, Silviu" w:date="2026-02-25T20:33:00Z" w16du:dateUtc="2026-02-25T19:33:00Z">
              <w:tcPr>
                <w:tcW w:w="533" w:type="dxa"/>
              </w:tcPr>
            </w:tcPrChange>
          </w:tcPr>
          <w:p w14:paraId="0021FE4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53" w:author="Acaru, Silviu" w:date="2026-02-25T20:33:00Z" w16du:dateUtc="2026-02-25T19:33:00Z"/>
                <w:rFonts w:ascii="Times New Roman" w:hAnsi="Times New Roman" w:cs="Times New Roman"/>
                <w:color w:val="020817"/>
                <w:sz w:val="16"/>
                <w:szCs w:val="16"/>
              </w:rPr>
            </w:pPr>
            <w:ins w:id="454" w:author="Acaru, Silviu" w:date="2026-02-25T20:33:00Z" w16du:dateUtc="2026-02-25T19:33:00Z">
              <w:r w:rsidRPr="00B40098">
                <w:rPr>
                  <w:rFonts w:ascii="Times New Roman" w:hAnsi="Times New Roman" w:cs="Times New Roman"/>
                  <w:color w:val="020817"/>
                  <w:sz w:val="16"/>
                  <w:szCs w:val="16"/>
                </w:rPr>
                <w:t>0.63</w:t>
              </w:r>
            </w:ins>
          </w:p>
        </w:tc>
        <w:tc>
          <w:tcPr>
            <w:tcW w:w="1083" w:type="dxa"/>
            <w:tcPrChange w:id="455" w:author="Acaru, Silviu" w:date="2026-02-25T20:33:00Z" w16du:dateUtc="2026-02-25T19:33:00Z">
              <w:tcPr>
                <w:tcW w:w="992" w:type="dxa"/>
              </w:tcPr>
            </w:tcPrChange>
          </w:tcPr>
          <w:p w14:paraId="33245BE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56" w:author="Acaru, Silviu" w:date="2026-02-25T20:33:00Z" w16du:dateUtc="2026-02-25T19:33:00Z"/>
                <w:rFonts w:ascii="Times New Roman" w:hAnsi="Times New Roman" w:cs="Times New Roman"/>
                <w:color w:val="020817"/>
                <w:sz w:val="16"/>
                <w:szCs w:val="16"/>
              </w:rPr>
            </w:pPr>
            <w:ins w:id="457" w:author="Acaru, Silviu" w:date="2026-02-25T20:33:00Z" w16du:dateUtc="2026-02-25T19:33:00Z">
              <w:r w:rsidRPr="00B40098">
                <w:rPr>
                  <w:rFonts w:ascii="Times New Roman" w:hAnsi="Times New Roman" w:cs="Times New Roman"/>
                  <w:color w:val="020817"/>
                  <w:sz w:val="16"/>
                  <w:szCs w:val="16"/>
                </w:rPr>
                <w:t>0.43</w:t>
              </w:r>
            </w:ins>
          </w:p>
        </w:tc>
        <w:tc>
          <w:tcPr>
            <w:tcW w:w="709" w:type="dxa"/>
            <w:tcPrChange w:id="458" w:author="Acaru, Silviu" w:date="2026-02-25T20:33:00Z" w16du:dateUtc="2026-02-25T19:33:00Z">
              <w:tcPr>
                <w:tcW w:w="709" w:type="dxa"/>
                <w:gridSpan w:val="2"/>
              </w:tcPr>
            </w:tcPrChange>
          </w:tcPr>
          <w:p w14:paraId="14E7A284"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59" w:author="Acaru, Silviu" w:date="2026-02-25T20:33:00Z" w16du:dateUtc="2026-02-25T19:33:00Z"/>
                <w:rFonts w:ascii="Times New Roman" w:hAnsi="Times New Roman" w:cs="Times New Roman"/>
                <w:color w:val="020817"/>
                <w:sz w:val="16"/>
                <w:szCs w:val="16"/>
              </w:rPr>
            </w:pPr>
            <w:ins w:id="460" w:author="Acaru, Silviu" w:date="2026-02-25T20:33:00Z" w16du:dateUtc="2026-02-25T19:33:00Z">
              <w:r w:rsidRPr="00B40098">
                <w:rPr>
                  <w:rFonts w:ascii="Times New Roman" w:hAnsi="Times New Roman" w:cs="Times New Roman"/>
                  <w:color w:val="020817"/>
                  <w:sz w:val="16"/>
                  <w:szCs w:val="16"/>
                </w:rPr>
                <w:t>273.85</w:t>
              </w:r>
            </w:ins>
          </w:p>
        </w:tc>
        <w:tc>
          <w:tcPr>
            <w:tcW w:w="1083" w:type="dxa"/>
            <w:tcPrChange w:id="461" w:author="Acaru, Silviu" w:date="2026-02-25T20:33:00Z" w16du:dateUtc="2026-02-25T19:33:00Z">
              <w:tcPr>
                <w:tcW w:w="992" w:type="dxa"/>
              </w:tcPr>
            </w:tcPrChange>
          </w:tcPr>
          <w:p w14:paraId="155256C8"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62" w:author="Acaru, Silviu" w:date="2026-02-25T20:33:00Z" w16du:dateUtc="2026-02-25T19:33:00Z"/>
                <w:rFonts w:ascii="Times New Roman" w:hAnsi="Times New Roman" w:cs="Times New Roman"/>
                <w:color w:val="020817"/>
                <w:sz w:val="16"/>
                <w:szCs w:val="16"/>
              </w:rPr>
            </w:pPr>
            <w:ins w:id="463" w:author="Acaru, Silviu" w:date="2026-02-25T20:33:00Z" w16du:dateUtc="2026-02-25T19:33:00Z">
              <w:r w:rsidRPr="00B40098">
                <w:rPr>
                  <w:rFonts w:ascii="Times New Roman" w:hAnsi="Times New Roman" w:cs="Times New Roman"/>
                  <w:color w:val="020817"/>
                  <w:sz w:val="16"/>
                  <w:szCs w:val="16"/>
                </w:rPr>
                <w:t>439.07</w:t>
              </w:r>
            </w:ins>
          </w:p>
        </w:tc>
        <w:tc>
          <w:tcPr>
            <w:tcW w:w="709" w:type="dxa"/>
            <w:tcPrChange w:id="464" w:author="Acaru, Silviu" w:date="2026-02-25T20:33:00Z" w16du:dateUtc="2026-02-25T19:33:00Z">
              <w:tcPr>
                <w:tcW w:w="709" w:type="dxa"/>
                <w:gridSpan w:val="2"/>
              </w:tcPr>
            </w:tcPrChange>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65" w:author="Acaru, Silviu" w:date="2026-02-25T20:33:00Z" w16du:dateUtc="2026-02-25T19:33:00Z"/>
                <w:rFonts w:ascii="Times New Roman" w:hAnsi="Times New Roman" w:cs="Times New Roman"/>
                <w:color w:val="020817"/>
                <w:sz w:val="16"/>
                <w:szCs w:val="16"/>
              </w:rPr>
            </w:pPr>
            <w:ins w:id="466" w:author="Acaru, Silviu" w:date="2026-02-25T20:33:00Z" w16du:dateUtc="2026-02-25T19:33:00Z">
              <w:r w:rsidRPr="00B40098">
                <w:rPr>
                  <w:rFonts w:ascii="Times New Roman" w:hAnsi="Times New Roman" w:cs="Times New Roman"/>
                  <w:color w:val="020817"/>
                  <w:sz w:val="16"/>
                  <w:szCs w:val="16"/>
                </w:rPr>
                <w:t>10.99</w:t>
              </w:r>
            </w:ins>
          </w:p>
        </w:tc>
        <w:tc>
          <w:tcPr>
            <w:tcW w:w="1276" w:type="dxa"/>
            <w:tcPrChange w:id="467" w:author="Acaru, Silviu" w:date="2026-02-25T20:33:00Z" w16du:dateUtc="2026-02-25T19:33:00Z">
              <w:tcPr>
                <w:tcW w:w="1276" w:type="dxa"/>
              </w:tcPr>
            </w:tcPrChange>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68" w:author="Acaru, Silviu" w:date="2026-02-25T20:33:00Z" w16du:dateUtc="2026-02-25T19:33:00Z"/>
                <w:rFonts w:ascii="Times New Roman" w:hAnsi="Times New Roman" w:cs="Times New Roman"/>
                <w:color w:val="020817"/>
                <w:sz w:val="16"/>
                <w:szCs w:val="16"/>
              </w:rPr>
            </w:pPr>
            <w:ins w:id="469" w:author="Acaru, Silviu" w:date="2026-02-25T20:33:00Z" w16du:dateUtc="2026-02-25T19:33:00Z">
              <w:r w:rsidRPr="00B40098">
                <w:rPr>
                  <w:rFonts w:ascii="Times New Roman" w:hAnsi="Times New Roman" w:cs="Times New Roman"/>
                  <w:color w:val="020817"/>
                  <w:sz w:val="16"/>
                  <w:szCs w:val="16"/>
                </w:rPr>
                <w:t>14.06</w:t>
              </w:r>
            </w:ins>
          </w:p>
        </w:tc>
        <w:tc>
          <w:tcPr>
            <w:tcW w:w="992" w:type="dxa"/>
            <w:tcPrChange w:id="470" w:author="Acaru, Silviu" w:date="2026-02-25T20:33:00Z" w16du:dateUtc="2026-02-25T19:33:00Z">
              <w:tcPr>
                <w:tcW w:w="992" w:type="dxa"/>
                <w:gridSpan w:val="2"/>
              </w:tcPr>
            </w:tcPrChange>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71" w:author="Acaru, Silviu" w:date="2026-02-25T20:33:00Z" w16du:dateUtc="2026-02-25T19:33:00Z"/>
                <w:rFonts w:ascii="Times New Roman" w:hAnsi="Times New Roman" w:cs="Times New Roman"/>
                <w:sz w:val="16"/>
                <w:szCs w:val="16"/>
              </w:rPr>
            </w:pPr>
            <w:ins w:id="472" w:author="Acaru, Silviu" w:date="2026-02-25T20:33:00Z" w16du:dateUtc="2026-02-25T19:33:00Z">
              <w:r w:rsidRPr="00B40098">
                <w:rPr>
                  <w:rFonts w:ascii="Times New Roman" w:hAnsi="Times New Roman" w:cs="Times New Roman"/>
                  <w:color w:val="020817"/>
                  <w:sz w:val="16"/>
                  <w:szCs w:val="16"/>
                </w:rPr>
                <w:t>100</w:t>
              </w:r>
            </w:ins>
          </w:p>
        </w:tc>
        <w:tc>
          <w:tcPr>
            <w:tcW w:w="2268" w:type="dxa"/>
            <w:tcPrChange w:id="473" w:author="Acaru, Silviu" w:date="2026-02-25T20:33:00Z" w16du:dateUtc="2026-02-25T19:33:00Z">
              <w:tcPr>
                <w:tcW w:w="2268" w:type="dxa"/>
                <w:gridSpan w:val="2"/>
              </w:tcPr>
            </w:tcPrChange>
          </w:tcPr>
          <w:p w14:paraId="54FA742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74" w:author="Acaru, Silviu" w:date="2026-02-25T20:33:00Z" w16du:dateUtc="2026-02-25T19:33:00Z"/>
                <w:rFonts w:ascii="Times New Roman" w:hAnsi="Times New Roman" w:cs="Times New Roman"/>
                <w:sz w:val="16"/>
                <w:szCs w:val="16"/>
              </w:rPr>
            </w:pPr>
            <w:ins w:id="475"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w:t>
              </w:r>
              <w:proofErr w:type="spellStart"/>
              <w:r w:rsidRPr="00B40098">
                <w:rPr>
                  <w:rFonts w:ascii="Times New Roman" w:hAnsi="Times New Roman" w:cs="Times New Roman"/>
                  <w:color w:val="020817"/>
                  <w:sz w:val="16"/>
                  <w:szCs w:val="16"/>
                </w:rPr>
                <w:t>Isocyonate</w:t>
              </w:r>
              <w:proofErr w:type="spellEnd"/>
              <w:r w:rsidRPr="00B40098">
                <w:rPr>
                  <w:rFonts w:ascii="Times New Roman" w:hAnsi="Times New Roman" w:cs="Times New Roman"/>
                  <w:color w:val="020817"/>
                  <w:sz w:val="16"/>
                  <w:szCs w:val="16"/>
                </w:rPr>
                <w:t xml:space="preserve"> type</w:t>
              </w:r>
            </w:ins>
          </w:p>
        </w:tc>
      </w:tr>
      <w:tr w:rsidR="0047525F" w:rsidRPr="00B40098" w14:paraId="07FE7D1D" w14:textId="77777777" w:rsidTr="0047525F">
        <w:trPr>
          <w:trHeight w:val="209"/>
          <w:ins w:id="476" w:author="Acaru, Silviu" w:date="2026-02-25T20:33:00Z"/>
          <w:trPrChange w:id="477" w:author="Acaru, Silviu" w:date="2026-02-25T20:33:00Z" w16du:dateUtc="2026-02-25T19:33:00Z">
            <w:trPr>
              <w:gridAfter w:val="0"/>
              <w:trHeight w:val="209"/>
            </w:trPr>
          </w:trPrChange>
        </w:trPr>
        <w:tc>
          <w:tcPr>
            <w:cnfStyle w:val="001000000000" w:firstRow="0" w:lastRow="0" w:firstColumn="1" w:lastColumn="0" w:oddVBand="0" w:evenVBand="0" w:oddHBand="0" w:evenHBand="0" w:firstRowFirstColumn="0" w:firstRowLastColumn="0" w:lastRowFirstColumn="0" w:lastRowLastColumn="0"/>
            <w:tcW w:w="738" w:type="dxa"/>
            <w:tcPrChange w:id="478" w:author="Acaru, Silviu" w:date="2026-02-25T20:33:00Z" w16du:dateUtc="2026-02-25T19:33:00Z">
              <w:tcPr>
                <w:tcW w:w="738" w:type="dxa"/>
              </w:tcPr>
            </w:tcPrChange>
          </w:tcPr>
          <w:p w14:paraId="599A0EFB" w14:textId="77777777" w:rsidR="0047525F" w:rsidRPr="00B40098" w:rsidRDefault="0047525F" w:rsidP="008C04A9">
            <w:pPr>
              <w:jc w:val="center"/>
              <w:rPr>
                <w:ins w:id="479" w:author="Acaru, Silviu" w:date="2026-02-25T20:33:00Z" w16du:dateUtc="2026-02-25T19:33:00Z"/>
                <w:rFonts w:ascii="Times New Roman" w:hAnsi="Times New Roman" w:cs="Times New Roman"/>
                <w:sz w:val="16"/>
                <w:szCs w:val="16"/>
              </w:rPr>
            </w:pPr>
            <w:ins w:id="480" w:author="Acaru, Silviu" w:date="2026-02-25T20:33:00Z" w16du:dateUtc="2026-02-25T19:33:00Z">
              <w:r w:rsidRPr="00B40098">
                <w:rPr>
                  <w:rFonts w:ascii="Times New Roman" w:hAnsi="Times New Roman" w:cs="Times New Roman"/>
                  <w:color w:val="020817"/>
                  <w:sz w:val="16"/>
                  <w:szCs w:val="16"/>
                </w:rPr>
                <w:t>5</w:t>
              </w:r>
            </w:ins>
          </w:p>
        </w:tc>
        <w:tc>
          <w:tcPr>
            <w:tcW w:w="620" w:type="dxa"/>
            <w:tcPrChange w:id="481" w:author="Acaru, Silviu" w:date="2026-02-25T20:33:00Z" w16du:dateUtc="2026-02-25T19:33:00Z">
              <w:tcPr>
                <w:tcW w:w="533" w:type="dxa"/>
              </w:tcPr>
            </w:tcPrChange>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82" w:author="Acaru, Silviu" w:date="2026-02-25T20:33:00Z" w16du:dateUtc="2026-02-25T19:33:00Z"/>
                <w:rFonts w:ascii="Times New Roman" w:hAnsi="Times New Roman" w:cs="Times New Roman"/>
                <w:color w:val="020817"/>
                <w:sz w:val="16"/>
                <w:szCs w:val="16"/>
              </w:rPr>
            </w:pPr>
            <w:ins w:id="483" w:author="Acaru, Silviu" w:date="2026-02-25T20:33:00Z" w16du:dateUtc="2026-02-25T19:33:00Z">
              <w:r w:rsidRPr="00B40098">
                <w:rPr>
                  <w:rFonts w:ascii="Times New Roman" w:hAnsi="Times New Roman" w:cs="Times New Roman"/>
                  <w:color w:val="020817"/>
                  <w:sz w:val="16"/>
                  <w:szCs w:val="16"/>
                </w:rPr>
                <w:t>0.67</w:t>
              </w:r>
            </w:ins>
          </w:p>
        </w:tc>
        <w:tc>
          <w:tcPr>
            <w:tcW w:w="1083" w:type="dxa"/>
            <w:tcPrChange w:id="484" w:author="Acaru, Silviu" w:date="2026-02-25T20:33:00Z" w16du:dateUtc="2026-02-25T19:33:00Z">
              <w:tcPr>
                <w:tcW w:w="992" w:type="dxa"/>
              </w:tcPr>
            </w:tcPrChange>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85" w:author="Acaru, Silviu" w:date="2026-02-25T20:33:00Z" w16du:dateUtc="2026-02-25T19:33:00Z"/>
                <w:rFonts w:ascii="Times New Roman" w:hAnsi="Times New Roman" w:cs="Times New Roman"/>
                <w:color w:val="020817"/>
                <w:sz w:val="16"/>
                <w:szCs w:val="16"/>
              </w:rPr>
            </w:pPr>
            <w:ins w:id="486" w:author="Acaru, Silviu" w:date="2026-02-25T20:33:00Z" w16du:dateUtc="2026-02-25T19:33:00Z">
              <w:r w:rsidRPr="00B40098">
                <w:rPr>
                  <w:rFonts w:ascii="Times New Roman" w:hAnsi="Times New Roman" w:cs="Times New Roman"/>
                  <w:color w:val="020817"/>
                  <w:sz w:val="16"/>
                  <w:szCs w:val="16"/>
                </w:rPr>
                <w:t>0.43</w:t>
              </w:r>
            </w:ins>
          </w:p>
        </w:tc>
        <w:tc>
          <w:tcPr>
            <w:tcW w:w="709" w:type="dxa"/>
            <w:tcPrChange w:id="487" w:author="Acaru, Silviu" w:date="2026-02-25T20:33:00Z" w16du:dateUtc="2026-02-25T19:33:00Z">
              <w:tcPr>
                <w:tcW w:w="709" w:type="dxa"/>
                <w:gridSpan w:val="2"/>
              </w:tcPr>
            </w:tcPrChange>
          </w:tcPr>
          <w:p w14:paraId="31DA7367"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88" w:author="Acaru, Silviu" w:date="2026-02-25T20:33:00Z" w16du:dateUtc="2026-02-25T19:33:00Z"/>
                <w:rFonts w:ascii="Times New Roman" w:hAnsi="Times New Roman" w:cs="Times New Roman"/>
                <w:color w:val="020817"/>
                <w:sz w:val="16"/>
                <w:szCs w:val="16"/>
              </w:rPr>
            </w:pPr>
            <w:ins w:id="489" w:author="Acaru, Silviu" w:date="2026-02-25T20:33:00Z" w16du:dateUtc="2026-02-25T19:33:00Z">
              <w:r w:rsidRPr="00B40098">
                <w:rPr>
                  <w:rFonts w:ascii="Times New Roman" w:hAnsi="Times New Roman" w:cs="Times New Roman"/>
                  <w:color w:val="020817"/>
                  <w:sz w:val="16"/>
                  <w:szCs w:val="16"/>
                </w:rPr>
                <w:t>245.82</w:t>
              </w:r>
            </w:ins>
          </w:p>
        </w:tc>
        <w:tc>
          <w:tcPr>
            <w:tcW w:w="1083" w:type="dxa"/>
            <w:tcPrChange w:id="490" w:author="Acaru, Silviu" w:date="2026-02-25T20:33:00Z" w16du:dateUtc="2026-02-25T19:33:00Z">
              <w:tcPr>
                <w:tcW w:w="992" w:type="dxa"/>
              </w:tcPr>
            </w:tcPrChange>
          </w:tcPr>
          <w:p w14:paraId="2489FDC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91" w:author="Acaru, Silviu" w:date="2026-02-25T20:33:00Z" w16du:dateUtc="2026-02-25T19:33:00Z"/>
                <w:rFonts w:ascii="Times New Roman" w:hAnsi="Times New Roman" w:cs="Times New Roman"/>
                <w:color w:val="020817"/>
                <w:sz w:val="16"/>
                <w:szCs w:val="16"/>
              </w:rPr>
            </w:pPr>
            <w:ins w:id="492" w:author="Acaru, Silviu" w:date="2026-02-25T20:33:00Z" w16du:dateUtc="2026-02-25T19:33:00Z">
              <w:r w:rsidRPr="00B40098">
                <w:rPr>
                  <w:rFonts w:ascii="Times New Roman" w:hAnsi="Times New Roman" w:cs="Times New Roman"/>
                  <w:color w:val="020817"/>
                  <w:sz w:val="16"/>
                  <w:szCs w:val="16"/>
                </w:rPr>
                <w:t>439.48</w:t>
              </w:r>
            </w:ins>
          </w:p>
        </w:tc>
        <w:tc>
          <w:tcPr>
            <w:tcW w:w="709" w:type="dxa"/>
            <w:tcPrChange w:id="493" w:author="Acaru, Silviu" w:date="2026-02-25T20:33:00Z" w16du:dateUtc="2026-02-25T19:33:00Z">
              <w:tcPr>
                <w:tcW w:w="709" w:type="dxa"/>
                <w:gridSpan w:val="2"/>
              </w:tcPr>
            </w:tcPrChange>
          </w:tcPr>
          <w:p w14:paraId="5CD89C9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94" w:author="Acaru, Silviu" w:date="2026-02-25T20:33:00Z" w16du:dateUtc="2026-02-25T19:33:00Z"/>
                <w:rFonts w:ascii="Times New Roman" w:hAnsi="Times New Roman" w:cs="Times New Roman"/>
                <w:color w:val="020817"/>
                <w:sz w:val="16"/>
                <w:szCs w:val="16"/>
              </w:rPr>
            </w:pPr>
            <w:ins w:id="495" w:author="Acaru, Silviu" w:date="2026-02-25T20:33:00Z" w16du:dateUtc="2026-02-25T19:33:00Z">
              <w:r w:rsidRPr="00B40098">
                <w:rPr>
                  <w:rFonts w:ascii="Times New Roman" w:hAnsi="Times New Roman" w:cs="Times New Roman"/>
                  <w:color w:val="020817"/>
                  <w:sz w:val="16"/>
                  <w:szCs w:val="16"/>
                </w:rPr>
                <w:t>10.21</w:t>
              </w:r>
            </w:ins>
          </w:p>
        </w:tc>
        <w:tc>
          <w:tcPr>
            <w:tcW w:w="1276" w:type="dxa"/>
            <w:tcPrChange w:id="496" w:author="Acaru, Silviu" w:date="2026-02-25T20:33:00Z" w16du:dateUtc="2026-02-25T19:33:00Z">
              <w:tcPr>
                <w:tcW w:w="1276" w:type="dxa"/>
              </w:tcPr>
            </w:tcPrChange>
          </w:tcPr>
          <w:p w14:paraId="7CFC57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97" w:author="Acaru, Silviu" w:date="2026-02-25T20:33:00Z" w16du:dateUtc="2026-02-25T19:33:00Z"/>
                <w:rFonts w:ascii="Times New Roman" w:hAnsi="Times New Roman" w:cs="Times New Roman"/>
                <w:color w:val="020817"/>
                <w:sz w:val="16"/>
                <w:szCs w:val="16"/>
              </w:rPr>
            </w:pPr>
            <w:ins w:id="498" w:author="Acaru, Silviu" w:date="2026-02-25T20:33:00Z" w16du:dateUtc="2026-02-25T19:33:00Z">
              <w:r w:rsidRPr="00B40098">
                <w:rPr>
                  <w:rFonts w:ascii="Times New Roman" w:hAnsi="Times New Roman" w:cs="Times New Roman"/>
                  <w:color w:val="020817"/>
                  <w:sz w:val="16"/>
                  <w:szCs w:val="16"/>
                </w:rPr>
                <w:t>14.08</w:t>
              </w:r>
            </w:ins>
          </w:p>
        </w:tc>
        <w:tc>
          <w:tcPr>
            <w:tcW w:w="992" w:type="dxa"/>
            <w:tcPrChange w:id="499" w:author="Acaru, Silviu" w:date="2026-02-25T20:33:00Z" w16du:dateUtc="2026-02-25T19:33:00Z">
              <w:tcPr>
                <w:tcW w:w="992" w:type="dxa"/>
                <w:gridSpan w:val="2"/>
              </w:tcPr>
            </w:tcPrChange>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00" w:author="Acaru, Silviu" w:date="2026-02-25T20:33:00Z" w16du:dateUtc="2026-02-25T19:33:00Z"/>
                <w:rFonts w:ascii="Times New Roman" w:hAnsi="Times New Roman" w:cs="Times New Roman"/>
                <w:sz w:val="16"/>
                <w:szCs w:val="16"/>
              </w:rPr>
            </w:pPr>
            <w:ins w:id="501" w:author="Acaru, Silviu" w:date="2026-02-25T20:33:00Z" w16du:dateUtc="2026-02-25T19:33:00Z">
              <w:r w:rsidRPr="00B40098">
                <w:rPr>
                  <w:rFonts w:ascii="Times New Roman" w:hAnsi="Times New Roman" w:cs="Times New Roman"/>
                  <w:color w:val="020817"/>
                  <w:sz w:val="16"/>
                  <w:szCs w:val="16"/>
                </w:rPr>
                <w:t>500</w:t>
              </w:r>
            </w:ins>
          </w:p>
        </w:tc>
        <w:tc>
          <w:tcPr>
            <w:tcW w:w="2268" w:type="dxa"/>
            <w:tcPrChange w:id="502" w:author="Acaru, Silviu" w:date="2026-02-25T20:33:00Z" w16du:dateUtc="2026-02-25T19:33:00Z">
              <w:tcPr>
                <w:tcW w:w="2268" w:type="dxa"/>
                <w:gridSpan w:val="2"/>
              </w:tcPr>
            </w:tcPrChange>
          </w:tcPr>
          <w:p w14:paraId="6A2A84B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03" w:author="Acaru, Silviu" w:date="2026-02-25T20:33:00Z" w16du:dateUtc="2026-02-25T19:33:00Z"/>
                <w:rFonts w:ascii="Times New Roman" w:hAnsi="Times New Roman" w:cs="Times New Roman"/>
                <w:sz w:val="16"/>
                <w:szCs w:val="16"/>
              </w:rPr>
            </w:pPr>
            <w:ins w:id="504"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w:t>
              </w:r>
              <w:proofErr w:type="spellStart"/>
              <w:r w:rsidRPr="00B40098">
                <w:rPr>
                  <w:rFonts w:ascii="Times New Roman" w:hAnsi="Times New Roman" w:cs="Times New Roman"/>
                  <w:color w:val="020817"/>
                  <w:sz w:val="16"/>
                  <w:szCs w:val="16"/>
                </w:rPr>
                <w:t>Isocyonate</w:t>
              </w:r>
              <w:proofErr w:type="spellEnd"/>
              <w:r w:rsidRPr="00B40098">
                <w:rPr>
                  <w:rFonts w:ascii="Times New Roman" w:hAnsi="Times New Roman" w:cs="Times New Roman"/>
                  <w:color w:val="020817"/>
                  <w:sz w:val="16"/>
                  <w:szCs w:val="16"/>
                </w:rPr>
                <w:t xml:space="preserve"> type</w:t>
              </w:r>
            </w:ins>
          </w:p>
        </w:tc>
      </w:tr>
    </w:tbl>
    <w:p w14:paraId="1263E425" w14:textId="77777777" w:rsidR="00A47770" w:rsidRDefault="00A47770" w:rsidP="00200EC4">
      <w:pPr>
        <w:jc w:val="both"/>
        <w:rPr>
          <w:rFonts w:ascii="Times New Roman" w:hAnsi="Times New Roman" w:cs="Times New Roman"/>
          <w:i/>
          <w:sz w:val="24"/>
          <w:szCs w:val="24"/>
        </w:rPr>
      </w:pPr>
    </w:p>
    <w:p w14:paraId="68ECCCE2" w14:textId="7B04FBB2" w:rsidR="00F05599" w:rsidRDefault="00F05599" w:rsidP="00200EC4">
      <w:pPr>
        <w:jc w:val="both"/>
        <w:rPr>
          <w:ins w:id="505" w:author="Acaru, Silviu" w:date="2026-03-12T13:20:00Z" w16du:dateUtc="2026-03-12T12:20:00Z"/>
          <w:rFonts w:ascii="Times New Roman" w:hAnsi="Times New Roman" w:cs="Times New Roman"/>
          <w:iCs/>
          <w:sz w:val="24"/>
          <w:szCs w:val="24"/>
        </w:rPr>
      </w:pPr>
      <w:proofErr w:type="spellStart"/>
      <w:ins w:id="506" w:author="Acaru, Silviu" w:date="2026-03-12T13:11:00Z" w16du:dateUtc="2026-03-12T12:11:00Z">
        <w:r w:rsidRPr="00F05599">
          <w:rPr>
            <w:rFonts w:ascii="Times New Roman" w:hAnsi="Times New Roman" w:cs="Times New Roman"/>
            <w:i/>
            <w:sz w:val="24"/>
            <w:szCs w:val="24"/>
            <w:rPrChange w:id="507" w:author="Acaru, Silviu" w:date="2026-03-12T13:11:00Z" w16du:dateUtc="2026-03-12T12:11:00Z">
              <w:rPr>
                <w:rFonts w:ascii="Times New Roman" w:hAnsi="Times New Roman" w:cs="Times New Roman"/>
                <w:iCs/>
                <w:sz w:val="24"/>
                <w:szCs w:val="24"/>
              </w:rPr>
            </w:rPrChange>
          </w:rPr>
          <w:t>Copolyol</w:t>
        </w:r>
        <w:proofErr w:type="spellEnd"/>
        <w:r w:rsidRPr="00F05599">
          <w:rPr>
            <w:rFonts w:ascii="Times New Roman" w:hAnsi="Times New Roman" w:cs="Times New Roman"/>
            <w:i/>
            <w:sz w:val="24"/>
            <w:szCs w:val="24"/>
            <w:rPrChange w:id="508" w:author="Acaru, Silviu" w:date="2026-03-12T13:11:00Z" w16du:dateUtc="2026-03-12T12:11:00Z">
              <w:rPr>
                <w:rFonts w:ascii="Times New Roman" w:hAnsi="Times New Roman" w:cs="Times New Roman"/>
                <w:iCs/>
                <w:sz w:val="24"/>
                <w:szCs w:val="24"/>
              </w:rPr>
            </w:rPrChange>
          </w:rPr>
          <w:t xml:space="preserve"> (</w:t>
        </w:r>
        <w:proofErr w:type="spellStart"/>
        <w:r w:rsidRPr="00F05599">
          <w:rPr>
            <w:rFonts w:ascii="Times New Roman" w:hAnsi="Times New Roman" w:cs="Times New Roman"/>
            <w:i/>
            <w:sz w:val="24"/>
            <w:szCs w:val="24"/>
            <w:rPrChange w:id="509" w:author="Acaru, Silviu" w:date="2026-03-12T13:11:00Z" w16du:dateUtc="2026-03-12T12:11:00Z">
              <w:rPr>
                <w:rFonts w:ascii="Times New Roman" w:hAnsi="Times New Roman" w:cs="Times New Roman"/>
                <w:iCs/>
                <w:sz w:val="24"/>
                <w:szCs w:val="24"/>
              </w:rPr>
            </w:rPrChange>
          </w:rPr>
          <w:t>wt</w:t>
        </w:r>
        <w:proofErr w:type="spellEnd"/>
        <w:r w:rsidRPr="00F05599">
          <w:rPr>
            <w:rFonts w:ascii="Times New Roman" w:hAnsi="Times New Roman" w:cs="Times New Roman"/>
            <w:i/>
            <w:sz w:val="24"/>
            <w:szCs w:val="24"/>
            <w:rPrChange w:id="510" w:author="Acaru, Silviu" w:date="2026-03-12T13:11:00Z" w16du:dateUtc="2026-03-12T12:11:00Z">
              <w:rPr>
                <w:rFonts w:ascii="Times New Roman" w:hAnsi="Times New Roman" w:cs="Times New Roman"/>
                <w:iCs/>
                <w:sz w:val="24"/>
                <w:szCs w:val="24"/>
              </w:rPr>
            </w:rPrChange>
          </w:rPr>
          <w:t xml:space="preserve">%) </w:t>
        </w:r>
      </w:ins>
      <w:ins w:id="511" w:author="Acaru, Silviu" w:date="2026-03-12T13:12:00Z" w16du:dateUtc="2026-03-12T12:12:00Z">
        <w:r>
          <w:rPr>
            <w:rFonts w:ascii="Times New Roman" w:hAnsi="Times New Roman" w:cs="Times New Roman"/>
            <w:iCs/>
            <w:sz w:val="24"/>
            <w:szCs w:val="24"/>
          </w:rPr>
          <w:t>was present in four of the five top-performing models</w:t>
        </w:r>
      </w:ins>
      <w:ins w:id="512" w:author="Acaru, Silviu" w:date="2026-03-12T13:17:00Z" w16du:dateUtc="2026-03-12T12:17:00Z">
        <w:r>
          <w:rPr>
            <w:rFonts w:ascii="Times New Roman" w:hAnsi="Times New Roman" w:cs="Times New Roman"/>
            <w:iCs/>
            <w:sz w:val="24"/>
            <w:szCs w:val="24"/>
          </w:rPr>
          <w:t xml:space="preserve">; despite its relatively low importance in the PCA analysis, its inclusion </w:t>
        </w:r>
      </w:ins>
      <w:ins w:id="513" w:author="Acaru, Silviu" w:date="2026-03-12T13:18:00Z" w16du:dateUtc="2026-03-12T12:18:00Z">
        <w:r>
          <w:rPr>
            <w:rFonts w:ascii="Times New Roman" w:hAnsi="Times New Roman" w:cs="Times New Roman"/>
            <w:iCs/>
            <w:sz w:val="24"/>
            <w:szCs w:val="24"/>
          </w:rPr>
          <w:t xml:space="preserve">consistently </w:t>
        </w:r>
      </w:ins>
      <w:ins w:id="514" w:author="Acaru, Silviu" w:date="2026-03-12T13:19:00Z" w16du:dateUtc="2026-03-12T12:19:00Z">
        <w:r>
          <w:rPr>
            <w:rFonts w:ascii="Times New Roman" w:hAnsi="Times New Roman" w:cs="Times New Roman"/>
            <w:iCs/>
            <w:sz w:val="24"/>
            <w:szCs w:val="24"/>
          </w:rPr>
          <w:t>improved</w:t>
        </w:r>
      </w:ins>
      <w:ins w:id="515" w:author="Acaru, Silviu" w:date="2026-03-12T13:18:00Z" w16du:dateUtc="2026-03-12T12:18:00Z">
        <w:r>
          <w:rPr>
            <w:rFonts w:ascii="Times New Roman" w:hAnsi="Times New Roman" w:cs="Times New Roman"/>
            <w:iCs/>
            <w:sz w:val="24"/>
            <w:szCs w:val="24"/>
          </w:rPr>
          <w:t xml:space="preserve"> model performance, suggesting it captures variance not fully reflected by the principal components. </w:t>
        </w:r>
      </w:ins>
      <w:ins w:id="516" w:author="Acaru, Silviu" w:date="2026-03-12T13:19:00Z" w16du:dateUtc="2026-03-12T12:19:00Z">
        <w:r>
          <w:rPr>
            <w:rFonts w:ascii="Times New Roman" w:hAnsi="Times New Roman" w:cs="Times New Roman"/>
            <w:iCs/>
            <w:sz w:val="24"/>
            <w:szCs w:val="24"/>
          </w:rPr>
          <w:t xml:space="preserve">The model that did not contain this feature (rank 2) returned a slightly higher MAE for the validation dataset. </w:t>
        </w:r>
      </w:ins>
      <w:ins w:id="517" w:author="Acaru, Silviu" w:date="2026-03-12T13:13:00Z" w16du:dateUtc="2026-03-12T12:13:00Z">
        <w:r>
          <w:rPr>
            <w:rFonts w:ascii="Times New Roman" w:hAnsi="Times New Roman" w:cs="Times New Roman"/>
            <w:iCs/>
            <w:sz w:val="24"/>
            <w:szCs w:val="24"/>
          </w:rPr>
          <w:t xml:space="preserve"> </w:t>
        </w:r>
      </w:ins>
    </w:p>
    <w:p w14:paraId="56DB6A27" w14:textId="237B201E" w:rsidR="0083583B" w:rsidRDefault="00F05599" w:rsidP="00200EC4">
      <w:pPr>
        <w:jc w:val="both"/>
        <w:rPr>
          <w:ins w:id="518" w:author="Acaru, Silviu" w:date="2026-03-12T13:49:00Z" w16du:dateUtc="2026-03-12T12:49:00Z"/>
          <w:rFonts w:ascii="Times New Roman" w:hAnsi="Times New Roman" w:cs="Times New Roman"/>
          <w:sz w:val="24"/>
          <w:szCs w:val="24"/>
        </w:rPr>
      </w:pPr>
      <w:ins w:id="519" w:author="Acaru, Silviu" w:date="2026-03-12T13:20:00Z" w16du:dateUtc="2026-03-12T12:20:00Z">
        <w:r>
          <w:rPr>
            <w:rFonts w:ascii="Times New Roman" w:hAnsi="Times New Roman" w:cs="Times New Roman"/>
            <w:iCs/>
            <w:sz w:val="24"/>
            <w:szCs w:val="24"/>
          </w:rPr>
          <w:t xml:space="preserve">Additionally, the </w:t>
        </w:r>
        <w:r w:rsidRPr="00F05599">
          <w:rPr>
            <w:rFonts w:ascii="Times New Roman" w:hAnsi="Times New Roman" w:cs="Times New Roman"/>
            <w:i/>
            <w:sz w:val="24"/>
            <w:szCs w:val="24"/>
            <w:rPrChange w:id="520" w:author="Acaru, Silviu" w:date="2026-03-12T13:20:00Z" w16du:dateUtc="2026-03-12T12:20:00Z">
              <w:rPr>
                <w:rFonts w:ascii="Times New Roman" w:hAnsi="Times New Roman" w:cs="Times New Roman"/>
                <w:iCs/>
                <w:sz w:val="24"/>
                <w:szCs w:val="24"/>
              </w:rPr>
            </w:rPrChange>
          </w:rPr>
          <w:t>Isocyanate (</w:t>
        </w:r>
        <w:proofErr w:type="spellStart"/>
        <w:r w:rsidRPr="00F05599">
          <w:rPr>
            <w:rFonts w:ascii="Times New Roman" w:hAnsi="Times New Roman" w:cs="Times New Roman"/>
            <w:i/>
            <w:sz w:val="24"/>
            <w:szCs w:val="24"/>
            <w:rPrChange w:id="521" w:author="Acaru, Silviu" w:date="2026-03-12T13:20:00Z" w16du:dateUtc="2026-03-12T12:20:00Z">
              <w:rPr>
                <w:rFonts w:ascii="Times New Roman" w:hAnsi="Times New Roman" w:cs="Times New Roman"/>
                <w:iCs/>
                <w:sz w:val="24"/>
                <w:szCs w:val="24"/>
              </w:rPr>
            </w:rPrChange>
          </w:rPr>
          <w:t>wt</w:t>
        </w:r>
        <w:proofErr w:type="spellEnd"/>
        <w:r w:rsidRPr="00F05599">
          <w:rPr>
            <w:rFonts w:ascii="Times New Roman" w:hAnsi="Times New Roman" w:cs="Times New Roman"/>
            <w:i/>
            <w:sz w:val="24"/>
            <w:szCs w:val="24"/>
            <w:rPrChange w:id="522" w:author="Acaru, Silviu" w:date="2026-03-12T13:20:00Z" w16du:dateUtc="2026-03-12T12:20:00Z">
              <w:rPr>
                <w:rFonts w:ascii="Times New Roman" w:hAnsi="Times New Roman" w:cs="Times New Roman"/>
                <w:iCs/>
                <w:sz w:val="24"/>
                <w:szCs w:val="24"/>
              </w:rPr>
            </w:rPrChange>
          </w:rPr>
          <w:t>%)</w:t>
        </w:r>
        <w:r>
          <w:rPr>
            <w:rFonts w:ascii="Times New Roman" w:hAnsi="Times New Roman" w:cs="Times New Roman"/>
            <w:iCs/>
            <w:sz w:val="24"/>
            <w:szCs w:val="24"/>
          </w:rPr>
          <w:t xml:space="preserve">, which is related to the Ratio feature, is also part of the </w:t>
        </w:r>
      </w:ins>
      <w:ins w:id="523" w:author="Acaru, Silviu" w:date="2026-03-12T13:47:00Z" w16du:dateUtc="2026-03-12T12:47:00Z">
        <w:r w:rsidR="0083583B">
          <w:rPr>
            <w:rFonts w:ascii="Times New Roman" w:hAnsi="Times New Roman" w:cs="Times New Roman"/>
            <w:iCs/>
            <w:sz w:val="24"/>
            <w:szCs w:val="24"/>
          </w:rPr>
          <w:t>d</w:t>
        </w:r>
      </w:ins>
      <w:ins w:id="524" w:author="Acaru, Silviu" w:date="2026-03-12T13:20:00Z" w16du:dateUtc="2026-03-12T12:20:00Z">
        <w:r>
          <w:rPr>
            <w:rFonts w:ascii="Times New Roman" w:hAnsi="Times New Roman" w:cs="Times New Roman"/>
            <w:iCs/>
            <w:sz w:val="24"/>
            <w:szCs w:val="24"/>
          </w:rPr>
          <w:t xml:space="preserve">atasets returning lowest MAE metrics. The </w:t>
        </w:r>
        <w:r w:rsidRPr="00F05599">
          <w:rPr>
            <w:rFonts w:ascii="Times New Roman" w:hAnsi="Times New Roman" w:cs="Times New Roman"/>
            <w:i/>
            <w:sz w:val="24"/>
            <w:szCs w:val="24"/>
            <w:rPrChange w:id="525" w:author="Acaru, Silviu" w:date="2026-03-12T13:21:00Z" w16du:dateUtc="2026-03-12T12:21:00Z">
              <w:rPr>
                <w:rFonts w:ascii="Times New Roman" w:hAnsi="Times New Roman" w:cs="Times New Roman"/>
                <w:iCs/>
                <w:sz w:val="24"/>
                <w:szCs w:val="24"/>
              </w:rPr>
            </w:rPrChange>
          </w:rPr>
          <w:t>Isocyan</w:t>
        </w:r>
      </w:ins>
      <w:ins w:id="526" w:author="Acaru, Silviu" w:date="2026-03-12T13:21:00Z" w16du:dateUtc="2026-03-12T12:21:00Z">
        <w:r w:rsidRPr="00F05599">
          <w:rPr>
            <w:rFonts w:ascii="Times New Roman" w:hAnsi="Times New Roman" w:cs="Times New Roman"/>
            <w:i/>
            <w:sz w:val="24"/>
            <w:szCs w:val="24"/>
            <w:rPrChange w:id="527" w:author="Acaru, Silviu" w:date="2026-03-12T13:21:00Z" w16du:dateUtc="2026-03-12T12:21:00Z">
              <w:rPr>
                <w:rFonts w:ascii="Times New Roman" w:hAnsi="Times New Roman" w:cs="Times New Roman"/>
                <w:iCs/>
                <w:sz w:val="24"/>
                <w:szCs w:val="24"/>
              </w:rPr>
            </w:rPrChange>
          </w:rPr>
          <w:t>a</w:t>
        </w:r>
      </w:ins>
      <w:ins w:id="528" w:author="Acaru, Silviu" w:date="2026-03-12T13:20:00Z" w16du:dateUtc="2026-03-12T12:20:00Z">
        <w:r w:rsidRPr="00F05599">
          <w:rPr>
            <w:rFonts w:ascii="Times New Roman" w:hAnsi="Times New Roman" w:cs="Times New Roman"/>
            <w:i/>
            <w:sz w:val="24"/>
            <w:szCs w:val="24"/>
            <w:rPrChange w:id="529" w:author="Acaru, Silviu" w:date="2026-03-12T13:21:00Z" w16du:dateUtc="2026-03-12T12:21:00Z">
              <w:rPr>
                <w:rFonts w:ascii="Times New Roman" w:hAnsi="Times New Roman" w:cs="Times New Roman"/>
                <w:iCs/>
                <w:sz w:val="24"/>
                <w:szCs w:val="24"/>
              </w:rPr>
            </w:rPrChange>
          </w:rPr>
          <w:t xml:space="preserve">te </w:t>
        </w:r>
      </w:ins>
      <w:ins w:id="530" w:author="Acaru, Silviu" w:date="2026-03-12T13:21:00Z" w16du:dateUtc="2026-03-12T12:21:00Z">
        <w:r w:rsidRPr="00F05599">
          <w:rPr>
            <w:rFonts w:ascii="Times New Roman" w:hAnsi="Times New Roman" w:cs="Times New Roman"/>
            <w:i/>
            <w:sz w:val="24"/>
            <w:szCs w:val="24"/>
            <w:rPrChange w:id="531" w:author="Acaru, Silviu" w:date="2026-03-12T13:21:00Z" w16du:dateUtc="2026-03-12T12:21:00Z">
              <w:rPr>
                <w:rFonts w:ascii="Times New Roman" w:hAnsi="Times New Roman" w:cs="Times New Roman"/>
                <w:iCs/>
                <w:sz w:val="24"/>
                <w:szCs w:val="24"/>
              </w:rPr>
            </w:rPrChange>
          </w:rPr>
          <w:t>(</w:t>
        </w:r>
        <w:proofErr w:type="spellStart"/>
        <w:r w:rsidRPr="00F05599">
          <w:rPr>
            <w:rFonts w:ascii="Times New Roman" w:hAnsi="Times New Roman" w:cs="Times New Roman"/>
            <w:i/>
            <w:sz w:val="24"/>
            <w:szCs w:val="24"/>
            <w:rPrChange w:id="532" w:author="Acaru, Silviu" w:date="2026-03-12T13:21:00Z" w16du:dateUtc="2026-03-12T12:21:00Z">
              <w:rPr>
                <w:rFonts w:ascii="Times New Roman" w:hAnsi="Times New Roman" w:cs="Times New Roman"/>
                <w:iCs/>
                <w:sz w:val="24"/>
                <w:szCs w:val="24"/>
              </w:rPr>
            </w:rPrChange>
          </w:rPr>
          <w:t>wt</w:t>
        </w:r>
        <w:proofErr w:type="spellEnd"/>
        <w:r w:rsidRPr="00F05599">
          <w:rPr>
            <w:rFonts w:ascii="Times New Roman" w:hAnsi="Times New Roman" w:cs="Times New Roman"/>
            <w:i/>
            <w:sz w:val="24"/>
            <w:szCs w:val="24"/>
            <w:rPrChange w:id="533" w:author="Acaru, Silviu" w:date="2026-03-12T13:21:00Z" w16du:dateUtc="2026-03-12T12:21:00Z">
              <w:rPr>
                <w:rFonts w:ascii="Times New Roman" w:hAnsi="Times New Roman" w:cs="Times New Roman"/>
                <w:iCs/>
                <w:sz w:val="24"/>
                <w:szCs w:val="24"/>
              </w:rPr>
            </w:rPrChange>
          </w:rPr>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ins>
      <w:proofErr w:type="spellStart"/>
      <w:ins w:id="534" w:author="Acaru, Silviu" w:date="2026-03-12T13:23:00Z" w16du:dateUtc="2026-03-12T12:23:00Z">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w:t>
        </w:r>
      </w:ins>
      <w:ins w:id="535" w:author="Acaru, Silviu" w:date="2026-03-12T13:21:00Z" w16du:dateUtc="2026-03-12T12:21:00Z">
        <w:r w:rsidR="00CA055D">
          <w:rPr>
            <w:rFonts w:ascii="Times New Roman" w:hAnsi="Times New Roman" w:cs="Times New Roman"/>
            <w:iCs/>
            <w:sz w:val="24"/>
            <w:szCs w:val="24"/>
          </w:rPr>
          <w:t xml:space="preserve"> positive correlation </w:t>
        </w:r>
      </w:ins>
      <w:ins w:id="536" w:author="Acaru, Silviu" w:date="2026-03-12T13:24:00Z" w16du:dateUtc="2026-03-12T12:24:00Z">
        <w:r w:rsidR="00CA055D">
          <w:rPr>
            <w:rFonts w:ascii="Times New Roman" w:hAnsi="Times New Roman" w:cs="Times New Roman"/>
            <w:iCs/>
            <w:sz w:val="24"/>
            <w:szCs w:val="24"/>
          </w:rPr>
          <w:t>(</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ins>
      <w:r w:rsidR="00CA055D" w:rsidRPr="005937D1">
        <w:rPr>
          <w:rFonts w:ascii="Times New Roman" w:hAnsi="Times New Roman" w:cs="Times New Roman"/>
          <w:sz w:val="24"/>
          <w:szCs w:val="24"/>
        </w:rPr>
      </w:r>
      <w:ins w:id="537" w:author="Acaru, Silviu" w:date="2026-03-12T13:24:00Z" w16du:dateUtc="2026-03-12T12:24:00Z">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
        </w:r>
        <w:proofErr w:type="spellStart"/>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r w:rsidR="00CA055D">
          <w:rPr>
            <w:rFonts w:ascii="Times New Roman" w:hAnsi="Times New Roman" w:cs="Times New Roman"/>
            <w:sz w:val="24"/>
            <w:szCs w:val="24"/>
          </w:rPr>
          <w:t xml:space="preserve"> contains exact weight </w:t>
        </w:r>
      </w:ins>
      <w:ins w:id="538" w:author="Acaru, Silviu" w:date="2026-03-12T13:25:00Z" w16du:dateUtc="2026-03-12T12:25:00Z">
        <w:r w:rsidR="00CA055D">
          <w:rPr>
            <w:rFonts w:ascii="Times New Roman" w:hAnsi="Times New Roman" w:cs="Times New Roman"/>
            <w:sz w:val="24"/>
            <w:szCs w:val="24"/>
          </w:rPr>
          <w:t xml:space="preserve">percentage values, which positively </w:t>
        </w:r>
      </w:ins>
      <w:ins w:id="539" w:author="Acaru, Silviu" w:date="2026-03-12T13:48:00Z" w16du:dateUtc="2026-03-12T12:48:00Z">
        <w:r w:rsidR="0083583B">
          <w:rPr>
            <w:rFonts w:ascii="Times New Roman" w:hAnsi="Times New Roman" w:cs="Times New Roman"/>
            <w:sz w:val="24"/>
            <w:szCs w:val="24"/>
          </w:rPr>
          <w:t>influences</w:t>
        </w:r>
      </w:ins>
      <w:ins w:id="540" w:author="Acaru, Silviu" w:date="2026-03-12T13:25:00Z" w16du:dateUtc="2026-03-12T12:25:00Z">
        <w:r w:rsidR="00CA055D">
          <w:rPr>
            <w:rFonts w:ascii="Times New Roman" w:hAnsi="Times New Roman" w:cs="Times New Roman"/>
            <w:sz w:val="24"/>
            <w:szCs w:val="24"/>
          </w:rPr>
          <w:t xml:space="preserve"> the model’s understanding of the dataset. </w:t>
        </w:r>
      </w:ins>
      <w:ins w:id="541" w:author="Acaru, Silviu" w:date="2026-03-12T13:49:00Z">
        <w:r w:rsidR="0083583B" w:rsidRPr="0083583B">
          <w:rPr>
            <w:rFonts w:ascii="Times New Roman" w:hAnsi="Times New Roman" w:cs="Times New Roman"/>
            <w:sz w:val="24"/>
            <w:szCs w:val="24"/>
          </w:rPr>
          <w:t xml:space="preserve">Notably, the models that utilized </w:t>
        </w:r>
        <w:r w:rsidR="0083583B" w:rsidRPr="00652049">
          <w:rPr>
            <w:rFonts w:ascii="Times New Roman" w:hAnsi="Times New Roman" w:cs="Times New Roman"/>
            <w:i/>
            <w:iCs/>
            <w:sz w:val="24"/>
            <w:szCs w:val="24"/>
            <w:rPrChange w:id="542" w:author="Acaru, Silviu" w:date="2026-03-15T20:37:00Z" w16du:dateUtc="2026-03-15T19:37:00Z">
              <w:rPr>
                <w:rFonts w:ascii="Times New Roman" w:hAnsi="Times New Roman" w:cs="Times New Roman"/>
                <w:sz w:val="24"/>
                <w:szCs w:val="24"/>
              </w:rPr>
            </w:rPrChange>
          </w:rPr>
          <w:t>Isocyanate type</w:t>
        </w:r>
        <w:r w:rsidR="0083583B" w:rsidRPr="0083583B">
          <w:rPr>
            <w:rFonts w:ascii="Times New Roman" w:hAnsi="Times New Roman" w:cs="Times New Roman"/>
            <w:sz w:val="24"/>
            <w:szCs w:val="24"/>
          </w:rPr>
          <w:t xml:space="preserve"> instead of </w:t>
        </w:r>
        <w:r w:rsidR="0083583B" w:rsidRPr="00652049">
          <w:rPr>
            <w:rFonts w:ascii="Times New Roman" w:hAnsi="Times New Roman" w:cs="Times New Roman"/>
            <w:i/>
            <w:iCs/>
            <w:sz w:val="24"/>
            <w:szCs w:val="24"/>
            <w:rPrChange w:id="543" w:author="Acaru, Silviu" w:date="2026-03-15T20:37:00Z" w16du:dateUtc="2026-03-15T19:37:00Z">
              <w:rPr>
                <w:rFonts w:ascii="Times New Roman" w:hAnsi="Times New Roman" w:cs="Times New Roman"/>
                <w:sz w:val="24"/>
                <w:szCs w:val="24"/>
              </w:rPr>
            </w:rPrChange>
          </w:rPr>
          <w:t>Isocyanate (</w:t>
        </w:r>
        <w:proofErr w:type="spellStart"/>
        <w:r w:rsidR="0083583B" w:rsidRPr="00652049">
          <w:rPr>
            <w:rFonts w:ascii="Times New Roman" w:hAnsi="Times New Roman" w:cs="Times New Roman"/>
            <w:i/>
            <w:iCs/>
            <w:sz w:val="24"/>
            <w:szCs w:val="24"/>
            <w:rPrChange w:id="544" w:author="Acaru, Silviu" w:date="2026-03-15T20:37:00Z" w16du:dateUtc="2026-03-15T19:37:00Z">
              <w:rPr>
                <w:rFonts w:ascii="Times New Roman" w:hAnsi="Times New Roman" w:cs="Times New Roman"/>
                <w:sz w:val="24"/>
                <w:szCs w:val="24"/>
              </w:rPr>
            </w:rPrChange>
          </w:rPr>
          <w:t>wt</w:t>
        </w:r>
        <w:proofErr w:type="spellEnd"/>
        <w:r w:rsidR="0083583B" w:rsidRPr="00652049">
          <w:rPr>
            <w:rFonts w:ascii="Times New Roman" w:hAnsi="Times New Roman" w:cs="Times New Roman"/>
            <w:i/>
            <w:iCs/>
            <w:sz w:val="24"/>
            <w:szCs w:val="24"/>
            <w:rPrChange w:id="545" w:author="Acaru, Silviu" w:date="2026-03-15T20:37:00Z" w16du:dateUtc="2026-03-15T19:37:00Z">
              <w:rPr>
                <w:rFonts w:ascii="Times New Roman" w:hAnsi="Times New Roman" w:cs="Times New Roman"/>
                <w:sz w:val="24"/>
                <w:szCs w:val="24"/>
              </w:rPr>
            </w:rPrChange>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652049">
          <w:rPr>
            <w:rFonts w:ascii="Times New Roman" w:hAnsi="Times New Roman" w:cs="Times New Roman"/>
            <w:i/>
            <w:iCs/>
            <w:sz w:val="24"/>
            <w:szCs w:val="24"/>
            <w:rPrChange w:id="546" w:author="Acaru, Silviu" w:date="2026-03-15T20:37:00Z" w16du:dateUtc="2026-03-15T19:37:00Z">
              <w:rPr>
                <w:rFonts w:ascii="Times New Roman" w:hAnsi="Times New Roman" w:cs="Times New Roman"/>
                <w:sz w:val="24"/>
                <w:szCs w:val="24"/>
              </w:rPr>
            </w:rPrChange>
          </w:rPr>
          <w:t>Isocyanate (</w:t>
        </w:r>
        <w:proofErr w:type="spellStart"/>
        <w:r w:rsidR="0083583B" w:rsidRPr="00652049">
          <w:rPr>
            <w:rFonts w:ascii="Times New Roman" w:hAnsi="Times New Roman" w:cs="Times New Roman"/>
            <w:i/>
            <w:iCs/>
            <w:sz w:val="24"/>
            <w:szCs w:val="24"/>
            <w:rPrChange w:id="547" w:author="Acaru, Silviu" w:date="2026-03-15T20:37:00Z" w16du:dateUtc="2026-03-15T19:37:00Z">
              <w:rPr>
                <w:rFonts w:ascii="Times New Roman" w:hAnsi="Times New Roman" w:cs="Times New Roman"/>
                <w:sz w:val="24"/>
                <w:szCs w:val="24"/>
              </w:rPr>
            </w:rPrChange>
          </w:rPr>
          <w:t>wt</w:t>
        </w:r>
        <w:proofErr w:type="spellEnd"/>
        <w:r w:rsidR="0083583B" w:rsidRPr="00652049">
          <w:rPr>
            <w:rFonts w:ascii="Times New Roman" w:hAnsi="Times New Roman" w:cs="Times New Roman"/>
            <w:i/>
            <w:iCs/>
            <w:sz w:val="24"/>
            <w:szCs w:val="24"/>
            <w:rPrChange w:id="548" w:author="Acaru, Silviu" w:date="2026-03-15T20:37:00Z" w16du:dateUtc="2026-03-15T19:37:00Z">
              <w:rPr>
                <w:rFonts w:ascii="Times New Roman" w:hAnsi="Times New Roman" w:cs="Times New Roman"/>
                <w:sz w:val="24"/>
                <w:szCs w:val="24"/>
              </w:rPr>
            </w:rPrChange>
          </w:rPr>
          <w:t>%)</w:t>
        </w:r>
        <w:r w:rsidR="0083583B" w:rsidRPr="0083583B">
          <w:rPr>
            <w:rFonts w:ascii="Times New Roman" w:hAnsi="Times New Roman" w:cs="Times New Roman"/>
            <w:sz w:val="24"/>
            <w:szCs w:val="24"/>
          </w:rPr>
          <w:t xml:space="preserve"> and </w:t>
        </w:r>
        <w:r w:rsidR="0083583B" w:rsidRPr="00652049">
          <w:rPr>
            <w:rFonts w:ascii="Times New Roman" w:hAnsi="Times New Roman" w:cs="Times New Roman"/>
            <w:i/>
            <w:iCs/>
            <w:sz w:val="24"/>
            <w:szCs w:val="24"/>
            <w:rPrChange w:id="549" w:author="Acaru, Silviu" w:date="2026-03-15T20:37:00Z" w16du:dateUtc="2026-03-15T19:37:00Z">
              <w:rPr>
                <w:rFonts w:ascii="Times New Roman" w:hAnsi="Times New Roman" w:cs="Times New Roman"/>
                <w:sz w:val="24"/>
                <w:szCs w:val="24"/>
              </w:rPr>
            </w:rPrChange>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652049">
          <w:rPr>
            <w:rFonts w:ascii="Times New Roman" w:hAnsi="Times New Roman" w:cs="Times New Roman"/>
            <w:i/>
            <w:iCs/>
            <w:sz w:val="24"/>
            <w:szCs w:val="24"/>
            <w:rPrChange w:id="550" w:author="Acaru, Silviu" w:date="2026-03-15T20:37:00Z" w16du:dateUtc="2026-03-15T19:37:00Z">
              <w:rPr>
                <w:rFonts w:ascii="Times New Roman" w:hAnsi="Times New Roman" w:cs="Times New Roman"/>
                <w:sz w:val="24"/>
                <w:szCs w:val="24"/>
              </w:rPr>
            </w:rPrChange>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ins>
    </w:p>
    <w:p w14:paraId="3D2E25BE" w14:textId="75D0B7FD" w:rsidR="007C3285" w:rsidDel="0083583B" w:rsidRDefault="005F6F72" w:rsidP="00200EC4">
      <w:pPr>
        <w:jc w:val="both"/>
        <w:rPr>
          <w:del w:id="551" w:author="Acaru, Silviu" w:date="2026-03-12T13:49:00Z" w16du:dateUtc="2026-03-12T12:49:00Z"/>
          <w:rFonts w:ascii="Times New Roman" w:hAnsi="Times New Roman" w:cs="Times New Roman"/>
          <w:sz w:val="24"/>
          <w:szCs w:val="24"/>
        </w:rPr>
      </w:pPr>
      <w:del w:id="552" w:author="Acaru, Silviu" w:date="2026-03-12T13:49:00Z" w16du:dateUtc="2026-03-12T12:49:00Z">
        <w:r w:rsidRPr="00E75E5F" w:rsidDel="0083583B">
          <w:rPr>
            <w:rFonts w:ascii="Times New Roman" w:hAnsi="Times New Roman" w:cs="Times New Roman"/>
            <w:i/>
            <w:sz w:val="24"/>
            <w:szCs w:val="24"/>
          </w:rPr>
          <w:delText>S</w:delText>
        </w:r>
        <w:r w:rsidR="00200EC4" w:rsidRPr="00E75E5F" w:rsidDel="0083583B">
          <w:rPr>
            <w:rFonts w:ascii="Times New Roman" w:hAnsi="Times New Roman" w:cs="Times New Roman"/>
            <w:i/>
            <w:sz w:val="24"/>
            <w:szCs w:val="24"/>
          </w:rPr>
          <w:delText>welling ratio</w:delText>
        </w:r>
        <w:r w:rsidR="00E75E5F" w:rsidRPr="00E75E5F" w:rsidDel="0083583B">
          <w:rPr>
            <w:rFonts w:ascii="Times New Roman" w:hAnsi="Times New Roman" w:cs="Times New Roman"/>
            <w:i/>
            <w:sz w:val="24"/>
            <w:szCs w:val="24"/>
          </w:rPr>
          <w:delText xml:space="preserve"> (%)</w:delText>
        </w:r>
        <w:r w:rsidR="00200EC4" w:rsidRPr="00AB5FA3" w:rsidDel="0083583B">
          <w:rPr>
            <w:rFonts w:ascii="Times New Roman" w:hAnsi="Times New Roman" w:cs="Times New Roman"/>
            <w:sz w:val="24"/>
            <w:szCs w:val="24"/>
          </w:rPr>
          <w:delText xml:space="preserve"> </w:delText>
        </w:r>
        <w:r w:rsidRPr="00AB5FA3" w:rsidDel="0083583B">
          <w:rPr>
            <w:rFonts w:ascii="Times New Roman" w:hAnsi="Times New Roman" w:cs="Times New Roman"/>
            <w:sz w:val="24"/>
            <w:szCs w:val="24"/>
          </w:rPr>
          <w:delText>was</w:delText>
        </w:r>
        <w:r w:rsidR="009A30AB" w:rsidDel="0083583B">
          <w:rPr>
            <w:rFonts w:ascii="Times New Roman" w:hAnsi="Times New Roman" w:cs="Times New Roman"/>
            <w:sz w:val="24"/>
            <w:szCs w:val="24"/>
          </w:rPr>
          <w:delText xml:space="preserve"> present which also had</w:delText>
        </w:r>
        <w:r w:rsidR="00200EC4" w:rsidRPr="00AB5FA3" w:rsidDel="0083583B">
          <w:rPr>
            <w:rFonts w:ascii="Times New Roman" w:hAnsi="Times New Roman" w:cs="Times New Roman"/>
            <w:sz w:val="24"/>
            <w:szCs w:val="24"/>
          </w:rPr>
          <w:delText xml:space="preserve"> a high importance in the PCA analysis. </w:delText>
        </w:r>
        <w:r w:rsidR="00AB5FA3" w:rsidRPr="00AB5FA3" w:rsidDel="0083583B">
          <w:rPr>
            <w:rFonts w:ascii="Times New Roman" w:hAnsi="Times New Roman" w:cs="Times New Roman"/>
            <w:sz w:val="24"/>
            <w:szCs w:val="24"/>
          </w:rPr>
          <w:delText xml:space="preserve">The models that </w:delText>
        </w:r>
        <w:r w:rsidR="002E4CF3" w:rsidDel="0083583B">
          <w:rPr>
            <w:rFonts w:ascii="Times New Roman" w:hAnsi="Times New Roman" w:cs="Times New Roman"/>
            <w:sz w:val="24"/>
            <w:szCs w:val="24"/>
          </w:rPr>
          <w:delText>did</w:delText>
        </w:r>
        <w:r w:rsidR="00AB5FA3" w:rsidRPr="00AB5FA3" w:rsidDel="0083583B">
          <w:rPr>
            <w:rFonts w:ascii="Times New Roman" w:hAnsi="Times New Roman" w:cs="Times New Roman"/>
            <w:sz w:val="24"/>
            <w:szCs w:val="24"/>
          </w:rPr>
          <w:delText xml:space="preserve"> not contain this feature return</w:delText>
        </w:r>
        <w:r w:rsidR="002E4CF3" w:rsidDel="0083583B">
          <w:rPr>
            <w:rFonts w:ascii="Times New Roman" w:hAnsi="Times New Roman" w:cs="Times New Roman"/>
            <w:sz w:val="24"/>
            <w:szCs w:val="24"/>
          </w:rPr>
          <w:delText>ed</w:delText>
        </w:r>
        <w:r w:rsidR="00AB5FA3" w:rsidRPr="00AB5FA3" w:rsidDel="0083583B">
          <w:rPr>
            <w:rFonts w:ascii="Times New Roman" w:hAnsi="Times New Roman" w:cs="Times New Roman"/>
            <w:sz w:val="24"/>
            <w:szCs w:val="24"/>
          </w:rPr>
          <w:delText xml:space="preserve"> a slightly higher MAE for validation dataset</w:delText>
        </w:r>
        <w:r w:rsidR="00165D75" w:rsidDel="0083583B">
          <w:rPr>
            <w:rFonts w:ascii="Times New Roman" w:hAnsi="Times New Roman" w:cs="Times New Roman"/>
            <w:sz w:val="24"/>
            <w:szCs w:val="24"/>
          </w:rPr>
          <w:delText>. Other datasets without this feature return</w:delText>
        </w:r>
        <w:r w:rsidR="002E4CF3" w:rsidDel="0083583B">
          <w:rPr>
            <w:rFonts w:ascii="Times New Roman" w:hAnsi="Times New Roman" w:cs="Times New Roman"/>
            <w:sz w:val="24"/>
            <w:szCs w:val="24"/>
          </w:rPr>
          <w:delText>ed</w:delText>
        </w:r>
        <w:r w:rsidR="00165D75" w:rsidDel="0083583B">
          <w:rPr>
            <w:rFonts w:ascii="Times New Roman" w:hAnsi="Times New Roman" w:cs="Times New Roman"/>
            <w:sz w:val="24"/>
            <w:szCs w:val="24"/>
          </w:rPr>
          <w:delText xml:space="preserve"> higher MAE values for the stacked ensembles</w:delText>
        </w:r>
        <w:r w:rsidR="00AB5FA3" w:rsidRPr="00AB5FA3" w:rsidDel="0083583B">
          <w:rPr>
            <w:rFonts w:ascii="Times New Roman" w:hAnsi="Times New Roman" w:cs="Times New Roman"/>
            <w:sz w:val="24"/>
            <w:szCs w:val="24"/>
          </w:rPr>
          <w:delText xml:space="preserve"> (see </w:delText>
        </w:r>
        <w:r w:rsidR="002A1EB4" w:rsidDel="0083583B">
          <w:rPr>
            <w:rFonts w:ascii="Times New Roman" w:hAnsi="Times New Roman" w:cs="Times New Roman"/>
            <w:sz w:val="24"/>
            <w:szCs w:val="24"/>
          </w:rPr>
          <w:delText>S</w:delText>
        </w:r>
        <w:r w:rsidR="004E1F60" w:rsidDel="0083583B">
          <w:rPr>
            <w:rFonts w:ascii="Times New Roman" w:hAnsi="Times New Roman" w:cs="Times New Roman"/>
            <w:sz w:val="24"/>
            <w:szCs w:val="24"/>
          </w:rPr>
          <w:delText xml:space="preserve">upporting </w:delText>
        </w:r>
        <w:r w:rsidR="002A1EB4" w:rsidDel="0083583B">
          <w:rPr>
            <w:rFonts w:ascii="Times New Roman" w:hAnsi="Times New Roman" w:cs="Times New Roman"/>
            <w:sz w:val="24"/>
            <w:szCs w:val="24"/>
          </w:rPr>
          <w:delText>I</w:delText>
        </w:r>
        <w:r w:rsidR="004E1F60" w:rsidDel="0083583B">
          <w:rPr>
            <w:rFonts w:ascii="Times New Roman" w:hAnsi="Times New Roman" w:cs="Times New Roman"/>
            <w:sz w:val="24"/>
            <w:szCs w:val="24"/>
          </w:rPr>
          <w:delText>nformation Table S1</w:delText>
        </w:r>
        <w:r w:rsidR="00AB5FA3" w:rsidRPr="00AB5FA3" w:rsidDel="0083583B">
          <w:rPr>
            <w:rFonts w:ascii="Times New Roman" w:hAnsi="Times New Roman" w:cs="Times New Roman"/>
            <w:sz w:val="24"/>
            <w:szCs w:val="24"/>
          </w:rPr>
          <w:delText xml:space="preserve">). </w:delText>
        </w:r>
        <w:r w:rsidR="00200EC4" w:rsidDel="0083583B">
          <w:rPr>
            <w:rFonts w:ascii="Times New Roman" w:hAnsi="Times New Roman" w:cs="Times New Roman"/>
            <w:sz w:val="24"/>
            <w:szCs w:val="24"/>
          </w:rPr>
          <w:delText>Additionally, the isocyanate type and quantity</w:delText>
        </w:r>
        <w:r w:rsidR="00BC4134" w:rsidDel="0083583B">
          <w:rPr>
            <w:rFonts w:ascii="Times New Roman" w:hAnsi="Times New Roman" w:cs="Times New Roman"/>
            <w:sz w:val="24"/>
            <w:szCs w:val="24"/>
          </w:rPr>
          <w:delText>,</w:delText>
        </w:r>
        <w:r w:rsidR="00200EC4" w:rsidDel="0083583B">
          <w:rPr>
            <w:rFonts w:ascii="Times New Roman" w:hAnsi="Times New Roman" w:cs="Times New Roman"/>
            <w:sz w:val="24"/>
            <w:szCs w:val="24"/>
          </w:rPr>
          <w:delText xml:space="preserve"> </w:delText>
        </w:r>
        <w:r w:rsidR="00BC4134" w:rsidDel="0083583B">
          <w:rPr>
            <w:rFonts w:ascii="Times New Roman" w:hAnsi="Times New Roman" w:cs="Times New Roman"/>
            <w:sz w:val="24"/>
            <w:szCs w:val="24"/>
          </w:rPr>
          <w:delText xml:space="preserve">which is a result of the </w:delText>
        </w:r>
        <w:r w:rsidR="00200EC4" w:rsidRPr="005937D1" w:rsidDel="0083583B">
          <w:rPr>
            <w:rFonts w:ascii="Times New Roman" w:hAnsi="Times New Roman" w:cs="Times New Roman"/>
            <w:i/>
            <w:sz w:val="24"/>
            <w:szCs w:val="24"/>
          </w:rPr>
          <w:delText>Ratio</w:delText>
        </w:r>
        <w:r w:rsidR="00E75E5F" w:rsidDel="0083583B">
          <w:rPr>
            <w:rFonts w:ascii="Times New Roman" w:hAnsi="Times New Roman" w:cs="Times New Roman"/>
            <w:i/>
            <w:sz w:val="24"/>
            <w:szCs w:val="24"/>
          </w:rPr>
          <w:delText xml:space="preserve"> </w:delText>
        </w:r>
        <w:r w:rsidR="00E75E5F" w:rsidRPr="00E75E5F" w:rsidDel="0083583B">
          <w:rPr>
            <w:rFonts w:ascii="Times New Roman" w:hAnsi="Times New Roman" w:cs="Times New Roman"/>
            <w:sz w:val="24"/>
            <w:szCs w:val="24"/>
          </w:rPr>
          <w:delText>feature</w:delText>
        </w:r>
        <w:r w:rsidR="00BC4134" w:rsidDel="0083583B">
          <w:rPr>
            <w:rFonts w:ascii="Times New Roman" w:hAnsi="Times New Roman" w:cs="Times New Roman"/>
            <w:i/>
            <w:sz w:val="24"/>
            <w:szCs w:val="24"/>
          </w:rPr>
          <w:delText>,</w:delText>
        </w:r>
        <w:r w:rsidR="00200EC4" w:rsidDel="0083583B">
          <w:rPr>
            <w:rFonts w:ascii="Times New Roman" w:hAnsi="Times New Roman" w:cs="Times New Roman"/>
            <w:sz w:val="24"/>
            <w:szCs w:val="24"/>
          </w:rPr>
          <w:delText xml:space="preserve"> are also part of the dataset returning highest MAE metrics. The </w:delText>
        </w:r>
        <w:r w:rsidR="00200EC4" w:rsidRPr="005937D1" w:rsidDel="0083583B">
          <w:rPr>
            <w:rFonts w:ascii="Times New Roman" w:hAnsi="Times New Roman" w:cs="Times New Roman"/>
            <w:i/>
            <w:sz w:val="24"/>
            <w:szCs w:val="24"/>
          </w:rPr>
          <w:delText>Isocyanate (mmol NCO)</w:delText>
        </w:r>
        <w:r w:rsidR="00200EC4" w:rsidDel="0083583B">
          <w:rPr>
            <w:rFonts w:ascii="Times New Roman" w:hAnsi="Times New Roman" w:cs="Times New Roman"/>
            <w:sz w:val="24"/>
            <w:szCs w:val="24"/>
          </w:rPr>
          <w:delText xml:space="preserve"> and </w:delText>
        </w:r>
        <w:r w:rsidR="00200EC4" w:rsidRPr="005937D1" w:rsidDel="0083583B">
          <w:rPr>
            <w:rFonts w:ascii="Times New Roman" w:hAnsi="Times New Roman" w:cs="Times New Roman"/>
            <w:i/>
            <w:sz w:val="24"/>
            <w:szCs w:val="24"/>
          </w:rPr>
          <w:delText>Ratio</w:delText>
        </w:r>
        <w:r w:rsidR="00200EC4" w:rsidDel="0083583B">
          <w:rPr>
            <w:rFonts w:ascii="Times New Roman" w:hAnsi="Times New Roman" w:cs="Times New Roman"/>
            <w:sz w:val="24"/>
            <w:szCs w:val="24"/>
          </w:rPr>
          <w:delText xml:space="preserve"> have shown a strong positive </w:delText>
        </w:r>
        <w:r w:rsidR="00200EC4" w:rsidRPr="005937D1" w:rsidDel="0083583B">
          <w:rPr>
            <w:rFonts w:ascii="Times New Roman" w:hAnsi="Times New Roman" w:cs="Times New Roman"/>
            <w:sz w:val="24"/>
            <w:szCs w:val="24"/>
          </w:rPr>
          <w:delText>correlation</w:delText>
        </w:r>
        <w:r w:rsidR="005937D1" w:rsidRPr="005937D1" w:rsidDel="0083583B">
          <w:rPr>
            <w:rFonts w:ascii="Times New Roman" w:hAnsi="Times New Roman" w:cs="Times New Roman"/>
            <w:sz w:val="24"/>
            <w:szCs w:val="24"/>
          </w:rPr>
          <w:delText xml:space="preserve"> (see </w:delText>
        </w:r>
        <w:r w:rsidR="005937D1" w:rsidRPr="005937D1" w:rsidDel="0083583B">
          <w:rPr>
            <w:rFonts w:ascii="Times New Roman" w:hAnsi="Times New Roman" w:cs="Times New Roman"/>
            <w:sz w:val="24"/>
            <w:szCs w:val="24"/>
          </w:rPr>
          <w:fldChar w:fldCharType="begin"/>
        </w:r>
        <w:r w:rsidR="005937D1" w:rsidRPr="005937D1" w:rsidDel="0083583B">
          <w:rPr>
            <w:rFonts w:ascii="Times New Roman" w:hAnsi="Times New Roman" w:cs="Times New Roman"/>
            <w:sz w:val="24"/>
            <w:szCs w:val="24"/>
          </w:rPr>
          <w:delInstrText xml:space="preserve"> REF _Ref177115861 \h  \* MERGEFORMAT </w:delInstrText>
        </w:r>
        <w:r w:rsidR="005937D1" w:rsidRPr="005937D1" w:rsidDel="0083583B">
          <w:rPr>
            <w:rFonts w:ascii="Times New Roman" w:hAnsi="Times New Roman" w:cs="Times New Roman"/>
            <w:sz w:val="24"/>
            <w:szCs w:val="24"/>
          </w:rPr>
        </w:r>
        <w:r w:rsidR="005937D1" w:rsidRPr="005937D1" w:rsidDel="0083583B">
          <w:rPr>
            <w:rFonts w:ascii="Times New Roman" w:hAnsi="Times New Roman" w:cs="Times New Roman"/>
            <w:sz w:val="24"/>
            <w:szCs w:val="24"/>
          </w:rPr>
          <w:fldChar w:fldCharType="separate"/>
        </w:r>
        <w:r w:rsidR="009A7A28" w:rsidRPr="001A6B86" w:rsidDel="0083583B">
          <w:rPr>
            <w:rFonts w:ascii="Times New Roman" w:hAnsi="Times New Roman" w:cs="Times New Roman"/>
            <w:sz w:val="24"/>
            <w:szCs w:val="24"/>
          </w:rPr>
          <w:delText xml:space="preserve">Figure </w:delText>
        </w:r>
        <w:r w:rsidR="009A7A28" w:rsidDel="0083583B">
          <w:rPr>
            <w:rFonts w:ascii="Times New Roman" w:hAnsi="Times New Roman" w:cs="Times New Roman"/>
            <w:noProof/>
            <w:sz w:val="24"/>
            <w:szCs w:val="24"/>
          </w:rPr>
          <w:delText>3</w:delText>
        </w:r>
        <w:r w:rsidR="005937D1" w:rsidRPr="005937D1" w:rsidDel="0083583B">
          <w:rPr>
            <w:rFonts w:ascii="Times New Roman" w:hAnsi="Times New Roman" w:cs="Times New Roman"/>
            <w:sz w:val="24"/>
            <w:szCs w:val="24"/>
          </w:rPr>
          <w:fldChar w:fldCharType="end"/>
        </w:r>
        <w:r w:rsidR="005937D1" w:rsidRPr="005937D1" w:rsidDel="0083583B">
          <w:rPr>
            <w:rFonts w:ascii="Times New Roman" w:hAnsi="Times New Roman" w:cs="Times New Roman"/>
            <w:sz w:val="24"/>
            <w:szCs w:val="24"/>
          </w:rPr>
          <w:delText>)</w:delText>
        </w:r>
        <w:r w:rsidR="00200EC4" w:rsidRPr="005937D1" w:rsidDel="0083583B">
          <w:rPr>
            <w:rFonts w:ascii="Times New Roman" w:hAnsi="Times New Roman" w:cs="Times New Roman"/>
            <w:sz w:val="24"/>
            <w:szCs w:val="24"/>
          </w:rPr>
          <w:delText>,</w:delText>
        </w:r>
        <w:r w:rsidR="00200EC4" w:rsidDel="0083583B">
          <w:rPr>
            <w:rFonts w:ascii="Times New Roman" w:hAnsi="Times New Roman" w:cs="Times New Roman"/>
            <w:sz w:val="24"/>
            <w:szCs w:val="24"/>
          </w:rPr>
          <w:delText xml:space="preserve"> and in addition to the </w:delText>
        </w:r>
        <w:r w:rsidR="00200EC4" w:rsidRPr="00200EC4" w:rsidDel="0083583B">
          <w:rPr>
            <w:rFonts w:ascii="Times New Roman" w:hAnsi="Times New Roman" w:cs="Times New Roman"/>
            <w:sz w:val="24"/>
            <w:szCs w:val="24"/>
          </w:rPr>
          <w:delText>proportional factor</w:delText>
        </w:r>
        <w:r w:rsidR="00200EC4" w:rsidDel="0083583B">
          <w:rPr>
            <w:rFonts w:ascii="Times New Roman" w:hAnsi="Times New Roman" w:cs="Times New Roman"/>
            <w:sz w:val="24"/>
            <w:szCs w:val="24"/>
          </w:rPr>
          <w:delText xml:space="preserve"> that </w:delText>
        </w:r>
        <w:r w:rsidR="00200EC4" w:rsidRPr="005937D1" w:rsidDel="0083583B">
          <w:rPr>
            <w:rFonts w:ascii="Times New Roman" w:hAnsi="Times New Roman" w:cs="Times New Roman"/>
            <w:i/>
            <w:sz w:val="24"/>
            <w:szCs w:val="24"/>
          </w:rPr>
          <w:delText>Ratio</w:delText>
        </w:r>
        <w:r w:rsidR="00200EC4" w:rsidDel="0083583B">
          <w:rPr>
            <w:rFonts w:ascii="Times New Roman" w:hAnsi="Times New Roman" w:cs="Times New Roman"/>
            <w:sz w:val="24"/>
            <w:szCs w:val="24"/>
          </w:rPr>
          <w:delText xml:space="preserve"> gives, the </w:delText>
        </w:r>
        <w:r w:rsidR="00200EC4" w:rsidRPr="005937D1" w:rsidDel="0083583B">
          <w:rPr>
            <w:rFonts w:ascii="Times New Roman" w:hAnsi="Times New Roman" w:cs="Times New Roman"/>
            <w:i/>
            <w:sz w:val="24"/>
            <w:szCs w:val="24"/>
          </w:rPr>
          <w:delText>Isocyanate (mmol NCO)</w:delText>
        </w:r>
        <w:r w:rsidR="00200EC4" w:rsidDel="0083583B">
          <w:rPr>
            <w:rFonts w:ascii="Times New Roman" w:hAnsi="Times New Roman" w:cs="Times New Roman"/>
            <w:sz w:val="24"/>
            <w:szCs w:val="24"/>
          </w:rPr>
          <w:delText xml:space="preserve"> contains exact values, which influences positively the models understanding of the dataset. The catalyst (</w:delText>
        </w:r>
        <w:r w:rsidR="00200EC4" w:rsidRPr="00200EC4" w:rsidDel="0083583B">
          <w:rPr>
            <w:rFonts w:ascii="Times New Roman" w:hAnsi="Times New Roman" w:cs="Times New Roman"/>
            <w:i/>
            <w:sz w:val="24"/>
            <w:szCs w:val="24"/>
          </w:rPr>
          <w:delText>Tin(II) octoate</w:delText>
        </w:r>
        <w:r w:rsidR="00200EC4" w:rsidDel="0083583B">
          <w:rPr>
            <w:rFonts w:ascii="Times New Roman" w:hAnsi="Times New Roman" w:cs="Times New Roman"/>
            <w:sz w:val="24"/>
            <w:szCs w:val="24"/>
          </w:rPr>
          <w:delText xml:space="preserve">) is also </w:delText>
        </w:r>
        <w:r w:rsidR="00200EC4" w:rsidDel="0083583B">
          <w:rPr>
            <w:rFonts w:ascii="Times New Roman" w:hAnsi="Times New Roman" w:cs="Times New Roman"/>
            <w:sz w:val="24"/>
            <w:szCs w:val="24"/>
          </w:rPr>
          <w:lastRenderedPageBreak/>
          <w:delText>part of the dataset, and as evidenced of the PCA’s Maximum Absolute Loading Value</w:delText>
        </w:r>
        <w:r w:rsidR="00BC4134" w:rsidDel="0083583B">
          <w:rPr>
            <w:rFonts w:ascii="Times New Roman" w:hAnsi="Times New Roman" w:cs="Times New Roman"/>
            <w:sz w:val="24"/>
            <w:szCs w:val="24"/>
          </w:rPr>
          <w:delText>, it</w:delText>
        </w:r>
        <w:r w:rsidR="00200EC4" w:rsidDel="0083583B">
          <w:rPr>
            <w:rFonts w:ascii="Times New Roman" w:hAnsi="Times New Roman" w:cs="Times New Roman"/>
            <w:sz w:val="24"/>
            <w:szCs w:val="24"/>
          </w:rPr>
          <w:delText xml:space="preserve"> does have an important role on model performance</w:delText>
        </w:r>
        <w:r w:rsidR="00BC4134" w:rsidDel="0083583B">
          <w:rPr>
            <w:rFonts w:ascii="Times New Roman" w:hAnsi="Times New Roman" w:cs="Times New Roman"/>
            <w:sz w:val="24"/>
            <w:szCs w:val="24"/>
          </w:rPr>
          <w:delText>. B</w:delText>
        </w:r>
        <w:r w:rsidR="00D04D0B" w:rsidDel="0083583B">
          <w:rPr>
            <w:rFonts w:ascii="Times New Roman" w:hAnsi="Times New Roman" w:cs="Times New Roman"/>
            <w:sz w:val="24"/>
            <w:szCs w:val="24"/>
          </w:rPr>
          <w:delText>ased on this metric</w:delText>
        </w:r>
        <w:r w:rsidR="00BC4134" w:rsidDel="0083583B">
          <w:rPr>
            <w:rFonts w:ascii="Times New Roman" w:hAnsi="Times New Roman" w:cs="Times New Roman"/>
            <w:sz w:val="24"/>
            <w:szCs w:val="24"/>
          </w:rPr>
          <w:delText>, it</w:delText>
        </w:r>
        <w:r w:rsidR="00200EC4" w:rsidDel="0083583B">
          <w:rPr>
            <w:rFonts w:ascii="Times New Roman" w:hAnsi="Times New Roman" w:cs="Times New Roman"/>
            <w:sz w:val="24"/>
            <w:szCs w:val="24"/>
          </w:rPr>
          <w:delText xml:space="preserve"> </w:delText>
        </w:r>
        <w:r w:rsidR="004E060A" w:rsidDel="0083583B">
          <w:rPr>
            <w:rFonts w:ascii="Times New Roman" w:hAnsi="Times New Roman" w:cs="Times New Roman"/>
            <w:sz w:val="24"/>
            <w:szCs w:val="24"/>
          </w:rPr>
          <w:delText>was</w:delText>
        </w:r>
        <w:r w:rsidR="00200EC4" w:rsidDel="0083583B">
          <w:rPr>
            <w:rFonts w:ascii="Times New Roman" w:hAnsi="Times New Roman" w:cs="Times New Roman"/>
            <w:sz w:val="24"/>
            <w:szCs w:val="24"/>
          </w:rPr>
          <w:delText xml:space="preserve"> the third most important feature. </w:delText>
        </w:r>
      </w:del>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553" w:name="_Toc179040477"/>
      <w:bookmarkStart w:id="554"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553"/>
      <w:bookmarkEnd w:id="554"/>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75588B9A" w:rsidR="004E03CB" w:rsidRDefault="005937D1" w:rsidP="00765072">
      <w:pPr>
        <w:jc w:val="both"/>
        <w:rPr>
          <w:ins w:id="555" w:author="Acaru, Silviu" w:date="2026-03-14T23:48:00Z" w16du:dateUtc="2026-03-14T22:48:00Z"/>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ins w:id="556" w:author="Acaru, Silviu" w:date="2026-03-12T13:55:00Z" w16du:dateUtc="2026-03-12T12:55:00Z">
        <w:r w:rsidR="0083583B">
          <w:rPr>
            <w:rFonts w:ascii="Times New Roman" w:hAnsi="Times New Roman" w:cs="Times New Roman"/>
            <w:sz w:val="24"/>
            <w:szCs w:val="24"/>
          </w:rPr>
          <w:t xml:space="preserve">train </w:t>
        </w:r>
      </w:ins>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ins w:id="557" w:author="Acaru, Silviu" w:date="2026-03-12T13:55:00Z" w16du:dateUtc="2026-03-12T12:55:00Z">
        <w:r w:rsidR="0083583B">
          <w:rPr>
            <w:rFonts w:ascii="Times New Roman" w:hAnsi="Times New Roman" w:cs="Times New Roman"/>
            <w:sz w:val="24"/>
            <w:szCs w:val="24"/>
          </w:rPr>
          <w:t xml:space="preserve">steadily increase from 0.942 to 0.997 </w:t>
        </w:r>
      </w:ins>
      <w:ins w:id="558" w:author="Acaru, Silviu" w:date="2026-03-12T13:56:00Z" w16du:dateUtc="2026-03-12T12:56:00Z">
        <w:r w:rsidR="0083583B">
          <w:rPr>
            <w:rFonts w:ascii="Times New Roman" w:hAnsi="Times New Roman" w:cs="Times New Roman"/>
            <w:sz w:val="24"/>
            <w:szCs w:val="24"/>
          </w:rPr>
          <w:t xml:space="preserve">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 xml:space="preserve">similarly improves from 0.457 to 0.765 </w:t>
        </w:r>
      </w:ins>
      <w:ins w:id="559" w:author="Acaru, Silviu" w:date="2026-03-12T13:57:00Z" w16du:dateUtc="2026-03-12T12:57:00Z">
        <w:r w:rsidR="004E03CB">
          <w:rPr>
            <w:rFonts w:ascii="Times New Roman" w:hAnsi="Times New Roman" w:cs="Times New Roman"/>
            <w:sz w:val="24"/>
            <w:szCs w:val="24"/>
          </w:rPr>
          <w:t>(</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ins>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560" w:author="Acaru, Silviu" w:date="2026-03-12T13:57:00Z" w16du:dateUtc="2026-03-12T12:57:00Z">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ins>
      <w:del w:id="561" w:author="Acaru, Silviu" w:date="2026-03-12T13:57:00Z" w16du:dateUtc="2026-03-12T12:57:00Z">
        <w:r w:rsidRPr="005937D1" w:rsidDel="004E03CB">
          <w:rPr>
            <w:rFonts w:ascii="Times New Roman" w:hAnsi="Times New Roman" w:cs="Times New Roman"/>
            <w:sz w:val="24"/>
            <w:szCs w:val="24"/>
          </w:rPr>
          <w:delText>generally increase as the number of base estimators grows</w:delText>
        </w:r>
      </w:del>
      <w:r w:rsidRPr="005937D1">
        <w:rPr>
          <w:rFonts w:ascii="Times New Roman" w:hAnsi="Times New Roman" w:cs="Times New Roman"/>
          <w:sz w:val="24"/>
          <w:szCs w:val="24"/>
        </w:rPr>
        <w:t xml:space="preserve">. </w:t>
      </w:r>
      <w:ins w:id="562" w:author="Acaru, Silviu" w:date="2026-03-12T13:58:00Z">
        <w:r w:rsidR="004E03CB" w:rsidRPr="004E03CB">
          <w:rPr>
            <w:rFonts w:ascii="Times New Roman" w:hAnsi="Times New Roman" w:cs="Times New Roman"/>
            <w:sz w:val="24"/>
            <w:szCs w:val="24"/>
          </w:rPr>
          <w:t>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particularly at higher numbers of base estimators, where the stacked model performs substantially better on the training data than on unseen data. The train MSE decreases markedly from 41.936 to 2.479 with increasing base estimators</w:t>
        </w:r>
      </w:ins>
      <w:ins w:id="563" w:author="Acaru, Silviu" w:date="2026-03-12T13:58:00Z" w16du:dateUtc="2026-03-12T12:58:00Z">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ins>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564" w:author="Acaru, Silviu" w:date="2026-03-12T13:58:00Z" w16du:dateUtc="2026-03-12T12:58:00Z">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ins>
      <w:ins w:id="565" w:author="Acaru, Silviu" w:date="2026-03-12T13:58:00Z">
        <w:r w:rsidR="004E03CB" w:rsidRPr="004E03CB">
          <w:rPr>
            <w:rFonts w:ascii="Times New Roman" w:hAnsi="Times New Roman" w:cs="Times New Roman"/>
            <w:sz w:val="24"/>
            <w:szCs w:val="24"/>
          </w:rPr>
          <w:t>The test MSE also generally decreases; however, the validation MSE, after an initial decrease to approximately 338.368, increases to 443.225 at higher estimator counts. This divergence between train and validation MSE further confirms the overfitting trend. Similarly, the train MAE decreases from 3.918 to 0.982 and the test MAE from 15.17 to 10.814 (</w:t>
        </w:r>
      </w:ins>
      <w:ins w:id="566" w:author="Acaru, Silviu" w:date="2026-03-12T13:59:00Z" w16du:dateUtc="2026-03-12T12:59:00Z">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ins>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567" w:author="Acaru, Silviu" w:date="2026-03-12T13:59:00Z" w16du:dateUtc="2026-03-12T12:59:00Z">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ins>
      <w:ins w:id="568" w:author="Acaru, Silviu" w:date="2026-03-12T13:58:00Z">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ins>
    </w:p>
    <w:p w14:paraId="1EEF7B29" w14:textId="6BBA084E" w:rsidR="00C60A2F" w:rsidRDefault="00C60A2F" w:rsidP="00765072">
      <w:pPr>
        <w:jc w:val="both"/>
        <w:rPr>
          <w:ins w:id="569" w:author="Acaru, Silviu" w:date="2026-03-12T13:58:00Z" w16du:dateUtc="2026-03-12T12:58:00Z"/>
          <w:rFonts w:ascii="Times New Roman" w:hAnsi="Times New Roman" w:cs="Times New Roman"/>
          <w:sz w:val="24"/>
          <w:szCs w:val="24"/>
        </w:rPr>
      </w:pPr>
      <w:ins w:id="570" w:author="Acaru, Silviu" w:date="2026-03-14T23:48:00Z" w16du:dateUtc="2026-03-14T22:48:00Z">
        <w:r>
          <w:rPr>
            <w:rFonts w:ascii="Times New Roman" w:hAnsi="Times New Roman" w:cs="Times New Roman"/>
            <w:sz w:val="24"/>
            <w:szCs w:val="24"/>
          </w:rPr>
          <w:t xml:space="preserve">This trend is consistent with prior </w:t>
        </w:r>
      </w:ins>
      <w:ins w:id="571" w:author="Acaru, Silviu" w:date="2026-03-14T23:49:00Z" w16du:dateUtc="2026-03-14T22:49:00Z">
        <w:r>
          <w:rPr>
            <w:rFonts w:ascii="Times New Roman" w:hAnsi="Times New Roman" w:cs="Times New Roman"/>
            <w:sz w:val="24"/>
            <w:szCs w:val="24"/>
          </w:rPr>
          <w:t xml:space="preserve">polyurethane ML studies on small datasets, where stronger apparent fit on the training set did not necessarily translate into improved generalization. </w:t>
        </w:r>
        <w:commentRangeStart w:id="572"/>
        <w:r>
          <w:rPr>
            <w:rFonts w:ascii="Times New Roman" w:hAnsi="Times New Roman" w:cs="Times New Roman"/>
            <w:sz w:val="24"/>
            <w:szCs w:val="24"/>
          </w:rPr>
          <w:t>Citation</w:t>
        </w:r>
        <w:commentRangeEnd w:id="572"/>
        <w:r>
          <w:rPr>
            <w:rStyle w:val="CommentReference"/>
          </w:rPr>
          <w:commentReference w:id="572"/>
        </w:r>
        <w:r>
          <w:rPr>
            <w:rFonts w:ascii="Times New Roman" w:hAnsi="Times New Roman" w:cs="Times New Roman"/>
            <w:sz w:val="24"/>
            <w:szCs w:val="24"/>
          </w:rPr>
          <w:t xml:space="preserve"> here (</w:t>
        </w:r>
        <w:proofErr w:type="spellStart"/>
        <w:r>
          <w:rPr>
            <w:rFonts w:ascii="Times New Roman" w:hAnsi="Times New Roman" w:cs="Times New Roman"/>
            <w:sz w:val="24"/>
            <w:szCs w:val="24"/>
          </w:rPr>
          <w:t>menon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et al. )</w:t>
        </w:r>
        <w:proofErr w:type="gramEnd"/>
        <w:r>
          <w:rPr>
            <w:rFonts w:ascii="Times New Roman" w:hAnsi="Times New Roman" w:cs="Times New Roman"/>
            <w:sz w:val="24"/>
            <w:szCs w:val="24"/>
          </w:rPr>
          <w:t xml:space="preserve"> </w:t>
        </w:r>
      </w:ins>
      <w:ins w:id="573" w:author="Acaru, Silviu" w:date="2026-03-14T23:50:00Z" w16du:dateUtc="2026-03-14T22:50:00Z">
        <w:r>
          <w:rPr>
            <w:rFonts w:ascii="Times New Roman" w:hAnsi="Times New Roman" w:cs="Times New Roman"/>
            <w:sz w:val="24"/>
            <w:szCs w:val="24"/>
          </w:rPr>
          <w:t xml:space="preserve">specifically highlighted that small and chemically divers PU’s datasets are difficult to model using tree-based approaches alone, and </w:t>
        </w:r>
      </w:ins>
      <w:commentRangeStart w:id="574"/>
      <w:ins w:id="575" w:author="Acaru, Silviu" w:date="2026-03-14T23:51:00Z" w16du:dateUtc="2026-03-14T22:51:00Z">
        <w:r>
          <w:rPr>
            <w:rFonts w:ascii="Times New Roman" w:hAnsi="Times New Roman" w:cs="Times New Roman"/>
            <w:sz w:val="24"/>
            <w:szCs w:val="24"/>
          </w:rPr>
          <w:t xml:space="preserve">citation here </w:t>
        </w:r>
        <w:commentRangeEnd w:id="574"/>
        <w:r>
          <w:rPr>
            <w:rStyle w:val="CommentReference"/>
          </w:rPr>
          <w:commentReference w:id="574"/>
        </w:r>
        <w:r>
          <w:rPr>
            <w:rFonts w:ascii="Times New Roman" w:hAnsi="Times New Roman" w:cs="Times New Roman"/>
            <w:sz w:val="24"/>
            <w:szCs w:val="24"/>
          </w:rPr>
          <w:t xml:space="preserve"> showed that predictive performance improved substantially only after reducing intrinsic dataset diversity through benc</w:t>
        </w:r>
      </w:ins>
      <w:ins w:id="576" w:author="Acaru, Silviu" w:date="2026-03-14T23:52:00Z" w16du:dateUtc="2026-03-14T22:52:00Z">
        <w:r>
          <w:rPr>
            <w:rFonts w:ascii="Times New Roman" w:hAnsi="Times New Roman" w:cs="Times New Roman"/>
            <w:sz w:val="24"/>
            <w:szCs w:val="24"/>
          </w:rPr>
          <w:t xml:space="preserve">hmark curation. </w:t>
        </w:r>
      </w:ins>
    </w:p>
    <w:p w14:paraId="7D3F31DE" w14:textId="5F2C24E4" w:rsidR="005937D1" w:rsidRPr="005937D1" w:rsidDel="004E03CB" w:rsidRDefault="005937D1" w:rsidP="00765072">
      <w:pPr>
        <w:jc w:val="both"/>
        <w:rPr>
          <w:del w:id="577" w:author="Acaru, Silviu" w:date="2026-03-12T13:59:00Z" w16du:dateUtc="2026-03-12T12:59:00Z"/>
          <w:rFonts w:ascii="Times New Roman" w:hAnsi="Times New Roman" w:cs="Times New Roman"/>
          <w:sz w:val="24"/>
          <w:szCs w:val="24"/>
        </w:rPr>
      </w:pPr>
      <w:del w:id="578" w:author="Acaru, Silviu" w:date="2026-03-12T13:59:00Z" w16du:dateUtc="2026-03-12T12:59:00Z">
        <w:r w:rsidRPr="005937D1" w:rsidDel="004E03CB">
          <w:rPr>
            <w:rFonts w:ascii="Times New Roman" w:hAnsi="Times New Roman" w:cs="Times New Roman"/>
            <w:sz w:val="24"/>
            <w:szCs w:val="24"/>
          </w:rPr>
          <w:delText>This suggests that the model's ability to explain the variance in the target variable</w:delText>
        </w:r>
        <w:r w:rsidDel="004E03CB">
          <w:rPr>
            <w:rFonts w:ascii="Times New Roman" w:hAnsi="Times New Roman" w:cs="Times New Roman"/>
            <w:sz w:val="24"/>
            <w:szCs w:val="24"/>
          </w:rPr>
          <w:delText xml:space="preserve"> improves with more estimators. </w:delText>
        </w:r>
        <w:r w:rsidRPr="005937D1" w:rsidDel="004E03CB">
          <w:rPr>
            <w:rFonts w:ascii="Times New Roman" w:hAnsi="Times New Roman" w:cs="Times New Roman"/>
            <w:sz w:val="24"/>
            <w:szCs w:val="24"/>
          </w:rPr>
          <w:delText xml:space="preserve">The gap between the validation and </w:delText>
        </w:r>
        <w:r w:rsidR="000A6D9E" w:rsidDel="004E03CB">
          <w:rPr>
            <w:rFonts w:ascii="Times New Roman" w:hAnsi="Times New Roman" w:cs="Times New Roman"/>
            <w:sz w:val="24"/>
            <w:szCs w:val="24"/>
          </w:rPr>
          <w:delText>train</w:delText>
        </w:r>
        <w:r w:rsidR="000A6D9E" w:rsidRPr="005937D1" w:rsidDel="004E03CB">
          <w:rPr>
            <w:rFonts w:ascii="Times New Roman" w:hAnsi="Times New Roman" w:cs="Times New Roman"/>
            <w:sz w:val="24"/>
            <w:szCs w:val="24"/>
          </w:rPr>
          <w:delText xml:space="preserve"> </w:delText>
        </w:r>
        <w:r w:rsidRPr="005937D1" w:rsidDel="004E03CB">
          <w:rPr>
            <w:rFonts w:ascii="Times New Roman" w:hAnsi="Times New Roman" w:cs="Times New Roman"/>
            <w:sz w:val="24"/>
            <w:szCs w:val="24"/>
          </w:rPr>
          <w:delText>curves might indicate some overfitting, especially for larger numbers of base estimators. This means the</w:delText>
        </w:r>
        <w:r w:rsidR="001355E5" w:rsidDel="004E03CB">
          <w:rPr>
            <w:rFonts w:ascii="Times New Roman" w:hAnsi="Times New Roman" w:cs="Times New Roman"/>
            <w:sz w:val="24"/>
            <w:szCs w:val="24"/>
          </w:rPr>
          <w:delText xml:space="preserve"> stacked</w:delText>
        </w:r>
        <w:r w:rsidRPr="005937D1" w:rsidDel="004E03CB">
          <w:rPr>
            <w:rFonts w:ascii="Times New Roman" w:hAnsi="Times New Roman" w:cs="Times New Roman"/>
            <w:sz w:val="24"/>
            <w:szCs w:val="24"/>
          </w:rPr>
          <w:delText xml:space="preserve"> model might be performing better on the training data than on unseen data.</w:delText>
        </w:r>
        <w:r w:rsidR="00E75E5F" w:rsidDel="004E03CB">
          <w:rPr>
            <w:rFonts w:ascii="Times New Roman" w:hAnsi="Times New Roman" w:cs="Times New Roman"/>
            <w:sz w:val="24"/>
            <w:szCs w:val="24"/>
          </w:rPr>
          <w:delText xml:space="preserve"> </w:delText>
        </w:r>
        <w:r w:rsidRPr="00451FA9" w:rsidDel="004E03CB">
          <w:rPr>
            <w:rFonts w:ascii="Times New Roman" w:hAnsi="Times New Roman" w:cs="Times New Roman"/>
            <w:sz w:val="24"/>
            <w:szCs w:val="24"/>
          </w:rPr>
          <w:delText xml:space="preserve">The MSE values generally decrease with an increasing number of base estimators. This </w:delText>
        </w:r>
        <w:r w:rsidR="00094208" w:rsidRPr="00451FA9" w:rsidDel="004E03CB">
          <w:rPr>
            <w:rFonts w:ascii="Times New Roman" w:hAnsi="Times New Roman" w:cs="Times New Roman"/>
            <w:sz w:val="24"/>
            <w:szCs w:val="24"/>
          </w:rPr>
          <w:delText>was</w:delText>
        </w:r>
        <w:r w:rsidRPr="00451FA9" w:rsidDel="004E03CB">
          <w:rPr>
            <w:rFonts w:ascii="Times New Roman" w:hAnsi="Times New Roman" w:cs="Times New Roman"/>
            <w:sz w:val="24"/>
            <w:szCs w:val="24"/>
          </w:rPr>
          <w:delText xml:space="preserve"> expected, as more estimators typically lead to better predictions and </w:delText>
        </w:r>
        <w:r w:rsidRPr="00AD6964" w:rsidDel="004E03CB">
          <w:rPr>
            <w:rFonts w:ascii="Times New Roman" w:hAnsi="Times New Roman" w:cs="Times New Roman"/>
            <w:sz w:val="24"/>
            <w:szCs w:val="24"/>
          </w:rPr>
          <w:delText>reduced error</w:delText>
        </w:r>
        <w:r w:rsidR="00016F8B" w:rsidDel="004E03CB">
          <w:rPr>
            <w:rFonts w:ascii="Times New Roman" w:hAnsi="Times New Roman" w:cs="Times New Roman"/>
            <w:sz w:val="24"/>
            <w:szCs w:val="24"/>
          </w:rPr>
          <w:delText>.</w:delText>
        </w:r>
      </w:del>
      <w:customXmlDelRangeStart w:id="579" w:author="Acaru, Silviu" w:date="2026-03-12T13:59:00Z"/>
      <w:sdt>
        <w:sdtPr>
          <w:rPr>
            <w:rFonts w:ascii="Times New Roman" w:eastAsia="Times" w:hAnsi="Times New Roman" w:cs="Times New Roman"/>
            <w:color w:val="000000"/>
            <w:sz w:val="24"/>
            <w:szCs w:val="24"/>
            <w:vertAlign w:val="superscript"/>
          </w:rPr>
          <w:tag w:val="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
          <w:id w:val="1063752272"/>
          <w:placeholder>
            <w:docPart w:val="DefaultPlaceholder_-1854013440"/>
          </w:placeholder>
        </w:sdtPr>
        <w:sdtContent>
          <w:customXmlDelRangeEnd w:id="579"/>
          <w:del w:id="580" w:author="Acaru, Silviu" w:date="2026-03-12T13:59:00Z" w16du:dateUtc="2026-03-12T12:59:00Z">
            <w:r w:rsidR="00412D9A" w:rsidRPr="00412D9A" w:rsidDel="004E03CB">
              <w:rPr>
                <w:rFonts w:eastAsia="Times New Roman"/>
                <w:color w:val="000000"/>
                <w:sz w:val="24"/>
                <w:vertAlign w:val="superscript"/>
              </w:rPr>
              <w:delText>[35]</w:delText>
            </w:r>
          </w:del>
          <w:customXmlDelRangeStart w:id="581" w:author="Acaru, Silviu" w:date="2026-03-12T13:59:00Z"/>
        </w:sdtContent>
      </w:sdt>
      <w:customXmlDelRangeEnd w:id="581"/>
      <w:del w:id="582" w:author="Acaru, Silviu" w:date="2026-03-12T13:59:00Z" w16du:dateUtc="2026-03-12T12:59:00Z">
        <w:r w:rsidRPr="00451FA9" w:rsidDel="004E03CB">
          <w:rPr>
            <w:rFonts w:ascii="Times" w:eastAsia="Times" w:hAnsi="Times" w:cs="Times"/>
            <w:sz w:val="24"/>
            <w:szCs w:val="24"/>
          </w:rPr>
          <w:delText xml:space="preserve"> </w:delText>
        </w:r>
        <w:r w:rsidRPr="78F197D4" w:rsidDel="004E03CB">
          <w:rPr>
            <w:rFonts w:ascii="Times New Roman" w:hAnsi="Times New Roman" w:cs="Times New Roman"/>
            <w:sz w:val="24"/>
            <w:szCs w:val="24"/>
          </w:rPr>
          <w:delText xml:space="preserve">The validation and </w:delText>
        </w:r>
        <w:r w:rsidR="00F65E13" w:rsidDel="004E03CB">
          <w:rPr>
            <w:rFonts w:ascii="Times New Roman" w:hAnsi="Times New Roman" w:cs="Times New Roman"/>
            <w:sz w:val="24"/>
            <w:szCs w:val="24"/>
          </w:rPr>
          <w:delText>train</w:delText>
        </w:r>
        <w:r w:rsidR="00F65E13" w:rsidRPr="78F197D4" w:rsidDel="004E03CB">
          <w:rPr>
            <w:rFonts w:ascii="Times New Roman" w:hAnsi="Times New Roman" w:cs="Times New Roman"/>
            <w:sz w:val="24"/>
            <w:szCs w:val="24"/>
          </w:rPr>
          <w:delText xml:space="preserve"> </w:delText>
        </w:r>
        <w:r w:rsidRPr="78F197D4" w:rsidDel="004E03CB">
          <w:rPr>
            <w:rFonts w:ascii="Times New Roman" w:hAnsi="Times New Roman" w:cs="Times New Roman"/>
            <w:sz w:val="24"/>
            <w:szCs w:val="24"/>
          </w:rPr>
          <w:delText>curves are relatively close, suggesting a reasonable balance between training and generalization performance.</w:delText>
        </w:r>
        <w:r w:rsidR="00E75E5F" w:rsidDel="004E03CB">
          <w:rPr>
            <w:rFonts w:ascii="Times New Roman" w:hAnsi="Times New Roman" w:cs="Times New Roman"/>
            <w:sz w:val="24"/>
            <w:szCs w:val="24"/>
          </w:rPr>
          <w:delText xml:space="preserve"> </w:delText>
        </w:r>
        <w:r w:rsidRPr="005937D1" w:rsidDel="004E03CB">
          <w:rPr>
            <w:rFonts w:ascii="Times New Roman" w:hAnsi="Times New Roman" w:cs="Times New Roman"/>
            <w:sz w:val="24"/>
            <w:szCs w:val="24"/>
          </w:rPr>
          <w:delText xml:space="preserve">Similar to MSE, </w:delText>
        </w:r>
        <w:r w:rsidRPr="005937D1" w:rsidDel="004E03CB">
          <w:rPr>
            <w:rFonts w:ascii="Times New Roman" w:hAnsi="Times New Roman" w:cs="Times New Roman"/>
            <w:sz w:val="24"/>
            <w:szCs w:val="24"/>
          </w:rPr>
          <w:lastRenderedPageBreak/>
          <w:delText>the MAE values tend to decr</w:delText>
        </w:r>
        <w:r w:rsidDel="004E03CB">
          <w:rPr>
            <w:rFonts w:ascii="Times New Roman" w:hAnsi="Times New Roman" w:cs="Times New Roman"/>
            <w:sz w:val="24"/>
            <w:szCs w:val="24"/>
          </w:rPr>
          <w:delText xml:space="preserve">ease with more base estimators. </w:delText>
        </w:r>
        <w:r w:rsidRPr="005937D1" w:rsidDel="004E03CB">
          <w:rPr>
            <w:rFonts w:ascii="Times New Roman" w:hAnsi="Times New Roman" w:cs="Times New Roman"/>
            <w:sz w:val="24"/>
            <w:szCs w:val="24"/>
          </w:rPr>
          <w:delText>The validation and test curves show a similar pattern to MSE, indicating a consistent performance trend across both metrics.</w:delText>
        </w:r>
      </w:del>
    </w:p>
    <w:p w14:paraId="6242A455" w14:textId="399A3110" w:rsidR="007166F6" w:rsidRDefault="00964761" w:rsidP="007166F6">
      <w:pPr>
        <w:keepNext/>
        <w:rPr>
          <w:rFonts w:ascii="Times New Roman" w:hAnsi="Times New Roman" w:cs="Times New Roman"/>
          <w:sz w:val="24"/>
          <w:szCs w:val="24"/>
        </w:rPr>
      </w:pPr>
      <w:ins w:id="583" w:author="Acaru, Silviu" w:date="2026-02-25T21:02:00Z" w16du:dateUtc="2026-02-25T20:02:00Z">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ins>
      <w:del w:id="584" w:author="Acaru, Silviu" w:date="2026-02-25T21:02:00Z" w16du:dateUtc="2026-02-25T20:02:00Z">
        <w:r w:rsidR="00B83B21" w:rsidDel="00964761">
          <w:rPr>
            <w:rFonts w:ascii="Times New Roman" w:hAnsi="Times New Roman" w:cs="Times New Roman"/>
            <w:noProof/>
            <w:sz w:val="24"/>
            <w:szCs w:val="24"/>
          </w:rPr>
          <w:drawing>
            <wp:inline distT="0" distB="0" distL="0" distR="0" wp14:anchorId="06B7E3FD" wp14:editId="59606485">
              <wp:extent cx="5943600" cy="1703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del>
    </w:p>
    <w:p w14:paraId="406FAFB2" w14:textId="40D4982A" w:rsidR="00151F4C" w:rsidRDefault="007166F6" w:rsidP="00203A30">
      <w:pPr>
        <w:pStyle w:val="Caption"/>
        <w:jc w:val="both"/>
        <w:rPr>
          <w:rFonts w:ascii="Times New Roman" w:hAnsi="Times New Roman" w:cs="Times New Roman"/>
          <w:sz w:val="24"/>
          <w:szCs w:val="24"/>
        </w:rPr>
      </w:pPr>
      <w:bookmarkStart w:id="585"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585"/>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ins w:id="586" w:author="Acaru, Silviu" w:date="2026-02-25T21:03:00Z" w16du:dateUtc="2026-02-25T20:03:00Z">
        <w:r w:rsidR="00964761">
          <w:rPr>
            <w:rFonts w:ascii="Times New Roman" w:hAnsi="Times New Roman" w:cs="Times New Roman"/>
            <w:sz w:val="24"/>
            <w:szCs w:val="24"/>
          </w:rPr>
          <w:t xml:space="preserve"> with stratified sampling</w:t>
        </w:r>
      </w:ins>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6802B163" w:rsidR="004E03CB" w:rsidRDefault="004E03CB" w:rsidP="001A6B86">
      <w:pPr>
        <w:jc w:val="both"/>
        <w:rPr>
          <w:ins w:id="587" w:author="Acaru, Silviu" w:date="2026-03-14T23:53:00Z" w16du:dateUtc="2026-03-14T22:53:00Z"/>
          <w:rFonts w:ascii="Times New Roman" w:hAnsi="Times New Roman" w:cs="Times New Roman"/>
          <w:sz w:val="24"/>
          <w:szCs w:val="24"/>
        </w:rPr>
      </w:pPr>
      <w:ins w:id="588" w:author="Acaru, Silviu" w:date="2026-03-12T13:59:00Z">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Pr="004E03CB" w:rsidDel="004E03CB">
          <w:rPr>
            <w:rFonts w:ascii="Times New Roman" w:hAnsi="Times New Roman" w:cs="Times New Roman"/>
            <w:sz w:val="24"/>
            <w:szCs w:val="24"/>
          </w:rPr>
          <w:t xml:space="preserve"> </w:t>
        </w:r>
      </w:ins>
      <w:del w:id="589" w:author="Acaru, Silviu" w:date="2026-03-12T13:59:00Z" w16du:dateUtc="2026-03-12T12:59:00Z">
        <w:r w:rsidR="00094208" w:rsidRPr="004D6D17" w:rsidDel="004E03CB">
          <w:rPr>
            <w:rFonts w:ascii="Times New Roman" w:hAnsi="Times New Roman" w:cs="Times New Roman"/>
            <w:sz w:val="24"/>
            <w:szCs w:val="24"/>
          </w:rPr>
          <w:delText xml:space="preserve">Although in the stacked models there is a minor </w:delText>
        </w:r>
        <w:r w:rsidR="008F1643" w:rsidRPr="004D6D17" w:rsidDel="004E03CB">
          <w:rPr>
            <w:rFonts w:ascii="Times New Roman" w:hAnsi="Times New Roman" w:cs="Times New Roman"/>
            <w:sz w:val="24"/>
            <w:szCs w:val="24"/>
          </w:rPr>
          <w:delText>underfitting</w:delText>
        </w:r>
        <w:r w:rsidR="00094208" w:rsidRPr="004D6D17" w:rsidDel="004E03CB">
          <w:rPr>
            <w:rFonts w:ascii="Times New Roman" w:hAnsi="Times New Roman" w:cs="Times New Roman"/>
            <w:sz w:val="24"/>
            <w:szCs w:val="24"/>
          </w:rPr>
          <w:delText xml:space="preserve">, these are still </w:delText>
        </w:r>
        <w:r w:rsidR="00E75E5F" w:rsidRPr="004D6D17" w:rsidDel="004E03CB">
          <w:rPr>
            <w:rFonts w:ascii="Times New Roman" w:hAnsi="Times New Roman" w:cs="Times New Roman"/>
            <w:sz w:val="24"/>
            <w:szCs w:val="24"/>
          </w:rPr>
          <w:delText>displaying</w:delText>
        </w:r>
        <w:r w:rsidR="00094208" w:rsidRPr="004D6D17" w:rsidDel="004E03CB">
          <w:rPr>
            <w:rFonts w:ascii="Times New Roman" w:hAnsi="Times New Roman" w:cs="Times New Roman"/>
            <w:sz w:val="24"/>
            <w:szCs w:val="24"/>
          </w:rPr>
          <w:delText xml:space="preserve"> better </w:delText>
        </w:r>
        <w:r w:rsidR="00ED681F" w:rsidRPr="004D6D17" w:rsidDel="004E03CB">
          <w:rPr>
            <w:rFonts w:ascii="Times New Roman" w:hAnsi="Times New Roman" w:cs="Times New Roman"/>
            <w:sz w:val="24"/>
            <w:szCs w:val="24"/>
          </w:rPr>
          <w:delText>performances</w:delText>
        </w:r>
        <w:r w:rsidR="00094208" w:rsidRPr="004D6D17" w:rsidDel="004E03CB">
          <w:rPr>
            <w:rFonts w:ascii="Times New Roman" w:hAnsi="Times New Roman" w:cs="Times New Roman"/>
            <w:sz w:val="24"/>
            <w:szCs w:val="24"/>
          </w:rPr>
          <w:delText xml:space="preserve"> than </w:delText>
        </w:r>
        <w:r w:rsidR="00D51656" w:rsidRPr="004D6D17" w:rsidDel="004E03CB">
          <w:rPr>
            <w:rFonts w:ascii="Times New Roman" w:hAnsi="Times New Roman" w:cs="Times New Roman"/>
            <w:sz w:val="24"/>
            <w:szCs w:val="24"/>
          </w:rPr>
          <w:delText xml:space="preserve">the individual algorithmic models </w:delText>
        </w:r>
      </w:del>
      <w:r w:rsidR="00D51656" w:rsidRPr="004D6D17">
        <w:rPr>
          <w:rFonts w:ascii="Times New Roman" w:hAnsi="Times New Roman" w:cs="Times New Roman"/>
          <w:sz w:val="24"/>
          <w:szCs w:val="24"/>
        </w:rPr>
        <w:t xml:space="preserve">(see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w:t>
      </w:r>
      <w:commentRangeStart w:id="590"/>
      <w:r w:rsidR="00B8691E">
        <w:rPr>
          <w:rFonts w:ascii="Times New Roman" w:hAnsi="Times New Roman" w:cs="Times New Roman"/>
          <w:sz w:val="24"/>
          <w:szCs w:val="24"/>
        </w:rPr>
        <w:t>S1</w:t>
      </w:r>
      <w:r w:rsidR="0058549D">
        <w:rPr>
          <w:rFonts w:ascii="Times New Roman" w:hAnsi="Times New Roman" w:cs="Times New Roman"/>
          <w:sz w:val="24"/>
          <w:szCs w:val="24"/>
        </w:rPr>
        <w:t>4</w:t>
      </w:r>
      <w:commentRangeEnd w:id="590"/>
      <w:r w:rsidR="00535C2F">
        <w:rPr>
          <w:rStyle w:val="CommentReference"/>
        </w:rPr>
        <w:commentReference w:id="590"/>
      </w:r>
      <w:r w:rsidR="00094208" w:rsidRPr="004D6D17">
        <w:rPr>
          <w:rFonts w:ascii="Times New Roman" w:hAnsi="Times New Roman" w:cs="Times New Roman"/>
          <w:sz w:val="24"/>
          <w:szCs w:val="24"/>
        </w:rPr>
        <w:t xml:space="preserve">). </w:t>
      </w:r>
      <w:ins w:id="591" w:author="Acaru, Silviu" w:date="2026-03-12T14:01:00Z">
        <w:r w:rsidRPr="004E03CB">
          <w:rPr>
            <w:rFonts w:ascii="Times New Roman" w:hAnsi="Times New Roman" w:cs="Times New Roman"/>
            <w:sz w:val="24"/>
            <w:szCs w:val="24"/>
          </w:rPr>
          <w:t>As shown in</w:t>
        </w:r>
      </w:ins>
      <w:ins w:id="592" w:author="Acaru, Silviu" w:date="2026-03-12T14:01:00Z" w16du:dateUtc="2026-03-12T13:01:00Z">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ins>
      <w:r>
        <w:rPr>
          <w:rFonts w:ascii="Times New Roman" w:hAnsi="Times New Roman" w:cs="Times New Roman"/>
          <w:sz w:val="24"/>
          <w:szCs w:val="24"/>
        </w:rPr>
      </w:r>
      <w:r>
        <w:rPr>
          <w:rFonts w:ascii="Times New Roman" w:hAnsi="Times New Roman" w:cs="Times New Roman"/>
          <w:sz w:val="24"/>
          <w:szCs w:val="24"/>
        </w:rPr>
        <w:fldChar w:fldCharType="separate"/>
      </w:r>
      <w:ins w:id="593" w:author="Acaru, Silviu" w:date="2026-03-12T14:01:00Z" w16du:dateUtc="2026-03-12T13:01:00Z">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ins>
      <w:ins w:id="594" w:author="Acaru, Silviu" w:date="2026-03-12T14:01:00Z">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ins>
      <w:ins w:id="595" w:author="Acaru, Silviu" w:date="2026-03-15T20:10:00Z" w16du:dateUtc="2026-03-15T19:10:00Z">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ins>
      <w:ins w:id="596" w:author="Acaru, Silviu" w:date="2026-03-15T20:11:00Z" w16du:dateUtc="2026-03-15T19:11:00Z">
        <w:r w:rsidR="00723A59">
          <w:rPr>
            <w:rFonts w:ascii="Times New Roman" w:hAnsi="Times New Roman" w:cs="Times New Roman"/>
            <w:sz w:val="24"/>
            <w:szCs w:val="24"/>
          </w:rPr>
          <w:t xml:space="preserve"> </w:t>
        </w:r>
      </w:ins>
    </w:p>
    <w:p w14:paraId="744BBF50" w14:textId="23345B2C" w:rsidR="00C60A2F" w:rsidRPr="00C60A2F" w:rsidRDefault="00C60A2F" w:rsidP="00C60A2F">
      <w:pPr>
        <w:jc w:val="both"/>
        <w:rPr>
          <w:ins w:id="597" w:author="Acaru, Silviu" w:date="2026-03-14T23:53:00Z"/>
          <w:rFonts w:ascii="Times New Roman" w:hAnsi="Times New Roman" w:cs="Times New Roman"/>
          <w:sz w:val="24"/>
          <w:szCs w:val="24"/>
          <w:lang w:val="en-NL"/>
        </w:rPr>
      </w:pPr>
      <w:ins w:id="598" w:author="Acaru, Silviu" w:date="2026-03-14T23:53:00Z">
        <w:r w:rsidRPr="00C60A2F">
          <w:rPr>
            <w:rFonts w:ascii="Times New Roman" w:hAnsi="Times New Roman" w:cs="Times New Roman"/>
            <w:sz w:val="24"/>
            <w:szCs w:val="24"/>
            <w:lang w:val="en-NL"/>
          </w:rPr>
          <w:lastRenderedPageBreak/>
          <w:t xml:space="preserve">When compared with the broader literature, the present validation performance should be interpreted as moderate rather than state-of-the-art. Polyurethane-specific and polymer-informatics studies have reported higher </w:t>
        </w:r>
      </w:ins>
      <m:oMath>
        <m:sSup>
          <m:sSupPr>
            <m:ctrlPr>
              <w:ins w:id="599" w:author="Acaru, Silviu" w:date="2026-03-14T23:53:00Z">
                <w:rPr>
                  <w:rFonts w:ascii="Cambria Math" w:hAnsi="Cambria Math" w:cs="Times New Roman"/>
                  <w:sz w:val="24"/>
                  <w:szCs w:val="24"/>
                  <w:lang w:val="en-NL"/>
                </w:rPr>
              </w:ins>
            </m:ctrlPr>
          </m:sSupPr>
          <m:e>
            <m:r>
              <w:ins w:id="600" w:author="Acaru, Silviu" w:date="2026-03-14T23:53:00Z">
                <w:rPr>
                  <w:rFonts w:ascii="Cambria Math" w:hAnsi="Cambria Math" w:cs="Times New Roman"/>
                  <w:sz w:val="24"/>
                  <w:szCs w:val="24"/>
                  <w:lang w:val="en-NL"/>
                </w:rPr>
                <m:t>R</m:t>
              </w:ins>
            </m:r>
          </m:e>
          <m:sup>
            <m:r>
              <w:ins w:id="601" w:author="Acaru, Silviu" w:date="2026-03-14T23:53:00Z">
                <w:rPr>
                  <w:rFonts w:ascii="Cambria Math" w:hAnsi="Cambria Math" w:cs="Times New Roman"/>
                  <w:sz w:val="24"/>
                  <w:szCs w:val="24"/>
                  <w:lang w:val="en-NL"/>
                </w:rPr>
                <m:t>2</m:t>
              </w:ins>
            </m:r>
          </m:sup>
        </m:sSup>
      </m:oMath>
      <w:ins w:id="602" w:author="Acaru, Silviu" w:date="2026-03-14T23:53:00Z">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603"/>
        <w:commentRangeStart w:id="604"/>
        <w:commentRangeStart w:id="605"/>
        <w:commentRangeStart w:id="606"/>
        <w:commentRangeStart w:id="607"/>
        <w:r w:rsidRPr="00C60A2F">
          <w:rPr>
            <w:rFonts w:ascii="Times New Roman" w:hAnsi="Times New Roman" w:cs="Times New Roman"/>
            <w:sz w:val="24"/>
            <w:szCs w:val="24"/>
            <w:lang w:val="en-NL"/>
          </w:rPr>
          <w:t>studies</w:t>
        </w:r>
      </w:ins>
      <w:commentRangeEnd w:id="603"/>
      <w:ins w:id="608" w:author="Acaru, Silviu" w:date="2026-03-14T23:53:00Z" w16du:dateUtc="2026-03-14T22:53:00Z">
        <w:r>
          <w:rPr>
            <w:rStyle w:val="CommentReference"/>
          </w:rPr>
          <w:commentReference w:id="603"/>
        </w:r>
      </w:ins>
      <w:commentRangeEnd w:id="604"/>
      <w:ins w:id="609" w:author="Acaru, Silviu" w:date="2026-03-14T23:54:00Z" w16du:dateUtc="2026-03-14T22:54:00Z">
        <w:r>
          <w:rPr>
            <w:rStyle w:val="CommentReference"/>
          </w:rPr>
          <w:commentReference w:id="604"/>
        </w:r>
        <w:commentRangeEnd w:id="605"/>
        <w:r>
          <w:rPr>
            <w:rStyle w:val="CommentReference"/>
          </w:rPr>
          <w:commentReference w:id="605"/>
        </w:r>
        <w:commentRangeEnd w:id="606"/>
        <w:r>
          <w:rPr>
            <w:rStyle w:val="CommentReference"/>
          </w:rPr>
          <w:commentReference w:id="606"/>
        </w:r>
      </w:ins>
      <w:commentRangeEnd w:id="607"/>
      <w:ins w:id="610" w:author="Acaru, Silviu" w:date="2026-03-14T23:58:00Z" w16du:dateUtc="2026-03-14T22:58:00Z">
        <w:r>
          <w:rPr>
            <w:rStyle w:val="CommentReference"/>
          </w:rPr>
          <w:commentReference w:id="607"/>
        </w:r>
      </w:ins>
      <w:ins w:id="611" w:author="Acaru, Silviu" w:date="2026-03-14T23:53:00Z" w16du:dateUtc="2026-03-14T22:53:00Z">
        <w:r>
          <w:rPr>
            <w:rFonts w:ascii="Times New Roman" w:hAnsi="Times New Roman" w:cs="Times New Roman"/>
            <w:sz w:val="24"/>
            <w:szCs w:val="24"/>
            <w:lang w:val="en-NL"/>
          </w:rPr>
          <w:t xml:space="preserve">. </w:t>
        </w:r>
      </w:ins>
    </w:p>
    <w:p w14:paraId="135A794C" w14:textId="136E67FC" w:rsidR="004E03CB" w:rsidRDefault="00494E4A" w:rsidP="001A6B86">
      <w:pPr>
        <w:jc w:val="both"/>
        <w:rPr>
          <w:ins w:id="612" w:author="Acaru, Silviu" w:date="2026-03-12T14:01:00Z" w16du:dateUtc="2026-03-12T13:01:00Z"/>
          <w:rFonts w:ascii="Times New Roman" w:hAnsi="Times New Roman" w:cs="Times New Roman"/>
          <w:sz w:val="24"/>
          <w:szCs w:val="24"/>
        </w:rPr>
      </w:pPr>
      <w:ins w:id="613" w:author="Acaru, Silviu" w:date="2026-03-15T20:29:00Z">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ins>
      <w:ins w:id="614" w:author="Acaru, Silviu" w:date="2026-03-15T20:29:00Z" w16du:dateUtc="2026-03-15T19:29:00Z">
        <w:r>
          <w:rPr>
            <w:rFonts w:ascii="Times New Roman" w:hAnsi="Times New Roman" w:cs="Times New Roman"/>
            <w:sz w:val="24"/>
            <w:szCs w:val="24"/>
          </w:rPr>
          <w:t xml:space="preserve">, </w:t>
        </w:r>
      </w:ins>
      <w:ins w:id="615" w:author="Acaru, Silviu" w:date="2026-03-15T20:29:00Z">
        <w:r w:rsidRPr="00494E4A">
          <w:rPr>
            <w:rFonts w:ascii="Times New Roman" w:hAnsi="Times New Roman" w:cs="Times New Roman"/>
            <w:sz w:val="24"/>
            <w:szCs w:val="24"/>
          </w:rPr>
          <w:t>using the same five-feature input</w:t>
        </w:r>
      </w:ins>
      <w:ins w:id="616" w:author="Acaru, Silviu" w:date="2026-03-15T20:29:00Z" w16du:dateUtc="2026-03-15T19:29:00Z">
        <w:r>
          <w:rPr>
            <w:rFonts w:ascii="Times New Roman" w:hAnsi="Times New Roman" w:cs="Times New Roman"/>
            <w:sz w:val="24"/>
            <w:szCs w:val="24"/>
          </w:rPr>
          <w:t xml:space="preserve">, </w:t>
        </w:r>
      </w:ins>
      <w:ins w:id="617" w:author="Acaru, Silviu" w:date="2026-03-15T20:29:00Z">
        <w:r w:rsidRPr="00494E4A">
          <w:rPr>
            <w:rFonts w:ascii="Times New Roman" w:hAnsi="Times New Roman" w:cs="Times New Roman"/>
            <w:sz w:val="24"/>
            <w:szCs w:val="24"/>
          </w:rPr>
          <w:t>achieved an MAE of 15.71°C and an R² of 0.</w:t>
        </w:r>
      </w:ins>
      <w:ins w:id="618" w:author="Acaru, Silviu" w:date="2026-03-15T20:29:00Z" w16du:dateUtc="2026-03-15T19:29:00Z">
        <w:r>
          <w:rPr>
            <w:rFonts w:ascii="Times New Roman" w:hAnsi="Times New Roman" w:cs="Times New Roman"/>
            <w:sz w:val="24"/>
            <w:szCs w:val="24"/>
          </w:rPr>
          <w:t>34</w:t>
        </w:r>
      </w:ins>
      <w:ins w:id="619" w:author="Acaru, Silviu" w:date="2026-03-15T20:29:00Z">
        <w:r w:rsidRPr="00494E4A">
          <w:rPr>
            <w:rFonts w:ascii="Times New Roman" w:hAnsi="Times New Roman" w:cs="Times New Roman"/>
            <w:sz w:val="24"/>
            <w:szCs w:val="24"/>
          </w:rPr>
          <w:t xml:space="preserve">, compared to the stratified fixed-split approach which yielded a validation MAE of 13.41°C and R² of 0.49 for the same feature set. The OOF framework produced notably weaker predictive performance, likely attributable to the limited dataset size, where repeated fold-based splitting reduces the effective training set per iteration and inflates variance in the meta-learner's training signal. </w:t>
        </w:r>
      </w:ins>
      <w:del w:id="620" w:author="Acaru, Silviu" w:date="2026-03-12T14:01:00Z" w16du:dateUtc="2026-03-12T13:01:00Z">
        <w:r w:rsidR="00094208" w:rsidRPr="004D6D17" w:rsidDel="004E03CB">
          <w:rPr>
            <w:rFonts w:ascii="Times New Roman" w:hAnsi="Times New Roman" w:cs="Times New Roman"/>
            <w:sz w:val="24"/>
            <w:szCs w:val="24"/>
          </w:rPr>
          <w:delText>T</w:delText>
        </w:r>
        <w:r w:rsidR="001A6B86" w:rsidRPr="004D6D17" w:rsidDel="004E03CB">
          <w:rPr>
            <w:rFonts w:ascii="Times New Roman" w:hAnsi="Times New Roman" w:cs="Times New Roman"/>
            <w:sz w:val="24"/>
            <w:szCs w:val="24"/>
          </w:rPr>
          <w:delText>he final model</w:delText>
        </w:r>
        <w:r w:rsidR="00094208" w:rsidRPr="004D6D17" w:rsidDel="004E03CB">
          <w:rPr>
            <w:rFonts w:ascii="Times New Roman" w:hAnsi="Times New Roman" w:cs="Times New Roman"/>
            <w:sz w:val="24"/>
            <w:szCs w:val="24"/>
          </w:rPr>
          <w:delText xml:space="preserve"> (1000 base estimators in tree-based algorithms)</w:delText>
        </w:r>
        <w:r w:rsidR="00D51656" w:rsidRPr="004D6D17" w:rsidDel="004E03CB">
          <w:rPr>
            <w:rFonts w:ascii="Times New Roman" w:hAnsi="Times New Roman" w:cs="Times New Roman"/>
            <w:sz w:val="24"/>
            <w:szCs w:val="24"/>
          </w:rPr>
          <w:delText xml:space="preserve"> has improved</w:delText>
        </w:r>
        <w:r w:rsidR="001A6B86" w:rsidRPr="004D6D17" w:rsidDel="004E03CB">
          <w:rPr>
            <w:rFonts w:ascii="Times New Roman" w:hAnsi="Times New Roman" w:cs="Times New Roman"/>
            <w:sz w:val="24"/>
            <w:szCs w:val="24"/>
          </w:rPr>
          <w:delText xml:space="preserve"> significantly from their base models (see </w:delText>
        </w:r>
        <w:r w:rsidR="001A6B86" w:rsidRPr="004D6D17" w:rsidDel="004E03CB">
          <w:rPr>
            <w:rFonts w:ascii="Times New Roman" w:hAnsi="Times New Roman" w:cs="Times New Roman"/>
            <w:sz w:val="24"/>
            <w:szCs w:val="24"/>
          </w:rPr>
          <w:fldChar w:fldCharType="begin"/>
        </w:r>
        <w:r w:rsidR="001A6B86" w:rsidRPr="004D6D17" w:rsidDel="004E03CB">
          <w:rPr>
            <w:rFonts w:ascii="Times New Roman" w:hAnsi="Times New Roman" w:cs="Times New Roman"/>
            <w:sz w:val="24"/>
            <w:szCs w:val="24"/>
          </w:rPr>
          <w:delInstrText xml:space="preserve"> REF _Ref178445097 \h </w:delInstrText>
        </w:r>
        <w:r w:rsidR="004D6D17" w:rsidDel="004E03CB">
          <w:rPr>
            <w:rFonts w:ascii="Times New Roman" w:hAnsi="Times New Roman" w:cs="Times New Roman"/>
            <w:sz w:val="24"/>
            <w:szCs w:val="24"/>
          </w:rPr>
          <w:delInstrText xml:space="preserve"> \* MERGEFORMAT </w:delInstrText>
        </w:r>
        <w:r w:rsidR="001A6B86" w:rsidRPr="004D6D17" w:rsidDel="004E03CB">
          <w:rPr>
            <w:rFonts w:ascii="Times New Roman" w:hAnsi="Times New Roman" w:cs="Times New Roman"/>
            <w:sz w:val="24"/>
            <w:szCs w:val="24"/>
          </w:rPr>
        </w:r>
        <w:r w:rsidR="001A6B86" w:rsidRPr="004D6D17" w:rsidDel="004E03CB">
          <w:rPr>
            <w:rFonts w:ascii="Times New Roman" w:hAnsi="Times New Roman" w:cs="Times New Roman"/>
            <w:sz w:val="24"/>
            <w:szCs w:val="24"/>
          </w:rPr>
          <w:fldChar w:fldCharType="separate"/>
        </w:r>
        <w:r w:rsidR="009A7A28" w:rsidRPr="001A6B86" w:rsidDel="004E03CB">
          <w:rPr>
            <w:rFonts w:ascii="Times New Roman" w:hAnsi="Times New Roman" w:cs="Times New Roman"/>
            <w:sz w:val="24"/>
            <w:szCs w:val="24"/>
          </w:rPr>
          <w:delText xml:space="preserve">Table </w:delText>
        </w:r>
        <w:r w:rsidR="009A7A28" w:rsidDel="004E03CB">
          <w:rPr>
            <w:rFonts w:ascii="Times New Roman" w:hAnsi="Times New Roman" w:cs="Times New Roman"/>
            <w:noProof/>
            <w:sz w:val="24"/>
            <w:szCs w:val="24"/>
          </w:rPr>
          <w:delText>5</w:delText>
        </w:r>
        <w:r w:rsidR="001A6B86" w:rsidRPr="004D6D17" w:rsidDel="004E03CB">
          <w:rPr>
            <w:rFonts w:ascii="Times New Roman" w:hAnsi="Times New Roman" w:cs="Times New Roman"/>
            <w:sz w:val="24"/>
            <w:szCs w:val="24"/>
          </w:rPr>
          <w:fldChar w:fldCharType="end"/>
        </w:r>
        <w:r w:rsidR="001A6B86" w:rsidRPr="004D6D17" w:rsidDel="004E03CB">
          <w:rPr>
            <w:rFonts w:ascii="Times New Roman" w:hAnsi="Times New Roman" w:cs="Times New Roman"/>
            <w:sz w:val="24"/>
            <w:szCs w:val="24"/>
          </w:rPr>
          <w:delText>)</w:delText>
        </w:r>
        <w:r w:rsidR="519B478A" w:rsidRPr="004D6D17" w:rsidDel="004E03CB">
          <w:rPr>
            <w:rFonts w:ascii="Times New Roman" w:hAnsi="Times New Roman" w:cs="Times New Roman"/>
            <w:sz w:val="24"/>
            <w:szCs w:val="24"/>
          </w:rPr>
          <w:delText>, with the exception of GBR, which had very low MAE value</w:delText>
        </w:r>
        <w:r w:rsidR="003F008F" w:rsidRPr="004D6D17" w:rsidDel="004E03CB">
          <w:rPr>
            <w:rFonts w:ascii="Times New Roman" w:hAnsi="Times New Roman" w:cs="Times New Roman"/>
            <w:sz w:val="24"/>
            <w:szCs w:val="24"/>
          </w:rPr>
          <w:delText xml:space="preserve"> for training datasets</w:delText>
        </w:r>
        <w:r w:rsidR="00D51656" w:rsidRPr="004D6D17" w:rsidDel="004E03CB">
          <w:rPr>
            <w:rFonts w:ascii="Times New Roman" w:hAnsi="Times New Roman" w:cs="Times New Roman"/>
            <w:sz w:val="24"/>
            <w:szCs w:val="24"/>
          </w:rPr>
          <w:delText>. This could mean that the meta-features generated by the base models together with the application of Ridge regression</w:delText>
        </w:r>
        <w:r w:rsidR="00E14F86" w:rsidRPr="004D6D17" w:rsidDel="004E03CB">
          <w:rPr>
            <w:rFonts w:ascii="Times New Roman" w:hAnsi="Times New Roman" w:cs="Times New Roman"/>
            <w:sz w:val="24"/>
            <w:szCs w:val="24"/>
          </w:rPr>
          <w:delText xml:space="preserve"> as a meta-model</w:delText>
        </w:r>
        <w:r w:rsidR="00D51656" w:rsidRPr="004D6D17" w:rsidDel="004E03CB">
          <w:rPr>
            <w:rFonts w:ascii="Times New Roman" w:hAnsi="Times New Roman" w:cs="Times New Roman"/>
            <w:sz w:val="24"/>
            <w:szCs w:val="24"/>
          </w:rPr>
          <w:delText xml:space="preserve">, have successfully captured generalizable patterns in the data while maintaining good performance across both training and validation sets. </w:delText>
        </w:r>
        <w:r w:rsidR="001A6B86" w:rsidRPr="004D6D17" w:rsidDel="004E03CB">
          <w:rPr>
            <w:rFonts w:ascii="Times New Roman" w:hAnsi="Times New Roman" w:cs="Times New Roman"/>
            <w:sz w:val="24"/>
            <w:szCs w:val="24"/>
          </w:rPr>
          <w:delText>T</w:delText>
        </w:r>
        <w:r w:rsidR="00D51656" w:rsidRPr="004D6D17" w:rsidDel="004E03CB">
          <w:rPr>
            <w:rFonts w:ascii="Times New Roman" w:hAnsi="Times New Roman" w:cs="Times New Roman"/>
            <w:sz w:val="24"/>
            <w:szCs w:val="24"/>
          </w:rPr>
          <w:delText>he stacking approach has effectively leveraged the strengths of each individual model, combining their predictions in a way that mitigates their individual weaknesses.</w:delText>
        </w:r>
        <w:r w:rsidR="00CF3CF2" w:rsidRPr="004D6D17" w:rsidDel="004E03CB">
          <w:rPr>
            <w:rFonts w:ascii="Times New Roman" w:hAnsi="Times New Roman" w:cs="Times New Roman"/>
            <w:sz w:val="24"/>
            <w:szCs w:val="24"/>
          </w:rPr>
          <w:delText xml:space="preserve"> There is also the question of what is the limit of the number of base estimators and the improvements that can be brought by increasing to more than 1000 base estimators.</w:delText>
        </w:r>
        <w:r w:rsidR="00542A5A" w:rsidRPr="004D6D17" w:rsidDel="004E03CB">
          <w:rPr>
            <w:rFonts w:ascii="Times New Roman" w:hAnsi="Times New Roman" w:cs="Times New Roman"/>
            <w:sz w:val="24"/>
            <w:szCs w:val="24"/>
          </w:rPr>
          <w:delText xml:space="preserve"> </w:delText>
        </w:r>
      </w:del>
    </w:p>
    <w:p w14:paraId="24F6BA82" w14:textId="0F802CBF" w:rsidR="00D51656" w:rsidRDefault="00542A5A" w:rsidP="001A6B86">
      <w:pPr>
        <w:jc w:val="both"/>
        <w:rPr>
          <w:ins w:id="621" w:author="Acaru, Silviu" w:date="2026-03-14T23:55:00Z" w16du:dateUtc="2026-03-14T22:55:00Z"/>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ins w:id="622" w:author="Acaru, Silviu" w:date="2026-03-12T14:03:00Z">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ins>
      <w:del w:id="623" w:author="Acaru, Silviu" w:date="2026-03-12T14:03:00Z" w16du:dateUtc="2026-03-12T13:03:00Z">
        <w:r w:rsidRPr="004D6D17" w:rsidDel="004E03CB">
          <w:rPr>
            <w:rFonts w:ascii="Times New Roman" w:hAnsi="Times New Roman" w:cs="Times New Roman"/>
            <w:color w:val="000000"/>
            <w:sz w:val="24"/>
            <w:szCs w:val="24"/>
          </w:rPr>
          <w:delText>we expect a smaller number of base estimators</w:delText>
        </w:r>
        <w:r w:rsidR="00BD2042" w:rsidRPr="004D6D17" w:rsidDel="004E03CB">
          <w:rPr>
            <w:rFonts w:ascii="Times New Roman" w:hAnsi="Times New Roman" w:cs="Times New Roman"/>
            <w:color w:val="000000"/>
            <w:sz w:val="24"/>
            <w:szCs w:val="24"/>
          </w:rPr>
          <w:delText xml:space="preserve"> (</w:delText>
        </w:r>
        <w:r w:rsidR="00BD2042" w:rsidRPr="004D6D17" w:rsidDel="004E03CB">
          <w:rPr>
            <w:rFonts w:ascii="Times New Roman" w:hAnsi="Times New Roman" w:cs="Times New Roman"/>
            <w:i/>
            <w:color w:val="000000"/>
            <w:sz w:val="24"/>
            <w:szCs w:val="24"/>
          </w:rPr>
          <w:delText>i.e.,</w:delText>
        </w:r>
        <w:r w:rsidRPr="004D6D17" w:rsidDel="004E03CB">
          <w:rPr>
            <w:rFonts w:ascii="Times New Roman" w:hAnsi="Times New Roman" w:cs="Times New Roman"/>
            <w:color w:val="000000"/>
            <w:sz w:val="24"/>
            <w:szCs w:val="24"/>
          </w:rPr>
          <w:delText xml:space="preserve"> 50</w:delText>
        </w:r>
        <w:r w:rsidR="00BD2042" w:rsidRPr="004D6D17" w:rsidDel="004E03CB">
          <w:rPr>
            <w:rFonts w:ascii="Times New Roman" w:hAnsi="Times New Roman" w:cs="Times New Roman"/>
            <w:color w:val="000000"/>
            <w:sz w:val="24"/>
            <w:szCs w:val="24"/>
          </w:rPr>
          <w:delText xml:space="preserve">), </w:delText>
        </w:r>
        <w:r w:rsidRPr="004D6D17" w:rsidDel="004E03CB">
          <w:rPr>
            <w:rFonts w:ascii="Times New Roman" w:hAnsi="Times New Roman" w:cs="Times New Roman"/>
            <w:color w:val="000000"/>
            <w:sz w:val="24"/>
            <w:szCs w:val="24"/>
          </w:rPr>
          <w:delText>may have sufficed as well, though it should also be noted that the dataset</w:delText>
        </w:r>
        <w:r w:rsidR="00BD2F77" w:rsidRPr="004D6D17" w:rsidDel="004E03CB">
          <w:rPr>
            <w:rFonts w:ascii="Times New Roman" w:hAnsi="Times New Roman" w:cs="Times New Roman"/>
            <w:color w:val="000000"/>
            <w:sz w:val="24"/>
            <w:szCs w:val="24"/>
          </w:rPr>
          <w:delText xml:space="preserve"> used in the earlier study</w:delText>
        </w:r>
        <w:r w:rsidRPr="004D6D17" w:rsidDel="004E03CB">
          <w:rPr>
            <w:rFonts w:ascii="Times New Roman" w:hAnsi="Times New Roman" w:cs="Times New Roman"/>
            <w:color w:val="000000"/>
            <w:sz w:val="24"/>
            <w:szCs w:val="24"/>
          </w:rPr>
          <w:delText xml:space="preserve"> was significantly smaller, with fewer than 50 data points.</w:delText>
        </w:r>
      </w:del>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ins w:id="624" w:author="Acaru, Silviu" w:date="2026-03-12T14:04:00Z" w16du:dateUtc="2026-03-12T13:04:00Z">
        <w:r w:rsidR="004E03CB" w:rsidRPr="004E03CB">
          <w:rPr>
            <w:rFonts w:ascii="Inter Fallback" w:hAnsi="Inter Fallback"/>
            <w:color w:val="020817"/>
            <w:sz w:val="20"/>
            <w:szCs w:val="20"/>
            <w:shd w:val="clear" w:color="auto" w:fill="FFFFFF"/>
          </w:rPr>
          <w:t xml:space="preserve"> </w:t>
        </w:r>
      </w:ins>
      <w:ins w:id="625" w:author="Acaru, Silviu" w:date="2026-03-12T14:04:00Z">
        <w:r w:rsidR="004E03CB" w:rsidRPr="004E03CB">
          <w:rPr>
            <w:rFonts w:ascii="Times New Roman" w:hAnsi="Times New Roman" w:cs="Times New Roman"/>
            <w:sz w:val="24"/>
            <w:szCs w:val="24"/>
          </w:rPr>
          <w:t>the validation MAE trend indicates diminishing returns and potential overfitting beyond a certain number of estimators. </w:t>
        </w:r>
      </w:ins>
      <w:ins w:id="626" w:author="Acaru, Silviu" w:date="2026-03-12T14:04:00Z" w16du:dateUtc="2026-03-12T13:04:00Z">
        <w:r w:rsidR="004E03CB">
          <w:rPr>
            <w:rFonts w:ascii="Times New Roman" w:hAnsi="Times New Roman" w:cs="Times New Roman"/>
            <w:sz w:val="24"/>
            <w:szCs w:val="24"/>
          </w:rPr>
          <w:t xml:space="preserve">Additionally, </w:t>
        </w:r>
      </w:ins>
      <w:del w:id="627" w:author="Acaru, Silviu" w:date="2026-03-12T14:04:00Z" w16du:dateUtc="2026-03-12T13:04:00Z">
        <w:r w:rsidR="00B41706" w:rsidRPr="004D6D17" w:rsidDel="004E03CB">
          <w:rPr>
            <w:rFonts w:ascii="Times New Roman" w:hAnsi="Times New Roman" w:cs="Times New Roman"/>
            <w:sz w:val="24"/>
            <w:szCs w:val="24"/>
          </w:rPr>
          <w:delText xml:space="preserve"> </w:delText>
        </w:r>
      </w:del>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1BB58929" w14:textId="77777777" w:rsidR="00C60A2F" w:rsidRPr="00C60A2F" w:rsidRDefault="00C60A2F" w:rsidP="00C60A2F">
      <w:pPr>
        <w:jc w:val="both"/>
        <w:rPr>
          <w:ins w:id="628" w:author="Acaru, Silviu" w:date="2026-03-14T23:55:00Z"/>
          <w:rFonts w:ascii="Times New Roman" w:hAnsi="Times New Roman" w:cs="Times New Roman"/>
          <w:sz w:val="24"/>
          <w:szCs w:val="24"/>
          <w:lang w:val="en-NL"/>
        </w:rPr>
      </w:pPr>
      <w:ins w:id="629" w:author="Acaru, Silviu" w:date="2026-03-14T23:55:00Z">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630"/>
        <w:commentRangeStart w:id="631"/>
        <w:r w:rsidRPr="00C60A2F">
          <w:rPr>
            <w:rFonts w:ascii="Times New Roman" w:hAnsi="Times New Roman" w:cs="Times New Roman"/>
            <w:sz w:val="24"/>
            <w:szCs w:val="24"/>
            <w:lang w:val="en-NL"/>
          </w:rPr>
          <w:t>criterion</w:t>
        </w:r>
      </w:ins>
      <w:commentRangeEnd w:id="630"/>
      <w:ins w:id="632" w:author="Acaru, Silviu" w:date="2026-03-14T23:55:00Z" w16du:dateUtc="2026-03-14T22:55:00Z">
        <w:r>
          <w:rPr>
            <w:rStyle w:val="CommentReference"/>
          </w:rPr>
          <w:commentReference w:id="630"/>
        </w:r>
        <w:commentRangeEnd w:id="631"/>
        <w:r>
          <w:rPr>
            <w:rStyle w:val="CommentReference"/>
          </w:rPr>
          <w:commentReference w:id="631"/>
        </w:r>
      </w:ins>
      <w:ins w:id="633" w:author="Acaru, Silviu" w:date="2026-03-14T23:55:00Z">
        <w:r w:rsidRPr="00C60A2F">
          <w:rPr>
            <w:rFonts w:ascii="Times New Roman" w:hAnsi="Times New Roman" w:cs="Times New Roman"/>
            <w:sz w:val="24"/>
            <w:szCs w:val="24"/>
            <w:lang w:val="en-NL"/>
          </w:rPr>
          <w:t>.</w:t>
        </w:r>
      </w:ins>
    </w:p>
    <w:p w14:paraId="3AC659F3" w14:textId="77777777" w:rsidR="00C60A2F" w:rsidRPr="00C60A2F" w:rsidRDefault="00C60A2F" w:rsidP="001A6B86">
      <w:pPr>
        <w:jc w:val="both"/>
        <w:rPr>
          <w:rFonts w:ascii="Times New Roman" w:hAnsi="Times New Roman" w:cs="Times New Roman"/>
          <w:sz w:val="24"/>
          <w:szCs w:val="24"/>
          <w:lang w:val="en-NL"/>
          <w:rPrChange w:id="634" w:author="Acaru, Silviu" w:date="2026-03-14T23:55:00Z" w16du:dateUtc="2026-03-14T22:55:00Z">
            <w:rPr>
              <w:rFonts w:ascii="Times New Roman" w:hAnsi="Times New Roman" w:cs="Times New Roman"/>
              <w:sz w:val="24"/>
              <w:szCs w:val="24"/>
            </w:rPr>
          </w:rPrChange>
        </w:rPr>
      </w:pP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635"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635"/>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5"/>
        <w:tblW w:w="0" w:type="auto"/>
        <w:jc w:val="center"/>
        <w:tblLook w:val="04A0" w:firstRow="1" w:lastRow="0" w:firstColumn="1" w:lastColumn="0" w:noHBand="0" w:noVBand="1"/>
      </w:tblPr>
      <w:tblGrid>
        <w:gridCol w:w="1429"/>
        <w:gridCol w:w="496"/>
        <w:gridCol w:w="656"/>
        <w:gridCol w:w="590"/>
        <w:gridCol w:w="496"/>
        <w:gridCol w:w="656"/>
        <w:gridCol w:w="590"/>
        <w:gridCol w:w="2483"/>
      </w:tblGrid>
      <w:tr w:rsidR="008F1643" w:rsidRPr="00FE401D" w:rsidDel="00964761" w14:paraId="44B9A70C" w14:textId="4B6F4ADE" w:rsidTr="00463DFC">
        <w:trPr>
          <w:cnfStyle w:val="100000000000" w:firstRow="1" w:lastRow="0" w:firstColumn="0" w:lastColumn="0" w:oddVBand="0" w:evenVBand="0" w:oddHBand="0" w:evenHBand="0" w:firstRowFirstColumn="0" w:firstRowLastColumn="0" w:lastRowFirstColumn="0" w:lastRowLastColumn="0"/>
          <w:trHeight w:val="288"/>
          <w:jc w:val="center"/>
          <w:del w:id="636" w:author="Acaru, Silviu" w:date="2026-02-25T21:11:00Z"/>
        </w:trPr>
        <w:tc>
          <w:tcPr>
            <w:cnfStyle w:val="001000000100" w:firstRow="0" w:lastRow="0" w:firstColumn="1" w:lastColumn="0" w:oddVBand="0" w:evenVBand="0" w:oddHBand="0" w:evenHBand="0" w:firstRowFirstColumn="1" w:firstRowLastColumn="0" w:lastRowFirstColumn="0" w:lastRowLastColumn="0"/>
            <w:tcW w:w="0" w:type="auto"/>
            <w:noWrap/>
            <w:vAlign w:val="center"/>
          </w:tcPr>
          <w:p w14:paraId="0AA8D4ED" w14:textId="6A1883DD" w:rsidR="008F1643" w:rsidRPr="00FE401D" w:rsidDel="00964761" w:rsidRDefault="008F1643" w:rsidP="008F1643">
            <w:pPr>
              <w:jc w:val="center"/>
              <w:rPr>
                <w:del w:id="637" w:author="Acaru, Silviu" w:date="2026-02-25T21:11:00Z" w16du:dateUtc="2026-02-25T20:11:00Z"/>
                <w:rFonts w:ascii="Times New Roman" w:hAnsi="Times New Roman" w:cs="Times New Roman"/>
                <w:b/>
                <w:sz w:val="16"/>
                <w:szCs w:val="16"/>
              </w:rPr>
            </w:pPr>
          </w:p>
        </w:tc>
        <w:tc>
          <w:tcPr>
            <w:tcW w:w="0" w:type="auto"/>
            <w:gridSpan w:val="3"/>
            <w:vAlign w:val="center"/>
          </w:tcPr>
          <w:p w14:paraId="09FD48C4" w14:textId="7128A92E" w:rsidR="008F1643" w:rsidRPr="00FE401D" w:rsidDel="00964761" w:rsidRDefault="008F1643" w:rsidP="008F1643">
            <w:pPr>
              <w:jc w:val="center"/>
              <w:cnfStyle w:val="100000000000" w:firstRow="1" w:lastRow="0" w:firstColumn="0" w:lastColumn="0" w:oddVBand="0" w:evenVBand="0" w:oddHBand="0" w:evenHBand="0" w:firstRowFirstColumn="0" w:firstRowLastColumn="0" w:lastRowFirstColumn="0" w:lastRowLastColumn="0"/>
              <w:rPr>
                <w:del w:id="638" w:author="Acaru, Silviu" w:date="2026-02-25T21:11:00Z" w16du:dateUtc="2026-02-25T20:11:00Z"/>
                <w:rFonts w:ascii="Times New Roman" w:hAnsi="Times New Roman" w:cs="Times New Roman"/>
                <w:b/>
                <w:sz w:val="16"/>
                <w:szCs w:val="16"/>
              </w:rPr>
            </w:pPr>
            <w:del w:id="639" w:author="Acaru, Silviu" w:date="2026-02-25T21:11:00Z" w16du:dateUtc="2026-02-25T20:11:00Z">
              <w:r w:rsidRPr="00FE401D" w:rsidDel="00964761">
                <w:rPr>
                  <w:rFonts w:ascii="Times New Roman" w:hAnsi="Times New Roman" w:cs="Times New Roman"/>
                  <w:b/>
                  <w:sz w:val="16"/>
                  <w:szCs w:val="16"/>
                </w:rPr>
                <w:delText>Training</w:delText>
              </w:r>
            </w:del>
          </w:p>
        </w:tc>
        <w:tc>
          <w:tcPr>
            <w:tcW w:w="0" w:type="auto"/>
            <w:gridSpan w:val="3"/>
            <w:noWrap/>
            <w:vAlign w:val="center"/>
          </w:tcPr>
          <w:p w14:paraId="54DD3150" w14:textId="5A694260" w:rsidR="008F1643" w:rsidRPr="00FE401D" w:rsidDel="00964761" w:rsidRDefault="008F1643" w:rsidP="008F1643">
            <w:pPr>
              <w:jc w:val="center"/>
              <w:cnfStyle w:val="100000000000" w:firstRow="1" w:lastRow="0" w:firstColumn="0" w:lastColumn="0" w:oddVBand="0" w:evenVBand="0" w:oddHBand="0" w:evenHBand="0" w:firstRowFirstColumn="0" w:firstRowLastColumn="0" w:lastRowFirstColumn="0" w:lastRowLastColumn="0"/>
              <w:rPr>
                <w:del w:id="640" w:author="Acaru, Silviu" w:date="2026-02-25T21:11:00Z" w16du:dateUtc="2026-02-25T20:11:00Z"/>
                <w:rFonts w:ascii="Times New Roman" w:hAnsi="Times New Roman" w:cs="Times New Roman"/>
                <w:b/>
                <w:sz w:val="16"/>
                <w:szCs w:val="16"/>
              </w:rPr>
            </w:pPr>
            <w:del w:id="641" w:author="Acaru, Silviu" w:date="2026-02-25T21:11:00Z" w16du:dateUtc="2026-02-25T20:11:00Z">
              <w:r w:rsidRPr="00FE401D" w:rsidDel="00964761">
                <w:rPr>
                  <w:rFonts w:ascii="Times New Roman" w:hAnsi="Times New Roman" w:cs="Times New Roman"/>
                  <w:b/>
                  <w:sz w:val="16"/>
                  <w:szCs w:val="16"/>
                </w:rPr>
                <w:delText>Validation</w:delText>
              </w:r>
            </w:del>
          </w:p>
        </w:tc>
        <w:tc>
          <w:tcPr>
            <w:tcW w:w="0" w:type="auto"/>
            <w:vAlign w:val="center"/>
          </w:tcPr>
          <w:p w14:paraId="7239F040" w14:textId="72AF557B" w:rsidR="008F1643" w:rsidRPr="00FE401D" w:rsidDel="00964761" w:rsidRDefault="008F1643" w:rsidP="00463DFC">
            <w:pPr>
              <w:jc w:val="center"/>
              <w:cnfStyle w:val="100000000000" w:firstRow="1" w:lastRow="0" w:firstColumn="0" w:lastColumn="0" w:oddVBand="0" w:evenVBand="0" w:oddHBand="0" w:evenHBand="0" w:firstRowFirstColumn="0" w:firstRowLastColumn="0" w:lastRowFirstColumn="0" w:lastRowLastColumn="0"/>
              <w:rPr>
                <w:del w:id="642" w:author="Acaru, Silviu" w:date="2026-02-25T21:11:00Z" w16du:dateUtc="2026-02-25T20:11:00Z"/>
                <w:rFonts w:ascii="Times New Roman" w:hAnsi="Times New Roman" w:cs="Times New Roman"/>
                <w:b/>
                <w:sz w:val="16"/>
                <w:szCs w:val="16"/>
              </w:rPr>
            </w:pPr>
            <w:del w:id="643" w:author="Acaru, Silviu" w:date="2026-02-25T21:11:00Z" w16du:dateUtc="2026-02-25T20:11:00Z">
              <w:r w:rsidRPr="00FE401D" w:rsidDel="00964761">
                <w:rPr>
                  <w:rFonts w:ascii="Times New Roman" w:hAnsi="Times New Roman" w:cs="Times New Roman"/>
                  <w:b/>
                  <w:sz w:val="16"/>
                  <w:szCs w:val="16"/>
                </w:rPr>
                <w:delText>Generalizability</w:delText>
              </w:r>
            </w:del>
          </w:p>
        </w:tc>
      </w:tr>
      <w:tr w:rsidR="008F1643" w:rsidRPr="00FE401D" w:rsidDel="00964761" w14:paraId="3CA27436" w14:textId="6EE85880" w:rsidTr="00463DFC">
        <w:trPr>
          <w:cnfStyle w:val="000000100000" w:firstRow="0" w:lastRow="0" w:firstColumn="0" w:lastColumn="0" w:oddVBand="0" w:evenVBand="0" w:oddHBand="1" w:evenHBand="0" w:firstRowFirstColumn="0" w:firstRowLastColumn="0" w:lastRowFirstColumn="0" w:lastRowLastColumn="0"/>
          <w:trHeight w:val="288"/>
          <w:jc w:val="center"/>
          <w:del w:id="644"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4A6129" w14:textId="6B24266D" w:rsidR="008F1643" w:rsidRPr="00FE401D" w:rsidDel="00964761" w:rsidRDefault="008F1643" w:rsidP="008F1643">
            <w:pPr>
              <w:jc w:val="left"/>
              <w:rPr>
                <w:del w:id="645" w:author="Acaru, Silviu" w:date="2026-02-25T21:11:00Z" w16du:dateUtc="2026-02-25T20:11:00Z"/>
                <w:rFonts w:ascii="Times New Roman" w:hAnsi="Times New Roman" w:cs="Times New Roman"/>
                <w:b/>
                <w:sz w:val="16"/>
                <w:szCs w:val="16"/>
              </w:rPr>
            </w:pPr>
            <w:del w:id="646" w:author="Acaru, Silviu" w:date="2026-02-25T21:11:00Z" w16du:dateUtc="2026-02-25T20:11:00Z">
              <w:r w:rsidRPr="00FE401D" w:rsidDel="00964761">
                <w:rPr>
                  <w:rFonts w:ascii="Times New Roman" w:hAnsi="Times New Roman" w:cs="Times New Roman"/>
                  <w:b/>
                  <w:sz w:val="16"/>
                  <w:szCs w:val="16"/>
                </w:rPr>
                <w:delText>Model</w:delText>
              </w:r>
            </w:del>
          </w:p>
        </w:tc>
        <w:tc>
          <w:tcPr>
            <w:tcW w:w="0" w:type="auto"/>
            <w:vAlign w:val="center"/>
          </w:tcPr>
          <w:p w14:paraId="3D7E27A7" w14:textId="6E9CFB4B"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47" w:author="Acaru, Silviu" w:date="2026-02-25T21:11:00Z" w16du:dateUtc="2026-02-25T20:11:00Z"/>
                <w:rFonts w:ascii="Times New Roman" w:hAnsi="Times New Roman" w:cs="Times New Roman"/>
                <w:b/>
                <w:sz w:val="16"/>
                <w:szCs w:val="16"/>
              </w:rPr>
            </w:pPr>
            <w:del w:id="648" w:author="Acaru, Silviu" w:date="2026-02-25T21:11:00Z" w16du:dateUtc="2026-02-25T20:11:00Z">
              <w:r w:rsidRPr="00FE401D" w:rsidDel="00964761">
                <w:rPr>
                  <w:rFonts w:ascii="Times New Roman" w:hAnsi="Times New Roman" w:cs="Times New Roman"/>
                  <w:b/>
                  <w:sz w:val="16"/>
                  <w:szCs w:val="16"/>
                </w:rPr>
                <w:delText>R</w:delText>
              </w:r>
              <w:r w:rsidRPr="00FE401D" w:rsidDel="00964761">
                <w:rPr>
                  <w:rFonts w:ascii="Times New Roman" w:hAnsi="Times New Roman" w:cs="Times New Roman"/>
                  <w:b/>
                  <w:sz w:val="16"/>
                  <w:szCs w:val="16"/>
                  <w:vertAlign w:val="superscript"/>
                </w:rPr>
                <w:delText>2</w:delText>
              </w:r>
            </w:del>
          </w:p>
        </w:tc>
        <w:tc>
          <w:tcPr>
            <w:tcW w:w="0" w:type="auto"/>
            <w:vAlign w:val="center"/>
          </w:tcPr>
          <w:p w14:paraId="2BC40FA1" w14:textId="0E6AD676"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49" w:author="Acaru, Silviu" w:date="2026-02-25T21:11:00Z" w16du:dateUtc="2026-02-25T20:11:00Z"/>
                <w:rFonts w:ascii="Times New Roman" w:hAnsi="Times New Roman" w:cs="Times New Roman"/>
                <w:b/>
                <w:sz w:val="16"/>
                <w:szCs w:val="16"/>
              </w:rPr>
            </w:pPr>
            <w:del w:id="650" w:author="Acaru, Silviu" w:date="2026-02-25T21:11:00Z" w16du:dateUtc="2026-02-25T20:11:00Z">
              <w:r w:rsidRPr="00FE401D" w:rsidDel="00964761">
                <w:rPr>
                  <w:rFonts w:ascii="Times New Roman" w:hAnsi="Times New Roman" w:cs="Times New Roman"/>
                  <w:b/>
                  <w:sz w:val="16"/>
                  <w:szCs w:val="16"/>
                </w:rPr>
                <w:delText>MSE</w:delText>
              </w:r>
            </w:del>
          </w:p>
        </w:tc>
        <w:tc>
          <w:tcPr>
            <w:tcW w:w="0" w:type="auto"/>
            <w:vAlign w:val="center"/>
          </w:tcPr>
          <w:p w14:paraId="1B9864CA" w14:textId="530E4776"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51" w:author="Acaru, Silviu" w:date="2026-02-25T21:11:00Z" w16du:dateUtc="2026-02-25T20:11:00Z"/>
                <w:rFonts w:ascii="Times New Roman" w:hAnsi="Times New Roman" w:cs="Times New Roman"/>
                <w:b/>
                <w:sz w:val="16"/>
                <w:szCs w:val="16"/>
              </w:rPr>
            </w:pPr>
            <w:del w:id="652" w:author="Acaru, Silviu" w:date="2026-02-25T21:11:00Z" w16du:dateUtc="2026-02-25T20:11:00Z">
              <w:r w:rsidRPr="00FE401D" w:rsidDel="00964761">
                <w:rPr>
                  <w:rFonts w:ascii="Times New Roman" w:hAnsi="Times New Roman" w:cs="Times New Roman"/>
                  <w:b/>
                  <w:sz w:val="16"/>
                  <w:szCs w:val="16"/>
                </w:rPr>
                <w:delText>MAE</w:delText>
              </w:r>
            </w:del>
          </w:p>
        </w:tc>
        <w:tc>
          <w:tcPr>
            <w:tcW w:w="0" w:type="auto"/>
            <w:noWrap/>
            <w:vAlign w:val="center"/>
            <w:hideMark/>
          </w:tcPr>
          <w:p w14:paraId="405F4FEE" w14:textId="4C7E42F0"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53" w:author="Acaru, Silviu" w:date="2026-02-25T21:11:00Z" w16du:dateUtc="2026-02-25T20:11:00Z"/>
                <w:rFonts w:ascii="Times New Roman" w:hAnsi="Times New Roman" w:cs="Times New Roman"/>
                <w:b/>
                <w:sz w:val="16"/>
                <w:szCs w:val="16"/>
              </w:rPr>
            </w:pPr>
            <w:del w:id="654" w:author="Acaru, Silviu" w:date="2026-02-25T21:11:00Z" w16du:dateUtc="2026-02-25T20:11:00Z">
              <w:r w:rsidRPr="00FE401D" w:rsidDel="00964761">
                <w:rPr>
                  <w:rFonts w:ascii="Times New Roman" w:hAnsi="Times New Roman" w:cs="Times New Roman"/>
                  <w:b/>
                  <w:sz w:val="16"/>
                  <w:szCs w:val="16"/>
                </w:rPr>
                <w:delText>R</w:delText>
              </w:r>
              <w:r w:rsidRPr="00FE401D" w:rsidDel="00964761">
                <w:rPr>
                  <w:rFonts w:ascii="Times New Roman" w:hAnsi="Times New Roman" w:cs="Times New Roman"/>
                  <w:b/>
                  <w:sz w:val="16"/>
                  <w:szCs w:val="16"/>
                  <w:vertAlign w:val="superscript"/>
                </w:rPr>
                <w:delText>2</w:delText>
              </w:r>
            </w:del>
          </w:p>
        </w:tc>
        <w:tc>
          <w:tcPr>
            <w:tcW w:w="0" w:type="auto"/>
            <w:noWrap/>
            <w:vAlign w:val="center"/>
            <w:hideMark/>
          </w:tcPr>
          <w:p w14:paraId="238A404B" w14:textId="3D91E9E4"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55" w:author="Acaru, Silviu" w:date="2026-02-25T21:11:00Z" w16du:dateUtc="2026-02-25T20:11:00Z"/>
                <w:rFonts w:ascii="Times New Roman" w:hAnsi="Times New Roman" w:cs="Times New Roman"/>
                <w:b/>
                <w:sz w:val="16"/>
                <w:szCs w:val="16"/>
              </w:rPr>
            </w:pPr>
            <w:del w:id="656" w:author="Acaru, Silviu" w:date="2026-02-25T21:11:00Z" w16du:dateUtc="2026-02-25T20:11:00Z">
              <w:r w:rsidRPr="00FE401D" w:rsidDel="00964761">
                <w:rPr>
                  <w:rFonts w:ascii="Times New Roman" w:hAnsi="Times New Roman" w:cs="Times New Roman"/>
                  <w:b/>
                  <w:sz w:val="16"/>
                  <w:szCs w:val="16"/>
                </w:rPr>
                <w:delText>MSE</w:delText>
              </w:r>
            </w:del>
          </w:p>
        </w:tc>
        <w:tc>
          <w:tcPr>
            <w:tcW w:w="0" w:type="auto"/>
            <w:noWrap/>
            <w:vAlign w:val="center"/>
            <w:hideMark/>
          </w:tcPr>
          <w:p w14:paraId="09D14721" w14:textId="5A9EF6DD"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57" w:author="Acaru, Silviu" w:date="2026-02-25T21:11:00Z" w16du:dateUtc="2026-02-25T20:11:00Z"/>
                <w:rFonts w:ascii="Times New Roman" w:hAnsi="Times New Roman" w:cs="Times New Roman"/>
                <w:b/>
                <w:sz w:val="16"/>
                <w:szCs w:val="16"/>
              </w:rPr>
            </w:pPr>
            <w:del w:id="658" w:author="Acaru, Silviu" w:date="2026-02-25T21:11:00Z" w16du:dateUtc="2026-02-25T20:11:00Z">
              <w:r w:rsidRPr="00FE401D" w:rsidDel="00964761">
                <w:rPr>
                  <w:rFonts w:ascii="Times New Roman" w:hAnsi="Times New Roman" w:cs="Times New Roman"/>
                  <w:b/>
                  <w:sz w:val="16"/>
                  <w:szCs w:val="16"/>
                </w:rPr>
                <w:delText>MAE</w:delText>
              </w:r>
            </w:del>
          </w:p>
        </w:tc>
        <w:tc>
          <w:tcPr>
            <w:tcW w:w="0" w:type="auto"/>
            <w:vAlign w:val="center"/>
          </w:tcPr>
          <w:p w14:paraId="52A127E5" w14:textId="0FD163A5"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59" w:author="Acaru, Silviu" w:date="2026-02-25T21:11:00Z" w16du:dateUtc="2026-02-25T20:11:00Z"/>
                <w:rFonts w:ascii="Times New Roman" w:hAnsi="Times New Roman" w:cs="Times New Roman"/>
                <w:b/>
                <w:sz w:val="16"/>
                <w:szCs w:val="16"/>
              </w:rPr>
            </w:pPr>
            <w:del w:id="660" w:author="Acaru, Silviu" w:date="2026-02-25T21:11:00Z" w16du:dateUtc="2026-02-25T20:11:00Z">
              <w:r w:rsidRPr="00FE401D" w:rsidDel="00964761">
                <w:rPr>
                  <w:rFonts w:ascii="Times New Roman" w:hAnsi="Times New Roman" w:cs="Times New Roman"/>
                  <w:b/>
                  <w:i/>
                  <w:sz w:val="16"/>
                  <w:szCs w:val="16"/>
                </w:rPr>
                <w:delText>Validation</w:delText>
              </w:r>
              <w:r w:rsidRPr="00FE401D" w:rsidDel="00964761">
                <w:rPr>
                  <w:rFonts w:ascii="Times New Roman" w:hAnsi="Times New Roman" w:cs="Times New Roman"/>
                  <w:b/>
                  <w:sz w:val="16"/>
                  <w:szCs w:val="16"/>
                </w:rPr>
                <w:delText xml:space="preserve"> MAE – </w:delText>
              </w:r>
              <w:r w:rsidRPr="00FE401D" w:rsidDel="00964761">
                <w:rPr>
                  <w:rFonts w:ascii="Times New Roman" w:hAnsi="Times New Roman" w:cs="Times New Roman"/>
                  <w:b/>
                  <w:i/>
                  <w:sz w:val="16"/>
                  <w:szCs w:val="16"/>
                </w:rPr>
                <w:delText>Training</w:delText>
              </w:r>
              <w:r w:rsidRPr="00FE401D" w:rsidDel="00964761">
                <w:rPr>
                  <w:rFonts w:ascii="Times New Roman" w:hAnsi="Times New Roman" w:cs="Times New Roman"/>
                  <w:b/>
                  <w:sz w:val="16"/>
                  <w:szCs w:val="16"/>
                </w:rPr>
                <w:delText xml:space="preserve"> MAE</w:delText>
              </w:r>
            </w:del>
          </w:p>
        </w:tc>
      </w:tr>
      <w:tr w:rsidR="00E2164C" w:rsidRPr="00FE401D" w:rsidDel="00964761" w14:paraId="639BC927" w14:textId="6BDB6049" w:rsidTr="00E2164C">
        <w:trPr>
          <w:trHeight w:val="288"/>
          <w:jc w:val="center"/>
          <w:del w:id="661"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F511070" w14:textId="01879F59" w:rsidR="00E2164C" w:rsidRPr="00FE401D" w:rsidDel="00964761" w:rsidRDefault="00E2164C" w:rsidP="00E2164C">
            <w:pPr>
              <w:jc w:val="left"/>
              <w:rPr>
                <w:del w:id="662" w:author="Acaru, Silviu" w:date="2026-02-25T21:11:00Z" w16du:dateUtc="2026-02-25T20:11:00Z"/>
                <w:rFonts w:ascii="Times New Roman" w:hAnsi="Times New Roman" w:cs="Times New Roman"/>
                <w:sz w:val="16"/>
                <w:szCs w:val="16"/>
              </w:rPr>
            </w:pPr>
            <w:del w:id="663" w:author="Acaru, Silviu" w:date="2026-02-25T21:11:00Z" w16du:dateUtc="2026-02-25T20:11:00Z">
              <w:r w:rsidRPr="00FE401D" w:rsidDel="00964761">
                <w:rPr>
                  <w:rFonts w:ascii="Times New Roman" w:hAnsi="Times New Roman" w:cs="Times New Roman"/>
                  <w:sz w:val="16"/>
                  <w:szCs w:val="16"/>
                </w:rPr>
                <w:delText>GBR</w:delText>
              </w:r>
            </w:del>
          </w:p>
        </w:tc>
        <w:tc>
          <w:tcPr>
            <w:tcW w:w="0" w:type="auto"/>
            <w:vAlign w:val="center"/>
          </w:tcPr>
          <w:p w14:paraId="23F063D8" w14:textId="47B5FD4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64" w:author="Acaru, Silviu" w:date="2026-02-25T21:11:00Z" w16du:dateUtc="2026-02-25T20:11:00Z"/>
                <w:rFonts w:ascii="Times New Roman" w:hAnsi="Times New Roman" w:cs="Times New Roman"/>
                <w:sz w:val="16"/>
                <w:szCs w:val="16"/>
              </w:rPr>
            </w:pPr>
            <w:del w:id="665" w:author="Acaru, Silviu" w:date="2026-02-25T21:11:00Z" w16du:dateUtc="2026-02-25T20:11:00Z">
              <w:r w:rsidRPr="00E2164C" w:rsidDel="00964761">
                <w:rPr>
                  <w:rFonts w:ascii="Times New Roman" w:hAnsi="Times New Roman" w:cs="Times New Roman"/>
                  <w:sz w:val="16"/>
                  <w:szCs w:val="16"/>
                </w:rPr>
                <w:delText>0.99</w:delText>
              </w:r>
            </w:del>
          </w:p>
        </w:tc>
        <w:tc>
          <w:tcPr>
            <w:tcW w:w="0" w:type="auto"/>
            <w:vAlign w:val="center"/>
          </w:tcPr>
          <w:p w14:paraId="58331010" w14:textId="582811B8"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66" w:author="Acaru, Silviu" w:date="2026-02-25T21:11:00Z" w16du:dateUtc="2026-02-25T20:11:00Z"/>
                <w:rFonts w:ascii="Times New Roman" w:hAnsi="Times New Roman" w:cs="Times New Roman"/>
                <w:sz w:val="16"/>
                <w:szCs w:val="16"/>
              </w:rPr>
            </w:pPr>
            <w:del w:id="667" w:author="Acaru, Silviu" w:date="2026-02-25T21:11:00Z" w16du:dateUtc="2026-02-25T20:11:00Z">
              <w:r w:rsidRPr="00E2164C" w:rsidDel="00964761">
                <w:rPr>
                  <w:rFonts w:ascii="Times New Roman" w:hAnsi="Times New Roman" w:cs="Times New Roman"/>
                  <w:sz w:val="16"/>
                  <w:szCs w:val="16"/>
                </w:rPr>
                <w:delText>5.37</w:delText>
              </w:r>
            </w:del>
          </w:p>
        </w:tc>
        <w:tc>
          <w:tcPr>
            <w:tcW w:w="0" w:type="auto"/>
            <w:vAlign w:val="center"/>
          </w:tcPr>
          <w:p w14:paraId="39FC114D" w14:textId="731D290A"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68" w:author="Acaru, Silviu" w:date="2026-02-25T21:11:00Z" w16du:dateUtc="2026-02-25T20:11:00Z"/>
                <w:rFonts w:ascii="Times New Roman" w:hAnsi="Times New Roman" w:cs="Times New Roman"/>
                <w:sz w:val="16"/>
                <w:szCs w:val="16"/>
              </w:rPr>
            </w:pPr>
            <w:del w:id="669" w:author="Acaru, Silviu" w:date="2026-02-25T21:11:00Z" w16du:dateUtc="2026-02-25T20:11:00Z">
              <w:r w:rsidRPr="00E2164C" w:rsidDel="00964761">
                <w:rPr>
                  <w:rFonts w:ascii="Times New Roman" w:hAnsi="Times New Roman" w:cs="Times New Roman"/>
                  <w:sz w:val="16"/>
                  <w:szCs w:val="16"/>
                </w:rPr>
                <w:delText>1.17</w:delText>
              </w:r>
            </w:del>
          </w:p>
        </w:tc>
        <w:tc>
          <w:tcPr>
            <w:tcW w:w="0" w:type="auto"/>
            <w:noWrap/>
            <w:vAlign w:val="center"/>
            <w:hideMark/>
          </w:tcPr>
          <w:p w14:paraId="1630887F" w14:textId="1264A64F"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70" w:author="Acaru, Silviu" w:date="2026-02-25T21:11:00Z" w16du:dateUtc="2026-02-25T20:11:00Z"/>
                <w:rFonts w:ascii="Times New Roman" w:hAnsi="Times New Roman" w:cs="Times New Roman"/>
                <w:sz w:val="16"/>
                <w:szCs w:val="16"/>
              </w:rPr>
            </w:pPr>
            <w:del w:id="671" w:author="Acaru, Silviu" w:date="2026-02-25T21:11:00Z" w16du:dateUtc="2026-02-25T20:11:00Z">
              <w:r w:rsidRPr="00E2164C" w:rsidDel="00964761">
                <w:rPr>
                  <w:rFonts w:ascii="Times New Roman" w:hAnsi="Times New Roman" w:cs="Times New Roman"/>
                  <w:sz w:val="16"/>
                  <w:szCs w:val="16"/>
                </w:rPr>
                <w:delText>0.28</w:delText>
              </w:r>
            </w:del>
          </w:p>
        </w:tc>
        <w:tc>
          <w:tcPr>
            <w:tcW w:w="0" w:type="auto"/>
            <w:noWrap/>
            <w:vAlign w:val="center"/>
            <w:hideMark/>
          </w:tcPr>
          <w:p w14:paraId="5EF13B97" w14:textId="31616445"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72" w:author="Acaru, Silviu" w:date="2026-02-25T21:11:00Z" w16du:dateUtc="2026-02-25T20:11:00Z"/>
                <w:rFonts w:ascii="Times New Roman" w:hAnsi="Times New Roman" w:cs="Times New Roman"/>
                <w:sz w:val="16"/>
                <w:szCs w:val="16"/>
              </w:rPr>
            </w:pPr>
            <w:del w:id="673" w:author="Acaru, Silviu" w:date="2026-02-25T21:11:00Z" w16du:dateUtc="2026-02-25T20:11:00Z">
              <w:r w:rsidRPr="00E2164C" w:rsidDel="00964761">
                <w:rPr>
                  <w:rFonts w:ascii="Times New Roman" w:hAnsi="Times New Roman" w:cs="Times New Roman"/>
                  <w:sz w:val="16"/>
                  <w:szCs w:val="16"/>
                </w:rPr>
                <w:delText>517.56</w:delText>
              </w:r>
            </w:del>
          </w:p>
        </w:tc>
        <w:tc>
          <w:tcPr>
            <w:tcW w:w="0" w:type="auto"/>
            <w:noWrap/>
            <w:vAlign w:val="center"/>
            <w:hideMark/>
          </w:tcPr>
          <w:p w14:paraId="6787E652" w14:textId="2B4CB25C"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74" w:author="Acaru, Silviu" w:date="2026-02-25T21:11:00Z" w16du:dateUtc="2026-02-25T20:11:00Z"/>
                <w:rFonts w:ascii="Times New Roman" w:hAnsi="Times New Roman" w:cs="Times New Roman"/>
                <w:sz w:val="16"/>
                <w:szCs w:val="16"/>
              </w:rPr>
            </w:pPr>
            <w:del w:id="675" w:author="Acaru, Silviu" w:date="2026-02-25T21:11:00Z" w16du:dateUtc="2026-02-25T20:11:00Z">
              <w:r w:rsidRPr="00E2164C" w:rsidDel="00964761">
                <w:rPr>
                  <w:rFonts w:ascii="Times New Roman" w:hAnsi="Times New Roman" w:cs="Times New Roman"/>
                  <w:sz w:val="16"/>
                  <w:szCs w:val="16"/>
                </w:rPr>
                <w:delText>15.35</w:delText>
              </w:r>
            </w:del>
          </w:p>
        </w:tc>
        <w:tc>
          <w:tcPr>
            <w:tcW w:w="0" w:type="auto"/>
            <w:vAlign w:val="center"/>
          </w:tcPr>
          <w:p w14:paraId="6E6F67E1" w14:textId="546CC55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76" w:author="Acaru, Silviu" w:date="2026-02-25T21:11:00Z" w16du:dateUtc="2026-02-25T20:11:00Z"/>
                <w:rFonts w:ascii="Times New Roman" w:hAnsi="Times New Roman" w:cs="Times New Roman"/>
                <w:sz w:val="16"/>
                <w:szCs w:val="16"/>
              </w:rPr>
            </w:pPr>
            <w:del w:id="677" w:author="Acaru, Silviu" w:date="2026-02-25T21:11:00Z" w16du:dateUtc="2026-02-25T20:11:00Z">
              <w:r w:rsidRPr="00E2164C" w:rsidDel="00964761">
                <w:rPr>
                  <w:rFonts w:ascii="Times New Roman" w:hAnsi="Times New Roman" w:cs="Times New Roman"/>
                  <w:sz w:val="16"/>
                  <w:szCs w:val="16"/>
                </w:rPr>
                <w:delText>14.18</w:delText>
              </w:r>
            </w:del>
          </w:p>
        </w:tc>
      </w:tr>
      <w:tr w:rsidR="00E2164C" w:rsidRPr="00FE401D" w:rsidDel="00964761" w14:paraId="2001DDF0" w14:textId="48EDFBAF" w:rsidTr="00E2164C">
        <w:trPr>
          <w:cnfStyle w:val="000000100000" w:firstRow="0" w:lastRow="0" w:firstColumn="0" w:lastColumn="0" w:oddVBand="0" w:evenVBand="0" w:oddHBand="1" w:evenHBand="0" w:firstRowFirstColumn="0" w:firstRowLastColumn="0" w:lastRowFirstColumn="0" w:lastRowLastColumn="0"/>
          <w:trHeight w:val="288"/>
          <w:jc w:val="center"/>
          <w:del w:id="678"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A80D68D" w14:textId="452BDFDE" w:rsidR="00E2164C" w:rsidRPr="00FE401D" w:rsidDel="00964761" w:rsidRDefault="00E2164C" w:rsidP="00E2164C">
            <w:pPr>
              <w:jc w:val="left"/>
              <w:rPr>
                <w:del w:id="679" w:author="Acaru, Silviu" w:date="2026-02-25T21:11:00Z" w16du:dateUtc="2026-02-25T20:11:00Z"/>
                <w:rFonts w:ascii="Times New Roman" w:hAnsi="Times New Roman" w:cs="Times New Roman"/>
                <w:sz w:val="16"/>
                <w:szCs w:val="16"/>
              </w:rPr>
            </w:pPr>
            <w:del w:id="680" w:author="Acaru, Silviu" w:date="2026-02-25T21:11:00Z" w16du:dateUtc="2026-02-25T20:11:00Z">
              <w:r w:rsidRPr="00FE401D" w:rsidDel="00964761">
                <w:rPr>
                  <w:rFonts w:ascii="Times New Roman" w:hAnsi="Times New Roman" w:cs="Times New Roman"/>
                  <w:sz w:val="16"/>
                  <w:szCs w:val="16"/>
                </w:rPr>
                <w:delText>RF</w:delText>
              </w:r>
            </w:del>
          </w:p>
        </w:tc>
        <w:tc>
          <w:tcPr>
            <w:tcW w:w="0" w:type="auto"/>
            <w:vAlign w:val="center"/>
          </w:tcPr>
          <w:p w14:paraId="6BB3C2F3" w14:textId="68DC5966"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81" w:author="Acaru, Silviu" w:date="2026-02-25T21:11:00Z" w16du:dateUtc="2026-02-25T20:11:00Z"/>
                <w:rFonts w:ascii="Times New Roman" w:hAnsi="Times New Roman" w:cs="Times New Roman"/>
                <w:sz w:val="16"/>
                <w:szCs w:val="16"/>
              </w:rPr>
            </w:pPr>
            <w:del w:id="682" w:author="Acaru, Silviu" w:date="2026-02-25T21:11:00Z" w16du:dateUtc="2026-02-25T20:11:00Z">
              <w:r w:rsidRPr="00E2164C" w:rsidDel="00964761">
                <w:rPr>
                  <w:rFonts w:ascii="Times New Roman" w:hAnsi="Times New Roman" w:cs="Times New Roman"/>
                  <w:sz w:val="16"/>
                  <w:szCs w:val="16"/>
                </w:rPr>
                <w:delText>0.91</w:delText>
              </w:r>
            </w:del>
          </w:p>
        </w:tc>
        <w:tc>
          <w:tcPr>
            <w:tcW w:w="0" w:type="auto"/>
            <w:vAlign w:val="center"/>
          </w:tcPr>
          <w:p w14:paraId="6A4ADB69" w14:textId="0BEAF534"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83" w:author="Acaru, Silviu" w:date="2026-02-25T21:11:00Z" w16du:dateUtc="2026-02-25T20:11:00Z"/>
                <w:rFonts w:ascii="Times New Roman" w:hAnsi="Times New Roman" w:cs="Times New Roman"/>
                <w:sz w:val="16"/>
                <w:szCs w:val="16"/>
              </w:rPr>
            </w:pPr>
            <w:del w:id="684" w:author="Acaru, Silviu" w:date="2026-02-25T21:11:00Z" w16du:dateUtc="2026-02-25T20:11:00Z">
              <w:r w:rsidRPr="00E2164C" w:rsidDel="00964761">
                <w:rPr>
                  <w:rFonts w:ascii="Times New Roman" w:hAnsi="Times New Roman" w:cs="Times New Roman"/>
                  <w:sz w:val="16"/>
                  <w:szCs w:val="16"/>
                </w:rPr>
                <w:delText>64.44</w:delText>
              </w:r>
            </w:del>
          </w:p>
        </w:tc>
        <w:tc>
          <w:tcPr>
            <w:tcW w:w="0" w:type="auto"/>
            <w:vAlign w:val="center"/>
          </w:tcPr>
          <w:p w14:paraId="54D04427" w14:textId="186878A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85" w:author="Acaru, Silviu" w:date="2026-02-25T21:11:00Z" w16du:dateUtc="2026-02-25T20:11:00Z"/>
                <w:rFonts w:ascii="Times New Roman" w:hAnsi="Times New Roman" w:cs="Times New Roman"/>
                <w:sz w:val="16"/>
                <w:szCs w:val="16"/>
              </w:rPr>
            </w:pPr>
            <w:del w:id="686" w:author="Acaru, Silviu" w:date="2026-02-25T21:11:00Z" w16du:dateUtc="2026-02-25T20:11:00Z">
              <w:r w:rsidRPr="00E2164C" w:rsidDel="00964761">
                <w:rPr>
                  <w:rFonts w:ascii="Times New Roman" w:hAnsi="Times New Roman" w:cs="Times New Roman"/>
                  <w:sz w:val="16"/>
                  <w:szCs w:val="16"/>
                </w:rPr>
                <w:delText>5.75</w:delText>
              </w:r>
            </w:del>
          </w:p>
        </w:tc>
        <w:tc>
          <w:tcPr>
            <w:tcW w:w="0" w:type="auto"/>
            <w:noWrap/>
            <w:vAlign w:val="center"/>
            <w:hideMark/>
          </w:tcPr>
          <w:p w14:paraId="54D3736B" w14:textId="7246A2BD"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87" w:author="Acaru, Silviu" w:date="2026-02-25T21:11:00Z" w16du:dateUtc="2026-02-25T20:11:00Z"/>
                <w:rFonts w:ascii="Times New Roman" w:hAnsi="Times New Roman" w:cs="Times New Roman"/>
                <w:sz w:val="16"/>
                <w:szCs w:val="16"/>
              </w:rPr>
            </w:pPr>
            <w:del w:id="688" w:author="Acaru, Silviu" w:date="2026-02-25T21:11:00Z" w16du:dateUtc="2026-02-25T20:11:00Z">
              <w:r w:rsidRPr="00E2164C" w:rsidDel="00964761">
                <w:rPr>
                  <w:rFonts w:ascii="Times New Roman" w:hAnsi="Times New Roman" w:cs="Times New Roman"/>
                  <w:sz w:val="16"/>
                  <w:szCs w:val="16"/>
                </w:rPr>
                <w:delText>0.36</w:delText>
              </w:r>
            </w:del>
          </w:p>
        </w:tc>
        <w:tc>
          <w:tcPr>
            <w:tcW w:w="0" w:type="auto"/>
            <w:noWrap/>
            <w:vAlign w:val="center"/>
            <w:hideMark/>
          </w:tcPr>
          <w:p w14:paraId="4EFFB540" w14:textId="554CCFFC"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89" w:author="Acaru, Silviu" w:date="2026-02-25T21:11:00Z" w16du:dateUtc="2026-02-25T20:11:00Z"/>
                <w:rFonts w:ascii="Times New Roman" w:hAnsi="Times New Roman" w:cs="Times New Roman"/>
                <w:sz w:val="16"/>
                <w:szCs w:val="16"/>
              </w:rPr>
            </w:pPr>
            <w:del w:id="690" w:author="Acaru, Silviu" w:date="2026-02-25T21:11:00Z" w16du:dateUtc="2026-02-25T20:11:00Z">
              <w:r w:rsidRPr="00E2164C" w:rsidDel="00964761">
                <w:rPr>
                  <w:rFonts w:ascii="Times New Roman" w:hAnsi="Times New Roman" w:cs="Times New Roman"/>
                  <w:sz w:val="16"/>
                  <w:szCs w:val="16"/>
                </w:rPr>
                <w:delText>457.36</w:delText>
              </w:r>
            </w:del>
          </w:p>
        </w:tc>
        <w:tc>
          <w:tcPr>
            <w:tcW w:w="0" w:type="auto"/>
            <w:noWrap/>
            <w:vAlign w:val="center"/>
            <w:hideMark/>
          </w:tcPr>
          <w:p w14:paraId="42D928DF" w14:textId="1F1F1571"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91" w:author="Acaru, Silviu" w:date="2026-02-25T21:11:00Z" w16du:dateUtc="2026-02-25T20:11:00Z"/>
                <w:rFonts w:ascii="Times New Roman" w:hAnsi="Times New Roman" w:cs="Times New Roman"/>
                <w:sz w:val="16"/>
                <w:szCs w:val="16"/>
              </w:rPr>
            </w:pPr>
            <w:del w:id="692" w:author="Acaru, Silviu" w:date="2026-02-25T21:11:00Z" w16du:dateUtc="2026-02-25T20:11:00Z">
              <w:r w:rsidRPr="00E2164C" w:rsidDel="00964761">
                <w:rPr>
                  <w:rFonts w:ascii="Times New Roman" w:hAnsi="Times New Roman" w:cs="Times New Roman"/>
                  <w:sz w:val="16"/>
                  <w:szCs w:val="16"/>
                </w:rPr>
                <w:delText>15.23</w:delText>
              </w:r>
            </w:del>
          </w:p>
        </w:tc>
        <w:tc>
          <w:tcPr>
            <w:tcW w:w="0" w:type="auto"/>
            <w:vAlign w:val="center"/>
          </w:tcPr>
          <w:p w14:paraId="34585172" w14:textId="68CAD8D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693" w:author="Acaru, Silviu" w:date="2026-02-25T21:11:00Z" w16du:dateUtc="2026-02-25T20:11:00Z"/>
                <w:rFonts w:ascii="Times New Roman" w:hAnsi="Times New Roman" w:cs="Times New Roman"/>
                <w:sz w:val="16"/>
                <w:szCs w:val="16"/>
              </w:rPr>
            </w:pPr>
            <w:del w:id="694" w:author="Acaru, Silviu" w:date="2026-02-25T21:11:00Z" w16du:dateUtc="2026-02-25T20:11:00Z">
              <w:r w:rsidRPr="00E2164C" w:rsidDel="00964761">
                <w:rPr>
                  <w:rFonts w:ascii="Times New Roman" w:hAnsi="Times New Roman" w:cs="Times New Roman"/>
                  <w:sz w:val="16"/>
                  <w:szCs w:val="16"/>
                </w:rPr>
                <w:delText>9.48</w:delText>
              </w:r>
            </w:del>
          </w:p>
        </w:tc>
      </w:tr>
      <w:tr w:rsidR="00E2164C" w:rsidRPr="00FE401D" w:rsidDel="00964761" w14:paraId="576D79B6" w14:textId="0ABD2C9E" w:rsidTr="00E2164C">
        <w:trPr>
          <w:trHeight w:val="288"/>
          <w:jc w:val="center"/>
          <w:del w:id="695"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2ABFB63" w14:textId="02436BEA" w:rsidR="00E2164C" w:rsidRPr="00FE401D" w:rsidDel="00964761" w:rsidRDefault="00E2164C" w:rsidP="00E2164C">
            <w:pPr>
              <w:jc w:val="left"/>
              <w:rPr>
                <w:del w:id="696" w:author="Acaru, Silviu" w:date="2026-02-25T21:11:00Z" w16du:dateUtc="2026-02-25T20:11:00Z"/>
                <w:rFonts w:ascii="Times New Roman" w:hAnsi="Times New Roman" w:cs="Times New Roman"/>
                <w:sz w:val="16"/>
                <w:szCs w:val="16"/>
              </w:rPr>
            </w:pPr>
            <w:del w:id="697" w:author="Acaru, Silviu" w:date="2026-02-25T21:11:00Z" w16du:dateUtc="2026-02-25T20:11:00Z">
              <w:r w:rsidRPr="00FE401D" w:rsidDel="00964761">
                <w:rPr>
                  <w:rFonts w:ascii="Times New Roman" w:hAnsi="Times New Roman" w:cs="Times New Roman"/>
                  <w:sz w:val="16"/>
                  <w:szCs w:val="16"/>
                </w:rPr>
                <w:delText>SVR</w:delText>
              </w:r>
            </w:del>
          </w:p>
        </w:tc>
        <w:tc>
          <w:tcPr>
            <w:tcW w:w="0" w:type="auto"/>
            <w:vAlign w:val="center"/>
          </w:tcPr>
          <w:p w14:paraId="1AD7A51D" w14:textId="71C23D4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98" w:author="Acaru, Silviu" w:date="2026-02-25T21:11:00Z" w16du:dateUtc="2026-02-25T20:11:00Z"/>
                <w:rFonts w:ascii="Times New Roman" w:hAnsi="Times New Roman" w:cs="Times New Roman"/>
                <w:sz w:val="16"/>
                <w:szCs w:val="16"/>
              </w:rPr>
            </w:pPr>
            <w:del w:id="699" w:author="Acaru, Silviu" w:date="2026-02-25T21:11:00Z" w16du:dateUtc="2026-02-25T20:11:00Z">
              <w:r w:rsidRPr="00E2164C" w:rsidDel="00964761">
                <w:rPr>
                  <w:rFonts w:ascii="Times New Roman" w:hAnsi="Times New Roman" w:cs="Times New Roman"/>
                  <w:sz w:val="16"/>
                  <w:szCs w:val="16"/>
                </w:rPr>
                <w:delText>0.50</w:delText>
              </w:r>
            </w:del>
          </w:p>
        </w:tc>
        <w:tc>
          <w:tcPr>
            <w:tcW w:w="0" w:type="auto"/>
            <w:vAlign w:val="center"/>
          </w:tcPr>
          <w:p w14:paraId="5DE5FA17" w14:textId="29A133CB"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00" w:author="Acaru, Silviu" w:date="2026-02-25T21:11:00Z" w16du:dateUtc="2026-02-25T20:11:00Z"/>
                <w:rFonts w:ascii="Times New Roman" w:hAnsi="Times New Roman" w:cs="Times New Roman"/>
                <w:sz w:val="16"/>
                <w:szCs w:val="16"/>
              </w:rPr>
            </w:pPr>
            <w:del w:id="701" w:author="Acaru, Silviu" w:date="2026-02-25T21:11:00Z" w16du:dateUtc="2026-02-25T20:11:00Z">
              <w:r w:rsidRPr="00E2164C" w:rsidDel="00964761">
                <w:rPr>
                  <w:rFonts w:ascii="Times New Roman" w:hAnsi="Times New Roman" w:cs="Times New Roman"/>
                  <w:sz w:val="16"/>
                  <w:szCs w:val="16"/>
                </w:rPr>
                <w:delText>364.76</w:delText>
              </w:r>
            </w:del>
          </w:p>
        </w:tc>
        <w:tc>
          <w:tcPr>
            <w:tcW w:w="0" w:type="auto"/>
            <w:vAlign w:val="center"/>
          </w:tcPr>
          <w:p w14:paraId="5AB829CF" w14:textId="204C81FA"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02" w:author="Acaru, Silviu" w:date="2026-02-25T21:11:00Z" w16du:dateUtc="2026-02-25T20:11:00Z"/>
                <w:rFonts w:ascii="Times New Roman" w:hAnsi="Times New Roman" w:cs="Times New Roman"/>
                <w:sz w:val="16"/>
                <w:szCs w:val="16"/>
              </w:rPr>
            </w:pPr>
            <w:del w:id="703" w:author="Acaru, Silviu" w:date="2026-02-25T21:11:00Z" w16du:dateUtc="2026-02-25T20:11:00Z">
              <w:r w:rsidRPr="00E2164C" w:rsidDel="00964761">
                <w:rPr>
                  <w:rFonts w:ascii="Times New Roman" w:hAnsi="Times New Roman" w:cs="Times New Roman"/>
                  <w:sz w:val="16"/>
                  <w:szCs w:val="16"/>
                </w:rPr>
                <w:delText>14.02</w:delText>
              </w:r>
            </w:del>
          </w:p>
        </w:tc>
        <w:tc>
          <w:tcPr>
            <w:tcW w:w="0" w:type="auto"/>
            <w:noWrap/>
            <w:vAlign w:val="center"/>
            <w:hideMark/>
          </w:tcPr>
          <w:p w14:paraId="6628C1CA" w14:textId="04E45FE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04" w:author="Acaru, Silviu" w:date="2026-02-25T21:11:00Z" w16du:dateUtc="2026-02-25T20:11:00Z"/>
                <w:rFonts w:ascii="Times New Roman" w:hAnsi="Times New Roman" w:cs="Times New Roman"/>
                <w:sz w:val="16"/>
                <w:szCs w:val="16"/>
              </w:rPr>
            </w:pPr>
            <w:del w:id="705" w:author="Acaru, Silviu" w:date="2026-02-25T21:11:00Z" w16du:dateUtc="2026-02-25T20:11:00Z">
              <w:r w:rsidRPr="00E2164C" w:rsidDel="00964761">
                <w:rPr>
                  <w:rFonts w:ascii="Times New Roman" w:hAnsi="Times New Roman" w:cs="Times New Roman"/>
                  <w:sz w:val="16"/>
                  <w:szCs w:val="16"/>
                </w:rPr>
                <w:delText>0.35</w:delText>
              </w:r>
            </w:del>
          </w:p>
        </w:tc>
        <w:tc>
          <w:tcPr>
            <w:tcW w:w="0" w:type="auto"/>
            <w:noWrap/>
            <w:vAlign w:val="center"/>
            <w:hideMark/>
          </w:tcPr>
          <w:p w14:paraId="449F492F" w14:textId="4C18B0B1"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06" w:author="Acaru, Silviu" w:date="2026-02-25T21:11:00Z" w16du:dateUtc="2026-02-25T20:11:00Z"/>
                <w:rFonts w:ascii="Times New Roman" w:hAnsi="Times New Roman" w:cs="Times New Roman"/>
                <w:sz w:val="16"/>
                <w:szCs w:val="16"/>
              </w:rPr>
            </w:pPr>
            <w:del w:id="707" w:author="Acaru, Silviu" w:date="2026-02-25T21:11:00Z" w16du:dateUtc="2026-02-25T20:11:00Z">
              <w:r w:rsidRPr="00E2164C" w:rsidDel="00964761">
                <w:rPr>
                  <w:rFonts w:ascii="Times New Roman" w:hAnsi="Times New Roman" w:cs="Times New Roman"/>
                  <w:sz w:val="16"/>
                  <w:szCs w:val="16"/>
                </w:rPr>
                <w:delText>462.02</w:delText>
              </w:r>
            </w:del>
          </w:p>
        </w:tc>
        <w:tc>
          <w:tcPr>
            <w:tcW w:w="0" w:type="auto"/>
            <w:noWrap/>
            <w:vAlign w:val="center"/>
            <w:hideMark/>
          </w:tcPr>
          <w:p w14:paraId="2DC77202" w14:textId="1C004F1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08" w:author="Acaru, Silviu" w:date="2026-02-25T21:11:00Z" w16du:dateUtc="2026-02-25T20:11:00Z"/>
                <w:rFonts w:ascii="Times New Roman" w:hAnsi="Times New Roman" w:cs="Times New Roman"/>
                <w:sz w:val="16"/>
                <w:szCs w:val="16"/>
              </w:rPr>
            </w:pPr>
            <w:del w:id="709" w:author="Acaru, Silviu" w:date="2026-02-25T21:11:00Z" w16du:dateUtc="2026-02-25T20:11:00Z">
              <w:r w:rsidRPr="00E2164C" w:rsidDel="00964761">
                <w:rPr>
                  <w:rFonts w:ascii="Times New Roman" w:hAnsi="Times New Roman" w:cs="Times New Roman"/>
                  <w:sz w:val="16"/>
                  <w:szCs w:val="16"/>
                </w:rPr>
                <w:delText>15.95</w:delText>
              </w:r>
            </w:del>
          </w:p>
        </w:tc>
        <w:tc>
          <w:tcPr>
            <w:tcW w:w="0" w:type="auto"/>
            <w:vAlign w:val="center"/>
          </w:tcPr>
          <w:p w14:paraId="1F1CC340" w14:textId="793F4168"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10" w:author="Acaru, Silviu" w:date="2026-02-25T21:11:00Z" w16du:dateUtc="2026-02-25T20:11:00Z"/>
                <w:rFonts w:ascii="Times New Roman" w:hAnsi="Times New Roman" w:cs="Times New Roman"/>
                <w:sz w:val="16"/>
                <w:szCs w:val="16"/>
              </w:rPr>
            </w:pPr>
            <w:del w:id="711" w:author="Acaru, Silviu" w:date="2026-02-25T21:11:00Z" w16du:dateUtc="2026-02-25T20:11:00Z">
              <w:r w:rsidRPr="00E2164C" w:rsidDel="00964761">
                <w:rPr>
                  <w:rFonts w:ascii="Times New Roman" w:hAnsi="Times New Roman" w:cs="Times New Roman"/>
                  <w:sz w:val="16"/>
                  <w:szCs w:val="16"/>
                </w:rPr>
                <w:delText>1.93</w:delText>
              </w:r>
            </w:del>
          </w:p>
        </w:tc>
      </w:tr>
      <w:tr w:rsidR="00E2164C" w:rsidRPr="00FE401D" w:rsidDel="00964761" w14:paraId="26A83F48" w14:textId="60DF0C6A" w:rsidTr="00E2164C">
        <w:trPr>
          <w:cnfStyle w:val="000000100000" w:firstRow="0" w:lastRow="0" w:firstColumn="0" w:lastColumn="0" w:oddVBand="0" w:evenVBand="0" w:oddHBand="1" w:evenHBand="0" w:firstRowFirstColumn="0" w:firstRowLastColumn="0" w:lastRowFirstColumn="0" w:lastRowLastColumn="0"/>
          <w:trHeight w:val="288"/>
          <w:jc w:val="center"/>
          <w:del w:id="712"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DE323CB" w14:textId="4BAE37C5" w:rsidR="00E2164C" w:rsidRPr="00FE401D" w:rsidDel="00964761" w:rsidRDefault="00E2164C" w:rsidP="00E2164C">
            <w:pPr>
              <w:jc w:val="left"/>
              <w:rPr>
                <w:del w:id="713" w:author="Acaru, Silviu" w:date="2026-02-25T21:11:00Z" w16du:dateUtc="2026-02-25T20:11:00Z"/>
                <w:rFonts w:ascii="Times New Roman" w:hAnsi="Times New Roman" w:cs="Times New Roman"/>
                <w:sz w:val="16"/>
                <w:szCs w:val="16"/>
              </w:rPr>
            </w:pPr>
            <w:del w:id="714" w:author="Acaru, Silviu" w:date="2026-02-25T21:11:00Z" w16du:dateUtc="2026-02-25T20:11:00Z">
              <w:r w:rsidRPr="00FE401D" w:rsidDel="00964761">
                <w:rPr>
                  <w:rFonts w:ascii="Times New Roman" w:hAnsi="Times New Roman" w:cs="Times New Roman"/>
                  <w:sz w:val="16"/>
                  <w:szCs w:val="16"/>
                </w:rPr>
                <w:delText>Lasso</w:delText>
              </w:r>
            </w:del>
          </w:p>
        </w:tc>
        <w:tc>
          <w:tcPr>
            <w:tcW w:w="0" w:type="auto"/>
            <w:vAlign w:val="center"/>
          </w:tcPr>
          <w:p w14:paraId="2DE0F312" w14:textId="54FF707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15" w:author="Acaru, Silviu" w:date="2026-02-25T21:11:00Z" w16du:dateUtc="2026-02-25T20:11:00Z"/>
                <w:rFonts w:ascii="Times New Roman" w:hAnsi="Times New Roman" w:cs="Times New Roman"/>
                <w:sz w:val="16"/>
                <w:szCs w:val="16"/>
              </w:rPr>
            </w:pPr>
            <w:del w:id="716" w:author="Acaru, Silviu" w:date="2026-02-25T21:11:00Z" w16du:dateUtc="2026-02-25T20:11:00Z">
              <w:r w:rsidRPr="00E2164C" w:rsidDel="00964761">
                <w:rPr>
                  <w:rFonts w:ascii="Times New Roman" w:hAnsi="Times New Roman" w:cs="Times New Roman"/>
                  <w:sz w:val="16"/>
                  <w:szCs w:val="16"/>
                </w:rPr>
                <w:delText>0.30</w:delText>
              </w:r>
            </w:del>
          </w:p>
        </w:tc>
        <w:tc>
          <w:tcPr>
            <w:tcW w:w="0" w:type="auto"/>
            <w:vAlign w:val="center"/>
          </w:tcPr>
          <w:p w14:paraId="29D9C897" w14:textId="718E7B8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17" w:author="Acaru, Silviu" w:date="2026-02-25T21:11:00Z" w16du:dateUtc="2026-02-25T20:11:00Z"/>
                <w:rFonts w:ascii="Times New Roman" w:hAnsi="Times New Roman" w:cs="Times New Roman"/>
                <w:sz w:val="16"/>
                <w:szCs w:val="16"/>
              </w:rPr>
            </w:pPr>
            <w:del w:id="718" w:author="Acaru, Silviu" w:date="2026-02-25T21:11:00Z" w16du:dateUtc="2026-02-25T20:11:00Z">
              <w:r w:rsidRPr="00E2164C" w:rsidDel="00964761">
                <w:rPr>
                  <w:rFonts w:ascii="Times New Roman" w:hAnsi="Times New Roman" w:cs="Times New Roman"/>
                  <w:sz w:val="16"/>
                  <w:szCs w:val="16"/>
                </w:rPr>
                <w:delText>515.25</w:delText>
              </w:r>
            </w:del>
          </w:p>
        </w:tc>
        <w:tc>
          <w:tcPr>
            <w:tcW w:w="0" w:type="auto"/>
            <w:vAlign w:val="center"/>
          </w:tcPr>
          <w:p w14:paraId="22F11489" w14:textId="0EEF8205"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19" w:author="Acaru, Silviu" w:date="2026-02-25T21:11:00Z" w16du:dateUtc="2026-02-25T20:11:00Z"/>
                <w:rFonts w:ascii="Times New Roman" w:hAnsi="Times New Roman" w:cs="Times New Roman"/>
                <w:sz w:val="16"/>
                <w:szCs w:val="16"/>
              </w:rPr>
            </w:pPr>
            <w:del w:id="720" w:author="Acaru, Silviu" w:date="2026-02-25T21:11:00Z" w16du:dateUtc="2026-02-25T20:11:00Z">
              <w:r w:rsidRPr="00E2164C" w:rsidDel="00964761">
                <w:rPr>
                  <w:rFonts w:ascii="Times New Roman" w:hAnsi="Times New Roman" w:cs="Times New Roman"/>
                  <w:sz w:val="16"/>
                  <w:szCs w:val="16"/>
                </w:rPr>
                <w:delText>18.91</w:delText>
              </w:r>
            </w:del>
          </w:p>
        </w:tc>
        <w:tc>
          <w:tcPr>
            <w:tcW w:w="0" w:type="auto"/>
            <w:noWrap/>
            <w:vAlign w:val="center"/>
            <w:hideMark/>
          </w:tcPr>
          <w:p w14:paraId="15AD90C8" w14:textId="7733F484"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21" w:author="Acaru, Silviu" w:date="2026-02-25T21:11:00Z" w16du:dateUtc="2026-02-25T20:11:00Z"/>
                <w:rFonts w:ascii="Times New Roman" w:hAnsi="Times New Roman" w:cs="Times New Roman"/>
                <w:sz w:val="16"/>
                <w:szCs w:val="16"/>
              </w:rPr>
            </w:pPr>
            <w:del w:id="722" w:author="Acaru, Silviu" w:date="2026-02-25T21:11:00Z" w16du:dateUtc="2026-02-25T20:11:00Z">
              <w:r w:rsidRPr="00E2164C" w:rsidDel="00964761">
                <w:rPr>
                  <w:rFonts w:ascii="Times New Roman" w:hAnsi="Times New Roman" w:cs="Times New Roman"/>
                  <w:sz w:val="16"/>
                  <w:szCs w:val="16"/>
                </w:rPr>
                <w:delText>0.17</w:delText>
              </w:r>
            </w:del>
          </w:p>
        </w:tc>
        <w:tc>
          <w:tcPr>
            <w:tcW w:w="0" w:type="auto"/>
            <w:noWrap/>
            <w:vAlign w:val="center"/>
            <w:hideMark/>
          </w:tcPr>
          <w:p w14:paraId="3E98074C" w14:textId="50D3E0B6"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23" w:author="Acaru, Silviu" w:date="2026-02-25T21:11:00Z" w16du:dateUtc="2026-02-25T20:11:00Z"/>
                <w:rFonts w:ascii="Times New Roman" w:hAnsi="Times New Roman" w:cs="Times New Roman"/>
                <w:sz w:val="16"/>
                <w:szCs w:val="16"/>
              </w:rPr>
            </w:pPr>
            <w:del w:id="724" w:author="Acaru, Silviu" w:date="2026-02-25T21:11:00Z" w16du:dateUtc="2026-02-25T20:11:00Z">
              <w:r w:rsidRPr="00E2164C" w:rsidDel="00964761">
                <w:rPr>
                  <w:rFonts w:ascii="Times New Roman" w:hAnsi="Times New Roman" w:cs="Times New Roman"/>
                  <w:sz w:val="16"/>
                  <w:szCs w:val="16"/>
                </w:rPr>
                <w:delText>590.25</w:delText>
              </w:r>
            </w:del>
          </w:p>
        </w:tc>
        <w:tc>
          <w:tcPr>
            <w:tcW w:w="0" w:type="auto"/>
            <w:noWrap/>
            <w:vAlign w:val="center"/>
            <w:hideMark/>
          </w:tcPr>
          <w:p w14:paraId="695CC2C0" w14:textId="70EB823B"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25" w:author="Acaru, Silviu" w:date="2026-02-25T21:11:00Z" w16du:dateUtc="2026-02-25T20:11:00Z"/>
                <w:rFonts w:ascii="Times New Roman" w:hAnsi="Times New Roman" w:cs="Times New Roman"/>
                <w:sz w:val="16"/>
                <w:szCs w:val="16"/>
              </w:rPr>
            </w:pPr>
            <w:del w:id="726" w:author="Acaru, Silviu" w:date="2026-02-25T21:11:00Z" w16du:dateUtc="2026-02-25T20:11:00Z">
              <w:r w:rsidRPr="00E2164C" w:rsidDel="00964761">
                <w:rPr>
                  <w:rFonts w:ascii="Times New Roman" w:hAnsi="Times New Roman" w:cs="Times New Roman"/>
                  <w:sz w:val="16"/>
                  <w:szCs w:val="16"/>
                </w:rPr>
                <w:delText>19.85</w:delText>
              </w:r>
            </w:del>
          </w:p>
        </w:tc>
        <w:tc>
          <w:tcPr>
            <w:tcW w:w="0" w:type="auto"/>
            <w:vAlign w:val="center"/>
          </w:tcPr>
          <w:p w14:paraId="68D50236" w14:textId="36BBE222"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27" w:author="Acaru, Silviu" w:date="2026-02-25T21:11:00Z" w16du:dateUtc="2026-02-25T20:11:00Z"/>
                <w:rFonts w:ascii="Times New Roman" w:hAnsi="Times New Roman" w:cs="Times New Roman"/>
                <w:sz w:val="16"/>
                <w:szCs w:val="16"/>
              </w:rPr>
            </w:pPr>
            <w:del w:id="728" w:author="Acaru, Silviu" w:date="2026-02-25T21:11:00Z" w16du:dateUtc="2026-02-25T20:11:00Z">
              <w:r w:rsidRPr="00E2164C" w:rsidDel="00964761">
                <w:rPr>
                  <w:rFonts w:ascii="Times New Roman" w:hAnsi="Times New Roman" w:cs="Times New Roman"/>
                  <w:sz w:val="16"/>
                  <w:szCs w:val="16"/>
                </w:rPr>
                <w:delText>0.94</w:delText>
              </w:r>
            </w:del>
          </w:p>
        </w:tc>
      </w:tr>
      <w:tr w:rsidR="00E2164C" w:rsidRPr="00FE401D" w:rsidDel="00964761" w14:paraId="14E4F719" w14:textId="130346C5" w:rsidTr="00E2164C">
        <w:trPr>
          <w:trHeight w:val="288"/>
          <w:jc w:val="center"/>
          <w:del w:id="729"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F90667B" w14:textId="69578A04" w:rsidR="00E2164C" w:rsidRPr="00FE401D" w:rsidDel="00964761" w:rsidRDefault="00E2164C" w:rsidP="00E2164C">
            <w:pPr>
              <w:jc w:val="left"/>
              <w:rPr>
                <w:del w:id="730" w:author="Acaru, Silviu" w:date="2026-02-25T21:11:00Z" w16du:dateUtc="2026-02-25T20:11:00Z"/>
                <w:rFonts w:ascii="Times New Roman" w:hAnsi="Times New Roman" w:cs="Times New Roman"/>
                <w:sz w:val="16"/>
                <w:szCs w:val="16"/>
              </w:rPr>
            </w:pPr>
            <w:del w:id="731" w:author="Acaru, Silviu" w:date="2026-02-25T21:11:00Z" w16du:dateUtc="2026-02-25T20:11:00Z">
              <w:r w:rsidRPr="00FE401D" w:rsidDel="00964761">
                <w:rPr>
                  <w:rFonts w:ascii="Times New Roman" w:hAnsi="Times New Roman" w:cs="Times New Roman"/>
                  <w:sz w:val="16"/>
                  <w:szCs w:val="16"/>
                </w:rPr>
                <w:delText>ElasticNet</w:delText>
              </w:r>
            </w:del>
          </w:p>
        </w:tc>
        <w:tc>
          <w:tcPr>
            <w:tcW w:w="0" w:type="auto"/>
            <w:vAlign w:val="center"/>
          </w:tcPr>
          <w:p w14:paraId="01B82E71" w14:textId="3ED77FCF"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32" w:author="Acaru, Silviu" w:date="2026-02-25T21:11:00Z" w16du:dateUtc="2026-02-25T20:11:00Z"/>
                <w:rFonts w:ascii="Times New Roman" w:hAnsi="Times New Roman" w:cs="Times New Roman"/>
                <w:sz w:val="16"/>
                <w:szCs w:val="16"/>
              </w:rPr>
            </w:pPr>
            <w:del w:id="733" w:author="Acaru, Silviu" w:date="2026-02-25T21:11:00Z" w16du:dateUtc="2026-02-25T20:11:00Z">
              <w:r w:rsidRPr="00E2164C" w:rsidDel="00964761">
                <w:rPr>
                  <w:rFonts w:ascii="Times New Roman" w:hAnsi="Times New Roman" w:cs="Times New Roman"/>
                  <w:sz w:val="16"/>
                  <w:szCs w:val="16"/>
                </w:rPr>
                <w:delText>0.38</w:delText>
              </w:r>
            </w:del>
          </w:p>
        </w:tc>
        <w:tc>
          <w:tcPr>
            <w:tcW w:w="0" w:type="auto"/>
            <w:vAlign w:val="center"/>
          </w:tcPr>
          <w:p w14:paraId="11DA498B" w14:textId="2E36497F"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34" w:author="Acaru, Silviu" w:date="2026-02-25T21:11:00Z" w16du:dateUtc="2026-02-25T20:11:00Z"/>
                <w:rFonts w:ascii="Times New Roman" w:hAnsi="Times New Roman" w:cs="Times New Roman"/>
                <w:sz w:val="16"/>
                <w:szCs w:val="16"/>
              </w:rPr>
            </w:pPr>
            <w:del w:id="735" w:author="Acaru, Silviu" w:date="2026-02-25T21:11:00Z" w16du:dateUtc="2026-02-25T20:11:00Z">
              <w:r w:rsidRPr="00E2164C" w:rsidDel="00964761">
                <w:rPr>
                  <w:rFonts w:ascii="Times New Roman" w:hAnsi="Times New Roman" w:cs="Times New Roman"/>
                  <w:sz w:val="16"/>
                  <w:szCs w:val="16"/>
                </w:rPr>
                <w:delText>451.78</w:delText>
              </w:r>
            </w:del>
          </w:p>
        </w:tc>
        <w:tc>
          <w:tcPr>
            <w:tcW w:w="0" w:type="auto"/>
            <w:vAlign w:val="center"/>
          </w:tcPr>
          <w:p w14:paraId="7E441E94" w14:textId="01BA78A3"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36" w:author="Acaru, Silviu" w:date="2026-02-25T21:11:00Z" w16du:dateUtc="2026-02-25T20:11:00Z"/>
                <w:rFonts w:ascii="Times New Roman" w:hAnsi="Times New Roman" w:cs="Times New Roman"/>
                <w:sz w:val="16"/>
                <w:szCs w:val="16"/>
              </w:rPr>
            </w:pPr>
            <w:del w:id="737" w:author="Acaru, Silviu" w:date="2026-02-25T21:11:00Z" w16du:dateUtc="2026-02-25T20:11:00Z">
              <w:r w:rsidRPr="00E2164C" w:rsidDel="00964761">
                <w:rPr>
                  <w:rFonts w:ascii="Times New Roman" w:hAnsi="Times New Roman" w:cs="Times New Roman"/>
                  <w:sz w:val="16"/>
                  <w:szCs w:val="16"/>
                </w:rPr>
                <w:delText>16.83</w:delText>
              </w:r>
            </w:del>
          </w:p>
        </w:tc>
        <w:tc>
          <w:tcPr>
            <w:tcW w:w="0" w:type="auto"/>
            <w:noWrap/>
            <w:vAlign w:val="center"/>
            <w:hideMark/>
          </w:tcPr>
          <w:p w14:paraId="165616BE" w14:textId="0A6998B3"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38" w:author="Acaru, Silviu" w:date="2026-02-25T21:11:00Z" w16du:dateUtc="2026-02-25T20:11:00Z"/>
                <w:rFonts w:ascii="Times New Roman" w:hAnsi="Times New Roman" w:cs="Times New Roman"/>
                <w:sz w:val="16"/>
                <w:szCs w:val="16"/>
              </w:rPr>
            </w:pPr>
            <w:del w:id="739" w:author="Acaru, Silviu" w:date="2026-02-25T21:11:00Z" w16du:dateUtc="2026-02-25T20:11:00Z">
              <w:r w:rsidRPr="00E2164C" w:rsidDel="00964761">
                <w:rPr>
                  <w:rFonts w:ascii="Times New Roman" w:hAnsi="Times New Roman" w:cs="Times New Roman"/>
                  <w:sz w:val="16"/>
                  <w:szCs w:val="16"/>
                </w:rPr>
                <w:delText>0.23</w:delText>
              </w:r>
            </w:del>
          </w:p>
        </w:tc>
        <w:tc>
          <w:tcPr>
            <w:tcW w:w="0" w:type="auto"/>
            <w:noWrap/>
            <w:vAlign w:val="center"/>
            <w:hideMark/>
          </w:tcPr>
          <w:p w14:paraId="7FB33DFA" w14:textId="61F2FBDA"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40" w:author="Acaru, Silviu" w:date="2026-02-25T21:11:00Z" w16du:dateUtc="2026-02-25T20:11:00Z"/>
                <w:rFonts w:ascii="Times New Roman" w:hAnsi="Times New Roman" w:cs="Times New Roman"/>
                <w:sz w:val="16"/>
                <w:szCs w:val="16"/>
              </w:rPr>
            </w:pPr>
            <w:del w:id="741" w:author="Acaru, Silviu" w:date="2026-02-25T21:11:00Z" w16du:dateUtc="2026-02-25T20:11:00Z">
              <w:r w:rsidRPr="00E2164C" w:rsidDel="00964761">
                <w:rPr>
                  <w:rFonts w:ascii="Times New Roman" w:hAnsi="Times New Roman" w:cs="Times New Roman"/>
                  <w:sz w:val="16"/>
                  <w:szCs w:val="16"/>
                </w:rPr>
                <w:delText>539.28</w:delText>
              </w:r>
            </w:del>
          </w:p>
        </w:tc>
        <w:tc>
          <w:tcPr>
            <w:tcW w:w="0" w:type="auto"/>
            <w:noWrap/>
            <w:vAlign w:val="center"/>
            <w:hideMark/>
          </w:tcPr>
          <w:p w14:paraId="1A5DA08D" w14:textId="4D2C2647"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42" w:author="Acaru, Silviu" w:date="2026-02-25T21:11:00Z" w16du:dateUtc="2026-02-25T20:11:00Z"/>
                <w:rFonts w:ascii="Times New Roman" w:hAnsi="Times New Roman" w:cs="Times New Roman"/>
                <w:sz w:val="16"/>
                <w:szCs w:val="16"/>
              </w:rPr>
            </w:pPr>
            <w:del w:id="743" w:author="Acaru, Silviu" w:date="2026-02-25T21:11:00Z" w16du:dateUtc="2026-02-25T20:11:00Z">
              <w:r w:rsidRPr="00E2164C" w:rsidDel="00964761">
                <w:rPr>
                  <w:rFonts w:ascii="Times New Roman" w:hAnsi="Times New Roman" w:cs="Times New Roman"/>
                  <w:sz w:val="16"/>
                  <w:szCs w:val="16"/>
                </w:rPr>
                <w:delText>18.34</w:delText>
              </w:r>
            </w:del>
          </w:p>
        </w:tc>
        <w:tc>
          <w:tcPr>
            <w:tcW w:w="0" w:type="auto"/>
            <w:vAlign w:val="center"/>
          </w:tcPr>
          <w:p w14:paraId="22F55718" w14:textId="77BFC55C"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44" w:author="Acaru, Silviu" w:date="2026-02-25T21:11:00Z" w16du:dateUtc="2026-02-25T20:11:00Z"/>
                <w:rFonts w:ascii="Times New Roman" w:hAnsi="Times New Roman" w:cs="Times New Roman"/>
                <w:sz w:val="16"/>
                <w:szCs w:val="16"/>
              </w:rPr>
            </w:pPr>
            <w:del w:id="745" w:author="Acaru, Silviu" w:date="2026-02-25T21:11:00Z" w16du:dateUtc="2026-02-25T20:11:00Z">
              <w:r w:rsidRPr="00E2164C" w:rsidDel="00964761">
                <w:rPr>
                  <w:rFonts w:ascii="Times New Roman" w:hAnsi="Times New Roman" w:cs="Times New Roman"/>
                  <w:sz w:val="16"/>
                  <w:szCs w:val="16"/>
                </w:rPr>
                <w:delText>1.51</w:delText>
              </w:r>
            </w:del>
          </w:p>
        </w:tc>
      </w:tr>
      <w:tr w:rsidR="00E2164C" w:rsidRPr="00FE401D" w:rsidDel="00964761" w14:paraId="0B576A88" w14:textId="01737D59" w:rsidTr="00E2164C">
        <w:trPr>
          <w:cnfStyle w:val="000000100000" w:firstRow="0" w:lastRow="0" w:firstColumn="0" w:lastColumn="0" w:oddVBand="0" w:evenVBand="0" w:oddHBand="1" w:evenHBand="0" w:firstRowFirstColumn="0" w:firstRowLastColumn="0" w:lastRowFirstColumn="0" w:lastRowLastColumn="0"/>
          <w:trHeight w:val="288"/>
          <w:jc w:val="center"/>
          <w:del w:id="746"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E84490" w14:textId="53E0F737" w:rsidR="00E2164C" w:rsidRPr="00FE401D" w:rsidDel="00964761" w:rsidRDefault="00E2164C" w:rsidP="00E2164C">
            <w:pPr>
              <w:jc w:val="left"/>
              <w:rPr>
                <w:del w:id="747" w:author="Acaru, Silviu" w:date="2026-02-25T21:11:00Z" w16du:dateUtc="2026-02-25T20:11:00Z"/>
                <w:rFonts w:ascii="Times New Roman" w:hAnsi="Times New Roman" w:cs="Times New Roman"/>
                <w:sz w:val="16"/>
                <w:szCs w:val="16"/>
              </w:rPr>
            </w:pPr>
            <w:del w:id="748" w:author="Acaru, Silviu" w:date="2026-02-25T21:11:00Z" w16du:dateUtc="2026-02-25T20:11:00Z">
              <w:r w:rsidRPr="00FE401D" w:rsidDel="00964761">
                <w:rPr>
                  <w:rFonts w:ascii="Times New Roman" w:hAnsi="Times New Roman" w:cs="Times New Roman"/>
                  <w:sz w:val="16"/>
                  <w:szCs w:val="16"/>
                </w:rPr>
                <w:delText>Stacking Ensemble</w:delText>
              </w:r>
            </w:del>
          </w:p>
        </w:tc>
        <w:tc>
          <w:tcPr>
            <w:tcW w:w="0" w:type="auto"/>
            <w:vAlign w:val="center"/>
          </w:tcPr>
          <w:p w14:paraId="1F9B10EC" w14:textId="4DA71AAF"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49" w:author="Acaru, Silviu" w:date="2026-02-25T21:11:00Z" w16du:dateUtc="2026-02-25T20:11:00Z"/>
                <w:rFonts w:ascii="Times New Roman" w:hAnsi="Times New Roman" w:cs="Times New Roman"/>
                <w:sz w:val="16"/>
                <w:szCs w:val="16"/>
              </w:rPr>
            </w:pPr>
            <w:del w:id="750" w:author="Acaru, Silviu" w:date="2026-02-25T21:11:00Z" w16du:dateUtc="2026-02-25T20:11:00Z">
              <w:r w:rsidRPr="00E2164C" w:rsidDel="00964761">
                <w:rPr>
                  <w:rFonts w:ascii="Times New Roman" w:hAnsi="Times New Roman" w:cs="Times New Roman"/>
                  <w:sz w:val="16"/>
                  <w:szCs w:val="16"/>
                </w:rPr>
                <w:delText>0.86</w:delText>
              </w:r>
            </w:del>
          </w:p>
        </w:tc>
        <w:tc>
          <w:tcPr>
            <w:tcW w:w="0" w:type="auto"/>
            <w:vAlign w:val="center"/>
          </w:tcPr>
          <w:p w14:paraId="1AE4E196" w14:textId="04D8DEE7"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51" w:author="Acaru, Silviu" w:date="2026-02-25T21:11:00Z" w16du:dateUtc="2026-02-25T20:11:00Z"/>
                <w:rFonts w:ascii="Times New Roman" w:hAnsi="Times New Roman" w:cs="Times New Roman"/>
                <w:sz w:val="16"/>
                <w:szCs w:val="16"/>
              </w:rPr>
            </w:pPr>
            <w:del w:id="752" w:author="Acaru, Silviu" w:date="2026-02-25T21:11:00Z" w16du:dateUtc="2026-02-25T20:11:00Z">
              <w:r w:rsidRPr="00E2164C" w:rsidDel="00964761">
                <w:rPr>
                  <w:rFonts w:ascii="Times New Roman" w:hAnsi="Times New Roman" w:cs="Times New Roman"/>
                  <w:sz w:val="16"/>
                  <w:szCs w:val="16"/>
                </w:rPr>
                <w:delText>102.78</w:delText>
              </w:r>
            </w:del>
          </w:p>
        </w:tc>
        <w:tc>
          <w:tcPr>
            <w:tcW w:w="0" w:type="auto"/>
            <w:vAlign w:val="center"/>
          </w:tcPr>
          <w:p w14:paraId="59AF05A4" w14:textId="0E9862B1"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53" w:author="Acaru, Silviu" w:date="2026-02-25T21:11:00Z" w16du:dateUtc="2026-02-25T20:11:00Z"/>
                <w:rFonts w:ascii="Times New Roman" w:hAnsi="Times New Roman" w:cs="Times New Roman"/>
                <w:sz w:val="16"/>
                <w:szCs w:val="16"/>
              </w:rPr>
            </w:pPr>
            <w:del w:id="754" w:author="Acaru, Silviu" w:date="2026-02-25T21:11:00Z" w16du:dateUtc="2026-02-25T20:11:00Z">
              <w:r w:rsidRPr="00E2164C" w:rsidDel="00964761">
                <w:rPr>
                  <w:rFonts w:ascii="Times New Roman" w:hAnsi="Times New Roman" w:cs="Times New Roman"/>
                  <w:sz w:val="16"/>
                  <w:szCs w:val="16"/>
                </w:rPr>
                <w:delText>6.28</w:delText>
              </w:r>
            </w:del>
          </w:p>
        </w:tc>
        <w:tc>
          <w:tcPr>
            <w:tcW w:w="0" w:type="auto"/>
            <w:noWrap/>
            <w:vAlign w:val="center"/>
            <w:hideMark/>
          </w:tcPr>
          <w:p w14:paraId="2A784FBA" w14:textId="6185AC71"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55" w:author="Acaru, Silviu" w:date="2026-02-25T21:11:00Z" w16du:dateUtc="2026-02-25T20:11:00Z"/>
                <w:rFonts w:ascii="Times New Roman" w:hAnsi="Times New Roman" w:cs="Times New Roman"/>
                <w:sz w:val="16"/>
                <w:szCs w:val="16"/>
              </w:rPr>
            </w:pPr>
            <w:del w:id="756" w:author="Acaru, Silviu" w:date="2026-02-25T21:11:00Z" w16du:dateUtc="2026-02-25T20:11:00Z">
              <w:r w:rsidRPr="00E2164C" w:rsidDel="00964761">
                <w:rPr>
                  <w:rFonts w:ascii="Times New Roman" w:hAnsi="Times New Roman" w:cs="Times New Roman"/>
                  <w:sz w:val="16"/>
                  <w:szCs w:val="16"/>
                </w:rPr>
                <w:delText>0.85</w:delText>
              </w:r>
            </w:del>
          </w:p>
        </w:tc>
        <w:tc>
          <w:tcPr>
            <w:tcW w:w="0" w:type="auto"/>
            <w:noWrap/>
            <w:vAlign w:val="center"/>
            <w:hideMark/>
          </w:tcPr>
          <w:p w14:paraId="649762AB" w14:textId="7A49C656"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57" w:author="Acaru, Silviu" w:date="2026-02-25T21:11:00Z" w16du:dateUtc="2026-02-25T20:11:00Z"/>
                <w:rFonts w:ascii="Times New Roman" w:hAnsi="Times New Roman" w:cs="Times New Roman"/>
                <w:sz w:val="16"/>
                <w:szCs w:val="16"/>
              </w:rPr>
            </w:pPr>
            <w:del w:id="758" w:author="Acaru, Silviu" w:date="2026-02-25T21:11:00Z" w16du:dateUtc="2026-02-25T20:11:00Z">
              <w:r w:rsidRPr="00E2164C" w:rsidDel="00964761">
                <w:rPr>
                  <w:rFonts w:ascii="Times New Roman" w:hAnsi="Times New Roman" w:cs="Times New Roman"/>
                  <w:sz w:val="16"/>
                  <w:szCs w:val="16"/>
                </w:rPr>
                <w:delText>111.25</w:delText>
              </w:r>
            </w:del>
          </w:p>
        </w:tc>
        <w:tc>
          <w:tcPr>
            <w:tcW w:w="0" w:type="auto"/>
            <w:noWrap/>
            <w:vAlign w:val="center"/>
            <w:hideMark/>
          </w:tcPr>
          <w:p w14:paraId="1EB11AA2" w14:textId="0023D63C"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59" w:author="Acaru, Silviu" w:date="2026-02-25T21:11:00Z" w16du:dateUtc="2026-02-25T20:11:00Z"/>
                <w:rFonts w:ascii="Times New Roman" w:hAnsi="Times New Roman" w:cs="Times New Roman"/>
                <w:sz w:val="16"/>
                <w:szCs w:val="16"/>
              </w:rPr>
            </w:pPr>
            <w:del w:id="760" w:author="Acaru, Silviu" w:date="2026-02-25T21:11:00Z" w16du:dateUtc="2026-02-25T20:11:00Z">
              <w:r w:rsidRPr="00E2164C" w:rsidDel="00964761">
                <w:rPr>
                  <w:rFonts w:ascii="Times New Roman" w:hAnsi="Times New Roman" w:cs="Times New Roman"/>
                  <w:sz w:val="16"/>
                  <w:szCs w:val="16"/>
                </w:rPr>
                <w:delText>6.66</w:delText>
              </w:r>
            </w:del>
          </w:p>
        </w:tc>
        <w:tc>
          <w:tcPr>
            <w:tcW w:w="0" w:type="auto"/>
            <w:vAlign w:val="center"/>
          </w:tcPr>
          <w:p w14:paraId="58B1147F" w14:textId="64BEA958"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61" w:author="Acaru, Silviu" w:date="2026-02-25T21:11:00Z" w16du:dateUtc="2026-02-25T20:11:00Z"/>
                <w:rFonts w:ascii="Times New Roman" w:hAnsi="Times New Roman" w:cs="Times New Roman"/>
                <w:sz w:val="16"/>
                <w:szCs w:val="16"/>
              </w:rPr>
            </w:pPr>
            <w:del w:id="762" w:author="Acaru, Silviu" w:date="2026-02-25T21:11:00Z" w16du:dateUtc="2026-02-25T20:11:00Z">
              <w:r w:rsidRPr="00E2164C" w:rsidDel="00964761">
                <w:rPr>
                  <w:rFonts w:ascii="Times New Roman" w:hAnsi="Times New Roman" w:cs="Times New Roman"/>
                  <w:sz w:val="16"/>
                  <w:szCs w:val="16"/>
                </w:rPr>
                <w:delText>0.38</w:delText>
              </w:r>
            </w:del>
          </w:p>
        </w:tc>
      </w:tr>
    </w:tbl>
    <w:p w14:paraId="1A2EA627" w14:textId="77777777" w:rsidR="001A6B86" w:rsidRDefault="001A6B86" w:rsidP="001A6B86">
      <w:pPr>
        <w:jc w:val="both"/>
        <w:rPr>
          <w:ins w:id="763" w:author="Acaru, Silviu" w:date="2026-02-25T21:11:00Z" w16du:dateUtc="2026-02-25T20:11:00Z"/>
          <w:rFonts w:ascii="Times New Roman" w:hAnsi="Times New Roman" w:cs="Times New Roman"/>
        </w:rPr>
      </w:pP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ins w:id="764" w:author="Acaru, Silviu" w:date="2026-02-25T21:11:00Z"/>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8C04A9">
            <w:pPr>
              <w:jc w:val="center"/>
              <w:rPr>
                <w:ins w:id="765" w:author="Acaru, Silviu" w:date="2026-02-25T21:11:00Z" w16du:dateUtc="2026-02-25T20:11:00Z"/>
                <w:rFonts w:ascii="Times New Roman" w:eastAsia="Times New Roman" w:hAnsi="Times New Roman" w:cs="Times New Roman"/>
                <w:b w:val="0"/>
                <w:bCs w:val="0"/>
                <w:color w:val="020817"/>
                <w:spacing w:val="6"/>
                <w:sz w:val="16"/>
                <w:szCs w:val="16"/>
                <w:lang w:val="en-NL"/>
              </w:rPr>
            </w:pPr>
            <w:ins w:id="766" w:author="Acaru, Silviu" w:date="2026-02-25T21:11:00Z" w16du:dateUtc="2026-02-25T20:11:00Z">
              <w:r w:rsidRPr="001A2E09">
                <w:rPr>
                  <w:rFonts w:ascii="Times New Roman" w:eastAsia="Times New Roman" w:hAnsi="Times New Roman" w:cs="Times New Roman"/>
                  <w:b w:val="0"/>
                  <w:bCs w:val="0"/>
                  <w:color w:val="020817"/>
                  <w:spacing w:val="6"/>
                  <w:sz w:val="16"/>
                  <w:szCs w:val="16"/>
                  <w:lang w:val="en-NL"/>
                </w:rPr>
                <w:t>Model</w:t>
              </w:r>
            </w:ins>
          </w:p>
        </w:tc>
        <w:tc>
          <w:tcPr>
            <w:tcW w:w="0" w:type="auto"/>
            <w:gridSpan w:val="3"/>
            <w:noWrap/>
          </w:tcPr>
          <w:p w14:paraId="5552A21A"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ins w:id="767" w:author="Acaru, Silviu" w:date="2026-02-25T21:11:00Z" w16du:dateUtc="2026-02-25T20:11:00Z"/>
                <w:rFonts w:ascii="Times New Roman" w:eastAsia="Times New Roman" w:hAnsi="Times New Roman" w:cs="Times New Roman"/>
                <w:b w:val="0"/>
                <w:bCs w:val="0"/>
                <w:color w:val="020817"/>
                <w:spacing w:val="6"/>
                <w:sz w:val="16"/>
                <w:szCs w:val="16"/>
                <w:lang w:val="en-NL"/>
              </w:rPr>
            </w:pPr>
            <w:ins w:id="768" w:author="Acaru, Silviu" w:date="2026-02-25T21:11:00Z" w16du:dateUtc="2026-02-25T20:11:00Z">
              <w:r w:rsidRPr="001A2E09">
                <w:rPr>
                  <w:rFonts w:ascii="Times New Roman" w:eastAsia="Times New Roman" w:hAnsi="Times New Roman" w:cs="Times New Roman"/>
                  <w:color w:val="020817"/>
                  <w:spacing w:val="6"/>
                  <w:sz w:val="16"/>
                  <w:szCs w:val="16"/>
                  <w:lang w:val="en-NL"/>
                </w:rPr>
                <w:t>R²</w:t>
              </w:r>
            </w:ins>
          </w:p>
        </w:tc>
        <w:tc>
          <w:tcPr>
            <w:tcW w:w="0" w:type="auto"/>
            <w:gridSpan w:val="3"/>
            <w:noWrap/>
          </w:tcPr>
          <w:p w14:paraId="5E21AA3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ins w:id="769" w:author="Acaru, Silviu" w:date="2026-02-25T21:11:00Z" w16du:dateUtc="2026-02-25T20:11:00Z"/>
                <w:rFonts w:ascii="Times New Roman" w:eastAsia="Times New Roman" w:hAnsi="Times New Roman" w:cs="Times New Roman"/>
                <w:b w:val="0"/>
                <w:bCs w:val="0"/>
                <w:color w:val="020817"/>
                <w:spacing w:val="6"/>
                <w:sz w:val="16"/>
                <w:szCs w:val="16"/>
                <w:lang w:val="en-NL"/>
              </w:rPr>
            </w:pPr>
            <w:ins w:id="770" w:author="Acaru, Silviu" w:date="2026-02-25T21:11:00Z" w16du:dateUtc="2026-02-25T20:11:00Z">
              <w:r w:rsidRPr="001A2E09">
                <w:rPr>
                  <w:rFonts w:ascii="Times New Roman" w:eastAsia="Times New Roman" w:hAnsi="Times New Roman" w:cs="Times New Roman"/>
                  <w:color w:val="020817"/>
                  <w:spacing w:val="6"/>
                  <w:sz w:val="16"/>
                  <w:szCs w:val="16"/>
                  <w:lang w:val="en-NL"/>
                </w:rPr>
                <w:t>MSE</w:t>
              </w:r>
            </w:ins>
          </w:p>
        </w:tc>
        <w:tc>
          <w:tcPr>
            <w:tcW w:w="0" w:type="auto"/>
            <w:gridSpan w:val="3"/>
            <w:noWrap/>
          </w:tcPr>
          <w:p w14:paraId="4C8BF9F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ins w:id="771" w:author="Acaru, Silviu" w:date="2026-02-25T21:11:00Z" w16du:dateUtc="2026-02-25T20:11:00Z"/>
                <w:rFonts w:ascii="Times New Roman" w:eastAsia="Times New Roman" w:hAnsi="Times New Roman" w:cs="Times New Roman"/>
                <w:b w:val="0"/>
                <w:bCs w:val="0"/>
                <w:color w:val="020817"/>
                <w:spacing w:val="6"/>
                <w:sz w:val="16"/>
                <w:szCs w:val="16"/>
                <w:lang w:val="en-NL"/>
              </w:rPr>
            </w:pPr>
            <w:ins w:id="772" w:author="Acaru, Silviu" w:date="2026-02-25T21:11:00Z" w16du:dateUtc="2026-02-25T20:11:00Z">
              <w:r w:rsidRPr="001A2E09">
                <w:rPr>
                  <w:rFonts w:ascii="Times New Roman" w:eastAsia="Times New Roman" w:hAnsi="Times New Roman" w:cs="Times New Roman"/>
                  <w:color w:val="020817"/>
                  <w:spacing w:val="6"/>
                  <w:sz w:val="16"/>
                  <w:szCs w:val="16"/>
                  <w:lang w:val="en-NL"/>
                </w:rPr>
                <w:t>MAE</w:t>
              </w:r>
            </w:ins>
          </w:p>
        </w:tc>
      </w:tr>
      <w:tr w:rsidR="00964761"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ins w:id="773"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8C04A9">
            <w:pPr>
              <w:jc w:val="center"/>
              <w:rPr>
                <w:ins w:id="774" w:author="Acaru, Silviu" w:date="2026-02-25T21:11:00Z" w16du:dateUtc="2026-02-25T20:11:00Z"/>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75" w:author="Acaru, Silviu" w:date="2026-02-25T21:11:00Z" w16du:dateUtc="2026-02-25T20:11:00Z"/>
                <w:rFonts w:ascii="Times New Roman" w:eastAsia="Times New Roman" w:hAnsi="Times New Roman" w:cs="Times New Roman"/>
                <w:b/>
                <w:bCs/>
                <w:caps/>
                <w:color w:val="020817"/>
                <w:spacing w:val="6"/>
                <w:sz w:val="16"/>
                <w:szCs w:val="16"/>
                <w:lang w:val="en-NL"/>
              </w:rPr>
            </w:pPr>
            <w:ins w:id="776"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Train</w:t>
              </w:r>
            </w:ins>
          </w:p>
        </w:tc>
        <w:tc>
          <w:tcPr>
            <w:tcW w:w="0" w:type="auto"/>
          </w:tcPr>
          <w:p w14:paraId="51ED8A7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77" w:author="Acaru, Silviu" w:date="2026-02-25T21:11:00Z" w16du:dateUtc="2026-02-25T20:11:00Z"/>
                <w:rFonts w:ascii="Times New Roman" w:eastAsia="Times New Roman" w:hAnsi="Times New Roman" w:cs="Times New Roman"/>
                <w:b/>
                <w:bCs/>
                <w:color w:val="020817"/>
                <w:spacing w:val="6"/>
                <w:sz w:val="16"/>
                <w:szCs w:val="16"/>
                <w:lang w:val="en-NL"/>
              </w:rPr>
            </w:pPr>
            <w:ins w:id="778"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Test</w:t>
              </w:r>
            </w:ins>
          </w:p>
        </w:tc>
        <w:tc>
          <w:tcPr>
            <w:tcW w:w="0" w:type="auto"/>
          </w:tcPr>
          <w:p w14:paraId="20E4F349"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79" w:author="Acaru, Silviu" w:date="2026-02-25T21:11:00Z" w16du:dateUtc="2026-02-25T20:11:00Z"/>
                <w:rFonts w:ascii="Times New Roman" w:eastAsia="Times New Roman" w:hAnsi="Times New Roman" w:cs="Times New Roman"/>
                <w:b/>
                <w:bCs/>
                <w:color w:val="020817"/>
                <w:spacing w:val="6"/>
                <w:sz w:val="16"/>
                <w:szCs w:val="16"/>
                <w:lang w:val="en-NL"/>
              </w:rPr>
            </w:pPr>
            <w:ins w:id="780"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0A55F00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81" w:author="Acaru, Silviu" w:date="2026-02-25T21:11:00Z" w16du:dateUtc="2026-02-25T20:11:00Z"/>
                <w:rFonts w:ascii="Times New Roman" w:eastAsia="Times New Roman" w:hAnsi="Times New Roman" w:cs="Times New Roman"/>
                <w:b/>
                <w:bCs/>
                <w:caps/>
                <w:color w:val="020817"/>
                <w:spacing w:val="6"/>
                <w:sz w:val="16"/>
                <w:szCs w:val="16"/>
                <w:lang w:val="en-NL"/>
              </w:rPr>
            </w:pPr>
            <w:ins w:id="782"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Train</w:t>
              </w:r>
            </w:ins>
          </w:p>
        </w:tc>
        <w:tc>
          <w:tcPr>
            <w:tcW w:w="0" w:type="auto"/>
          </w:tcPr>
          <w:p w14:paraId="1DE5A1A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83" w:author="Acaru, Silviu" w:date="2026-02-25T21:11:00Z" w16du:dateUtc="2026-02-25T20:11:00Z"/>
                <w:rFonts w:ascii="Times New Roman" w:eastAsia="Times New Roman" w:hAnsi="Times New Roman" w:cs="Times New Roman"/>
                <w:b/>
                <w:bCs/>
                <w:color w:val="020817"/>
                <w:spacing w:val="6"/>
                <w:sz w:val="16"/>
                <w:szCs w:val="16"/>
                <w:lang w:val="en-NL"/>
              </w:rPr>
            </w:pPr>
            <w:ins w:id="784"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Test</w:t>
              </w:r>
            </w:ins>
          </w:p>
        </w:tc>
        <w:tc>
          <w:tcPr>
            <w:tcW w:w="0" w:type="auto"/>
          </w:tcPr>
          <w:p w14:paraId="0D7708C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85" w:author="Acaru, Silviu" w:date="2026-02-25T21:11:00Z" w16du:dateUtc="2026-02-25T20:11:00Z"/>
                <w:rFonts w:ascii="Times New Roman" w:eastAsia="Times New Roman" w:hAnsi="Times New Roman" w:cs="Times New Roman"/>
                <w:b/>
                <w:bCs/>
                <w:color w:val="020817"/>
                <w:spacing w:val="6"/>
                <w:sz w:val="16"/>
                <w:szCs w:val="16"/>
                <w:lang w:val="en-NL"/>
              </w:rPr>
            </w:pPr>
            <w:ins w:id="786"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2A98082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87" w:author="Acaru, Silviu" w:date="2026-02-25T21:11:00Z" w16du:dateUtc="2026-02-25T20:11:00Z"/>
                <w:rFonts w:ascii="Times New Roman" w:eastAsia="Times New Roman" w:hAnsi="Times New Roman" w:cs="Times New Roman"/>
                <w:b/>
                <w:bCs/>
                <w:caps/>
                <w:color w:val="020817"/>
                <w:spacing w:val="6"/>
                <w:sz w:val="16"/>
                <w:szCs w:val="16"/>
                <w:lang w:val="en-NL"/>
              </w:rPr>
            </w:pPr>
            <w:ins w:id="788"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Train</w:t>
              </w:r>
            </w:ins>
          </w:p>
        </w:tc>
        <w:tc>
          <w:tcPr>
            <w:tcW w:w="0" w:type="auto"/>
            <w:noWrap/>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89" w:author="Acaru, Silviu" w:date="2026-02-25T21:11:00Z" w16du:dateUtc="2026-02-25T20:11:00Z"/>
                <w:rFonts w:ascii="Times New Roman" w:eastAsia="Times New Roman" w:hAnsi="Times New Roman" w:cs="Times New Roman"/>
                <w:b/>
                <w:bCs/>
                <w:caps/>
                <w:color w:val="020817"/>
                <w:spacing w:val="6"/>
                <w:sz w:val="16"/>
                <w:szCs w:val="16"/>
                <w:lang w:val="en-NL"/>
              </w:rPr>
            </w:pPr>
            <w:ins w:id="790"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91" w:author="Acaru, Silviu" w:date="2026-02-25T21:11:00Z" w16du:dateUtc="2026-02-25T20:11:00Z"/>
                <w:rFonts w:ascii="Times New Roman" w:eastAsia="Times New Roman" w:hAnsi="Times New Roman" w:cs="Times New Roman"/>
                <w:b/>
                <w:bCs/>
                <w:caps/>
                <w:color w:val="020817"/>
                <w:spacing w:val="6"/>
                <w:sz w:val="16"/>
                <w:szCs w:val="16"/>
                <w:lang w:val="en-NL"/>
              </w:rPr>
            </w:pPr>
            <w:ins w:id="792"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Test</w:t>
              </w:r>
            </w:ins>
          </w:p>
        </w:tc>
      </w:tr>
      <w:tr w:rsidR="00964761" w:rsidRPr="001A2E09" w14:paraId="20F2169A" w14:textId="77777777" w:rsidTr="008C04A9">
        <w:trPr>
          <w:trHeight w:val="261"/>
          <w:ins w:id="793"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8C04A9">
            <w:pPr>
              <w:jc w:val="center"/>
              <w:rPr>
                <w:ins w:id="794" w:author="Acaru, Silviu" w:date="2026-02-25T21:11:00Z" w16du:dateUtc="2026-02-25T20:11:00Z"/>
                <w:rFonts w:ascii="Times New Roman" w:eastAsia="Times New Roman" w:hAnsi="Times New Roman" w:cs="Times New Roman"/>
                <w:color w:val="020817"/>
                <w:sz w:val="16"/>
                <w:szCs w:val="16"/>
                <w:lang w:val="en-NL"/>
              </w:rPr>
            </w:pPr>
            <w:ins w:id="795"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ins>
          </w:p>
        </w:tc>
        <w:tc>
          <w:tcPr>
            <w:tcW w:w="0" w:type="auto"/>
            <w:hideMark/>
          </w:tcPr>
          <w:p w14:paraId="6051DB53" w14:textId="5904CCB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796" w:author="Acaru, Silviu" w:date="2026-02-25T21:11:00Z" w16du:dateUtc="2026-02-25T20:11:00Z"/>
                <w:rFonts w:ascii="Times New Roman" w:eastAsia="Times New Roman" w:hAnsi="Times New Roman" w:cs="Times New Roman"/>
                <w:color w:val="020817"/>
                <w:sz w:val="16"/>
                <w:szCs w:val="16"/>
                <w:lang w:val="en-NL"/>
              </w:rPr>
            </w:pPr>
            <w:ins w:id="797" w:author="Acaru, Silviu" w:date="2026-02-25T21:11:00Z" w16du:dateUtc="2026-02-25T20:11:00Z">
              <w:r>
                <w:rPr>
                  <w:rFonts w:ascii="Times New Roman" w:eastAsia="Times New Roman" w:hAnsi="Times New Roman" w:cs="Times New Roman"/>
                  <w:color w:val="020817"/>
                  <w:sz w:val="16"/>
                  <w:szCs w:val="16"/>
                  <w:lang w:val="en-NL"/>
                </w:rPr>
                <w:t>0.81</w:t>
              </w:r>
            </w:ins>
          </w:p>
        </w:tc>
        <w:tc>
          <w:tcPr>
            <w:tcW w:w="0" w:type="auto"/>
          </w:tcPr>
          <w:p w14:paraId="3F57DEE9" w14:textId="55E7734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798"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799" w:author="Acaru, Silviu" w:date="2026-02-25T21:11:00Z" w16du:dateUtc="2026-02-25T20:11:00Z">
              <w:r>
                <w:rPr>
                  <w:rFonts w:ascii="Times New Roman" w:eastAsia="Times New Roman" w:hAnsi="Times New Roman" w:cs="Times New Roman"/>
                  <w:color w:val="020817"/>
                  <w:sz w:val="16"/>
                  <w:szCs w:val="16"/>
                  <w:bdr w:val="single" w:sz="2" w:space="0" w:color="E2E8F0" w:frame="1"/>
                  <w:lang w:val="en-NL"/>
                </w:rPr>
                <w:t>0.53</w:t>
              </w:r>
            </w:ins>
          </w:p>
        </w:tc>
        <w:tc>
          <w:tcPr>
            <w:tcW w:w="0" w:type="auto"/>
          </w:tcPr>
          <w:p w14:paraId="290F6FBB" w14:textId="6BF3A2C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00"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01"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0.4</w:t>
              </w:r>
            </w:ins>
            <w:ins w:id="802" w:author="Acaru, Silviu" w:date="2026-02-25T21:12:00Z" w16du:dateUtc="2026-02-25T20:12:00Z">
              <w:r>
                <w:rPr>
                  <w:rFonts w:ascii="Times New Roman" w:eastAsia="Times New Roman" w:hAnsi="Times New Roman" w:cs="Times New Roman"/>
                  <w:color w:val="020817"/>
                  <w:sz w:val="16"/>
                  <w:szCs w:val="16"/>
                  <w:bdr w:val="single" w:sz="2" w:space="0" w:color="E2E8F0" w:frame="1"/>
                  <w:lang w:val="en-NL"/>
                </w:rPr>
                <w:t>5</w:t>
              </w:r>
            </w:ins>
          </w:p>
        </w:tc>
        <w:tc>
          <w:tcPr>
            <w:tcW w:w="0" w:type="auto"/>
            <w:hideMark/>
          </w:tcPr>
          <w:p w14:paraId="503E1FA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03" w:author="Acaru, Silviu" w:date="2026-02-25T21:11:00Z" w16du:dateUtc="2026-02-25T20:11:00Z"/>
                <w:rFonts w:ascii="Times New Roman" w:eastAsia="Times New Roman" w:hAnsi="Times New Roman" w:cs="Times New Roman"/>
                <w:color w:val="020817"/>
                <w:sz w:val="16"/>
                <w:szCs w:val="16"/>
                <w:lang w:val="en-NL"/>
              </w:rPr>
            </w:pPr>
            <w:ins w:id="804"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134.18</w:t>
              </w:r>
            </w:ins>
          </w:p>
        </w:tc>
        <w:tc>
          <w:tcPr>
            <w:tcW w:w="0" w:type="auto"/>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05"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06"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348.84</w:t>
              </w:r>
            </w:ins>
          </w:p>
        </w:tc>
        <w:tc>
          <w:tcPr>
            <w:tcW w:w="0" w:type="auto"/>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07"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08"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429.07</w:t>
              </w:r>
            </w:ins>
          </w:p>
        </w:tc>
        <w:tc>
          <w:tcPr>
            <w:tcW w:w="0" w:type="auto"/>
            <w:hideMark/>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09" w:author="Acaru, Silviu" w:date="2026-02-25T21:11:00Z" w16du:dateUtc="2026-02-25T20:11:00Z"/>
                <w:rFonts w:ascii="Times New Roman" w:eastAsia="Times New Roman" w:hAnsi="Times New Roman" w:cs="Times New Roman"/>
                <w:color w:val="020817"/>
                <w:sz w:val="16"/>
                <w:szCs w:val="16"/>
                <w:lang w:val="en-NL"/>
              </w:rPr>
            </w:pPr>
            <w:ins w:id="810"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10.00</w:t>
              </w:r>
            </w:ins>
          </w:p>
        </w:tc>
        <w:tc>
          <w:tcPr>
            <w:tcW w:w="0" w:type="auto"/>
            <w:hideMark/>
          </w:tcPr>
          <w:p w14:paraId="5B18A4FE"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11" w:author="Acaru, Silviu" w:date="2026-02-25T21:11:00Z" w16du:dateUtc="2026-02-25T20:11:00Z"/>
                <w:rFonts w:ascii="Times New Roman" w:eastAsia="Times New Roman" w:hAnsi="Times New Roman" w:cs="Times New Roman"/>
                <w:color w:val="020817"/>
                <w:sz w:val="16"/>
                <w:szCs w:val="16"/>
                <w:lang w:val="en-NL"/>
              </w:rPr>
            </w:pPr>
            <w:ins w:id="812"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15.99</w:t>
              </w:r>
            </w:ins>
          </w:p>
        </w:tc>
        <w:tc>
          <w:tcPr>
            <w:tcW w:w="0" w:type="auto"/>
            <w:hideMark/>
          </w:tcPr>
          <w:p w14:paraId="5B7E8CF2"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13" w:author="Acaru, Silviu" w:date="2026-02-25T21:11:00Z" w16du:dateUtc="2026-02-25T20:11:00Z"/>
                <w:rFonts w:ascii="Times New Roman" w:eastAsia="Times New Roman" w:hAnsi="Times New Roman" w:cs="Times New Roman"/>
                <w:color w:val="020817"/>
                <w:sz w:val="16"/>
                <w:szCs w:val="16"/>
                <w:lang w:val="en-NL"/>
              </w:rPr>
            </w:pPr>
            <w:ins w:id="814"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15.26</w:t>
              </w:r>
            </w:ins>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ins w:id="815"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8C04A9">
            <w:pPr>
              <w:jc w:val="center"/>
              <w:rPr>
                <w:ins w:id="816" w:author="Acaru, Silviu" w:date="2026-02-25T21:11:00Z" w16du:dateUtc="2026-02-25T20:11:00Z"/>
                <w:rFonts w:ascii="Times New Roman" w:eastAsia="Times New Roman" w:hAnsi="Times New Roman" w:cs="Times New Roman"/>
                <w:color w:val="020817"/>
                <w:sz w:val="16"/>
                <w:szCs w:val="16"/>
                <w:lang w:val="en-NL"/>
              </w:rPr>
            </w:pPr>
            <w:ins w:id="817" w:author="Acaru, Silviu" w:date="2026-02-25T21:11:00Z" w16du:dateUtc="2026-02-25T20:11:00Z">
              <w:r>
                <w:rPr>
                  <w:rFonts w:ascii="Times New Roman" w:eastAsia="Times New Roman" w:hAnsi="Times New Roman" w:cs="Times New Roman"/>
                  <w:caps w:val="0"/>
                  <w:color w:val="020817"/>
                  <w:sz w:val="16"/>
                  <w:szCs w:val="16"/>
                  <w:bdr w:val="single" w:sz="2" w:space="0" w:color="E2E8F0" w:frame="1"/>
                  <w:lang w:val="en-NL"/>
                </w:rPr>
                <w:t>RF</w:t>
              </w:r>
            </w:ins>
          </w:p>
        </w:tc>
        <w:tc>
          <w:tcPr>
            <w:tcW w:w="0" w:type="auto"/>
            <w:hideMark/>
          </w:tcPr>
          <w:p w14:paraId="4D196250" w14:textId="576CB9B1"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18" w:author="Acaru, Silviu" w:date="2026-02-25T21:11:00Z" w16du:dateUtc="2026-02-25T20:11:00Z"/>
                <w:rFonts w:ascii="Times New Roman" w:eastAsia="Times New Roman" w:hAnsi="Times New Roman" w:cs="Times New Roman"/>
                <w:color w:val="020817"/>
                <w:sz w:val="16"/>
                <w:szCs w:val="16"/>
                <w:lang w:val="en-NL"/>
              </w:rPr>
            </w:pPr>
            <w:ins w:id="819" w:author="Acaru, Silviu" w:date="2026-02-25T21:11:00Z" w16du:dateUtc="2026-02-25T20:11:00Z">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ins>
          </w:p>
        </w:tc>
        <w:tc>
          <w:tcPr>
            <w:tcW w:w="0" w:type="auto"/>
          </w:tcPr>
          <w:p w14:paraId="61DD826F" w14:textId="1177C623"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20" w:author="Acaru, Silviu" w:date="2026-02-25T21:11:00Z" w16du:dateUtc="2026-02-25T20:11:00Z"/>
                <w:rFonts w:ascii="Times New Roman" w:eastAsia="Times New Roman" w:hAnsi="Times New Roman" w:cs="Times New Roman"/>
                <w:color w:val="020817"/>
                <w:sz w:val="16"/>
                <w:szCs w:val="16"/>
                <w:lang w:val="en-NL"/>
              </w:rPr>
            </w:pPr>
            <w:ins w:id="821" w:author="Acaru, Silviu" w:date="2026-02-25T21:11:00Z" w16du:dateUtc="2026-02-25T20:11:00Z">
              <w:r w:rsidRPr="001A2E09">
                <w:rPr>
                  <w:rFonts w:ascii="Times New Roman" w:eastAsia="Times New Roman" w:hAnsi="Times New Roman" w:cs="Times New Roman"/>
                  <w:color w:val="020817"/>
                  <w:sz w:val="16"/>
                  <w:szCs w:val="16"/>
                  <w:lang w:val="en-NL"/>
                </w:rPr>
                <w:t>0.51</w:t>
              </w:r>
            </w:ins>
          </w:p>
        </w:tc>
        <w:tc>
          <w:tcPr>
            <w:tcW w:w="0" w:type="auto"/>
          </w:tcPr>
          <w:p w14:paraId="09E1D856" w14:textId="7CEDAA95"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22" w:author="Acaru, Silviu" w:date="2026-02-25T21:11:00Z" w16du:dateUtc="2026-02-25T20:11:00Z"/>
                <w:rFonts w:ascii="Times New Roman" w:eastAsia="Times New Roman" w:hAnsi="Times New Roman" w:cs="Times New Roman"/>
                <w:color w:val="020817"/>
                <w:sz w:val="16"/>
                <w:szCs w:val="16"/>
                <w:lang w:val="en-NL"/>
              </w:rPr>
            </w:pPr>
            <w:ins w:id="823" w:author="Acaru, Silviu" w:date="2026-02-25T21:11:00Z" w16du:dateUtc="2026-02-25T20:11:00Z">
              <w:r w:rsidRPr="001A2E09">
                <w:rPr>
                  <w:rFonts w:ascii="Times New Roman" w:eastAsia="Times New Roman" w:hAnsi="Times New Roman" w:cs="Times New Roman"/>
                  <w:color w:val="020817"/>
                  <w:sz w:val="16"/>
                  <w:szCs w:val="16"/>
                  <w:lang w:val="en-NL"/>
                </w:rPr>
                <w:t>0.29</w:t>
              </w:r>
            </w:ins>
          </w:p>
        </w:tc>
        <w:tc>
          <w:tcPr>
            <w:tcW w:w="0" w:type="auto"/>
            <w:hideMark/>
          </w:tcPr>
          <w:p w14:paraId="3834FFF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24" w:author="Acaru, Silviu" w:date="2026-02-25T21:11:00Z" w16du:dateUtc="2026-02-25T20:11:00Z"/>
                <w:rFonts w:ascii="Times New Roman" w:eastAsia="Times New Roman" w:hAnsi="Times New Roman" w:cs="Times New Roman"/>
                <w:color w:val="020817"/>
                <w:sz w:val="16"/>
                <w:szCs w:val="16"/>
                <w:lang w:val="en-NL"/>
              </w:rPr>
            </w:pPr>
            <w:ins w:id="825" w:author="Acaru, Silviu" w:date="2026-02-25T21:11:00Z" w16du:dateUtc="2026-02-25T20:11:00Z">
              <w:r w:rsidRPr="001A2E09">
                <w:rPr>
                  <w:rFonts w:ascii="Times New Roman" w:eastAsia="Times New Roman" w:hAnsi="Times New Roman" w:cs="Times New Roman"/>
                  <w:color w:val="020817"/>
                  <w:sz w:val="16"/>
                  <w:szCs w:val="16"/>
                  <w:lang w:val="en-NL"/>
                </w:rPr>
                <w:t>189.89</w:t>
              </w:r>
            </w:ins>
          </w:p>
        </w:tc>
        <w:tc>
          <w:tcPr>
            <w:tcW w:w="0" w:type="auto"/>
          </w:tcPr>
          <w:p w14:paraId="644C33F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26" w:author="Acaru, Silviu" w:date="2026-02-25T21:11:00Z" w16du:dateUtc="2026-02-25T20:11:00Z"/>
                <w:rFonts w:ascii="Times New Roman" w:eastAsia="Times New Roman" w:hAnsi="Times New Roman" w:cs="Times New Roman"/>
                <w:color w:val="020817"/>
                <w:sz w:val="16"/>
                <w:szCs w:val="16"/>
                <w:lang w:val="en-NL"/>
              </w:rPr>
            </w:pPr>
            <w:ins w:id="827" w:author="Acaru, Silviu" w:date="2026-02-25T21:11:00Z" w16du:dateUtc="2026-02-25T20:11:00Z">
              <w:r w:rsidRPr="001A2E09">
                <w:rPr>
                  <w:rFonts w:ascii="Times New Roman" w:eastAsia="Times New Roman" w:hAnsi="Times New Roman" w:cs="Times New Roman"/>
                  <w:color w:val="020817"/>
                  <w:sz w:val="16"/>
                  <w:szCs w:val="16"/>
                  <w:lang w:val="en-NL"/>
                </w:rPr>
                <w:t>364.11</w:t>
              </w:r>
            </w:ins>
          </w:p>
        </w:tc>
        <w:tc>
          <w:tcPr>
            <w:tcW w:w="0" w:type="auto"/>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28" w:author="Acaru, Silviu" w:date="2026-02-25T21:11:00Z" w16du:dateUtc="2026-02-25T20:11:00Z"/>
                <w:rFonts w:ascii="Times New Roman" w:eastAsia="Times New Roman" w:hAnsi="Times New Roman" w:cs="Times New Roman"/>
                <w:color w:val="020817"/>
                <w:sz w:val="16"/>
                <w:szCs w:val="16"/>
                <w:lang w:val="en-NL"/>
              </w:rPr>
            </w:pPr>
            <w:ins w:id="829" w:author="Acaru, Silviu" w:date="2026-02-25T21:11:00Z" w16du:dateUtc="2026-02-25T20:11:00Z">
              <w:r w:rsidRPr="001A2E09">
                <w:rPr>
                  <w:rFonts w:ascii="Times New Roman" w:eastAsia="Times New Roman" w:hAnsi="Times New Roman" w:cs="Times New Roman"/>
                  <w:color w:val="020817"/>
                  <w:sz w:val="16"/>
                  <w:szCs w:val="16"/>
                  <w:lang w:val="en-NL"/>
                </w:rPr>
                <w:t>550.17</w:t>
              </w:r>
            </w:ins>
          </w:p>
        </w:tc>
        <w:tc>
          <w:tcPr>
            <w:tcW w:w="0" w:type="auto"/>
            <w:hideMark/>
          </w:tcPr>
          <w:p w14:paraId="1AA48D40"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30" w:author="Acaru, Silviu" w:date="2026-02-25T21:11:00Z" w16du:dateUtc="2026-02-25T20:11:00Z"/>
                <w:rFonts w:ascii="Times New Roman" w:eastAsia="Times New Roman" w:hAnsi="Times New Roman" w:cs="Times New Roman"/>
                <w:color w:val="020817"/>
                <w:sz w:val="16"/>
                <w:szCs w:val="16"/>
                <w:lang w:val="en-NL"/>
              </w:rPr>
            </w:pPr>
            <w:ins w:id="831" w:author="Acaru, Silviu" w:date="2026-02-25T21:11:00Z" w16du:dateUtc="2026-02-25T20:11:00Z">
              <w:r w:rsidRPr="001A2E09">
                <w:rPr>
                  <w:rFonts w:ascii="Times New Roman" w:eastAsia="Times New Roman" w:hAnsi="Times New Roman" w:cs="Times New Roman"/>
                  <w:color w:val="020817"/>
                  <w:sz w:val="16"/>
                  <w:szCs w:val="16"/>
                  <w:lang w:val="en-NL"/>
                </w:rPr>
                <w:t>9.78</w:t>
              </w:r>
            </w:ins>
          </w:p>
        </w:tc>
        <w:tc>
          <w:tcPr>
            <w:tcW w:w="0" w:type="auto"/>
            <w:hideMark/>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32" w:author="Acaru, Silviu" w:date="2026-02-25T21:11:00Z" w16du:dateUtc="2026-02-25T20:11:00Z"/>
                <w:rFonts w:ascii="Times New Roman" w:eastAsia="Times New Roman" w:hAnsi="Times New Roman" w:cs="Times New Roman"/>
                <w:color w:val="020817"/>
                <w:sz w:val="16"/>
                <w:szCs w:val="16"/>
                <w:lang w:val="en-NL"/>
              </w:rPr>
            </w:pPr>
            <w:ins w:id="833" w:author="Acaru, Silviu" w:date="2026-02-25T21:11:00Z" w16du:dateUtc="2026-02-25T20:11:00Z">
              <w:r w:rsidRPr="001A2E09">
                <w:rPr>
                  <w:rFonts w:ascii="Times New Roman" w:eastAsia="Times New Roman" w:hAnsi="Times New Roman" w:cs="Times New Roman"/>
                  <w:color w:val="020817"/>
                  <w:sz w:val="16"/>
                  <w:szCs w:val="16"/>
                  <w:lang w:val="en-NL"/>
                </w:rPr>
                <w:t>17.58</w:t>
              </w:r>
            </w:ins>
          </w:p>
        </w:tc>
        <w:tc>
          <w:tcPr>
            <w:tcW w:w="0" w:type="auto"/>
            <w:hideMark/>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34" w:author="Acaru, Silviu" w:date="2026-02-25T21:11:00Z" w16du:dateUtc="2026-02-25T20:11:00Z"/>
                <w:rFonts w:ascii="Times New Roman" w:eastAsia="Times New Roman" w:hAnsi="Times New Roman" w:cs="Times New Roman"/>
                <w:color w:val="020817"/>
                <w:sz w:val="16"/>
                <w:szCs w:val="16"/>
                <w:lang w:val="en-NL"/>
              </w:rPr>
            </w:pPr>
            <w:ins w:id="835" w:author="Acaru, Silviu" w:date="2026-02-25T21:11:00Z" w16du:dateUtc="2026-02-25T20:11:00Z">
              <w:r w:rsidRPr="001A2E09">
                <w:rPr>
                  <w:rFonts w:ascii="Times New Roman" w:eastAsia="Times New Roman" w:hAnsi="Times New Roman" w:cs="Times New Roman"/>
                  <w:color w:val="020817"/>
                  <w:sz w:val="16"/>
                  <w:szCs w:val="16"/>
                  <w:lang w:val="en-NL"/>
                </w:rPr>
                <w:t>15.74</w:t>
              </w:r>
            </w:ins>
          </w:p>
        </w:tc>
      </w:tr>
      <w:tr w:rsidR="00964761" w:rsidRPr="001A2E09" w14:paraId="1B22BEE7" w14:textId="77777777" w:rsidTr="008C04A9">
        <w:trPr>
          <w:trHeight w:val="261"/>
          <w:ins w:id="836"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8C04A9">
            <w:pPr>
              <w:jc w:val="center"/>
              <w:rPr>
                <w:ins w:id="837" w:author="Acaru, Silviu" w:date="2026-02-25T21:11:00Z" w16du:dateUtc="2026-02-25T20:11:00Z"/>
                <w:rFonts w:ascii="Times New Roman" w:eastAsia="Times New Roman" w:hAnsi="Times New Roman" w:cs="Times New Roman"/>
                <w:color w:val="020817"/>
                <w:sz w:val="16"/>
                <w:szCs w:val="16"/>
                <w:lang w:val="en-NL"/>
              </w:rPr>
            </w:pPr>
            <w:ins w:id="838"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ins>
          </w:p>
        </w:tc>
        <w:tc>
          <w:tcPr>
            <w:tcW w:w="0" w:type="auto"/>
            <w:hideMark/>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39" w:author="Acaru, Silviu" w:date="2026-02-25T21:11:00Z" w16du:dateUtc="2026-02-25T20:11:00Z"/>
                <w:rFonts w:ascii="Times New Roman" w:eastAsia="Times New Roman" w:hAnsi="Times New Roman" w:cs="Times New Roman"/>
                <w:color w:val="020817"/>
                <w:sz w:val="16"/>
                <w:szCs w:val="16"/>
                <w:lang w:val="en-NL"/>
              </w:rPr>
            </w:pPr>
            <w:ins w:id="840" w:author="Acaru, Silviu" w:date="2026-02-25T21:11:00Z" w16du:dateUtc="2026-02-25T20:11:00Z">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ins>
          </w:p>
        </w:tc>
        <w:tc>
          <w:tcPr>
            <w:tcW w:w="0" w:type="auto"/>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41" w:author="Acaru, Silviu" w:date="2026-02-25T21:11:00Z" w16du:dateUtc="2026-02-25T20:11:00Z"/>
                <w:rFonts w:ascii="Times New Roman" w:eastAsia="Times New Roman" w:hAnsi="Times New Roman" w:cs="Times New Roman"/>
                <w:color w:val="020817"/>
                <w:sz w:val="16"/>
                <w:szCs w:val="16"/>
                <w:lang w:val="en-NL"/>
              </w:rPr>
            </w:pPr>
            <w:ins w:id="842" w:author="Acaru, Silviu" w:date="2026-02-25T21:11:00Z" w16du:dateUtc="2026-02-25T20:11:00Z">
              <w:r w:rsidRPr="001A2E09">
                <w:rPr>
                  <w:rFonts w:ascii="Times New Roman" w:eastAsia="Times New Roman" w:hAnsi="Times New Roman" w:cs="Times New Roman"/>
                  <w:color w:val="020817"/>
                  <w:sz w:val="16"/>
                  <w:szCs w:val="16"/>
                  <w:lang w:val="en-NL"/>
                </w:rPr>
                <w:t>0.50</w:t>
              </w:r>
            </w:ins>
          </w:p>
        </w:tc>
        <w:tc>
          <w:tcPr>
            <w:tcW w:w="0" w:type="auto"/>
          </w:tcPr>
          <w:p w14:paraId="621B7E18" w14:textId="64EC7198"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43" w:author="Acaru, Silviu" w:date="2026-02-25T21:11:00Z" w16du:dateUtc="2026-02-25T20:11:00Z"/>
                <w:rFonts w:ascii="Times New Roman" w:eastAsia="Times New Roman" w:hAnsi="Times New Roman" w:cs="Times New Roman"/>
                <w:color w:val="020817"/>
                <w:sz w:val="16"/>
                <w:szCs w:val="16"/>
                <w:lang w:val="en-NL"/>
              </w:rPr>
            </w:pPr>
            <w:ins w:id="844" w:author="Acaru, Silviu" w:date="2026-02-25T21:11:00Z" w16du:dateUtc="2026-02-25T20:11:00Z">
              <w:r w:rsidRPr="001A2E09">
                <w:rPr>
                  <w:rFonts w:ascii="Times New Roman" w:eastAsia="Times New Roman" w:hAnsi="Times New Roman" w:cs="Times New Roman"/>
                  <w:color w:val="020817"/>
                  <w:sz w:val="16"/>
                  <w:szCs w:val="16"/>
                  <w:lang w:val="en-NL"/>
                </w:rPr>
                <w:t>0.27</w:t>
              </w:r>
            </w:ins>
          </w:p>
        </w:tc>
        <w:tc>
          <w:tcPr>
            <w:tcW w:w="0" w:type="auto"/>
            <w:hideMark/>
          </w:tcPr>
          <w:p w14:paraId="53C14871"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45" w:author="Acaru, Silviu" w:date="2026-02-25T21:11:00Z" w16du:dateUtc="2026-02-25T20:11:00Z"/>
                <w:rFonts w:ascii="Times New Roman" w:eastAsia="Times New Roman" w:hAnsi="Times New Roman" w:cs="Times New Roman"/>
                <w:color w:val="020817"/>
                <w:sz w:val="16"/>
                <w:szCs w:val="16"/>
                <w:lang w:val="en-NL"/>
              </w:rPr>
            </w:pPr>
            <w:ins w:id="846" w:author="Acaru, Silviu" w:date="2026-02-25T21:11:00Z" w16du:dateUtc="2026-02-25T20:11:00Z">
              <w:r w:rsidRPr="001A2E09">
                <w:rPr>
                  <w:rFonts w:ascii="Times New Roman" w:eastAsia="Times New Roman" w:hAnsi="Times New Roman" w:cs="Times New Roman"/>
                  <w:color w:val="020817"/>
                  <w:sz w:val="16"/>
                  <w:szCs w:val="16"/>
                  <w:lang w:val="en-NL"/>
                </w:rPr>
                <w:t>432.04</w:t>
              </w:r>
            </w:ins>
          </w:p>
        </w:tc>
        <w:tc>
          <w:tcPr>
            <w:tcW w:w="0" w:type="auto"/>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47" w:author="Acaru, Silviu" w:date="2026-02-25T21:11:00Z" w16du:dateUtc="2026-02-25T20:11:00Z"/>
                <w:rFonts w:ascii="Times New Roman" w:eastAsia="Times New Roman" w:hAnsi="Times New Roman" w:cs="Times New Roman"/>
                <w:color w:val="020817"/>
                <w:sz w:val="16"/>
                <w:szCs w:val="16"/>
                <w:lang w:val="en-NL"/>
              </w:rPr>
            </w:pPr>
            <w:ins w:id="848" w:author="Acaru, Silviu" w:date="2026-02-25T21:11:00Z" w16du:dateUtc="2026-02-25T20:11:00Z">
              <w:r w:rsidRPr="001A2E09">
                <w:rPr>
                  <w:rFonts w:ascii="Times New Roman" w:eastAsia="Times New Roman" w:hAnsi="Times New Roman" w:cs="Times New Roman"/>
                  <w:color w:val="020817"/>
                  <w:sz w:val="16"/>
                  <w:szCs w:val="16"/>
                  <w:lang w:val="en-NL"/>
                </w:rPr>
                <w:t>370.88</w:t>
              </w:r>
            </w:ins>
          </w:p>
        </w:tc>
        <w:tc>
          <w:tcPr>
            <w:tcW w:w="0" w:type="auto"/>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49" w:author="Acaru, Silviu" w:date="2026-02-25T21:11:00Z" w16du:dateUtc="2026-02-25T20:11:00Z"/>
                <w:rFonts w:ascii="Times New Roman" w:eastAsia="Times New Roman" w:hAnsi="Times New Roman" w:cs="Times New Roman"/>
                <w:color w:val="020817"/>
                <w:sz w:val="16"/>
                <w:szCs w:val="16"/>
                <w:lang w:val="en-NL"/>
              </w:rPr>
            </w:pPr>
            <w:ins w:id="850" w:author="Acaru, Silviu" w:date="2026-02-25T21:11:00Z" w16du:dateUtc="2026-02-25T20:11:00Z">
              <w:r w:rsidRPr="001A2E09">
                <w:rPr>
                  <w:rFonts w:ascii="Times New Roman" w:eastAsia="Times New Roman" w:hAnsi="Times New Roman" w:cs="Times New Roman"/>
                  <w:color w:val="020817"/>
                  <w:sz w:val="16"/>
                  <w:szCs w:val="16"/>
                  <w:lang w:val="en-NL"/>
                </w:rPr>
                <w:t>562.71</w:t>
              </w:r>
            </w:ins>
          </w:p>
        </w:tc>
        <w:tc>
          <w:tcPr>
            <w:tcW w:w="0" w:type="auto"/>
            <w:hideMark/>
          </w:tcPr>
          <w:p w14:paraId="7A327960"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51" w:author="Acaru, Silviu" w:date="2026-02-25T21:11:00Z" w16du:dateUtc="2026-02-25T20:11:00Z"/>
                <w:rFonts w:ascii="Times New Roman" w:eastAsia="Times New Roman" w:hAnsi="Times New Roman" w:cs="Times New Roman"/>
                <w:color w:val="020817"/>
                <w:sz w:val="16"/>
                <w:szCs w:val="16"/>
                <w:lang w:val="en-NL"/>
              </w:rPr>
            </w:pPr>
            <w:ins w:id="852" w:author="Acaru, Silviu" w:date="2026-02-25T21:11:00Z" w16du:dateUtc="2026-02-25T20:11:00Z">
              <w:r w:rsidRPr="001A2E09">
                <w:rPr>
                  <w:rFonts w:ascii="Times New Roman" w:eastAsia="Times New Roman" w:hAnsi="Times New Roman" w:cs="Times New Roman"/>
                  <w:color w:val="020817"/>
                  <w:sz w:val="16"/>
                  <w:szCs w:val="16"/>
                  <w:lang w:val="en-NL"/>
                </w:rPr>
                <w:t>15.22</w:t>
              </w:r>
            </w:ins>
          </w:p>
        </w:tc>
        <w:tc>
          <w:tcPr>
            <w:tcW w:w="0" w:type="auto"/>
            <w:hideMark/>
          </w:tcPr>
          <w:p w14:paraId="7D675EAB"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53" w:author="Acaru, Silviu" w:date="2026-02-25T21:11:00Z" w16du:dateUtc="2026-02-25T20:11:00Z"/>
                <w:rFonts w:ascii="Times New Roman" w:eastAsia="Times New Roman" w:hAnsi="Times New Roman" w:cs="Times New Roman"/>
                <w:color w:val="020817"/>
                <w:sz w:val="16"/>
                <w:szCs w:val="16"/>
                <w:lang w:val="en-NL"/>
              </w:rPr>
            </w:pPr>
            <w:ins w:id="854" w:author="Acaru, Silviu" w:date="2026-02-25T21:11:00Z" w16du:dateUtc="2026-02-25T20:11:00Z">
              <w:r w:rsidRPr="001A2E09">
                <w:rPr>
                  <w:rFonts w:ascii="Times New Roman" w:eastAsia="Times New Roman" w:hAnsi="Times New Roman" w:cs="Times New Roman"/>
                  <w:color w:val="020817"/>
                  <w:sz w:val="16"/>
                  <w:szCs w:val="16"/>
                  <w:lang w:val="en-NL"/>
                </w:rPr>
                <w:t>17.94</w:t>
              </w:r>
            </w:ins>
          </w:p>
        </w:tc>
        <w:tc>
          <w:tcPr>
            <w:tcW w:w="0" w:type="auto"/>
            <w:hideMark/>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55" w:author="Acaru, Silviu" w:date="2026-02-25T21:11:00Z" w16du:dateUtc="2026-02-25T20:11:00Z"/>
                <w:rFonts w:ascii="Times New Roman" w:eastAsia="Times New Roman" w:hAnsi="Times New Roman" w:cs="Times New Roman"/>
                <w:color w:val="020817"/>
                <w:sz w:val="16"/>
                <w:szCs w:val="16"/>
                <w:lang w:val="en-NL"/>
              </w:rPr>
            </w:pPr>
            <w:ins w:id="856" w:author="Acaru, Silviu" w:date="2026-02-25T21:11:00Z" w16du:dateUtc="2026-02-25T20:11:00Z">
              <w:r w:rsidRPr="001A2E09">
                <w:rPr>
                  <w:rFonts w:ascii="Times New Roman" w:eastAsia="Times New Roman" w:hAnsi="Times New Roman" w:cs="Times New Roman"/>
                  <w:color w:val="020817"/>
                  <w:sz w:val="16"/>
                  <w:szCs w:val="16"/>
                  <w:lang w:val="en-NL"/>
                </w:rPr>
                <w:t>15.45</w:t>
              </w:r>
            </w:ins>
          </w:p>
        </w:tc>
      </w:tr>
      <w:tr w:rsidR="00964761" w:rsidRPr="001A2E09" w14:paraId="26A82DBA" w14:textId="77777777" w:rsidTr="008C04A9">
        <w:trPr>
          <w:cnfStyle w:val="000000100000" w:firstRow="0" w:lastRow="0" w:firstColumn="0" w:lastColumn="0" w:oddVBand="0" w:evenVBand="0" w:oddHBand="1" w:evenHBand="0" w:firstRowFirstColumn="0" w:firstRowLastColumn="0" w:lastRowFirstColumn="0" w:lastRowLastColumn="0"/>
          <w:trHeight w:val="261"/>
          <w:ins w:id="857"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ins w:id="858" w:author="Acaru, Silviu" w:date="2026-02-25T21:11:00Z" w16du:dateUtc="2026-02-25T20:11:00Z"/>
                <w:rFonts w:ascii="Times New Roman" w:eastAsia="Times New Roman" w:hAnsi="Times New Roman" w:cs="Times New Roman"/>
                <w:color w:val="020817"/>
                <w:sz w:val="16"/>
                <w:szCs w:val="16"/>
                <w:lang w:val="en-NL"/>
              </w:rPr>
            </w:pPr>
            <w:ins w:id="859"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Lasso</w:t>
              </w:r>
            </w:ins>
          </w:p>
        </w:tc>
        <w:tc>
          <w:tcPr>
            <w:tcW w:w="0" w:type="auto"/>
            <w:hideMark/>
          </w:tcPr>
          <w:p w14:paraId="3B801118" w14:textId="728DDC6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60" w:author="Acaru, Silviu" w:date="2026-02-25T21:11:00Z" w16du:dateUtc="2026-02-25T20:11:00Z"/>
                <w:rFonts w:ascii="Times New Roman" w:eastAsia="Times New Roman" w:hAnsi="Times New Roman" w:cs="Times New Roman"/>
                <w:color w:val="020817"/>
                <w:sz w:val="16"/>
                <w:szCs w:val="16"/>
                <w:lang w:val="en-NL"/>
              </w:rPr>
            </w:pPr>
            <w:ins w:id="861" w:author="Acaru, Silviu" w:date="2026-02-25T21:11:00Z" w16du:dateUtc="2026-02-25T20:11:00Z">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ins>
          </w:p>
        </w:tc>
        <w:tc>
          <w:tcPr>
            <w:tcW w:w="0" w:type="auto"/>
          </w:tcPr>
          <w:p w14:paraId="3B1C9302" w14:textId="7682311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62" w:author="Acaru, Silviu" w:date="2026-02-25T21:11:00Z" w16du:dateUtc="2026-02-25T20:11:00Z"/>
                <w:rFonts w:ascii="Times New Roman" w:eastAsia="Times New Roman" w:hAnsi="Times New Roman" w:cs="Times New Roman"/>
                <w:color w:val="020817"/>
                <w:sz w:val="16"/>
                <w:szCs w:val="16"/>
                <w:lang w:val="en-NL"/>
              </w:rPr>
            </w:pPr>
            <w:ins w:id="863" w:author="Acaru, Silviu" w:date="2026-02-25T21:11:00Z" w16du:dateUtc="2026-02-25T20:11:00Z">
              <w:r w:rsidRPr="001A2E09">
                <w:rPr>
                  <w:rFonts w:ascii="Times New Roman" w:eastAsia="Times New Roman" w:hAnsi="Times New Roman" w:cs="Times New Roman"/>
                  <w:color w:val="020817"/>
                  <w:sz w:val="16"/>
                  <w:szCs w:val="16"/>
                  <w:lang w:val="en-NL"/>
                </w:rPr>
                <w:t>0.32</w:t>
              </w:r>
            </w:ins>
          </w:p>
        </w:tc>
        <w:tc>
          <w:tcPr>
            <w:tcW w:w="0" w:type="auto"/>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64" w:author="Acaru, Silviu" w:date="2026-02-25T21:11:00Z" w16du:dateUtc="2026-02-25T20:11:00Z"/>
                <w:rFonts w:ascii="Times New Roman" w:eastAsia="Times New Roman" w:hAnsi="Times New Roman" w:cs="Times New Roman"/>
                <w:color w:val="020817"/>
                <w:sz w:val="16"/>
                <w:szCs w:val="16"/>
                <w:lang w:val="en-NL"/>
              </w:rPr>
            </w:pPr>
            <w:ins w:id="865" w:author="Acaru, Silviu" w:date="2026-02-25T21:11:00Z" w16du:dateUtc="2026-02-25T20:11:00Z">
              <w:r w:rsidRPr="001A2E09">
                <w:rPr>
                  <w:rFonts w:ascii="Times New Roman" w:eastAsia="Times New Roman" w:hAnsi="Times New Roman" w:cs="Times New Roman"/>
                  <w:color w:val="020817"/>
                  <w:sz w:val="16"/>
                  <w:szCs w:val="16"/>
                  <w:lang w:val="en-NL"/>
                </w:rPr>
                <w:t>0.2</w:t>
              </w:r>
            </w:ins>
            <w:ins w:id="866" w:author="Acaru, Silviu" w:date="2026-02-25T21:12:00Z" w16du:dateUtc="2026-02-25T20:12:00Z">
              <w:r>
                <w:rPr>
                  <w:rFonts w:ascii="Times New Roman" w:eastAsia="Times New Roman" w:hAnsi="Times New Roman" w:cs="Times New Roman"/>
                  <w:color w:val="020817"/>
                  <w:sz w:val="16"/>
                  <w:szCs w:val="16"/>
                  <w:lang w:val="en-NL"/>
                </w:rPr>
                <w:t>4</w:t>
              </w:r>
            </w:ins>
          </w:p>
        </w:tc>
        <w:tc>
          <w:tcPr>
            <w:tcW w:w="0" w:type="auto"/>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67" w:author="Acaru, Silviu" w:date="2026-02-25T21:11:00Z" w16du:dateUtc="2026-02-25T20:11:00Z"/>
                <w:rFonts w:ascii="Times New Roman" w:eastAsia="Times New Roman" w:hAnsi="Times New Roman" w:cs="Times New Roman"/>
                <w:color w:val="020817"/>
                <w:sz w:val="16"/>
                <w:szCs w:val="16"/>
                <w:lang w:val="en-NL"/>
              </w:rPr>
            </w:pPr>
            <w:ins w:id="868" w:author="Acaru, Silviu" w:date="2026-02-25T21:11:00Z" w16du:dateUtc="2026-02-25T20:11:00Z">
              <w:r w:rsidRPr="001A2E09">
                <w:rPr>
                  <w:rFonts w:ascii="Times New Roman" w:eastAsia="Times New Roman" w:hAnsi="Times New Roman" w:cs="Times New Roman"/>
                  <w:color w:val="020817"/>
                  <w:sz w:val="16"/>
                  <w:szCs w:val="16"/>
                  <w:lang w:val="en-NL"/>
                </w:rPr>
                <w:t>501.53</w:t>
              </w:r>
            </w:ins>
          </w:p>
        </w:tc>
        <w:tc>
          <w:tcPr>
            <w:tcW w:w="0" w:type="auto"/>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69" w:author="Acaru, Silviu" w:date="2026-02-25T21:11:00Z" w16du:dateUtc="2026-02-25T20:11:00Z"/>
                <w:rFonts w:ascii="Times New Roman" w:eastAsia="Times New Roman" w:hAnsi="Times New Roman" w:cs="Times New Roman"/>
                <w:color w:val="020817"/>
                <w:sz w:val="16"/>
                <w:szCs w:val="16"/>
                <w:lang w:val="en-NL"/>
              </w:rPr>
            </w:pPr>
            <w:ins w:id="870" w:author="Acaru, Silviu" w:date="2026-02-25T21:11:00Z" w16du:dateUtc="2026-02-25T20:11:00Z">
              <w:r w:rsidRPr="001A2E09">
                <w:rPr>
                  <w:rFonts w:ascii="Times New Roman" w:eastAsia="Times New Roman" w:hAnsi="Times New Roman" w:cs="Times New Roman"/>
                  <w:color w:val="020817"/>
                  <w:sz w:val="16"/>
                  <w:szCs w:val="16"/>
                  <w:lang w:val="en-NL"/>
                </w:rPr>
                <w:t>507.15</w:t>
              </w:r>
            </w:ins>
          </w:p>
        </w:tc>
        <w:tc>
          <w:tcPr>
            <w:tcW w:w="0" w:type="auto"/>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71" w:author="Acaru, Silviu" w:date="2026-02-25T21:11:00Z" w16du:dateUtc="2026-02-25T20:11:00Z"/>
                <w:rFonts w:ascii="Times New Roman" w:eastAsia="Times New Roman" w:hAnsi="Times New Roman" w:cs="Times New Roman"/>
                <w:color w:val="020817"/>
                <w:sz w:val="16"/>
                <w:szCs w:val="16"/>
                <w:lang w:val="en-NL"/>
              </w:rPr>
            </w:pPr>
            <w:ins w:id="872" w:author="Acaru, Silviu" w:date="2026-02-25T21:11:00Z" w16du:dateUtc="2026-02-25T20:11:00Z">
              <w:r w:rsidRPr="001A2E09">
                <w:rPr>
                  <w:rFonts w:ascii="Times New Roman" w:eastAsia="Times New Roman" w:hAnsi="Times New Roman" w:cs="Times New Roman"/>
                  <w:color w:val="020817"/>
                  <w:sz w:val="16"/>
                  <w:szCs w:val="16"/>
                  <w:lang w:val="en-NL"/>
                </w:rPr>
                <w:t>589.55</w:t>
              </w:r>
            </w:ins>
          </w:p>
        </w:tc>
        <w:tc>
          <w:tcPr>
            <w:tcW w:w="0" w:type="auto"/>
            <w:hideMark/>
          </w:tcPr>
          <w:p w14:paraId="7C017DF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73" w:author="Acaru, Silviu" w:date="2026-02-25T21:11:00Z" w16du:dateUtc="2026-02-25T20:11:00Z"/>
                <w:rFonts w:ascii="Times New Roman" w:eastAsia="Times New Roman" w:hAnsi="Times New Roman" w:cs="Times New Roman"/>
                <w:color w:val="020817"/>
                <w:sz w:val="16"/>
                <w:szCs w:val="16"/>
                <w:lang w:val="en-NL"/>
              </w:rPr>
            </w:pPr>
            <w:ins w:id="874" w:author="Acaru, Silviu" w:date="2026-02-25T21:11:00Z" w16du:dateUtc="2026-02-25T20:11:00Z">
              <w:r w:rsidRPr="001A2E09">
                <w:rPr>
                  <w:rFonts w:ascii="Times New Roman" w:eastAsia="Times New Roman" w:hAnsi="Times New Roman" w:cs="Times New Roman"/>
                  <w:color w:val="020817"/>
                  <w:sz w:val="16"/>
                  <w:szCs w:val="16"/>
                  <w:lang w:val="en-NL"/>
                </w:rPr>
                <w:t>18.44</w:t>
              </w:r>
            </w:ins>
          </w:p>
        </w:tc>
        <w:tc>
          <w:tcPr>
            <w:tcW w:w="0" w:type="auto"/>
            <w:hideMark/>
          </w:tcPr>
          <w:p w14:paraId="6049D1D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75" w:author="Acaru, Silviu" w:date="2026-02-25T21:11:00Z" w16du:dateUtc="2026-02-25T20:11:00Z"/>
                <w:rFonts w:ascii="Times New Roman" w:eastAsia="Times New Roman" w:hAnsi="Times New Roman" w:cs="Times New Roman"/>
                <w:color w:val="020817"/>
                <w:sz w:val="16"/>
                <w:szCs w:val="16"/>
                <w:lang w:val="en-NL"/>
              </w:rPr>
            </w:pPr>
            <w:ins w:id="876" w:author="Acaru, Silviu" w:date="2026-02-25T21:11:00Z" w16du:dateUtc="2026-02-25T20:11:00Z">
              <w:r w:rsidRPr="001A2E09">
                <w:rPr>
                  <w:rFonts w:ascii="Times New Roman" w:eastAsia="Times New Roman" w:hAnsi="Times New Roman" w:cs="Times New Roman"/>
                  <w:color w:val="020817"/>
                  <w:sz w:val="16"/>
                  <w:szCs w:val="16"/>
                  <w:lang w:val="en-NL"/>
                </w:rPr>
                <w:t>19.59</w:t>
              </w:r>
            </w:ins>
          </w:p>
        </w:tc>
        <w:tc>
          <w:tcPr>
            <w:tcW w:w="0" w:type="auto"/>
            <w:hideMark/>
          </w:tcPr>
          <w:p w14:paraId="0B03AA4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77" w:author="Acaru, Silviu" w:date="2026-02-25T21:11:00Z" w16du:dateUtc="2026-02-25T20:11:00Z"/>
                <w:rFonts w:ascii="Times New Roman" w:eastAsia="Times New Roman" w:hAnsi="Times New Roman" w:cs="Times New Roman"/>
                <w:color w:val="020817"/>
                <w:sz w:val="16"/>
                <w:szCs w:val="16"/>
                <w:lang w:val="en-NL"/>
              </w:rPr>
            </w:pPr>
            <w:ins w:id="878" w:author="Acaru, Silviu" w:date="2026-02-25T21:11:00Z" w16du:dateUtc="2026-02-25T20:11:00Z">
              <w:r w:rsidRPr="001A2E09">
                <w:rPr>
                  <w:rFonts w:ascii="Times New Roman" w:eastAsia="Times New Roman" w:hAnsi="Times New Roman" w:cs="Times New Roman"/>
                  <w:color w:val="020817"/>
                  <w:sz w:val="16"/>
                  <w:szCs w:val="16"/>
                  <w:lang w:val="en-NL"/>
                </w:rPr>
                <w:t>19.09</w:t>
              </w:r>
            </w:ins>
          </w:p>
        </w:tc>
      </w:tr>
      <w:tr w:rsidR="00964761" w:rsidRPr="001A2E09" w14:paraId="1EF02FF7" w14:textId="77777777" w:rsidTr="008C04A9">
        <w:trPr>
          <w:trHeight w:val="261"/>
          <w:ins w:id="879"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8C04A9">
            <w:pPr>
              <w:jc w:val="center"/>
              <w:rPr>
                <w:ins w:id="880" w:author="Acaru, Silviu" w:date="2026-02-25T21:11:00Z" w16du:dateUtc="2026-02-25T20:11:00Z"/>
                <w:rFonts w:ascii="Times New Roman" w:eastAsia="Times New Roman" w:hAnsi="Times New Roman" w:cs="Times New Roman"/>
                <w:color w:val="020817"/>
                <w:sz w:val="16"/>
                <w:szCs w:val="16"/>
                <w:lang w:val="en-NL"/>
              </w:rPr>
            </w:pPr>
            <w:proofErr w:type="spellStart"/>
            <w:ins w:id="881"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roofErr w:type="spellEnd"/>
            </w:ins>
          </w:p>
        </w:tc>
        <w:tc>
          <w:tcPr>
            <w:tcW w:w="0" w:type="auto"/>
            <w:hideMark/>
          </w:tcPr>
          <w:p w14:paraId="170A4134" w14:textId="235F8E1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82" w:author="Acaru, Silviu" w:date="2026-02-25T21:11:00Z" w16du:dateUtc="2026-02-25T20:11:00Z"/>
                <w:rFonts w:ascii="Times New Roman" w:eastAsia="Times New Roman" w:hAnsi="Times New Roman" w:cs="Times New Roman"/>
                <w:color w:val="020817"/>
                <w:sz w:val="16"/>
                <w:szCs w:val="16"/>
                <w:lang w:val="en-NL"/>
              </w:rPr>
            </w:pPr>
            <w:ins w:id="883" w:author="Acaru, Silviu" w:date="2026-02-25T21:11:00Z" w16du:dateUtc="2026-02-25T20:11:00Z">
              <w:r w:rsidRPr="001A2E09">
                <w:rPr>
                  <w:rFonts w:ascii="Times New Roman" w:eastAsia="Times New Roman" w:hAnsi="Times New Roman" w:cs="Times New Roman"/>
                  <w:color w:val="020817"/>
                  <w:sz w:val="16"/>
                  <w:szCs w:val="16"/>
                  <w:lang w:val="en-NL"/>
                </w:rPr>
                <w:t>0.39</w:t>
              </w:r>
            </w:ins>
          </w:p>
        </w:tc>
        <w:tc>
          <w:tcPr>
            <w:tcW w:w="0" w:type="auto"/>
          </w:tcPr>
          <w:p w14:paraId="7F74294D" w14:textId="563F6E6E"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84" w:author="Acaru, Silviu" w:date="2026-02-25T21:11:00Z" w16du:dateUtc="2026-02-25T20:11:00Z"/>
                <w:rFonts w:ascii="Times New Roman" w:eastAsia="Times New Roman" w:hAnsi="Times New Roman" w:cs="Times New Roman"/>
                <w:color w:val="020817"/>
                <w:sz w:val="16"/>
                <w:szCs w:val="16"/>
                <w:lang w:val="en-NL"/>
              </w:rPr>
            </w:pPr>
            <w:ins w:id="885" w:author="Acaru, Silviu" w:date="2026-02-25T21:11:00Z" w16du:dateUtc="2026-02-25T20:11:00Z">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ins>
          </w:p>
        </w:tc>
        <w:tc>
          <w:tcPr>
            <w:tcW w:w="0" w:type="auto"/>
          </w:tcPr>
          <w:p w14:paraId="26615EC4" w14:textId="51C7FFC0"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86" w:author="Acaru, Silviu" w:date="2026-02-25T21:11:00Z" w16du:dateUtc="2026-02-25T20:11:00Z"/>
                <w:rFonts w:ascii="Times New Roman" w:eastAsia="Times New Roman" w:hAnsi="Times New Roman" w:cs="Times New Roman"/>
                <w:color w:val="020817"/>
                <w:sz w:val="16"/>
                <w:szCs w:val="16"/>
                <w:lang w:val="en-NL"/>
              </w:rPr>
            </w:pPr>
            <w:ins w:id="887" w:author="Acaru, Silviu" w:date="2026-02-25T21:11:00Z" w16du:dateUtc="2026-02-25T20:11:00Z">
              <w:r w:rsidRPr="001A2E09">
                <w:rPr>
                  <w:rFonts w:ascii="Times New Roman" w:eastAsia="Times New Roman" w:hAnsi="Times New Roman" w:cs="Times New Roman"/>
                  <w:color w:val="020817"/>
                  <w:sz w:val="16"/>
                  <w:szCs w:val="16"/>
                  <w:lang w:val="en-NL"/>
                </w:rPr>
                <w:t>0.</w:t>
              </w:r>
            </w:ins>
            <w:ins w:id="888" w:author="Acaru, Silviu" w:date="2026-02-25T21:12:00Z" w16du:dateUtc="2026-02-25T20:12:00Z">
              <w:r>
                <w:rPr>
                  <w:rFonts w:ascii="Times New Roman" w:eastAsia="Times New Roman" w:hAnsi="Times New Roman" w:cs="Times New Roman"/>
                  <w:color w:val="020817"/>
                  <w:sz w:val="16"/>
                  <w:szCs w:val="16"/>
                  <w:lang w:val="en-NL"/>
                </w:rPr>
                <w:t>30</w:t>
              </w:r>
            </w:ins>
          </w:p>
        </w:tc>
        <w:tc>
          <w:tcPr>
            <w:tcW w:w="0" w:type="auto"/>
            <w:hideMark/>
          </w:tcPr>
          <w:p w14:paraId="007D5F5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89" w:author="Acaru, Silviu" w:date="2026-02-25T21:11:00Z" w16du:dateUtc="2026-02-25T20:11:00Z"/>
                <w:rFonts w:ascii="Times New Roman" w:eastAsia="Times New Roman" w:hAnsi="Times New Roman" w:cs="Times New Roman"/>
                <w:color w:val="020817"/>
                <w:sz w:val="16"/>
                <w:szCs w:val="16"/>
                <w:lang w:val="en-NL"/>
              </w:rPr>
            </w:pPr>
            <w:ins w:id="890" w:author="Acaru, Silviu" w:date="2026-02-25T21:11:00Z" w16du:dateUtc="2026-02-25T20:11:00Z">
              <w:r w:rsidRPr="001A2E09">
                <w:rPr>
                  <w:rFonts w:ascii="Times New Roman" w:eastAsia="Times New Roman" w:hAnsi="Times New Roman" w:cs="Times New Roman"/>
                  <w:color w:val="020817"/>
                  <w:sz w:val="16"/>
                  <w:szCs w:val="16"/>
                  <w:lang w:val="en-NL"/>
                </w:rPr>
                <w:t>437.72</w:t>
              </w:r>
            </w:ins>
          </w:p>
        </w:tc>
        <w:tc>
          <w:tcPr>
            <w:tcW w:w="0" w:type="auto"/>
          </w:tcPr>
          <w:p w14:paraId="64BF7A2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91" w:author="Acaru, Silviu" w:date="2026-02-25T21:11:00Z" w16du:dateUtc="2026-02-25T20:11:00Z"/>
                <w:rFonts w:ascii="Times New Roman" w:eastAsia="Times New Roman" w:hAnsi="Times New Roman" w:cs="Times New Roman"/>
                <w:color w:val="020817"/>
                <w:sz w:val="16"/>
                <w:szCs w:val="16"/>
                <w:lang w:val="en-NL"/>
              </w:rPr>
            </w:pPr>
            <w:ins w:id="892" w:author="Acaru, Silviu" w:date="2026-02-25T21:11:00Z" w16du:dateUtc="2026-02-25T20:11:00Z">
              <w:r w:rsidRPr="001A2E09">
                <w:rPr>
                  <w:rFonts w:ascii="Times New Roman" w:eastAsia="Times New Roman" w:hAnsi="Times New Roman" w:cs="Times New Roman"/>
                  <w:color w:val="020817"/>
                  <w:sz w:val="16"/>
                  <w:szCs w:val="16"/>
                  <w:lang w:val="en-NL"/>
                </w:rPr>
                <w:t>399.07</w:t>
              </w:r>
            </w:ins>
          </w:p>
        </w:tc>
        <w:tc>
          <w:tcPr>
            <w:tcW w:w="0" w:type="auto"/>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93" w:author="Acaru, Silviu" w:date="2026-02-25T21:11:00Z" w16du:dateUtc="2026-02-25T20:11:00Z"/>
                <w:rFonts w:ascii="Times New Roman" w:eastAsia="Times New Roman" w:hAnsi="Times New Roman" w:cs="Times New Roman"/>
                <w:color w:val="020817"/>
                <w:sz w:val="16"/>
                <w:szCs w:val="16"/>
                <w:lang w:val="en-NL"/>
              </w:rPr>
            </w:pPr>
            <w:ins w:id="894" w:author="Acaru, Silviu" w:date="2026-02-25T21:11:00Z" w16du:dateUtc="2026-02-25T20:11:00Z">
              <w:r w:rsidRPr="001A2E09">
                <w:rPr>
                  <w:rFonts w:ascii="Times New Roman" w:eastAsia="Times New Roman" w:hAnsi="Times New Roman" w:cs="Times New Roman"/>
                  <w:color w:val="020817"/>
                  <w:sz w:val="16"/>
                  <w:szCs w:val="16"/>
                  <w:lang w:val="en-NL"/>
                </w:rPr>
                <w:t>543.65</w:t>
              </w:r>
            </w:ins>
          </w:p>
        </w:tc>
        <w:tc>
          <w:tcPr>
            <w:tcW w:w="0" w:type="auto"/>
            <w:hideMark/>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95" w:author="Acaru, Silviu" w:date="2026-02-25T21:11:00Z" w16du:dateUtc="2026-02-25T20:11:00Z"/>
                <w:rFonts w:ascii="Times New Roman" w:eastAsia="Times New Roman" w:hAnsi="Times New Roman" w:cs="Times New Roman"/>
                <w:color w:val="020817"/>
                <w:sz w:val="16"/>
                <w:szCs w:val="16"/>
                <w:lang w:val="en-NL"/>
              </w:rPr>
            </w:pPr>
            <w:ins w:id="896" w:author="Acaru, Silviu" w:date="2026-02-25T21:11:00Z" w16du:dateUtc="2026-02-25T20:11:00Z">
              <w:r w:rsidRPr="001A2E09">
                <w:rPr>
                  <w:rFonts w:ascii="Times New Roman" w:eastAsia="Times New Roman" w:hAnsi="Times New Roman" w:cs="Times New Roman"/>
                  <w:color w:val="020817"/>
                  <w:sz w:val="16"/>
                  <w:szCs w:val="16"/>
                  <w:lang w:val="en-NL"/>
                </w:rPr>
                <w:t>16.04</w:t>
              </w:r>
            </w:ins>
          </w:p>
        </w:tc>
        <w:tc>
          <w:tcPr>
            <w:tcW w:w="0" w:type="auto"/>
            <w:hideMark/>
          </w:tcPr>
          <w:p w14:paraId="03077D5F"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97" w:author="Acaru, Silviu" w:date="2026-02-25T21:11:00Z" w16du:dateUtc="2026-02-25T20:11:00Z"/>
                <w:rFonts w:ascii="Times New Roman" w:eastAsia="Times New Roman" w:hAnsi="Times New Roman" w:cs="Times New Roman"/>
                <w:color w:val="020817"/>
                <w:sz w:val="16"/>
                <w:szCs w:val="16"/>
                <w:lang w:val="en-NL"/>
              </w:rPr>
            </w:pPr>
            <w:ins w:id="898" w:author="Acaru, Silviu" w:date="2026-02-25T21:11:00Z" w16du:dateUtc="2026-02-25T20:11:00Z">
              <w:r w:rsidRPr="001A2E09">
                <w:rPr>
                  <w:rFonts w:ascii="Times New Roman" w:eastAsia="Times New Roman" w:hAnsi="Times New Roman" w:cs="Times New Roman"/>
                  <w:color w:val="020817"/>
                  <w:sz w:val="16"/>
                  <w:szCs w:val="16"/>
                  <w:lang w:val="en-NL"/>
                </w:rPr>
                <w:t>18.51</w:t>
              </w:r>
            </w:ins>
          </w:p>
        </w:tc>
        <w:tc>
          <w:tcPr>
            <w:tcW w:w="0" w:type="auto"/>
            <w:hideMark/>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99" w:author="Acaru, Silviu" w:date="2026-02-25T21:11:00Z" w16du:dateUtc="2026-02-25T20:11:00Z"/>
                <w:rFonts w:ascii="Times New Roman" w:eastAsia="Times New Roman" w:hAnsi="Times New Roman" w:cs="Times New Roman"/>
                <w:color w:val="020817"/>
                <w:sz w:val="16"/>
                <w:szCs w:val="16"/>
                <w:lang w:val="en-NL"/>
              </w:rPr>
            </w:pPr>
            <w:ins w:id="900" w:author="Acaru, Silviu" w:date="2026-02-25T21:11:00Z" w16du:dateUtc="2026-02-25T20:11:00Z">
              <w:r w:rsidRPr="001A2E09">
                <w:rPr>
                  <w:rFonts w:ascii="Times New Roman" w:eastAsia="Times New Roman" w:hAnsi="Times New Roman" w:cs="Times New Roman"/>
                  <w:color w:val="020817"/>
                  <w:sz w:val="16"/>
                  <w:szCs w:val="16"/>
                  <w:lang w:val="en-NL"/>
                </w:rPr>
                <w:t>16.58</w:t>
              </w:r>
            </w:ins>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ins w:id="901"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8C04A9">
            <w:pPr>
              <w:jc w:val="center"/>
              <w:rPr>
                <w:ins w:id="902" w:author="Acaru, Silviu" w:date="2026-02-25T21:11:00Z" w16du:dateUtc="2026-02-25T20:11:00Z"/>
                <w:rFonts w:ascii="Times New Roman" w:eastAsia="Times New Roman" w:hAnsi="Times New Roman" w:cs="Times New Roman"/>
                <w:color w:val="020817"/>
                <w:sz w:val="16"/>
                <w:szCs w:val="16"/>
                <w:lang w:val="en-NL"/>
              </w:rPr>
            </w:pPr>
            <w:ins w:id="903" w:author="Acaru, Silviu" w:date="2026-02-25T21:11:00Z" w16du:dateUtc="2026-02-25T20:11:00Z">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ins>
          </w:p>
        </w:tc>
        <w:tc>
          <w:tcPr>
            <w:tcW w:w="0" w:type="auto"/>
            <w:hideMark/>
          </w:tcPr>
          <w:p w14:paraId="0EEBDE85" w14:textId="136C09F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04" w:author="Acaru, Silviu" w:date="2026-02-25T21:11:00Z" w16du:dateUtc="2026-02-25T20:11:00Z"/>
                <w:rFonts w:ascii="Times New Roman" w:eastAsia="Times New Roman" w:hAnsi="Times New Roman" w:cs="Times New Roman"/>
                <w:color w:val="020817"/>
                <w:sz w:val="16"/>
                <w:szCs w:val="16"/>
                <w:lang w:val="en-NL"/>
              </w:rPr>
            </w:pPr>
            <w:ins w:id="905"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0.94</w:t>
              </w:r>
            </w:ins>
          </w:p>
        </w:tc>
        <w:tc>
          <w:tcPr>
            <w:tcW w:w="0" w:type="auto"/>
          </w:tcPr>
          <w:p w14:paraId="09C44B18" w14:textId="6C087DA2"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06"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07"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ins>
          </w:p>
        </w:tc>
        <w:tc>
          <w:tcPr>
            <w:tcW w:w="0" w:type="auto"/>
          </w:tcPr>
          <w:p w14:paraId="4A8182BA" w14:textId="3B06548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08"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09" w:author="Acaru, Silviu" w:date="2026-02-25T21:11:00Z" w16du:dateUtc="2026-02-25T20:11:00Z">
              <w:r w:rsidRPr="001A2E09">
                <w:rPr>
                  <w:rFonts w:ascii="Times New Roman" w:eastAsia="Times New Roman" w:hAnsi="Times New Roman" w:cs="Times New Roman"/>
                  <w:color w:val="020817"/>
                  <w:sz w:val="16"/>
                  <w:szCs w:val="16"/>
                  <w:lang w:val="en-NL"/>
                </w:rPr>
                <w:t>0.49</w:t>
              </w:r>
            </w:ins>
          </w:p>
        </w:tc>
        <w:tc>
          <w:tcPr>
            <w:tcW w:w="0" w:type="auto"/>
            <w:hideMark/>
          </w:tcPr>
          <w:p w14:paraId="6580FD7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10" w:author="Acaru, Silviu" w:date="2026-02-25T21:11:00Z" w16du:dateUtc="2026-02-25T20:11:00Z"/>
                <w:rFonts w:ascii="Times New Roman" w:eastAsia="Times New Roman" w:hAnsi="Times New Roman" w:cs="Times New Roman"/>
                <w:color w:val="020817"/>
                <w:sz w:val="16"/>
                <w:szCs w:val="16"/>
                <w:lang w:val="en-NL"/>
              </w:rPr>
            </w:pPr>
            <w:ins w:id="911"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41.94</w:t>
              </w:r>
            </w:ins>
          </w:p>
        </w:tc>
        <w:tc>
          <w:tcPr>
            <w:tcW w:w="0" w:type="auto"/>
          </w:tcPr>
          <w:p w14:paraId="2088037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12"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13"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338.37</w:t>
              </w:r>
            </w:ins>
          </w:p>
        </w:tc>
        <w:tc>
          <w:tcPr>
            <w:tcW w:w="0" w:type="auto"/>
          </w:tcPr>
          <w:p w14:paraId="1CFA9CA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14"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15" w:author="Acaru, Silviu" w:date="2026-02-25T21:11:00Z" w16du:dateUtc="2026-02-25T20:11:00Z">
              <w:r w:rsidRPr="001A2E09">
                <w:rPr>
                  <w:rFonts w:ascii="Times New Roman" w:eastAsia="Times New Roman" w:hAnsi="Times New Roman" w:cs="Times New Roman"/>
                  <w:color w:val="020817"/>
                  <w:sz w:val="16"/>
                  <w:szCs w:val="16"/>
                  <w:lang w:val="en-NL"/>
                </w:rPr>
                <w:t>391.95</w:t>
              </w:r>
            </w:ins>
          </w:p>
        </w:tc>
        <w:tc>
          <w:tcPr>
            <w:tcW w:w="0" w:type="auto"/>
            <w:hideMark/>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16" w:author="Acaru, Silviu" w:date="2026-02-25T21:11:00Z" w16du:dateUtc="2026-02-25T20:11:00Z"/>
                <w:rFonts w:ascii="Times New Roman" w:eastAsia="Times New Roman" w:hAnsi="Times New Roman" w:cs="Times New Roman"/>
                <w:color w:val="020817"/>
                <w:sz w:val="16"/>
                <w:szCs w:val="16"/>
                <w:lang w:val="en-NL"/>
              </w:rPr>
            </w:pPr>
            <w:ins w:id="917"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3.92</w:t>
              </w:r>
            </w:ins>
          </w:p>
        </w:tc>
        <w:tc>
          <w:tcPr>
            <w:tcW w:w="0" w:type="auto"/>
            <w:hideMark/>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18" w:author="Acaru, Silviu" w:date="2026-02-25T21:11:00Z" w16du:dateUtc="2026-02-25T20:11:00Z"/>
                <w:rFonts w:ascii="Times New Roman" w:eastAsia="Times New Roman" w:hAnsi="Times New Roman" w:cs="Times New Roman"/>
                <w:color w:val="020817"/>
                <w:sz w:val="16"/>
                <w:szCs w:val="16"/>
                <w:lang w:val="en-NL"/>
              </w:rPr>
            </w:pPr>
            <w:ins w:id="919" w:author="Acaru, Silviu" w:date="2026-02-25T21:11:00Z" w16du:dateUtc="2026-02-25T20:11:00Z">
              <w:r w:rsidRPr="001A2E09">
                <w:rPr>
                  <w:rFonts w:ascii="Times New Roman" w:eastAsia="Times New Roman" w:hAnsi="Times New Roman" w:cs="Times New Roman"/>
                  <w:color w:val="020817"/>
                  <w:sz w:val="16"/>
                  <w:szCs w:val="16"/>
                  <w:lang w:val="en-NL"/>
                </w:rPr>
                <w:t>13.41</w:t>
              </w:r>
            </w:ins>
          </w:p>
        </w:tc>
        <w:tc>
          <w:tcPr>
            <w:tcW w:w="0" w:type="auto"/>
            <w:hideMark/>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20" w:author="Acaru, Silviu" w:date="2026-02-25T21:11:00Z" w16du:dateUtc="2026-02-25T20:11:00Z"/>
                <w:rFonts w:ascii="Times New Roman" w:eastAsia="Times New Roman" w:hAnsi="Times New Roman" w:cs="Times New Roman"/>
                <w:color w:val="020817"/>
                <w:sz w:val="16"/>
                <w:szCs w:val="16"/>
                <w:lang w:val="en-NL"/>
              </w:rPr>
            </w:pPr>
            <w:ins w:id="921"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15.17</w:t>
              </w:r>
            </w:ins>
          </w:p>
        </w:tc>
      </w:tr>
    </w:tbl>
    <w:p w14:paraId="7E9836EE" w14:textId="77777777" w:rsidR="00964761" w:rsidRDefault="00964761" w:rsidP="001A6B86">
      <w:pPr>
        <w:jc w:val="both"/>
        <w:rPr>
          <w:ins w:id="922" w:author="Acaru, Silviu" w:date="2026-02-25T21:11:00Z" w16du:dateUtc="2026-02-25T20:11:00Z"/>
          <w:rFonts w:ascii="Times New Roman" w:hAnsi="Times New Roman" w:cs="Times New Roman"/>
        </w:rPr>
      </w:pPr>
    </w:p>
    <w:p w14:paraId="29BC81FB" w14:textId="77777777" w:rsidR="00964761" w:rsidRPr="00D51656" w:rsidRDefault="00964761" w:rsidP="001A6B86">
      <w:pPr>
        <w:jc w:val="both"/>
        <w:rPr>
          <w:rFonts w:ascii="Times New Roman" w:hAnsi="Times New Roman" w:cs="Times New Roman"/>
        </w:rPr>
      </w:pPr>
    </w:p>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923" w:name="_Toc179040478"/>
      <w:r w:rsidRPr="00443E04">
        <w:rPr>
          <w:rFonts w:ascii="Times New Roman" w:hAnsi="Times New Roman" w:cs="Times New Roman"/>
          <w:sz w:val="24"/>
          <w:szCs w:val="24"/>
        </w:rPr>
        <w:t>Evaluation of Model Fit and Residual Distribution</w:t>
      </w:r>
      <w:bookmarkEnd w:id="923"/>
    </w:p>
    <w:p w14:paraId="0D3B72DA" w14:textId="213EA5DA" w:rsidR="000E39C8" w:rsidRDefault="00E75E5F" w:rsidP="001A6B86">
      <w:pPr>
        <w:jc w:val="both"/>
        <w:rPr>
          <w:ins w:id="924" w:author="Acaru, Silviu" w:date="2026-03-12T15:08:00Z" w16du:dateUtc="2026-03-12T14:08:00Z"/>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ins w:id="925" w:author="Acaru, Silviu" w:date="2026-03-12T14:55:00Z" w16du:dateUtc="2026-03-12T13:55:00Z">
        <w:r w:rsidR="00461920">
          <w:rPr>
            <w:rFonts w:ascii="Times New Roman" w:hAnsi="Times New Roman" w:cs="Times New Roman"/>
            <w:sz w:val="24"/>
            <w:szCs w:val="24"/>
          </w:rPr>
          <w:t xml:space="preserve">best performing </w:t>
        </w:r>
      </w:ins>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del w:id="926" w:author="Acaru, Silviu" w:date="2026-03-12T14:55:00Z" w16du:dateUtc="2026-03-12T13:55:00Z">
        <w:r w:rsidR="001A6B86" w:rsidRPr="001A6B86" w:rsidDel="00461920">
          <w:rPr>
            <w:rFonts w:ascii="Times New Roman" w:hAnsi="Times New Roman" w:cs="Times New Roman"/>
            <w:sz w:val="24"/>
            <w:szCs w:val="24"/>
          </w:rPr>
          <w:delText xml:space="preserve">1000 </w:delText>
        </w:r>
      </w:del>
      <w:ins w:id="927" w:author="Acaru, Silviu" w:date="2026-03-12T14:55:00Z" w16du:dateUtc="2026-03-12T13:55:00Z">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ins>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 xml:space="preserve">s for the tree-based </w:t>
      </w:r>
      <w:proofErr w:type="gramStart"/>
      <w:r w:rsidR="00765072">
        <w:rPr>
          <w:rFonts w:ascii="Times New Roman" w:hAnsi="Times New Roman" w:cs="Times New Roman"/>
          <w:sz w:val="24"/>
          <w:szCs w:val="24"/>
        </w:rPr>
        <w:t>algorithms</w:t>
      </w:r>
      <w:ins w:id="928" w:author="Acaru, Silviu" w:date="2026-03-12T14:55:00Z" w16du:dateUtc="2026-03-12T13:55:00Z">
        <w:r w:rsidR="00461920">
          <w:rPr>
            <w:rFonts w:ascii="Times New Roman" w:hAnsi="Times New Roman" w:cs="Times New Roman"/>
            <w:sz w:val="24"/>
            <w:szCs w:val="24"/>
          </w:rPr>
          <w:t>,</w:t>
        </w:r>
      </w:ins>
      <w:r w:rsidR="00765072">
        <w:rPr>
          <w:rFonts w:ascii="Times New Roman" w:hAnsi="Times New Roman" w:cs="Times New Roman"/>
          <w:sz w:val="24"/>
          <w:szCs w:val="24"/>
        </w:rPr>
        <w:t xml:space="preserve"> and</w:t>
      </w:r>
      <w:proofErr w:type="gramEnd"/>
      <w:r w:rsidR="00765072">
        <w:rPr>
          <w:rFonts w:ascii="Times New Roman" w:hAnsi="Times New Roman" w:cs="Times New Roman"/>
          <w:sz w:val="24"/>
          <w:szCs w:val="24"/>
        </w:rPr>
        <w:t xml:space="preserve">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del w:id="929" w:author="Acaru, Silviu" w:date="2026-03-12T14:58:00Z" w16du:dateUtc="2026-03-12T13:58:00Z">
        <w:r w:rsidR="001A6B86" w:rsidDel="0056081C">
          <w:rPr>
            <w:rFonts w:ascii="Times New Roman" w:hAnsi="Times New Roman" w:cs="Times New Roman"/>
            <w:sz w:val="24"/>
            <w:szCs w:val="24"/>
          </w:rPr>
          <w:delText xml:space="preserve">strong </w:delText>
        </w:r>
      </w:del>
      <w:ins w:id="930" w:author="Acaru, Silviu" w:date="2026-03-12T14:58:00Z" w16du:dateUtc="2026-03-12T13:58:00Z">
        <w:r w:rsidR="0056081C">
          <w:rPr>
            <w:rFonts w:ascii="Times New Roman" w:hAnsi="Times New Roman" w:cs="Times New Roman"/>
            <w:sz w:val="24"/>
            <w:szCs w:val="24"/>
          </w:rPr>
          <w:t xml:space="preserve">moderate </w:t>
        </w:r>
      </w:ins>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w:t>
      </w:r>
      <w:proofErr w:type="spellStart"/>
      <w:r w:rsidR="00F072B9">
        <w:rPr>
          <w:rFonts w:ascii="Times New Roman" w:hAnsi="Times New Roman" w:cs="Times New Roman"/>
          <w:sz w:val="24"/>
          <w:szCs w:val="24"/>
        </w:rPr>
        <w:t>T</w:t>
      </w:r>
      <w:r w:rsidR="00F072B9" w:rsidRPr="008A2277">
        <w:rPr>
          <w:rFonts w:ascii="Times New Roman" w:hAnsi="Times New Roman" w:cs="Times New Roman"/>
          <w:sz w:val="24"/>
          <w:szCs w:val="24"/>
          <w:vertAlign w:val="subscript"/>
        </w:rPr>
        <w:t>g</w:t>
      </w:r>
      <w:proofErr w:type="spellEnd"/>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del w:id="931" w:author="Acaru, Silviu" w:date="2026-03-12T15:10:00Z" w16du:dateUtc="2026-03-12T14:10:00Z">
        <w:r w:rsidR="0028798A" w:rsidDel="000E39C8">
          <w:rPr>
            <w:rFonts w:ascii="Times New Roman" w:hAnsi="Times New Roman" w:cs="Times New Roman"/>
            <w:sz w:val="24"/>
            <w:szCs w:val="24"/>
          </w:rPr>
          <w:delText xml:space="preserve"> </w:delText>
        </w:r>
      </w:del>
      <w:ins w:id="932" w:author="Acaru, Silviu" w:date="2026-03-12T15:06:00Z">
        <w:r w:rsidR="000E39C8" w:rsidRPr="000E39C8">
          <w:rPr>
            <w:rFonts w:ascii="Times New Roman" w:hAnsi="Times New Roman" w:cs="Times New Roman"/>
            <w:sz w:val="24"/>
            <w:szCs w:val="24"/>
          </w:rPr>
          <w:t> 0.7</w:t>
        </w:r>
      </w:ins>
      <w:ins w:id="933" w:author="Acaru, Silviu" w:date="2026-03-12T15:06:00Z" w16du:dateUtc="2026-03-12T14:06:00Z">
        <w:r w:rsidR="000E39C8">
          <w:rPr>
            <w:rFonts w:ascii="Times New Roman" w:hAnsi="Times New Roman" w:cs="Times New Roman"/>
            <w:sz w:val="24"/>
            <w:szCs w:val="24"/>
          </w:rPr>
          <w:t>3</w:t>
        </w:r>
      </w:ins>
      <w:del w:id="934" w:author="Acaru, Silviu" w:date="2026-03-12T15:06:00Z" w16du:dateUtc="2026-03-12T14:06:00Z">
        <w:r w:rsidR="0028798A" w:rsidDel="000E39C8">
          <w:rPr>
            <w:rFonts w:ascii="Times New Roman" w:hAnsi="Times New Roman" w:cs="Times New Roman"/>
            <w:sz w:val="24"/>
            <w:szCs w:val="24"/>
          </w:rPr>
          <w:delText>0.99</w:delText>
        </w:r>
      </w:del>
      <w:r w:rsidR="001A6B86">
        <w:rPr>
          <w:rFonts w:ascii="Times New Roman" w:hAnsi="Times New Roman" w:cs="Times New Roman"/>
          <w:sz w:val="24"/>
          <w:szCs w:val="24"/>
        </w:rPr>
        <w:t xml:space="preserve">. </w:t>
      </w:r>
      <w:ins w:id="935" w:author="Acaru, Silviu" w:date="2026-03-12T15:08:00Z" w16du:dateUtc="2026-03-12T14:08:00Z">
        <w:r w:rsidR="000E39C8">
          <w:rPr>
            <w:rFonts w:ascii="Times New Roman" w:hAnsi="Times New Roman" w:cs="Times New Roman"/>
            <w:sz w:val="24"/>
            <w:szCs w:val="24"/>
          </w:rPr>
          <w:t>While the general trend follows the ideal fit line, there is considerable scatter, with several points deviating notably from the diagonal, parti</w:t>
        </w:r>
      </w:ins>
      <w:ins w:id="936" w:author="Acaru, Silviu" w:date="2026-03-12T15:09:00Z" w16du:dateUtc="2026-03-12T14:09:00Z">
        <w:r w:rsidR="000E39C8">
          <w:rPr>
            <w:rFonts w:ascii="Times New Roman" w:hAnsi="Times New Roman" w:cs="Times New Roman"/>
            <w:sz w:val="24"/>
            <w:szCs w:val="24"/>
          </w:rPr>
          <w:t xml:space="preserve">cularly in the mid-range values. From a model perspective, the overall alignment of points along the ideal line suggests the model has captured the </w:t>
        </w:r>
      </w:ins>
      <w:ins w:id="937" w:author="Acaru, Silviu" w:date="2026-03-12T15:10:00Z" w16du:dateUtc="2026-03-12T14:10:00Z">
        <w:r w:rsidR="000E39C8">
          <w:rPr>
            <w:rFonts w:ascii="Times New Roman" w:hAnsi="Times New Roman" w:cs="Times New Roman"/>
            <w:sz w:val="24"/>
            <w:szCs w:val="24"/>
          </w:rPr>
          <w:t xml:space="preserve">general underlying pattern in the data, though not without notable prediction </w:t>
        </w:r>
      </w:ins>
      <w:ins w:id="938" w:author="Acaru, Silviu" w:date="2026-03-15T20:37:00Z" w16du:dateUtc="2026-03-15T19:37:00Z">
        <w:r w:rsidR="00652049">
          <w:rPr>
            <w:rFonts w:ascii="Times New Roman" w:hAnsi="Times New Roman" w:cs="Times New Roman"/>
            <w:sz w:val="24"/>
            <w:szCs w:val="24"/>
          </w:rPr>
          <w:t>errors</w:t>
        </w:r>
      </w:ins>
      <w:ins w:id="939" w:author="Acaru, Silviu" w:date="2026-03-12T15:10:00Z" w16du:dateUtc="2026-03-12T14:10:00Z">
        <w:r w:rsidR="000E39C8">
          <w:rPr>
            <w:rFonts w:ascii="Times New Roman" w:hAnsi="Times New Roman" w:cs="Times New Roman"/>
            <w:sz w:val="24"/>
            <w:szCs w:val="24"/>
          </w:rPr>
          <w:t xml:space="preserve"> for certain datapoints. There is no obvious systematic bias visible</w:t>
        </w:r>
      </w:ins>
      <w:ins w:id="940" w:author="Acaru, Silviu" w:date="2026-03-12T15:11:00Z" w16du:dateUtc="2026-03-12T14:11:00Z">
        <w:r w:rsidR="000E39C8">
          <w:rPr>
            <w:rFonts w:ascii="Times New Roman" w:hAnsi="Times New Roman" w:cs="Times New Roman"/>
            <w:sz w:val="24"/>
            <w:szCs w:val="24"/>
          </w:rPr>
          <w:t>, as points are distributed above and below the line across the range. The model appears to perform across a</w:t>
        </w:r>
      </w:ins>
      <w:ins w:id="941" w:author="Acaru, Silviu" w:date="2026-03-12T15:12:00Z" w16du:dateUtc="2026-03-12T14:12:00Z">
        <w:r w:rsidR="000E39C8">
          <w:rPr>
            <w:rFonts w:ascii="Times New Roman" w:hAnsi="Times New Roman" w:cs="Times New Roman"/>
            <w:sz w:val="24"/>
            <w:szCs w:val="24"/>
          </w:rPr>
          <w:t xml:space="preserve"> </w:t>
        </w:r>
      </w:ins>
      <w:ins w:id="942" w:author="Acaru, Silviu" w:date="2026-03-12T15:11:00Z" w16du:dateUtc="2026-03-12T14:11:00Z">
        <w:r w:rsidR="000E39C8">
          <w:rPr>
            <w:rFonts w:ascii="Times New Roman" w:hAnsi="Times New Roman" w:cs="Times New Roman"/>
            <w:sz w:val="24"/>
            <w:szCs w:val="24"/>
          </w:rPr>
          <w:t xml:space="preserve">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ins>
      <w:r w:rsidR="000E39C8">
        <w:rPr>
          <w:rFonts w:ascii="Times New Roman" w:hAnsi="Times New Roman" w:cs="Times New Roman"/>
          <w:sz w:val="24"/>
          <w:szCs w:val="24"/>
        </w:rPr>
      </w:r>
      <w:ins w:id="943" w:author="Acaru, Silviu" w:date="2026-03-12T15:11:00Z" w16du:dateUtc="2026-03-12T14:11:00Z">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w:t>
        </w:r>
      </w:ins>
      <w:ins w:id="944" w:author="Acaru, Silviu" w:date="2026-03-12T15:12:00Z" w16du:dateUtc="2026-03-12T14:12:00Z">
        <w:r w:rsidR="000E39C8">
          <w:rPr>
            <w:rFonts w:ascii="Times New Roman" w:hAnsi="Times New Roman" w:cs="Times New Roman"/>
            <w:sz w:val="24"/>
            <w:szCs w:val="24"/>
          </w:rPr>
          <w:t xml:space="preserve">insights into the </w:t>
        </w:r>
      </w:ins>
      <w:ins w:id="945" w:author="Acaru, Silviu" w:date="2026-03-15T20:37:00Z" w16du:dateUtc="2026-03-15T19:37:00Z">
        <w:r w:rsidR="00652049">
          <w:rPr>
            <w:rFonts w:ascii="Times New Roman" w:hAnsi="Times New Roman" w:cs="Times New Roman"/>
            <w:sz w:val="24"/>
            <w:szCs w:val="24"/>
          </w:rPr>
          <w:t>model’s</w:t>
        </w:r>
      </w:ins>
      <w:ins w:id="946" w:author="Acaru, Silviu" w:date="2026-03-12T15:12:00Z" w16du:dateUtc="2026-03-12T14:12:00Z">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w:t>
        </w:r>
      </w:ins>
      <w:ins w:id="947" w:author="Acaru, Silviu" w:date="2026-03-12T15:13:00Z" w16du:dateUtc="2026-03-12T14:13:00Z">
        <w:r w:rsidR="000E39C8">
          <w:rPr>
            <w:rFonts w:ascii="Times New Roman" w:hAnsi="Times New Roman" w:cs="Times New Roman"/>
            <w:sz w:val="24"/>
            <w:szCs w:val="24"/>
          </w:rPr>
          <w:t xml:space="preserve">residuals are observed at lower predicted values, suggesting the model tends to underpredict in certain cases within the range. Additionally, the spread of residuals appears somewhat larger at lower predicted values compared </w:t>
        </w:r>
      </w:ins>
      <w:ins w:id="948" w:author="Acaru, Silviu" w:date="2026-03-12T15:14:00Z" w16du:dateUtc="2026-03-12T14:14:00Z">
        <w:r w:rsidR="000E39C8">
          <w:rPr>
            <w:rFonts w:ascii="Times New Roman" w:hAnsi="Times New Roman" w:cs="Times New Roman"/>
            <w:sz w:val="24"/>
            <w:szCs w:val="24"/>
          </w:rPr>
          <w:t xml:space="preserve">to higher ones, suggesting mild heteroscedasticity that warrants consideration. </w:t>
        </w:r>
      </w:ins>
    </w:p>
    <w:p w14:paraId="61425137" w14:textId="7184710F" w:rsidR="00E14F86" w:rsidDel="000E39C8" w:rsidRDefault="001A6B86" w:rsidP="001A6B86">
      <w:pPr>
        <w:jc w:val="both"/>
        <w:rPr>
          <w:del w:id="949" w:author="Acaru, Silviu" w:date="2026-03-12T15:15:00Z" w16du:dateUtc="2026-03-12T14:15:00Z"/>
          <w:rFonts w:ascii="Times New Roman" w:hAnsi="Times New Roman" w:cs="Times New Roman"/>
          <w:sz w:val="24"/>
          <w:szCs w:val="24"/>
        </w:rPr>
      </w:pPr>
      <w:del w:id="950" w:author="Acaru, Silviu" w:date="2026-03-12T15:15:00Z" w16du:dateUtc="2026-03-12T14:15:00Z">
        <w:r w:rsidDel="000E39C8">
          <w:rPr>
            <w:rFonts w:ascii="Times New Roman" w:hAnsi="Times New Roman" w:cs="Times New Roman"/>
            <w:sz w:val="24"/>
            <w:szCs w:val="24"/>
          </w:rPr>
          <w:lastRenderedPageBreak/>
          <w:delText>Most points fall very close to the ideal fit line, indicating good overall prediction accuracy across the range of values. From a model fit perspective, the close alignment of both predicted and actual points along the ideal fit line suggest the model has captured the underlying pattern in the data well. There is no obvious systematic bias visible, as points are evenly distributed above and below the line across the entire range. The model appear</w:delText>
        </w:r>
        <w:r w:rsidR="00E14F86" w:rsidDel="000E39C8">
          <w:rPr>
            <w:rFonts w:ascii="Times New Roman" w:hAnsi="Times New Roman" w:cs="Times New Roman"/>
            <w:sz w:val="24"/>
            <w:szCs w:val="24"/>
          </w:rPr>
          <w:delText>s</w:delText>
        </w:r>
        <w:r w:rsidDel="000E39C8">
          <w:rPr>
            <w:rFonts w:ascii="Times New Roman" w:hAnsi="Times New Roman" w:cs="Times New Roman"/>
            <w:sz w:val="24"/>
            <w:szCs w:val="24"/>
          </w:rPr>
          <w:delText xml:space="preserve"> to perform consistently across a wide range of values, </w:delText>
        </w:r>
        <w:r w:rsidR="00EB08A4" w:rsidDel="000E39C8">
          <w:rPr>
            <w:rFonts w:ascii="Times New Roman" w:hAnsi="Times New Roman" w:cs="Times New Roman"/>
            <w:sz w:val="24"/>
            <w:szCs w:val="24"/>
          </w:rPr>
          <w:delText>from approximately, -10</w:delText>
        </w:r>
        <w:r w:rsidR="00F072B9" w:rsidDel="000E39C8">
          <w:rPr>
            <w:rFonts w:ascii="Times New Roman" w:hAnsi="Times New Roman" w:cs="Times New Roman"/>
            <w:sz w:val="24"/>
            <w:szCs w:val="24"/>
          </w:rPr>
          <w:delText xml:space="preserve"> </w:delText>
        </w:r>
        <w:r w:rsidR="00EB08A4" w:rsidRPr="005E50BE" w:rsidDel="000E39C8">
          <w:rPr>
            <w:rFonts w:ascii="Times New Roman" w:hAnsi="Times New Roman" w:cs="Times New Roman"/>
            <w:sz w:val="24"/>
            <w:szCs w:val="24"/>
          </w:rPr>
          <w:delText>°C</w:delText>
        </w:r>
        <w:r w:rsidR="00EB08A4" w:rsidDel="000E39C8">
          <w:rPr>
            <w:rFonts w:ascii="Times New Roman" w:hAnsi="Times New Roman" w:cs="Times New Roman"/>
            <w:sz w:val="24"/>
            <w:szCs w:val="24"/>
          </w:rPr>
          <w:delText xml:space="preserve"> to 100</w:delText>
        </w:r>
        <w:r w:rsidR="00F072B9" w:rsidDel="000E39C8">
          <w:rPr>
            <w:rFonts w:ascii="Times New Roman" w:hAnsi="Times New Roman" w:cs="Times New Roman"/>
            <w:sz w:val="24"/>
            <w:szCs w:val="24"/>
          </w:rPr>
          <w:delText xml:space="preserve"> </w:delText>
        </w:r>
        <w:r w:rsidR="00EB08A4" w:rsidRPr="005E50BE" w:rsidDel="000E39C8">
          <w:rPr>
            <w:rFonts w:ascii="Times New Roman" w:hAnsi="Times New Roman" w:cs="Times New Roman"/>
            <w:sz w:val="24"/>
            <w:szCs w:val="24"/>
          </w:rPr>
          <w:delText>°C</w:delText>
        </w:r>
        <w:r w:rsidDel="000E39C8">
          <w:rPr>
            <w:rFonts w:ascii="Times New Roman" w:hAnsi="Times New Roman" w:cs="Times New Roman"/>
            <w:sz w:val="24"/>
            <w:szCs w:val="24"/>
          </w:rPr>
          <w:delText>. This suggest</w:delText>
        </w:r>
        <w:r w:rsidR="00510CAC" w:rsidDel="000E39C8">
          <w:rPr>
            <w:rFonts w:ascii="Times New Roman" w:hAnsi="Times New Roman" w:cs="Times New Roman"/>
            <w:sz w:val="24"/>
            <w:szCs w:val="24"/>
          </w:rPr>
          <w:delText>s</w:delText>
        </w:r>
        <w:r w:rsidDel="000E39C8">
          <w:rPr>
            <w:rFonts w:ascii="Times New Roman" w:hAnsi="Times New Roman" w:cs="Times New Roman"/>
            <w:sz w:val="24"/>
            <w:szCs w:val="24"/>
          </w:rPr>
          <w:delText xml:space="preserve"> robustness in handling both low and high values in the dataset. </w:delText>
        </w:r>
        <w:r w:rsidDel="000E39C8">
          <w:rPr>
            <w:rFonts w:ascii="Times New Roman" w:hAnsi="Times New Roman" w:cs="Times New Roman"/>
            <w:sz w:val="24"/>
            <w:szCs w:val="24"/>
          </w:rPr>
          <w:fldChar w:fldCharType="begin"/>
        </w:r>
        <w:r w:rsidDel="000E39C8">
          <w:rPr>
            <w:rFonts w:ascii="Times New Roman" w:hAnsi="Times New Roman" w:cs="Times New Roman"/>
            <w:sz w:val="24"/>
            <w:szCs w:val="24"/>
          </w:rPr>
          <w:delInstrText xml:space="preserve"> REF _Ref178443394 \h  \* MERGEFORMAT </w:delInstrText>
        </w:r>
        <w:r w:rsidDel="000E39C8">
          <w:rPr>
            <w:rFonts w:ascii="Times New Roman" w:hAnsi="Times New Roman" w:cs="Times New Roman"/>
            <w:sz w:val="24"/>
            <w:szCs w:val="24"/>
          </w:rPr>
        </w:r>
        <w:r w:rsidDel="000E39C8">
          <w:rPr>
            <w:rFonts w:ascii="Times New Roman" w:hAnsi="Times New Roman" w:cs="Times New Roman"/>
            <w:sz w:val="24"/>
            <w:szCs w:val="24"/>
          </w:rPr>
          <w:fldChar w:fldCharType="separate"/>
        </w:r>
        <w:r w:rsidR="009A7A28" w:rsidRPr="00443E04" w:rsidDel="000E39C8">
          <w:rPr>
            <w:rFonts w:ascii="Times New Roman" w:hAnsi="Times New Roman" w:cs="Times New Roman"/>
            <w:sz w:val="24"/>
            <w:szCs w:val="24"/>
          </w:rPr>
          <w:delText xml:space="preserve">Figure </w:delText>
        </w:r>
        <w:r w:rsidR="009A7A28" w:rsidDel="000E39C8">
          <w:rPr>
            <w:rFonts w:ascii="Times New Roman" w:hAnsi="Times New Roman" w:cs="Times New Roman"/>
            <w:noProof/>
            <w:sz w:val="24"/>
            <w:szCs w:val="24"/>
          </w:rPr>
          <w:delText>7</w:delText>
        </w:r>
        <w:r w:rsidDel="000E39C8">
          <w:rPr>
            <w:rFonts w:ascii="Times New Roman" w:hAnsi="Times New Roman" w:cs="Times New Roman"/>
            <w:sz w:val="24"/>
            <w:szCs w:val="24"/>
          </w:rPr>
          <w:fldChar w:fldCharType="end"/>
        </w:r>
        <w:r w:rsidDel="000E39C8">
          <w:rPr>
            <w:rFonts w:ascii="Times New Roman" w:hAnsi="Times New Roman" w:cs="Times New Roman"/>
            <w:sz w:val="24"/>
            <w:szCs w:val="24"/>
          </w:rPr>
          <w:delText xml:space="preserve"> (B) provides additional insights into the model performance. The residuals appear roughly symmetrically distributed around the zero line, which is a positive indicator. This </w:delText>
        </w:r>
        <w:r w:rsidR="00BD2F77" w:rsidDel="000E39C8">
          <w:rPr>
            <w:rFonts w:ascii="Times New Roman" w:hAnsi="Times New Roman" w:cs="Times New Roman"/>
            <w:sz w:val="24"/>
            <w:szCs w:val="24"/>
          </w:rPr>
          <w:delText>demonstrates</w:delText>
        </w:r>
        <w:r w:rsidDel="000E39C8">
          <w:rPr>
            <w:rFonts w:ascii="Times New Roman" w:hAnsi="Times New Roman" w:cs="Times New Roman"/>
            <w:sz w:val="24"/>
            <w:szCs w:val="24"/>
          </w:rPr>
          <w:delText xml:space="preserve"> the model is not systematically over or under predicting. There is a relatively consistent spread of residuals across the predicted values, indicating constant variance (</w:delText>
        </w:r>
        <w:r w:rsidRPr="005B7B2C" w:rsidDel="000E39C8">
          <w:rPr>
            <w:rFonts w:ascii="Times New Roman" w:hAnsi="Times New Roman" w:cs="Times New Roman"/>
            <w:sz w:val="24"/>
            <w:szCs w:val="24"/>
          </w:rPr>
          <w:delText>homoscedasticity</w:delText>
        </w:r>
        <w:r w:rsidDel="000E39C8">
          <w:rPr>
            <w:rFonts w:ascii="Times New Roman" w:hAnsi="Times New Roman" w:cs="Times New Roman"/>
            <w:sz w:val="24"/>
            <w:szCs w:val="24"/>
          </w:rPr>
          <w:delText>)</w:delText>
        </w:r>
        <w:r w:rsidR="00510CAC" w:rsidDel="000E39C8">
          <w:rPr>
            <w:rFonts w:ascii="Times New Roman" w:hAnsi="Times New Roman" w:cs="Times New Roman"/>
            <w:sz w:val="24"/>
            <w:szCs w:val="24"/>
          </w:rPr>
          <w:delText xml:space="preserve">, which </w:delText>
        </w:r>
        <w:r w:rsidDel="000E39C8">
          <w:rPr>
            <w:rFonts w:ascii="Times New Roman" w:hAnsi="Times New Roman" w:cs="Times New Roman"/>
            <w:sz w:val="24"/>
            <w:szCs w:val="24"/>
          </w:rPr>
          <w:delText xml:space="preserve">is a desirable property. </w:delText>
        </w:r>
      </w:del>
    </w:p>
    <w:p w14:paraId="7248BA7A" w14:textId="5FA93485" w:rsidR="00D35595" w:rsidRPr="00443E04" w:rsidRDefault="00E40EB0" w:rsidP="006C08A8">
      <w:pPr>
        <w:keepNext/>
        <w:jc w:val="center"/>
        <w:rPr>
          <w:rFonts w:ascii="Times New Roman" w:hAnsi="Times New Roman" w:cs="Times New Roman"/>
          <w:sz w:val="24"/>
          <w:szCs w:val="24"/>
        </w:rPr>
      </w:pPr>
      <w:ins w:id="951" w:author="Acaru, Silviu" w:date="2026-02-25T21:13:00Z" w16du:dateUtc="2026-02-25T20:13:00Z">
        <w:r>
          <w:rPr>
            <w:rFonts w:ascii="Times New Roman" w:hAnsi="Times New Roman" w:cs="Times New Roman"/>
            <w:noProof/>
            <w:sz w:val="24"/>
            <w:szCs w:val="24"/>
          </w:rPr>
          <w:drawing>
            <wp:inline distT="0" distB="0" distL="0" distR="0" wp14:anchorId="7950BAC4" wp14:editId="304FDE3E">
              <wp:extent cx="5943600" cy="3129915"/>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ins>
      <w:del w:id="952" w:author="Acaru, Silviu" w:date="2026-02-25T21:13:00Z" w16du:dateUtc="2026-02-25T20:13:00Z">
        <w:r w:rsidR="00B83B21" w:rsidDel="00E40EB0">
          <w:rPr>
            <w:rFonts w:ascii="Times New Roman" w:hAnsi="Times New Roman" w:cs="Times New Roman"/>
            <w:noProof/>
            <w:sz w:val="24"/>
            <w:szCs w:val="24"/>
          </w:rPr>
          <w:drawing>
            <wp:inline distT="0" distB="0" distL="0" distR="0" wp14:anchorId="400EF784" wp14:editId="58A20ADF">
              <wp:extent cx="4047067" cy="21571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tif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0494" cy="2164296"/>
                      </a:xfrm>
                      <a:prstGeom prst="rect">
                        <a:avLst/>
                      </a:prstGeom>
                    </pic:spPr>
                  </pic:pic>
                </a:graphicData>
              </a:graphic>
            </wp:inline>
          </w:drawing>
        </w:r>
      </w:del>
    </w:p>
    <w:p w14:paraId="4C25E67C" w14:textId="46B08F32" w:rsidR="00133A35" w:rsidRDefault="007166F6" w:rsidP="00133A35">
      <w:pPr>
        <w:pStyle w:val="Caption"/>
        <w:rPr>
          <w:ins w:id="953" w:author="Acaru, Silviu" w:date="2026-03-12T14:10:00Z" w16du:dateUtc="2026-03-12T13:10:00Z"/>
        </w:rPr>
      </w:pPr>
      <w:bookmarkStart w:id="954" w:name="_Ref17844339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7</w:t>
      </w:r>
      <w:r w:rsidRPr="00443E04">
        <w:rPr>
          <w:rFonts w:ascii="Times New Roman" w:hAnsi="Times New Roman" w:cs="Times New Roman"/>
          <w:sz w:val="24"/>
          <w:szCs w:val="24"/>
        </w:rPr>
        <w:fldChar w:fldCharType="end"/>
      </w:r>
      <w:bookmarkEnd w:id="954"/>
      <w:r w:rsidRPr="00443E04">
        <w:rPr>
          <w:rFonts w:ascii="Times New Roman" w:hAnsi="Times New Roman" w:cs="Times New Roman"/>
          <w:sz w:val="24"/>
          <w:szCs w:val="24"/>
        </w:rPr>
        <w:t xml:space="preserve"> </w:t>
      </w:r>
      <w:ins w:id="955" w:author="Acaru, Silviu" w:date="2026-03-12T14:10:00Z" w16du:dateUtc="2026-03-12T13:10:00Z">
        <w:r w:rsidR="00133A35" w:rsidRPr="00DC3BB6">
          <w:t xml:space="preserve">Predicted versus actual </w:t>
        </w:r>
        <w:proofErr w:type="spellStart"/>
        <w:r w:rsidR="00133A35">
          <w:t>Tg</w:t>
        </w:r>
        <w:proofErr w:type="spellEnd"/>
        <w:r w:rsidR="00133A35">
          <w:t xml:space="preserve"> </w:t>
        </w:r>
        <w:r w:rsidR="00133A35" w:rsidRPr="00DC3BB6">
          <w:t>°C. The ensemble combines five base models (</w:t>
        </w:r>
        <w:r w:rsidR="00133A35">
          <w:t>GBR</w:t>
        </w:r>
        <w:r w:rsidR="00133A35" w:rsidRPr="00DC3BB6">
          <w:t xml:space="preserve">, Random Forest, SVR, Lasso, </w:t>
        </w:r>
        <w:proofErr w:type="spellStart"/>
        <w:r w:rsidR="00133A35" w:rsidRPr="00DC3BB6">
          <w:t>ElasticNet</w:t>
        </w:r>
        <w:proofErr w:type="spellEnd"/>
        <w:r w:rsidR="00133A35" w:rsidRPr="00DC3BB6">
          <w:t>) with 10 estimators each</w:t>
        </w:r>
        <w:r w:rsidR="00133A35">
          <w:t xml:space="preserve"> (for </w:t>
        </w:r>
      </w:ins>
      <w:ins w:id="956" w:author="Acaru, Silviu" w:date="2026-03-15T20:37:00Z" w16du:dateUtc="2026-03-15T19:37:00Z">
        <w:r w:rsidR="00652049">
          <w:t>tree-based</w:t>
        </w:r>
      </w:ins>
      <w:ins w:id="957" w:author="Acaru, Silviu" w:date="2026-03-12T14:10:00Z" w16du:dateUtc="2026-03-12T13:10:00Z">
        <w:r w:rsidR="00133A35">
          <w:t xml:space="preserve"> models)</w:t>
        </w:r>
        <w:r w:rsidR="00133A35" w:rsidRPr="00DC3BB6">
          <w:t>, trained on the optimal feature combination [Lignin (</w:t>
        </w:r>
        <w:proofErr w:type="spellStart"/>
        <w:r w:rsidR="00133A35" w:rsidRPr="00DC3BB6">
          <w:t>wt</w:t>
        </w:r>
        <w:proofErr w:type="spellEnd"/>
        <w:r w:rsidR="00133A35" w:rsidRPr="00DC3BB6">
          <w:t xml:space="preserve">%), Co-polyol type (PTHF), </w:t>
        </w:r>
        <w:r w:rsidR="00133A35">
          <w:t>Ratio</w:t>
        </w:r>
        <w:r w:rsidR="00133A35" w:rsidRPr="00DC3BB6">
          <w:t xml:space="preserve">, </w:t>
        </w:r>
        <w:proofErr w:type="spellStart"/>
        <w:r w:rsidR="00133A35" w:rsidRPr="00DC3BB6">
          <w:t>Copolyol</w:t>
        </w:r>
        <w:proofErr w:type="spellEnd"/>
        <w:r w:rsidR="00133A35" w:rsidRPr="00DC3BB6">
          <w:t xml:space="preserve"> (</w:t>
        </w:r>
        <w:proofErr w:type="spellStart"/>
        <w:r w:rsidR="00133A35" w:rsidRPr="00DC3BB6">
          <w:t>wt</w:t>
        </w:r>
        <w:proofErr w:type="spellEnd"/>
        <w:r w:rsidR="00133A35" w:rsidRPr="00DC3BB6">
          <w:t>%), Isocyanate (</w:t>
        </w:r>
        <w:proofErr w:type="spellStart"/>
        <w:r w:rsidR="00133A35" w:rsidRPr="00DC3BB6">
          <w:t>wt</w:t>
        </w:r>
        <w:proofErr w:type="spellEnd"/>
        <w:r w:rsidR="00133A35" w:rsidRPr="00DC3BB6">
          <w:t xml:space="preserve">%)]. Plot A shows the correlation between predicted and actual </w:t>
        </w:r>
        <w:proofErr w:type="spellStart"/>
        <w:r w:rsidR="00133A35" w:rsidRPr="00DC3BB6">
          <w:t>T</w:t>
        </w:r>
        <w:r w:rsidR="00133A35" w:rsidRPr="00B76887">
          <w:rPr>
            <w:vertAlign w:val="subscript"/>
            <w:rPrChange w:id="958" w:author="Acaru, Silviu" w:date="2026-03-15T20:57:00Z" w16du:dateUtc="2026-03-15T19:57:00Z">
              <w:rPr/>
            </w:rPrChange>
          </w:rPr>
          <w:t>g</w:t>
        </w:r>
        <w:proofErr w:type="spellEnd"/>
        <w:r w:rsidR="00133A35" w:rsidRPr="00DC3BB6">
          <w:t xml:space="preserve"> values for validation and test datasets (n=32), with a Pearson correlation coefficient of r = 0.73 and mean absolute error of 14.29°C. Plot B </w:t>
        </w:r>
        <w:r w:rsidR="00133A35" w:rsidRPr="00DC3BB6">
          <w:lastRenderedPageBreak/>
          <w:t xml:space="preserve">displays residual analysis showing prediction errors randomly distributed around the zero line, indicating no systematic bias in model predictions. </w:t>
        </w:r>
      </w:ins>
    </w:p>
    <w:p w14:paraId="18206632" w14:textId="04FF279C" w:rsidR="007166F6" w:rsidRPr="00443E04" w:rsidDel="00652049" w:rsidRDefault="007166F6" w:rsidP="00203A30">
      <w:pPr>
        <w:pStyle w:val="Caption"/>
        <w:jc w:val="both"/>
        <w:rPr>
          <w:del w:id="959" w:author="Acaru, Silviu" w:date="2026-03-15T20:34:00Z" w16du:dateUtc="2026-03-15T19:34:00Z"/>
          <w:rFonts w:ascii="Times New Roman" w:hAnsi="Times New Roman" w:cs="Times New Roman"/>
          <w:sz w:val="24"/>
          <w:szCs w:val="24"/>
        </w:rPr>
      </w:pPr>
      <w:del w:id="960" w:author="Acaru, Silviu" w:date="2026-02-25T21:15:00Z" w16du:dateUtc="2026-02-25T20:15:00Z">
        <w:r w:rsidRPr="00443E04" w:rsidDel="00E40EB0">
          <w:rPr>
            <w:rFonts w:ascii="Times New Roman" w:hAnsi="Times New Roman" w:cs="Times New Roman"/>
            <w:sz w:val="24"/>
            <w:szCs w:val="24"/>
          </w:rPr>
          <w:delText xml:space="preserve">Regression plot of the selected stacked ensemble </w:delText>
        </w:r>
        <w:r w:rsidR="004A1B8E" w:rsidDel="00E40EB0">
          <w:rPr>
            <w:rFonts w:ascii="Times New Roman" w:hAnsi="Times New Roman" w:cs="Times New Roman"/>
            <w:sz w:val="24"/>
            <w:szCs w:val="24"/>
          </w:rPr>
          <w:delText>(</w:delText>
        </w:r>
        <w:r w:rsidRPr="00443E04" w:rsidDel="00E40EB0">
          <w:rPr>
            <w:rFonts w:ascii="Times New Roman" w:hAnsi="Times New Roman" w:cs="Times New Roman"/>
            <w:sz w:val="24"/>
            <w:szCs w:val="24"/>
          </w:rPr>
          <w:delText>at 1000 base estimators</w:delText>
        </w:r>
        <w:r w:rsidR="004A1B8E" w:rsidDel="00E40EB0">
          <w:rPr>
            <w:rFonts w:ascii="Times New Roman" w:hAnsi="Times New Roman" w:cs="Times New Roman"/>
            <w:sz w:val="24"/>
            <w:szCs w:val="24"/>
          </w:rPr>
          <w:delText xml:space="preserve"> in the tree –based algorithms)</w:delText>
        </w:r>
        <w:r w:rsidRPr="00443E04" w:rsidDel="00E40EB0">
          <w:rPr>
            <w:rFonts w:ascii="Times New Roman" w:hAnsi="Times New Roman" w:cs="Times New Roman"/>
            <w:sz w:val="24"/>
            <w:szCs w:val="24"/>
          </w:rPr>
          <w:delText>.</w:delText>
        </w:r>
        <w:r w:rsidR="0028798A" w:rsidDel="00E40EB0">
          <w:rPr>
            <w:rFonts w:ascii="Times New Roman" w:hAnsi="Times New Roman" w:cs="Times New Roman"/>
            <w:sz w:val="24"/>
            <w:szCs w:val="24"/>
          </w:rPr>
          <w:delText xml:space="preserve"> Pearson c</w:delText>
        </w:r>
        <w:r w:rsidR="00543BAC" w:rsidDel="00E40EB0">
          <w:rPr>
            <w:rFonts w:ascii="Times New Roman" w:hAnsi="Times New Roman" w:cs="Times New Roman"/>
            <w:sz w:val="24"/>
            <w:szCs w:val="24"/>
          </w:rPr>
          <w:delText>orrelation coefficient: 0.99</w:delText>
        </w:r>
        <w:r w:rsidR="0028798A" w:rsidDel="00E40EB0">
          <w:rPr>
            <w:rFonts w:ascii="Times New Roman" w:hAnsi="Times New Roman" w:cs="Times New Roman"/>
            <w:sz w:val="24"/>
            <w:szCs w:val="24"/>
          </w:rPr>
          <w:delText xml:space="preserve">, </w:delText>
        </w:r>
        <w:r w:rsidR="00543BAC" w:rsidDel="00E40EB0">
          <w:rPr>
            <w:rFonts w:ascii="Times New Roman" w:hAnsi="Times New Roman" w:cs="Times New Roman"/>
            <w:sz w:val="24"/>
            <w:szCs w:val="24"/>
          </w:rPr>
          <w:delText>this value indicates a very</w:delText>
        </w:r>
        <w:r w:rsidR="0028798A" w:rsidDel="00E40EB0">
          <w:rPr>
            <w:rFonts w:ascii="Times New Roman" w:hAnsi="Times New Roman" w:cs="Times New Roman"/>
            <w:sz w:val="24"/>
            <w:szCs w:val="24"/>
          </w:rPr>
          <w:delText xml:space="preserve"> strong positive linear relationship. </w:delText>
        </w:r>
      </w:del>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961" w:name="_Toc179040479"/>
      <w:r>
        <w:rPr>
          <w:rFonts w:ascii="Times New Roman" w:eastAsia="Times New Roman" w:hAnsi="Times New Roman" w:cs="Times New Roman"/>
          <w:sz w:val="24"/>
          <w:szCs w:val="24"/>
        </w:rPr>
        <w:t>Mapping data</w:t>
      </w:r>
      <w:bookmarkEnd w:id="961"/>
      <w:r>
        <w:rPr>
          <w:rFonts w:ascii="Times New Roman" w:eastAsia="Times New Roman" w:hAnsi="Times New Roman" w:cs="Times New Roman"/>
          <w:sz w:val="24"/>
          <w:szCs w:val="24"/>
        </w:rPr>
        <w:t xml:space="preserve"> </w:t>
      </w:r>
    </w:p>
    <w:p w14:paraId="7DCEE23C" w14:textId="49B896E8" w:rsidR="00C42065" w:rsidRPr="00BB1F63" w:rsidRDefault="5AAB0941" w:rsidP="00237722">
      <w:pPr>
        <w:jc w:val="both"/>
        <w:rPr>
          <w:rFonts w:ascii="Times New Roman" w:hAnsi="Times New Roman" w:cs="Times New Roman"/>
          <w:color w:val="FF0000"/>
          <w:sz w:val="24"/>
          <w:szCs w:val="24"/>
        </w:rPr>
      </w:pPr>
      <w:r w:rsidRPr="0098592B">
        <w:rPr>
          <w:rFonts w:ascii="Times New Roman" w:hAnsi="Times New Roman" w:cs="Times New Roman"/>
          <w:sz w:val="24"/>
          <w:szCs w:val="24"/>
        </w:rPr>
        <w:t>We used</w:t>
      </w:r>
      <w:r w:rsidR="00C42065" w:rsidRPr="0098592B">
        <w:rPr>
          <w:rFonts w:ascii="Times New Roman" w:hAnsi="Times New Roman" w:cs="Times New Roman"/>
          <w:sz w:val="24"/>
          <w:szCs w:val="24"/>
        </w:rPr>
        <w:t xml:space="preserve"> bivariate distribution plots</w:t>
      </w:r>
      <w:r w:rsidR="6CB9AB63" w:rsidRPr="0098592B">
        <w:rPr>
          <w:rFonts w:ascii="Times New Roman" w:hAnsi="Times New Roman" w:cs="Times New Roman"/>
          <w:sz w:val="24"/>
          <w:szCs w:val="24"/>
        </w:rPr>
        <w:t xml:space="preserve"> to analyze the mappin</w:t>
      </w:r>
      <w:r w:rsidR="3DD6D1B9" w:rsidRPr="0098592B">
        <w:rPr>
          <w:rFonts w:ascii="Times New Roman" w:hAnsi="Times New Roman" w:cs="Times New Roman"/>
          <w:sz w:val="24"/>
          <w:szCs w:val="24"/>
        </w:rPr>
        <w:t>g</w:t>
      </w:r>
      <w:r w:rsidR="6CB9AB63" w:rsidRPr="0098592B">
        <w:rPr>
          <w:rFonts w:ascii="Times New Roman" w:hAnsi="Times New Roman" w:cs="Times New Roman"/>
          <w:sz w:val="24"/>
          <w:szCs w:val="24"/>
        </w:rPr>
        <w:t xml:space="preserve"> data</w:t>
      </w:r>
      <w:r w:rsidR="56F9FB3A" w:rsidRPr="0098592B">
        <w:rPr>
          <w:rFonts w:ascii="Times New Roman" w:hAnsi="Times New Roman" w:cs="Times New Roman"/>
          <w:noProof/>
          <w:sz w:val="24"/>
          <w:szCs w:val="24"/>
        </w:rPr>
        <w:t xml:space="preserve"> (</w:t>
      </w:r>
      <w:r w:rsidR="00C42065" w:rsidRPr="0098592B">
        <w:rPr>
          <w:rFonts w:ascii="Times New Roman" w:hAnsi="Times New Roman" w:cs="Times New Roman"/>
          <w:sz w:val="24"/>
          <w:szCs w:val="24"/>
        </w:rPr>
        <w:fldChar w:fldCharType="begin"/>
      </w:r>
      <w:r w:rsidR="00C42065" w:rsidRPr="0098592B">
        <w:rPr>
          <w:rFonts w:ascii="Times New Roman" w:hAnsi="Times New Roman" w:cs="Times New Roman"/>
          <w:sz w:val="24"/>
          <w:szCs w:val="24"/>
        </w:rPr>
        <w:instrText xml:space="preserve"> REF _Ref176868244 \h  \* MERGEFORMAT </w:instrText>
      </w:r>
      <w:r w:rsidR="00C42065" w:rsidRPr="0098592B">
        <w:rPr>
          <w:rFonts w:ascii="Times New Roman" w:hAnsi="Times New Roman" w:cs="Times New Roman"/>
          <w:sz w:val="24"/>
          <w:szCs w:val="24"/>
        </w:rPr>
      </w:r>
      <w:r w:rsidR="00C42065" w:rsidRPr="0098592B">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00C42065" w:rsidRPr="0098592B">
        <w:rPr>
          <w:rFonts w:ascii="Times New Roman" w:hAnsi="Times New Roman" w:cs="Times New Roman"/>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6FA6B6F9" w:rsidRPr="0098592B">
        <w:rPr>
          <w:rFonts w:ascii="Times New Roman" w:hAnsi="Times New Roman" w:cs="Times New Roman"/>
          <w:sz w:val="24"/>
          <w:szCs w:val="24"/>
        </w:rPr>
        <w:t>H</w:t>
      </w:r>
      <w:r w:rsidR="00C42065" w:rsidRPr="0098592B">
        <w:rPr>
          <w:rFonts w:ascii="Times New Roman" w:hAnsi="Times New Roman" w:cs="Times New Roman"/>
          <w:sz w:val="24"/>
          <w:szCs w:val="24"/>
        </w:rPr>
        <w:t xml:space="preserve">igh-density regions appear as peaks, while low-density areas form troughs. High-density areas indicate strong, confident predictions, whereas low-intensity peaks suggest sparse data or uncertainty. This pattern often emerges in imbalanced datasets, where one group of </w:t>
      </w:r>
      <w:proofErr w:type="spellStart"/>
      <w:r w:rsidR="00C42065" w:rsidRPr="0098592B">
        <w:rPr>
          <w:rFonts w:ascii="Times New Roman" w:hAnsi="Times New Roman" w:cs="Times New Roman"/>
          <w:sz w:val="24"/>
          <w:szCs w:val="24"/>
        </w:rPr>
        <w:t>T</w:t>
      </w:r>
      <w:r w:rsidR="00C42065" w:rsidRPr="0098592B">
        <w:rPr>
          <w:rFonts w:ascii="Times New Roman" w:hAnsi="Times New Roman" w:cs="Times New Roman"/>
          <w:sz w:val="24"/>
          <w:szCs w:val="24"/>
          <w:vertAlign w:val="subscript"/>
        </w:rPr>
        <w:t>g</w:t>
      </w:r>
      <w:proofErr w:type="spellEnd"/>
      <w:r w:rsidR="00C42065" w:rsidRPr="0098592B">
        <w:rPr>
          <w:rFonts w:ascii="Times New Roman" w:hAnsi="Times New Roman" w:cs="Times New Roman"/>
          <w:sz w:val="24"/>
          <w:szCs w:val="24"/>
        </w:rPr>
        <w:t xml:space="preserve"> values significantly outnumbers others</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C42065" w:rsidRPr="0098592B">
        <w:rPr>
          <w:rFonts w:ascii="Times New Roman" w:hAnsi="Times New Roman" w:cs="Times New Roman"/>
          <w:sz w:val="24"/>
          <w:szCs w:val="24"/>
        </w:rPr>
        <w:t xml:space="preserve"> Consequently, the majority group dominates the density estimation, producing prominent peaks, while </w:t>
      </w:r>
      <w:r w:rsidR="001A6B86" w:rsidRPr="0098592B">
        <w:rPr>
          <w:rFonts w:ascii="Times New Roman" w:hAnsi="Times New Roman" w:cs="Times New Roman"/>
          <w:sz w:val="24"/>
          <w:szCs w:val="24"/>
        </w:rPr>
        <w:t xml:space="preserve">less distinct features may represent the minority </w:t>
      </w:r>
      <w:r w:rsidR="00BA4080" w:rsidRPr="0098592B">
        <w:rPr>
          <w:rFonts w:ascii="Times New Roman" w:hAnsi="Times New Roman" w:cs="Times New Roman"/>
          <w:sz w:val="24"/>
          <w:szCs w:val="24"/>
        </w:rPr>
        <w:t xml:space="preserve">group. </w:t>
      </w:r>
      <w:r w:rsidR="00A04ED4" w:rsidRPr="0098592B">
        <w:rPr>
          <w:rFonts w:ascii="Times New Roman" w:hAnsi="Times New Roman" w:cs="Times New Roman"/>
          <w:sz w:val="24"/>
          <w:szCs w:val="24"/>
        </w:rPr>
        <w:t xml:space="preserve">Addressing the imbalanced dataset for small datasets through a classification or regression problem could be the subject of another study; </w:t>
      </w:r>
      <w:r w:rsidR="00E75E5F" w:rsidRPr="0098592B">
        <w:rPr>
          <w:rFonts w:ascii="Times New Roman" w:hAnsi="Times New Roman" w:cs="Times New Roman"/>
          <w:sz w:val="24"/>
          <w:szCs w:val="24"/>
        </w:rPr>
        <w:t>in the interim</w:t>
      </w:r>
      <w:r w:rsidR="00A04ED4" w:rsidRPr="0098592B">
        <w:rPr>
          <w:rFonts w:ascii="Times New Roman" w:hAnsi="Times New Roman" w:cs="Times New Roman"/>
          <w:sz w:val="24"/>
          <w:szCs w:val="24"/>
        </w:rPr>
        <w:t>, the current framework is sufficient for facilitating advancements</w:t>
      </w:r>
      <w:r w:rsidR="00E75E5F" w:rsidRPr="0098592B">
        <w:rPr>
          <w:rFonts w:ascii="Times New Roman" w:hAnsi="Times New Roman" w:cs="Times New Roman"/>
          <w:sz w:val="24"/>
          <w:szCs w:val="24"/>
        </w:rPr>
        <w:t xml:space="preserve"> in lignin PUs synthesis</w:t>
      </w:r>
      <w:r w:rsidR="00A04ED4" w:rsidRPr="0098592B">
        <w:rPr>
          <w:rFonts w:ascii="Times New Roman" w:hAnsi="Times New Roman" w:cs="Times New Roman"/>
          <w:sz w:val="24"/>
          <w:szCs w:val="24"/>
        </w:rPr>
        <w:t>.</w:t>
      </w:r>
    </w:p>
    <w:p w14:paraId="6FA1AE7A" w14:textId="167DF00B" w:rsidR="00DF2AFF" w:rsidRDefault="002E4CF3" w:rsidP="00237722">
      <w:pPr>
        <w:jc w:val="both"/>
        <w:rPr>
          <w:ins w:id="962" w:author="Acaru, Silviu" w:date="2026-03-14T18:55:00Z" w16du:dateUtc="2026-03-14T17:55:00Z"/>
          <w:rFonts w:ascii="Times New Roman" w:hAnsi="Times New Roman" w:cs="Times New Roman"/>
          <w:sz w:val="24"/>
          <w:szCs w:val="24"/>
        </w:rPr>
      </w:pPr>
      <w:r>
        <w:rPr>
          <w:rFonts w:ascii="Times New Roman" w:hAnsi="Times New Roman" w:cs="Times New Roman"/>
          <w:sz w:val="24"/>
          <w:szCs w:val="24"/>
        </w:rPr>
        <w:t xml:space="preserve">In </w:t>
      </w:r>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which 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w:t>
      </w:r>
      <w:proofErr w:type="spellStart"/>
      <w:r w:rsidR="004B1565" w:rsidRPr="004B1565">
        <w:rPr>
          <w:rFonts w:ascii="Times New Roman" w:hAnsi="Times New Roman" w:cs="Times New Roman"/>
          <w:sz w:val="24"/>
          <w:szCs w:val="24"/>
        </w:rPr>
        <w:t>T</w:t>
      </w:r>
      <w:r w:rsidR="004B1565" w:rsidRPr="004B1565">
        <w:rPr>
          <w:rFonts w:ascii="Times New Roman" w:hAnsi="Times New Roman" w:cs="Times New Roman"/>
          <w:sz w:val="24"/>
          <w:szCs w:val="24"/>
          <w:vertAlign w:val="subscript"/>
        </w:rPr>
        <w:t>g</w:t>
      </w:r>
      <w:proofErr w:type="spellEnd"/>
      <w:r w:rsidR="004B1565" w:rsidRPr="004B1565">
        <w:rPr>
          <w:rFonts w:ascii="Times New Roman" w:hAnsi="Times New Roman" w:cs="Times New Roman"/>
          <w:sz w:val="24"/>
          <w:szCs w:val="24"/>
        </w:rPr>
        <w:t>,</w:t>
      </w:r>
      <w:r>
        <w:rPr>
          <w:rFonts w:ascii="Times New Roman" w:hAnsi="Times New Roman" w:cs="Times New Roman"/>
          <w:sz w:val="24"/>
          <w:szCs w:val="24"/>
        </w:rPr>
        <w:t xml:space="preserve"> we can identify</w:t>
      </w:r>
      <w:r w:rsidR="004B1565" w:rsidRPr="004B1565">
        <w:rPr>
          <w:rFonts w:ascii="Times New Roman" w:hAnsi="Times New Roman" w:cs="Times New Roman"/>
          <w:sz w:val="24"/>
          <w:szCs w:val="24"/>
        </w:rPr>
        <w:t xml:space="preserve"> </w:t>
      </w:r>
      <w:ins w:id="963" w:author="Acaru, Silviu" w:date="2026-03-14T18:55:00Z" w16du:dateUtc="2026-03-14T17:55:00Z">
        <w:r w:rsidR="00DF2AFF">
          <w:rPr>
            <w:rFonts w:ascii="Times New Roman" w:hAnsi="Times New Roman" w:cs="Times New Roman"/>
            <w:sz w:val="24"/>
            <w:szCs w:val="24"/>
          </w:rPr>
          <w:t xml:space="preserve">a progressive evolution of high-density prediction regions that shift upward with increasing lignin content, namely 15-20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lignin</w:t>
        </w:r>
      </w:ins>
      <w:ins w:id="964" w:author="Acaru, Silviu" w:date="2026-03-14T18:56:00Z" w16du:dateUtc="2026-03-14T17:56:00Z">
        <w:r w:rsidR="00DF2AFF">
          <w:rPr>
            <w:rFonts w:ascii="Times New Roman" w:hAnsi="Times New Roman" w:cs="Times New Roman"/>
            <w:sz w:val="24"/>
            <w:szCs w:val="24"/>
          </w:rPr>
          <w:t xml:space="preserve">,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the latter representing the most prominent high-density cluster in the entire mapping. Above 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albeit with reduced intensity.</w:t>
        </w:r>
      </w:ins>
    </w:p>
    <w:p w14:paraId="0B2FBC60" w14:textId="51750205" w:rsidR="004B1565" w:rsidRPr="004B1565" w:rsidRDefault="004B1565" w:rsidP="00031290">
      <w:pPr>
        <w:jc w:val="both"/>
        <w:rPr>
          <w:rFonts w:ascii="Times New Roman" w:hAnsi="Times New Roman" w:cs="Times New Roman"/>
          <w:sz w:val="24"/>
          <w:szCs w:val="24"/>
        </w:rPr>
      </w:pPr>
      <w:del w:id="965" w:author="Acaru, Silviu" w:date="2026-03-14T18:57:00Z" w16du:dateUtc="2026-03-14T17:57:00Z">
        <w:r w:rsidRPr="004B1565" w:rsidDel="00DF2AFF">
          <w:rPr>
            <w:rFonts w:ascii="Times New Roman" w:hAnsi="Times New Roman" w:cs="Times New Roman"/>
            <w:sz w:val="24"/>
            <w:szCs w:val="24"/>
          </w:rPr>
          <w:delText>three distinct high-density predi</w:delText>
        </w:r>
        <w:r w:rsidR="002E4CF3" w:rsidDel="00DF2AFF">
          <w:rPr>
            <w:rFonts w:ascii="Times New Roman" w:hAnsi="Times New Roman" w:cs="Times New Roman"/>
            <w:sz w:val="24"/>
            <w:szCs w:val="24"/>
          </w:rPr>
          <w:delText xml:space="preserve">ction regions, namely: </w:delText>
        </w:r>
        <w:r w:rsidRPr="004B1565" w:rsidDel="00DF2AFF">
          <w:rPr>
            <w:rFonts w:ascii="Times New Roman" w:hAnsi="Times New Roman" w:cs="Times New Roman"/>
            <w:sz w:val="24"/>
            <w:szCs w:val="24"/>
          </w:rPr>
          <w:delText>55-60°C at 0-10 wt% lignin, 70-75°C at 20-30 wt% lignin</w:delText>
        </w:r>
        <w:r w:rsidR="002E4CF3" w:rsidDel="00DF2AFF">
          <w:rPr>
            <w:rFonts w:ascii="Times New Roman" w:hAnsi="Times New Roman" w:cs="Times New Roman"/>
            <w:sz w:val="24"/>
            <w:szCs w:val="24"/>
          </w:rPr>
          <w:delText xml:space="preserve"> and </w:delText>
        </w:r>
        <w:r w:rsidRPr="004B1565" w:rsidDel="00DF2AFF">
          <w:rPr>
            <w:rFonts w:ascii="Times New Roman" w:hAnsi="Times New Roman" w:cs="Times New Roman"/>
            <w:sz w:val="24"/>
            <w:szCs w:val="24"/>
          </w:rPr>
          <w:delText>60-70°C at 40-70 wt% lignin</w:delText>
        </w:r>
        <w:r w:rsidR="002E4CF3" w:rsidDel="00DF2AFF">
          <w:rPr>
            <w:rFonts w:ascii="Times New Roman" w:hAnsi="Times New Roman" w:cs="Times New Roman"/>
            <w:sz w:val="24"/>
            <w:szCs w:val="24"/>
          </w:rPr>
          <w:delText>, respectively.</w:delText>
        </w:r>
        <w:r w:rsidRPr="004B1565" w:rsidDel="00DF2AFF">
          <w:rPr>
            <w:rFonts w:ascii="Times New Roman" w:hAnsi="Times New Roman" w:cs="Times New Roman"/>
            <w:sz w:val="24"/>
            <w:szCs w:val="24"/>
          </w:rPr>
          <w:delText xml:space="preserve"> </w:delText>
        </w:r>
      </w:del>
      <w:r w:rsidRPr="004B1565">
        <w:rPr>
          <w:rFonts w:ascii="Times New Roman" w:hAnsi="Times New Roman" w:cs="Times New Roman"/>
          <w:sz w:val="24"/>
          <w:szCs w:val="24"/>
        </w:rPr>
        <w:t xml:space="preserve">Prediction uncertainty </w:t>
      </w:r>
      <w:ins w:id="966" w:author="Acaru, Silviu" w:date="2026-03-14T18:57:00Z" w16du:dateUtc="2026-03-14T17:57:00Z">
        <w:r w:rsidR="00DF2AFF">
          <w:rPr>
            <w:rFonts w:ascii="Times New Roman" w:hAnsi="Times New Roman" w:cs="Times New Roman"/>
            <w:sz w:val="24"/>
            <w:szCs w:val="24"/>
          </w:rPr>
          <w:t xml:space="preserve">is present throughout the lignin content range, with temperature variations spanning approximately 40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(10-50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lower lignin contents and narrowing to approximately 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abov</w:t>
        </w:r>
      </w:ins>
      <w:ins w:id="967" w:author="Acaru, Silviu" w:date="2026-03-14T18:58:00Z" w16du:dateUtc="2026-03-14T17:58:00Z">
        <w:r w:rsidR="00DF2AFF">
          <w:rPr>
            <w:rFonts w:ascii="Times New Roman" w:hAnsi="Times New Roman" w:cs="Times New Roman"/>
            <w:sz w:val="24"/>
            <w:szCs w:val="24"/>
          </w:rPr>
          <w:t xml:space="preserve">e 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lignin.</w:t>
        </w:r>
      </w:ins>
      <w:del w:id="968" w:author="Acaru, Silviu" w:date="2026-03-14T18:58:00Z" w16du:dateUtc="2026-03-14T17:58:00Z">
        <w:r w:rsidRPr="004B1565" w:rsidDel="00031290">
          <w:rPr>
            <w:rFonts w:ascii="Times New Roman" w:hAnsi="Times New Roman" w:cs="Times New Roman"/>
            <w:sz w:val="24"/>
            <w:szCs w:val="24"/>
          </w:rPr>
          <w:delText>exhibits a marked increase above 20 wt% lignin content, with temperature variations spanning approximately 30</w:delText>
        </w:r>
        <w:r w:rsidR="003967F5" w:rsidDel="00031290">
          <w:rPr>
            <w:rFonts w:ascii="Times New Roman" w:hAnsi="Times New Roman" w:cs="Times New Roman"/>
            <w:sz w:val="24"/>
            <w:szCs w:val="24"/>
          </w:rPr>
          <w:delText xml:space="preserve"> </w:delText>
        </w:r>
        <w:r w:rsidRPr="004B1565" w:rsidDel="00031290">
          <w:rPr>
            <w:rFonts w:ascii="Times New Roman" w:hAnsi="Times New Roman" w:cs="Times New Roman"/>
            <w:sz w:val="24"/>
            <w:szCs w:val="24"/>
          </w:rPr>
          <w:delText>°C (50-80</w:delText>
        </w:r>
        <w:r w:rsidR="003967F5" w:rsidDel="00031290">
          <w:rPr>
            <w:rFonts w:ascii="Times New Roman" w:hAnsi="Times New Roman" w:cs="Times New Roman"/>
            <w:sz w:val="24"/>
            <w:szCs w:val="24"/>
          </w:rPr>
          <w:delText xml:space="preserve"> </w:delText>
        </w:r>
        <w:r w:rsidRPr="004B1565" w:rsidDel="00031290">
          <w:rPr>
            <w:rFonts w:ascii="Times New Roman" w:hAnsi="Times New Roman" w:cs="Times New Roman"/>
            <w:sz w:val="24"/>
            <w:szCs w:val="24"/>
          </w:rPr>
          <w:delText>°C).</w:delText>
        </w:r>
      </w:del>
      <w:r w:rsidRPr="004B1565">
        <w:rPr>
          <w:rFonts w:ascii="Times New Roman" w:hAnsi="Times New Roman" w:cs="Times New Roman"/>
          <w:sz w:val="24"/>
          <w:szCs w:val="24"/>
        </w:rPr>
        <w:t xml:space="preserve"> In contrast, the model demonstrates</w:t>
      </w:r>
      <w:r w:rsidR="003967F5">
        <w:rPr>
          <w:rFonts w:ascii="Times New Roman" w:hAnsi="Times New Roman" w:cs="Times New Roman"/>
          <w:sz w:val="24"/>
          <w:szCs w:val="24"/>
        </w:rPr>
        <w:t xml:space="preserve"> the</w:t>
      </w:r>
      <w:r w:rsidRPr="004B1565">
        <w:rPr>
          <w:rFonts w:ascii="Times New Roman" w:hAnsi="Times New Roman" w:cs="Times New Roman"/>
          <w:sz w:val="24"/>
          <w:szCs w:val="24"/>
        </w:rPr>
        <w:t xml:space="preserve"> highest prediction confidence in the </w:t>
      </w:r>
      <w:del w:id="969" w:author="Acaru, Silviu" w:date="2026-03-14T18:59:00Z" w16du:dateUtc="2026-03-14T17:59:00Z">
        <w:r w:rsidRPr="004B1565" w:rsidDel="00031290">
          <w:rPr>
            <w:rFonts w:ascii="Times New Roman" w:hAnsi="Times New Roman" w:cs="Times New Roman"/>
            <w:sz w:val="24"/>
            <w:szCs w:val="24"/>
          </w:rPr>
          <w:delText>0-15</w:delText>
        </w:r>
      </w:del>
      <w:ins w:id="970" w:author="Acaru, Silviu" w:date="2026-03-14T18:59:00Z" w16du:dateUtc="2026-03-14T17:59:00Z">
        <w:r w:rsidR="00031290">
          <w:rPr>
            <w:rFonts w:ascii="Times New Roman" w:hAnsi="Times New Roman" w:cs="Times New Roman"/>
            <w:sz w:val="24"/>
            <w:szCs w:val="24"/>
          </w:rPr>
          <w:t>30-50</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range, evidenced by minimal variance</w:t>
      </w:r>
      <w:ins w:id="971" w:author="Acaru, Silviu" w:date="2026-03-14T18:59:00Z" w16du:dateUtc="2026-03-14T17:59:00Z">
        <w:r w:rsidR="00031290">
          <w:rPr>
            <w:rFonts w:ascii="Times New Roman" w:hAnsi="Times New Roman" w:cs="Times New Roman"/>
            <w:sz w:val="24"/>
            <w:szCs w:val="24"/>
          </w:rPr>
          <w:t xml:space="preserve"> and the most concentrated density</w:t>
        </w:r>
      </w:ins>
      <w:r w:rsidRPr="004B1565">
        <w:rPr>
          <w:rFonts w:ascii="Times New Roman" w:hAnsi="Times New Roman" w:cs="Times New Roman"/>
          <w:sz w:val="24"/>
          <w:szCs w:val="24"/>
        </w:rPr>
        <w:t>.</w:t>
      </w:r>
    </w:p>
    <w:p w14:paraId="415A5623" w14:textId="7F876164"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The presence of multiple high-density regions is characteristic of ensemble-based methods (RF and GBR algorithms). While smooth transitions between regions indicate robust interpolation capabilities, the prediction density patterns suggest potential overfitting, particularly in the </w:t>
      </w:r>
      <w:del w:id="972" w:author="Acaru, Silviu" w:date="2026-03-14T19:00:00Z" w16du:dateUtc="2026-03-14T18:00:00Z">
        <w:r w:rsidRPr="004B1565" w:rsidDel="00F16CB0">
          <w:rPr>
            <w:rFonts w:ascii="Times New Roman" w:hAnsi="Times New Roman" w:cs="Times New Roman"/>
            <w:sz w:val="24"/>
            <w:szCs w:val="24"/>
          </w:rPr>
          <w:delText>20-</w:delText>
        </w:r>
      </w:del>
      <w:r w:rsidRPr="004B1565">
        <w:rPr>
          <w:rFonts w:ascii="Times New Roman" w:hAnsi="Times New Roman" w:cs="Times New Roman"/>
          <w:sz w:val="24"/>
          <w:szCs w:val="24"/>
        </w:rPr>
        <w:t>30</w:t>
      </w:r>
      <w:ins w:id="973" w:author="Acaru, Silviu" w:date="2026-03-14T19:00:00Z" w16du:dateUtc="2026-03-14T18:00:00Z">
        <w:r w:rsidR="00F16CB0">
          <w:rPr>
            <w:rFonts w:ascii="Times New Roman" w:hAnsi="Times New Roman" w:cs="Times New Roman"/>
            <w:sz w:val="24"/>
            <w:szCs w:val="24"/>
          </w:rPr>
          <w:t xml:space="preserve">-50 </w:t>
        </w:r>
        <w:proofErr w:type="spellStart"/>
        <w:r w:rsidR="00F16CB0">
          <w:rPr>
            <w:rFonts w:ascii="Times New Roman" w:hAnsi="Times New Roman" w:cs="Times New Roman"/>
            <w:sz w:val="24"/>
            <w:szCs w:val="24"/>
          </w:rPr>
          <w:t>wt</w:t>
        </w:r>
        <w:proofErr w:type="spellEnd"/>
        <w:r w:rsidR="00F16CB0">
          <w:rPr>
            <w:rFonts w:ascii="Times New Roman" w:hAnsi="Times New Roman" w:cs="Times New Roman"/>
            <w:sz w:val="24"/>
            <w:szCs w:val="24"/>
          </w:rPr>
          <w:t>%</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del w:id="974" w:author="Acaru, Silviu" w:date="2026-03-14T19:00:00Z" w16du:dateUtc="2026-03-14T18:00:00Z">
        <w:r w:rsidRPr="004B1565" w:rsidDel="00F16CB0">
          <w:rPr>
            <w:rFonts w:ascii="Times New Roman" w:hAnsi="Times New Roman" w:cs="Times New Roman"/>
            <w:sz w:val="24"/>
            <w:szCs w:val="24"/>
          </w:rPr>
          <w:delText xml:space="preserve"> and 40-50 wt% </w:delText>
        </w:r>
      </w:del>
      <w:r w:rsidRPr="004B1565">
        <w:rPr>
          <w:rFonts w:ascii="Times New Roman" w:hAnsi="Times New Roman" w:cs="Times New Roman"/>
          <w:sz w:val="24"/>
          <w:szCs w:val="24"/>
        </w:rPr>
        <w:t>lignin</w:t>
      </w:r>
      <w:proofErr w:type="spellEnd"/>
      <w:r w:rsidRPr="004B1565">
        <w:rPr>
          <w:rFonts w:ascii="Times New Roman" w:hAnsi="Times New Roman" w:cs="Times New Roman"/>
          <w:sz w:val="24"/>
          <w:szCs w:val="24"/>
        </w:rPr>
        <w:t xml:space="preserve"> region</w:t>
      </w:r>
      <w:del w:id="975" w:author="Acaru, Silviu" w:date="2026-03-14T19:00:00Z" w16du:dateUtc="2026-03-14T18:00:00Z">
        <w:r w:rsidRPr="004B1565" w:rsidDel="00F16CB0">
          <w:rPr>
            <w:rFonts w:ascii="Times New Roman" w:hAnsi="Times New Roman" w:cs="Times New Roman"/>
            <w:sz w:val="24"/>
            <w:szCs w:val="24"/>
          </w:rPr>
          <w:delText>s</w:delText>
        </w:r>
      </w:del>
      <w:r w:rsidRPr="004B1565">
        <w:rPr>
          <w:rFonts w:ascii="Times New Roman" w:hAnsi="Times New Roman" w:cs="Times New Roman"/>
          <w:sz w:val="24"/>
          <w:szCs w:val="24"/>
        </w:rPr>
        <w:t xml:space="preserve"> where data clusters exhibit unusually high prediction density.</w:t>
      </w:r>
    </w:p>
    <w:p w14:paraId="41A75D73" w14:textId="5AA27E04"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Several methodological limitations warrant consideration. Distinct discretization around </w:t>
      </w:r>
      <w:del w:id="976" w:author="Acaru, Silviu" w:date="2026-03-14T19:00:00Z" w16du:dateUtc="2026-03-14T18:00:00Z">
        <w:r w:rsidRPr="004B1565" w:rsidDel="00F16CB0">
          <w:rPr>
            <w:rFonts w:ascii="Times New Roman" w:hAnsi="Times New Roman" w:cs="Times New Roman"/>
            <w:sz w:val="24"/>
            <w:szCs w:val="24"/>
          </w:rPr>
          <w:delText>20-30</w:delText>
        </w:r>
      </w:del>
      <w:ins w:id="977" w:author="Acaru, Silviu" w:date="2026-03-14T19:00:00Z" w16du:dateUtc="2026-03-14T18:00:00Z">
        <w:r w:rsidR="00F16CB0">
          <w:rPr>
            <w:rFonts w:ascii="Times New Roman" w:hAnsi="Times New Roman" w:cs="Times New Roman"/>
            <w:sz w:val="24"/>
            <w:szCs w:val="24"/>
          </w:rPr>
          <w:t>10</w:t>
        </w:r>
      </w:ins>
      <w:ins w:id="978" w:author="Acaru, Silviu" w:date="2026-03-14T19:01:00Z" w16du:dateUtc="2026-03-14T18:01:00Z">
        <w:r w:rsidR="00F16CB0">
          <w:rPr>
            <w:rFonts w:ascii="Times New Roman" w:hAnsi="Times New Roman" w:cs="Times New Roman"/>
            <w:sz w:val="24"/>
            <w:szCs w:val="24"/>
          </w:rPr>
          <w:t xml:space="preserve">-15 </w:t>
        </w:r>
      </w:ins>
      <w:del w:id="979" w:author="Acaru, Silviu" w:date="2026-03-14T19:01:00Z" w16du:dateUtc="2026-03-14T18:01:00Z">
        <w:r w:rsidRPr="004B1565" w:rsidDel="00F16CB0">
          <w:rPr>
            <w:rFonts w:ascii="Times New Roman" w:hAnsi="Times New Roman" w:cs="Times New Roman"/>
            <w:sz w:val="24"/>
            <w:szCs w:val="24"/>
          </w:rPr>
          <w:delText xml:space="preserve"> </w:delText>
        </w:r>
      </w:del>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indicates potential sampling bias in the training dataset. The </w:t>
      </w:r>
      <w:del w:id="980" w:author="Acaru, Silviu" w:date="2026-03-14T19:01:00Z" w16du:dateUtc="2026-03-14T18:01:00Z">
        <w:r w:rsidRPr="004B1565" w:rsidDel="00F16CB0">
          <w:rPr>
            <w:rFonts w:ascii="Times New Roman" w:hAnsi="Times New Roman" w:cs="Times New Roman"/>
            <w:sz w:val="24"/>
            <w:szCs w:val="24"/>
          </w:rPr>
          <w:delText xml:space="preserve">abrupt </w:delText>
        </w:r>
      </w:del>
      <w:ins w:id="981" w:author="Acaru, Silviu" w:date="2026-03-14T19:01:00Z" w16du:dateUtc="2026-03-14T18:01:00Z">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ins>
      <w:r w:rsidRPr="004B1565">
        <w:rPr>
          <w:rFonts w:ascii="Times New Roman" w:hAnsi="Times New Roman" w:cs="Times New Roman"/>
          <w:sz w:val="24"/>
          <w:szCs w:val="24"/>
        </w:rPr>
        <w:t xml:space="preserve">transition at </w:t>
      </w:r>
      <w:del w:id="982" w:author="Acaru, Silviu" w:date="2026-03-14T19:01:00Z" w16du:dateUtc="2026-03-14T18:01:00Z">
        <w:r w:rsidRPr="004B1565" w:rsidDel="00F16CB0">
          <w:rPr>
            <w:rFonts w:ascii="Times New Roman" w:hAnsi="Times New Roman" w:cs="Times New Roman"/>
            <w:sz w:val="24"/>
            <w:szCs w:val="24"/>
          </w:rPr>
          <w:delText xml:space="preserve">20 </w:delText>
        </w:r>
      </w:del>
      <w:ins w:id="983" w:author="Acaru, Silviu" w:date="2026-03-14T19:01:00Z" w16du:dateUtc="2026-03-14T18:01:00Z">
        <w:r w:rsidR="00F16CB0">
          <w:rPr>
            <w:rFonts w:ascii="Times New Roman" w:hAnsi="Times New Roman" w:cs="Times New Roman"/>
            <w:sz w:val="24"/>
            <w:szCs w:val="24"/>
          </w:rPr>
          <w:t>15</w:t>
        </w:r>
        <w:r w:rsidR="00F16CB0" w:rsidRPr="004B1565">
          <w:rPr>
            <w:rFonts w:ascii="Times New Roman" w:hAnsi="Times New Roman" w:cs="Times New Roman"/>
            <w:sz w:val="24"/>
            <w:szCs w:val="24"/>
          </w:rPr>
          <w:t xml:space="preserve"> </w:t>
        </w:r>
      </w:ins>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w:t>
      </w:r>
      <w:proofErr w:type="gramStart"/>
      <w:r w:rsidRPr="004B1565">
        <w:rPr>
          <w:rFonts w:ascii="Times New Roman" w:hAnsi="Times New Roman" w:cs="Times New Roman"/>
          <w:sz w:val="24"/>
          <w:szCs w:val="24"/>
        </w:rPr>
        <w:t>lignin</w:t>
      </w:r>
      <w:proofErr w:type="gramEnd"/>
      <w:r w:rsidRPr="004B1565">
        <w:rPr>
          <w:rFonts w:ascii="Times New Roman" w:hAnsi="Times New Roman" w:cs="Times New Roman"/>
          <w:sz w:val="24"/>
          <w:szCs w:val="24"/>
        </w:rPr>
        <w:t xml:space="preserve"> is characteristic of the boundary between distinct training data and as such it dictates a fundamental shift in the model's prediction mechanism. Sparse regions, visualized in yellow,</w:t>
      </w:r>
      <w:r w:rsidR="002E4CF3">
        <w:rPr>
          <w:rFonts w:ascii="Times New Roman" w:hAnsi="Times New Roman" w:cs="Times New Roman"/>
          <w:sz w:val="24"/>
          <w:szCs w:val="24"/>
        </w:rPr>
        <w:t xml:space="preserve"> as already mentioned,</w:t>
      </w:r>
      <w:r w:rsidRPr="004B1565">
        <w:rPr>
          <w:rFonts w:ascii="Times New Roman" w:hAnsi="Times New Roman" w:cs="Times New Roman"/>
          <w:sz w:val="24"/>
          <w:szCs w:val="24"/>
        </w:rPr>
        <w:t xml:space="preserve"> likely represent domains with imbalanced training data or physically improbable combinations of lignin content and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w:t>
      </w:r>
    </w:p>
    <w:p w14:paraId="0186C1D6" w14:textId="154A1D6C" w:rsidR="00100A8D" w:rsidRPr="004B1565" w:rsidRDefault="004B1565" w:rsidP="00F904D2">
      <w:pPr>
        <w:jc w:val="both"/>
        <w:rPr>
          <w:rFonts w:ascii="Times New Roman" w:hAnsi="Times New Roman" w:cs="Times New Roman"/>
          <w:sz w:val="24"/>
          <w:szCs w:val="24"/>
        </w:rPr>
      </w:pPr>
      <w:r w:rsidRPr="004B1565">
        <w:rPr>
          <w:rFonts w:ascii="Times New Roman" w:hAnsi="Times New Roman" w:cs="Times New Roman"/>
          <w:sz w:val="24"/>
          <w:szCs w:val="24"/>
        </w:rPr>
        <w:lastRenderedPageBreak/>
        <w:t>From a structure-property perspective, the relationships demonstrate complex behavior</w:t>
      </w:r>
      <w:r w:rsidR="002E4CF3">
        <w:rPr>
          <w:rFonts w:ascii="Times New Roman" w:hAnsi="Times New Roman" w:cs="Times New Roman"/>
          <w:sz w:val="24"/>
          <w:szCs w:val="24"/>
        </w:rPr>
        <w:t>. This was captured earlier in the correlations of features analysis</w:t>
      </w:r>
      <w:r w:rsidRPr="004B1565">
        <w:rPr>
          <w:rFonts w:ascii="Times New Roman" w:hAnsi="Times New Roman" w:cs="Times New Roman"/>
          <w:sz w:val="24"/>
          <w:szCs w:val="24"/>
        </w:rPr>
        <w:t>.</w:t>
      </w:r>
      <w:r w:rsidR="002E4CF3">
        <w:rPr>
          <w:rFonts w:ascii="Times New Roman" w:hAnsi="Times New Roman" w:cs="Times New Roman"/>
          <w:sz w:val="24"/>
          <w:szCs w:val="24"/>
        </w:rPr>
        <w:t xml:space="preserve"> Through mapping, we can observe how t</w:t>
      </w:r>
      <w:r w:rsidRPr="004B1565">
        <w:rPr>
          <w:rFonts w:ascii="Times New Roman" w:hAnsi="Times New Roman" w:cs="Times New Roman"/>
          <w:sz w:val="24"/>
          <w:szCs w:val="24"/>
        </w:rPr>
        <w:t xml:space="preserve">he initial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response (0-20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exhibits a </w:t>
      </w:r>
      <w:del w:id="984" w:author="Acaru, Silviu" w:date="2026-03-14T19:01:00Z" w16du:dateUtc="2026-03-14T18:01:00Z">
        <w:r w:rsidRPr="004B1565" w:rsidDel="00F16CB0">
          <w:rPr>
            <w:rFonts w:ascii="Times New Roman" w:hAnsi="Times New Roman" w:cs="Times New Roman"/>
            <w:sz w:val="24"/>
            <w:szCs w:val="24"/>
          </w:rPr>
          <w:delText xml:space="preserve">sharp </w:delText>
        </w:r>
      </w:del>
      <w:ins w:id="985" w:author="Acaru, Silviu" w:date="2026-03-14T19:01:00Z" w16du:dateUtc="2026-03-14T18:01:00Z">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ins>
      <w:r w:rsidRPr="004B1565">
        <w:rPr>
          <w:rFonts w:ascii="Times New Roman" w:hAnsi="Times New Roman" w:cs="Times New Roman"/>
          <w:sz w:val="24"/>
          <w:szCs w:val="24"/>
        </w:rPr>
        <w:t xml:space="preserve">increase </w:t>
      </w:r>
      <w:r w:rsidR="002E4CF3">
        <w:rPr>
          <w:rFonts w:ascii="Times New Roman" w:hAnsi="Times New Roman" w:cs="Times New Roman"/>
          <w:sz w:val="24"/>
          <w:szCs w:val="24"/>
        </w:rPr>
        <w:t xml:space="preserve">from approximately </w:t>
      </w:r>
      <w:del w:id="986" w:author="Acaru, Silviu" w:date="2026-03-14T19:02:00Z" w16du:dateUtc="2026-03-14T18:02:00Z">
        <w:r w:rsidR="002E4CF3" w:rsidDel="00F16CB0">
          <w:rPr>
            <w:rFonts w:ascii="Times New Roman" w:hAnsi="Times New Roman" w:cs="Times New Roman"/>
            <w:sz w:val="24"/>
            <w:szCs w:val="24"/>
          </w:rPr>
          <w:delText>10</w:delText>
        </w:r>
        <w:r w:rsidR="006C62D6" w:rsidDel="00F16CB0">
          <w:rPr>
            <w:rFonts w:ascii="Times New Roman" w:hAnsi="Times New Roman" w:cs="Times New Roman"/>
            <w:sz w:val="24"/>
            <w:szCs w:val="24"/>
          </w:rPr>
          <w:delText xml:space="preserve"> </w:delText>
        </w:r>
      </w:del>
      <w:ins w:id="987" w:author="Acaru, Silviu" w:date="2026-03-14T19:02:00Z" w16du:dateUtc="2026-03-14T18:02:00Z">
        <w:r w:rsidR="00F16CB0">
          <w:rPr>
            <w:rFonts w:ascii="Times New Roman" w:hAnsi="Times New Roman" w:cs="Times New Roman"/>
            <w:sz w:val="24"/>
            <w:szCs w:val="24"/>
          </w:rPr>
          <w:t xml:space="preserve">15 </w:t>
        </w:r>
      </w:ins>
      <w:r w:rsidR="002E4CF3">
        <w:rPr>
          <w:rFonts w:ascii="Times New Roman" w:hAnsi="Times New Roman" w:cs="Times New Roman"/>
          <w:sz w:val="24"/>
          <w:szCs w:val="24"/>
        </w:rPr>
        <w:t xml:space="preserve">°C to </w:t>
      </w:r>
      <w:del w:id="988" w:author="Acaru, Silviu" w:date="2026-03-14T19:02:00Z" w16du:dateUtc="2026-03-14T18:02:00Z">
        <w:r w:rsidR="002E4CF3" w:rsidDel="00F16CB0">
          <w:rPr>
            <w:rFonts w:ascii="Times New Roman" w:hAnsi="Times New Roman" w:cs="Times New Roman"/>
            <w:sz w:val="24"/>
            <w:szCs w:val="24"/>
          </w:rPr>
          <w:delText>60</w:delText>
        </w:r>
        <w:r w:rsidR="006C62D6" w:rsidDel="00F16CB0">
          <w:rPr>
            <w:rFonts w:ascii="Times New Roman" w:hAnsi="Times New Roman" w:cs="Times New Roman"/>
            <w:sz w:val="24"/>
            <w:szCs w:val="24"/>
          </w:rPr>
          <w:delText xml:space="preserve"> </w:delText>
        </w:r>
      </w:del>
      <w:ins w:id="989" w:author="Acaru, Silviu" w:date="2026-03-14T19:02:00Z" w16du:dateUtc="2026-03-14T18:02:00Z">
        <w:r w:rsidR="00F16CB0">
          <w:rPr>
            <w:rFonts w:ascii="Times New Roman" w:hAnsi="Times New Roman" w:cs="Times New Roman"/>
            <w:sz w:val="24"/>
            <w:szCs w:val="24"/>
          </w:rPr>
          <w:t xml:space="preserve">45 </w:t>
        </w:r>
      </w:ins>
      <w:r w:rsidR="002E4CF3">
        <w:rPr>
          <w:rFonts w:ascii="Times New Roman" w:hAnsi="Times New Roman" w:cs="Times New Roman"/>
          <w:sz w:val="24"/>
          <w:szCs w:val="24"/>
        </w:rPr>
        <w:t xml:space="preserve">°C, </w:t>
      </w:r>
      <w:r w:rsidR="006C62D6">
        <w:rPr>
          <w:rFonts w:ascii="Times New Roman" w:hAnsi="Times New Roman" w:cs="Times New Roman"/>
          <w:sz w:val="24"/>
          <w:szCs w:val="24"/>
        </w:rPr>
        <w:t>attributed to higher crosslinking densities when the lignin content increases</w:t>
      </w:r>
      <w:r w:rsidRPr="004B1565">
        <w:rPr>
          <w:rFonts w:ascii="Times New Roman" w:hAnsi="Times New Roman" w:cs="Times New Roman"/>
          <w:sz w:val="24"/>
          <w:szCs w:val="24"/>
        </w:rPr>
        <w:t xml:space="preserve">. The intermediate region (20-40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achieves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values of </w:t>
      </w:r>
      <w:del w:id="990" w:author="Acaru, Silviu" w:date="2026-03-14T19:02:00Z" w16du:dateUtc="2026-03-14T18:02:00Z">
        <w:r w:rsidRPr="004B1565" w:rsidDel="00F16CB0">
          <w:rPr>
            <w:rFonts w:ascii="Times New Roman" w:hAnsi="Times New Roman" w:cs="Times New Roman"/>
            <w:sz w:val="24"/>
            <w:szCs w:val="24"/>
          </w:rPr>
          <w:delText>75-80</w:delText>
        </w:r>
      </w:del>
      <w:ins w:id="991" w:author="Acaru, Silviu" w:date="2026-03-14T19:02:00Z" w16du:dateUtc="2026-03-14T18:02:00Z">
        <w:r w:rsidR="00F16CB0">
          <w:rPr>
            <w:rFonts w:ascii="Times New Roman" w:hAnsi="Times New Roman" w:cs="Times New Roman"/>
            <w:sz w:val="24"/>
            <w:szCs w:val="24"/>
          </w:rPr>
          <w:t>55-60</w:t>
        </w:r>
      </w:ins>
      <w:r w:rsidRPr="004B1565">
        <w:rPr>
          <w:rFonts w:ascii="Times New Roman" w:hAnsi="Times New Roman" w:cs="Times New Roman"/>
          <w:sz w:val="24"/>
          <w:szCs w:val="24"/>
        </w:rPr>
        <w:t xml:space="preserve">°C, with </w:t>
      </w:r>
      <w:r w:rsidR="006C62D6">
        <w:rPr>
          <w:rFonts w:ascii="Times New Roman" w:hAnsi="Times New Roman" w:cs="Times New Roman"/>
          <w:sz w:val="24"/>
          <w:szCs w:val="24"/>
        </w:rPr>
        <w:t xml:space="preserve">the </w:t>
      </w:r>
      <w:r w:rsidRPr="004B1565">
        <w:rPr>
          <w:rFonts w:ascii="Times New Roman" w:hAnsi="Times New Roman" w:cs="Times New Roman"/>
          <w:sz w:val="24"/>
          <w:szCs w:val="24"/>
        </w:rPr>
        <w:t xml:space="preserve">highest prediction density at approximately </w:t>
      </w:r>
      <w:del w:id="992" w:author="Acaru, Silviu" w:date="2026-03-14T19:02:00Z" w16du:dateUtc="2026-03-14T18:02:00Z">
        <w:r w:rsidRPr="004B1565" w:rsidDel="00F16CB0">
          <w:rPr>
            <w:rFonts w:ascii="Times New Roman" w:hAnsi="Times New Roman" w:cs="Times New Roman"/>
            <w:sz w:val="24"/>
            <w:szCs w:val="24"/>
          </w:rPr>
          <w:delText>70</w:delText>
        </w:r>
      </w:del>
      <w:ins w:id="993" w:author="Acaru, Silviu" w:date="2026-03-14T19:02:00Z" w16du:dateUtc="2026-03-14T18:02:00Z">
        <w:r w:rsidR="00F16CB0">
          <w:rPr>
            <w:rFonts w:ascii="Times New Roman" w:hAnsi="Times New Roman" w:cs="Times New Roman"/>
            <w:sz w:val="24"/>
            <w:szCs w:val="24"/>
          </w:rPr>
          <w:t>55</w:t>
        </w:r>
      </w:ins>
      <w:r w:rsidRPr="004B1565">
        <w:rPr>
          <w:rFonts w:ascii="Times New Roman" w:hAnsi="Times New Roman" w:cs="Times New Roman"/>
          <w:sz w:val="24"/>
          <w:szCs w:val="24"/>
        </w:rPr>
        <w:t>°C, suggesting optimal</w:t>
      </w:r>
      <w:r w:rsidR="00095D9E">
        <w:rPr>
          <w:rFonts w:ascii="Times New Roman" w:hAnsi="Times New Roman" w:cs="Times New Roman"/>
          <w:sz w:val="24"/>
          <w:szCs w:val="24"/>
        </w:rPr>
        <w:t xml:space="preserve"> molecular interactions between the rigid aromatic structures of lignin</w:t>
      </w:r>
      <w:r w:rsidR="00F904D2">
        <w:rPr>
          <w:rFonts w:ascii="Times New Roman" w:hAnsi="Times New Roman" w:cs="Times New Roman"/>
          <w:sz w:val="24"/>
          <w:szCs w:val="24"/>
        </w:rPr>
        <w:t xml:space="preserve"> (enabling </w:t>
      </w:r>
      <w:r w:rsidR="00F904D2" w:rsidRPr="00F904D2">
        <w:rPr>
          <w:rFonts w:ascii="Times New Roman" w:hAnsi="Times New Roman" w:cs="Times New Roman"/>
          <w:sz w:val="24"/>
          <w:szCs w:val="24"/>
        </w:rPr>
        <w:t>π-π</w:t>
      </w:r>
      <w:r w:rsidR="00F904D2">
        <w:rPr>
          <w:rFonts w:ascii="Times New Roman" w:hAnsi="Times New Roman" w:cs="Times New Roman"/>
          <w:sz w:val="24"/>
          <w:szCs w:val="24"/>
        </w:rPr>
        <w:t xml:space="preserve"> stacking) and the hydrogen bonding network formed within the urethane linkages.</w:t>
      </w:r>
      <w:r w:rsidRPr="004B1565">
        <w:rPr>
          <w:rFonts w:ascii="Times New Roman" w:hAnsi="Times New Roman" w:cs="Times New Roman"/>
          <w:sz w:val="24"/>
          <w:szCs w:val="24"/>
        </w:rPr>
        <w:t xml:space="preserve"> These findings indicate that the optimal processing window lies between </w:t>
      </w:r>
      <w:del w:id="994" w:author="Acaru, Silviu" w:date="2026-03-14T19:03:00Z" w16du:dateUtc="2026-03-14T18:03:00Z">
        <w:r w:rsidRPr="004B1565" w:rsidDel="00F16CB0">
          <w:rPr>
            <w:rFonts w:ascii="Times New Roman" w:hAnsi="Times New Roman" w:cs="Times New Roman"/>
            <w:sz w:val="24"/>
            <w:szCs w:val="24"/>
          </w:rPr>
          <w:delText>15-25</w:delText>
        </w:r>
      </w:del>
      <w:ins w:id="995" w:author="Acaru, Silviu" w:date="2026-03-14T19:03:00Z" w16du:dateUtc="2026-03-14T18:03:00Z">
        <w:r w:rsidR="00F16CB0">
          <w:rPr>
            <w:rFonts w:ascii="Times New Roman" w:hAnsi="Times New Roman" w:cs="Times New Roman"/>
            <w:sz w:val="24"/>
            <w:szCs w:val="24"/>
          </w:rPr>
          <w:t>30-50</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for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enhancement,</w:t>
      </w:r>
      <w:ins w:id="996" w:author="Acaru, Silviu" w:date="2026-03-14T19:03:00Z" w16du:dateUtc="2026-03-14T18:03:00Z">
        <w:r w:rsidR="00F16CB0">
          <w:rPr>
            <w:rFonts w:ascii="Times New Roman" w:hAnsi="Times New Roman" w:cs="Times New Roman"/>
            <w:sz w:val="24"/>
            <w:szCs w:val="24"/>
          </w:rPr>
          <w:t xml:space="preserve"> where the most concentrated prediction density is observed, </w:t>
        </w:r>
      </w:ins>
      <w:del w:id="997" w:author="Acaru, Silviu" w:date="2026-03-14T19:04:00Z" w16du:dateUtc="2026-03-14T18:04:00Z">
        <w:r w:rsidRPr="004B1565" w:rsidDel="00F16CB0">
          <w:rPr>
            <w:rFonts w:ascii="Times New Roman" w:hAnsi="Times New Roman" w:cs="Times New Roman"/>
            <w:sz w:val="24"/>
            <w:szCs w:val="24"/>
          </w:rPr>
          <w:delText xml:space="preserve"> </w:delText>
        </w:r>
      </w:del>
      <w:r w:rsidRPr="004B1565">
        <w:rPr>
          <w:rFonts w:ascii="Times New Roman" w:hAnsi="Times New Roman" w:cs="Times New Roman"/>
          <w:sz w:val="24"/>
          <w:szCs w:val="24"/>
        </w:rPr>
        <w:t xml:space="preserve">while the </w:t>
      </w:r>
      <w:del w:id="998" w:author="Acaru, Silviu" w:date="2026-03-14T19:04:00Z" w16du:dateUtc="2026-03-14T18:04:00Z">
        <w:r w:rsidRPr="004B1565" w:rsidDel="00F16CB0">
          <w:rPr>
            <w:rFonts w:ascii="Times New Roman" w:hAnsi="Times New Roman" w:cs="Times New Roman"/>
            <w:sz w:val="24"/>
            <w:szCs w:val="24"/>
          </w:rPr>
          <w:delText>40-50</w:delText>
        </w:r>
      </w:del>
      <w:ins w:id="999" w:author="Acaru, Silviu" w:date="2026-03-14T19:04:00Z" w16du:dateUtc="2026-03-14T18:04:00Z">
        <w:r w:rsidR="00F16CB0">
          <w:rPr>
            <w:rFonts w:ascii="Times New Roman" w:hAnsi="Times New Roman" w:cs="Times New Roman"/>
            <w:sz w:val="24"/>
            <w:szCs w:val="24"/>
          </w:rPr>
          <w:t>50-70</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range provides more consistent thermal properties</w:t>
      </w:r>
      <w:ins w:id="1000" w:author="Acaru, Silviu" w:date="2026-03-14T19:04:00Z" w16du:dateUtc="2026-03-14T18:04:00Z">
        <w:r w:rsidR="00F16CB0">
          <w:rPr>
            <w:rFonts w:ascii="Times New Roman" w:hAnsi="Times New Roman" w:cs="Times New Roman"/>
            <w:sz w:val="24"/>
            <w:szCs w:val="24"/>
          </w:rPr>
          <w:t xml:space="preserve"> albeit with gradually declining prediction confidence</w:t>
        </w:r>
      </w:ins>
      <w:r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p>
    <w:p w14:paraId="454F4DB5" w14:textId="79B3488E" w:rsidR="001C0D7C" w:rsidRDefault="002E4CF3" w:rsidP="00F16CB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Pr>
          <w:rFonts w:ascii="Times New Roman" w:hAnsi="Times New Roman" w:cs="Times New Roman"/>
          <w:sz w:val="24"/>
          <w:szCs w:val="24"/>
        </w:rPr>
        <w:t xml:space="preserve">through the </w:t>
      </w:r>
      <w:r w:rsidR="001C0D7C" w:rsidRPr="001C0D7C">
        <w:rPr>
          <w:rFonts w:ascii="Times New Roman" w:hAnsi="Times New Roman" w:cs="Times New Roman"/>
          <w:sz w:val="24"/>
          <w:szCs w:val="24"/>
        </w:rPr>
        <w:t xml:space="preserve">analysis of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we </w:t>
      </w:r>
      <w:r w:rsidR="001C0D7C" w:rsidRPr="001C0D7C">
        <w:rPr>
          <w:rFonts w:ascii="Times New Roman" w:hAnsi="Times New Roman" w:cs="Times New Roman"/>
          <w:sz w:val="24"/>
          <w:szCs w:val="24"/>
        </w:rPr>
        <w:t xml:space="preserve">reveal that the model's prediction density exhibits </w:t>
      </w:r>
      <w:ins w:id="1001" w:author="Acaru, Silviu" w:date="2026-03-14T19:04:00Z" w16du:dateUtc="2026-03-14T18:04:00Z">
        <w:r w:rsidR="00F16CB0">
          <w:rPr>
            <w:rFonts w:ascii="Times New Roman" w:hAnsi="Times New Roman" w:cs="Times New Roman"/>
            <w:sz w:val="24"/>
            <w:szCs w:val="24"/>
          </w:rPr>
          <w:t>di</w:t>
        </w:r>
      </w:ins>
      <w:ins w:id="1002" w:author="Acaru, Silviu" w:date="2026-03-14T19:05:00Z" w16du:dateUtc="2026-03-14T18:05:00Z">
        <w:r w:rsidR="00F16CB0">
          <w:rPr>
            <w:rFonts w:ascii="Times New Roman" w:hAnsi="Times New Roman" w:cs="Times New Roman"/>
            <w:sz w:val="24"/>
            <w:szCs w:val="24"/>
          </w:rPr>
          <w:t xml:space="preserve">stinct confidence levels that shift across the three molecular weight clusters. Specifically, the highest density is centered at approximately 43-45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250, at 50-55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and 60-62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(bimodal) for PTHF 650</w:t>
        </w:r>
      </w:ins>
      <w:ins w:id="1003" w:author="Acaru, Silviu" w:date="2026-03-14T19:06:00Z" w16du:dateUtc="2026-03-14T18:06:00Z">
        <w:r w:rsidR="00F16CB0">
          <w:rPr>
            <w:rFonts w:ascii="Times New Roman" w:hAnsi="Times New Roman" w:cs="Times New Roman"/>
            <w:sz w:val="24"/>
            <w:szCs w:val="24"/>
          </w:rPr>
          <w:t xml:space="preserve">, and at approximately 53-55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1000 with additional secondary region around 20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w:t>
        </w:r>
      </w:ins>
      <w:del w:id="1004" w:author="Acaru, Silviu" w:date="2026-03-14T19:06:00Z" w16du:dateUtc="2026-03-14T18:06:00Z">
        <w:r w:rsidR="00A65F9E" w:rsidDel="00F16CB0">
          <w:rPr>
            <w:rFonts w:ascii="Times New Roman" w:hAnsi="Times New Roman" w:cs="Times New Roman"/>
            <w:sz w:val="24"/>
            <w:szCs w:val="24"/>
          </w:rPr>
          <w:delText xml:space="preserve">the </w:delText>
        </w:r>
        <w:r w:rsidR="001C0D7C" w:rsidRPr="001C0D7C" w:rsidDel="00F16CB0">
          <w:rPr>
            <w:rFonts w:ascii="Times New Roman" w:hAnsi="Times New Roman" w:cs="Times New Roman"/>
            <w:sz w:val="24"/>
            <w:szCs w:val="24"/>
          </w:rPr>
          <w:delText>highest confidence at T</w:delText>
        </w:r>
        <w:r w:rsidR="001C0D7C" w:rsidRPr="001C0D7C" w:rsidDel="00F16CB0">
          <w:rPr>
            <w:rFonts w:ascii="Times New Roman" w:hAnsi="Times New Roman" w:cs="Times New Roman"/>
            <w:sz w:val="24"/>
            <w:szCs w:val="24"/>
            <w:vertAlign w:val="subscript"/>
          </w:rPr>
          <w:delText>g</w:delText>
        </w:r>
        <w:r w:rsidR="001C0D7C" w:rsidRPr="001C0D7C" w:rsidDel="00F16CB0">
          <w:rPr>
            <w:rFonts w:ascii="Times New Roman" w:hAnsi="Times New Roman" w:cs="Times New Roman"/>
            <w:sz w:val="24"/>
            <w:szCs w:val="24"/>
          </w:rPr>
          <w:delText xml:space="preserve"> values around 60°C for each </w:delText>
        </w:r>
        <w:r w:rsidR="00A65F9E" w:rsidDel="00F16CB0">
          <w:rPr>
            <w:rFonts w:ascii="Times New Roman" w:hAnsi="Times New Roman" w:cs="Times New Roman"/>
            <w:sz w:val="24"/>
            <w:szCs w:val="24"/>
          </w:rPr>
          <w:delText>molecular weight</w:delText>
        </w:r>
        <w:r w:rsidR="00A65F9E" w:rsidRPr="001C0D7C" w:rsidDel="00F16CB0">
          <w:rPr>
            <w:rFonts w:ascii="Times New Roman" w:hAnsi="Times New Roman" w:cs="Times New Roman"/>
            <w:sz w:val="24"/>
            <w:szCs w:val="24"/>
          </w:rPr>
          <w:delText xml:space="preserve"> </w:delText>
        </w:r>
        <w:r w:rsidR="001C0D7C" w:rsidRPr="001C0D7C" w:rsidDel="00F16CB0">
          <w:rPr>
            <w:rFonts w:ascii="Times New Roman" w:hAnsi="Times New Roman" w:cs="Times New Roman"/>
            <w:sz w:val="24"/>
            <w:szCs w:val="24"/>
          </w:rPr>
          <w:delText>cluster.</w:delText>
        </w:r>
      </w:del>
      <w:r w:rsidR="001C0D7C" w:rsidRPr="001C0D7C">
        <w:rPr>
          <w:rFonts w:ascii="Times New Roman" w:hAnsi="Times New Roman" w:cs="Times New Roman"/>
          <w:sz w:val="24"/>
          <w:szCs w:val="24"/>
        </w:rPr>
        <w:t xml:space="preserve"> The vertical distribution of predictions within clusters (spanning approximately </w:t>
      </w:r>
      <w:del w:id="1005" w:author="Acaru, Silviu" w:date="2026-03-14T19:06:00Z" w16du:dateUtc="2026-03-14T18:06:00Z">
        <w:r w:rsidR="001C0D7C" w:rsidRPr="001C0D7C" w:rsidDel="00F16CB0">
          <w:rPr>
            <w:rFonts w:ascii="Times New Roman" w:hAnsi="Times New Roman" w:cs="Times New Roman"/>
            <w:sz w:val="24"/>
            <w:szCs w:val="24"/>
          </w:rPr>
          <w:delText>20</w:delText>
        </w:r>
      </w:del>
      <w:ins w:id="1006" w:author="Acaru, Silviu" w:date="2026-03-14T19:06:00Z" w16du:dateUtc="2026-03-14T18:06:00Z">
        <w:r w:rsidR="00F16CB0">
          <w:rPr>
            <w:rFonts w:ascii="Times New Roman" w:hAnsi="Times New Roman" w:cs="Times New Roman"/>
            <w:sz w:val="24"/>
            <w:szCs w:val="24"/>
          </w:rPr>
          <w:t>10</w:t>
        </w:r>
      </w:ins>
      <w:r w:rsidR="001C0D7C" w:rsidRPr="001C0D7C">
        <w:rPr>
          <w:rFonts w:ascii="Times New Roman" w:hAnsi="Times New Roman" w:cs="Times New Roman"/>
          <w:sz w:val="24"/>
          <w:szCs w:val="24"/>
        </w:rPr>
        <w:t>-</w:t>
      </w:r>
      <w:del w:id="1007" w:author="Acaru, Silviu" w:date="2026-03-14T19:06:00Z" w16du:dateUtc="2026-03-14T18:06:00Z">
        <w:r w:rsidR="001C0D7C" w:rsidRPr="001C0D7C" w:rsidDel="00F16CB0">
          <w:rPr>
            <w:rFonts w:ascii="Times New Roman" w:hAnsi="Times New Roman" w:cs="Times New Roman"/>
            <w:sz w:val="24"/>
            <w:szCs w:val="24"/>
          </w:rPr>
          <w:delText>8</w:delText>
        </w:r>
      </w:del>
      <w:ins w:id="1008" w:author="Acaru, Silviu" w:date="2026-03-14T19:06:00Z" w16du:dateUtc="2026-03-14T18:06:00Z">
        <w:r w:rsidR="00F16CB0">
          <w:rPr>
            <w:rFonts w:ascii="Times New Roman" w:hAnsi="Times New Roman" w:cs="Times New Roman"/>
            <w:sz w:val="24"/>
            <w:szCs w:val="24"/>
          </w:rPr>
          <w:t>7</w:t>
        </w:r>
      </w:ins>
      <w:r w:rsidR="001C0D7C" w:rsidRPr="001C0D7C">
        <w:rPr>
          <w:rFonts w:ascii="Times New Roman" w:hAnsi="Times New Roman" w:cs="Times New Roman"/>
          <w:sz w:val="24"/>
          <w:szCs w:val="24"/>
        </w:rPr>
        <w:t>0</w:t>
      </w:r>
      <w:r w:rsidR="00A65F9E">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indicates significant uncertainty, reflecting </w:t>
      </w:r>
      <w:r w:rsidR="00A65F9E">
        <w:rPr>
          <w:rFonts w:ascii="Times New Roman" w:hAnsi="Times New Roman" w:cs="Times New Roman"/>
          <w:sz w:val="24"/>
          <w:szCs w:val="24"/>
        </w:rPr>
        <w:t xml:space="preserve">that not only the co-polyol molecular weight is determining for </w:t>
      </w:r>
      <w:proofErr w:type="spellStart"/>
      <w:r w:rsidR="00A65F9E">
        <w:rPr>
          <w:rFonts w:ascii="Times New Roman" w:hAnsi="Times New Roman" w:cs="Times New Roman"/>
          <w:sz w:val="24"/>
          <w:szCs w:val="24"/>
        </w:rPr>
        <w:t>T</w:t>
      </w:r>
      <w:r w:rsidR="00A65F9E" w:rsidRPr="00E62DF7">
        <w:rPr>
          <w:rFonts w:ascii="Times New Roman" w:hAnsi="Times New Roman" w:cs="Times New Roman"/>
          <w:sz w:val="24"/>
          <w:szCs w:val="24"/>
          <w:vertAlign w:val="subscript"/>
        </w:rPr>
        <w:t>g</w:t>
      </w:r>
      <w:proofErr w:type="spellEnd"/>
      <w:r w:rsidR="00A65F9E">
        <w:rPr>
          <w:rFonts w:ascii="Times New Roman" w:hAnsi="Times New Roman" w:cs="Times New Roman"/>
          <w:sz w:val="24"/>
          <w:szCs w:val="24"/>
        </w:rPr>
        <w:t>, but also other parameters like the lignin/co-polyol ratio and the crosslinking density</w:t>
      </w:r>
      <w:r w:rsidR="001C0D7C" w:rsidRPr="001C0D7C">
        <w:rPr>
          <w:rFonts w:ascii="Times New Roman" w:hAnsi="Times New Roman" w:cs="Times New Roman"/>
          <w:sz w:val="24"/>
          <w:szCs w:val="24"/>
        </w:rPr>
        <w:t xml:space="preserve">. </w:t>
      </w:r>
      <w:ins w:id="1009" w:author="Acaru, Silviu" w:date="2026-03-14T19:07:00Z" w16du:dateUtc="2026-03-14T18:07:00Z">
        <w:r w:rsidR="00F16CB0">
          <w:rPr>
            <w:rFonts w:ascii="Times New Roman" w:hAnsi="Times New Roman" w:cs="Times New Roman"/>
            <w:sz w:val="24"/>
            <w:szCs w:val="24"/>
          </w:rPr>
          <w:t xml:space="preserve">The shifting peaks positions – from ~45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250 to ~60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650 and</w:t>
        </w:r>
      </w:ins>
      <w:ins w:id="1010" w:author="Acaru, Silviu" w:date="2026-03-14T19:08:00Z" w16du:dateUtc="2026-03-14T18:08:00Z">
        <w:r w:rsidR="00F16CB0">
          <w:rPr>
            <w:rFonts w:ascii="Times New Roman" w:hAnsi="Times New Roman" w:cs="Times New Roman"/>
            <w:sz w:val="24"/>
            <w:szCs w:val="24"/>
          </w:rPr>
          <w:t xml:space="preserve"> back to ~55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1000, suggests a non-monotonic dependence with PTHF 650 and PTHF 1000 exhibiting bimodal distributions indicative of multiple thermally distinct prediction domains.</w:t>
        </w:r>
      </w:ins>
      <w:ins w:id="1011" w:author="Acaru, Silviu" w:date="2026-03-14T19:07:00Z" w16du:dateUtc="2026-03-14T18:07:00Z">
        <w:r w:rsidR="00F16CB0">
          <w:rPr>
            <w:rFonts w:ascii="Times New Roman" w:hAnsi="Times New Roman" w:cs="Times New Roman"/>
            <w:sz w:val="24"/>
            <w:szCs w:val="24"/>
          </w:rPr>
          <w:t xml:space="preserve"> </w:t>
        </w:r>
      </w:ins>
      <w:r w:rsidR="001C0D7C" w:rsidRPr="001C0D7C">
        <w:rPr>
          <w:rFonts w:ascii="Times New Roman" w:hAnsi="Times New Roman" w:cs="Times New Roman"/>
          <w:sz w:val="24"/>
          <w:szCs w:val="24"/>
        </w:rPr>
        <w:t xml:space="preserve">The </w:t>
      </w:r>
      <w:del w:id="1012" w:author="Acaru, Silviu" w:date="2026-03-14T19:09:00Z" w16du:dateUtc="2026-03-14T18:09:00Z">
        <w:r w:rsidR="001C0D7C" w:rsidRPr="001C0D7C" w:rsidDel="00F16CB0">
          <w:rPr>
            <w:rFonts w:ascii="Times New Roman" w:hAnsi="Times New Roman" w:cs="Times New Roman"/>
            <w:sz w:val="24"/>
            <w:szCs w:val="24"/>
          </w:rPr>
          <w:delText xml:space="preserve">consistent </w:delText>
        </w:r>
      </w:del>
      <w:ins w:id="1013" w:author="Acaru, Silviu" w:date="2026-03-14T19:09:00Z" w16du:dateUtc="2026-03-14T18:09:00Z">
        <w:r w:rsidR="00F16CB0">
          <w:rPr>
            <w:rFonts w:ascii="Times New Roman" w:hAnsi="Times New Roman" w:cs="Times New Roman"/>
            <w:sz w:val="24"/>
            <w:szCs w:val="24"/>
          </w:rPr>
          <w:t>evolving</w:t>
        </w:r>
        <w:r w:rsidR="00F16CB0" w:rsidRPr="001C0D7C">
          <w:rPr>
            <w:rFonts w:ascii="Times New Roman" w:hAnsi="Times New Roman" w:cs="Times New Roman"/>
            <w:sz w:val="24"/>
            <w:szCs w:val="24"/>
          </w:rPr>
          <w:t xml:space="preserve"> </w:t>
        </w:r>
      </w:ins>
      <w:r w:rsidR="001C0D7C" w:rsidRPr="001C0D7C">
        <w:rPr>
          <w:rFonts w:ascii="Times New Roman" w:hAnsi="Times New Roman" w:cs="Times New Roman"/>
          <w:sz w:val="24"/>
          <w:szCs w:val="24"/>
        </w:rPr>
        <w:t xml:space="preserve">pattern </w:t>
      </w:r>
      <w:del w:id="1014" w:author="Acaru, Silviu" w:date="2026-03-14T19:09:00Z" w16du:dateUtc="2026-03-14T18:09:00Z">
        <w:r w:rsidR="001C0D7C" w:rsidRPr="001C0D7C" w:rsidDel="00F16CB0">
          <w:rPr>
            <w:rFonts w:ascii="Times New Roman" w:hAnsi="Times New Roman" w:cs="Times New Roman"/>
            <w:sz w:val="24"/>
            <w:szCs w:val="24"/>
          </w:rPr>
          <w:delText xml:space="preserve">repetition </w:delText>
        </w:r>
      </w:del>
      <w:r w:rsidR="001C0D7C" w:rsidRPr="001C0D7C">
        <w:rPr>
          <w:rFonts w:ascii="Times New Roman" w:hAnsi="Times New Roman" w:cs="Times New Roman"/>
          <w:sz w:val="24"/>
          <w:szCs w:val="24"/>
        </w:rPr>
        <w:t xml:space="preserve">across different </w:t>
      </w:r>
      <w:r w:rsidR="00A65F9E">
        <w:rPr>
          <w:rFonts w:ascii="Times New Roman" w:hAnsi="Times New Roman" w:cs="Times New Roman"/>
          <w:sz w:val="24"/>
          <w:szCs w:val="24"/>
        </w:rPr>
        <w:t>molecular weights</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suggests the model has captured fundamental relationships between co-polyol size and thermal behavior.</w:t>
      </w:r>
    </w:p>
    <w:p w14:paraId="57EA8A9C" w14:textId="0E4481F4" w:rsidR="001C0D7C" w:rsidRPr="001312C1"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which shows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65F9E">
        <w:rPr>
          <w:rFonts w:ascii="Times New Roman" w:hAnsi="Times New Roman" w:cs="Times New Roman"/>
          <w:sz w:val="24"/>
          <w:szCs w:val="24"/>
        </w:rPr>
        <w:t xml:space="preserve">[NCO]/[OH] </w:t>
      </w:r>
      <w:r w:rsidR="001C0D7C">
        <w:rPr>
          <w:rFonts w:ascii="Times New Roman" w:hAnsi="Times New Roman" w:cs="Times New Roman"/>
          <w:sz w:val="24"/>
          <w:szCs w:val="24"/>
        </w:rPr>
        <w:t xml:space="preserve">influence, </w:t>
      </w:r>
      <w:r w:rsidR="001C0D7C" w:rsidRPr="006D7212">
        <w:rPr>
          <w:rFonts w:ascii="Times New Roman" w:hAnsi="Times New Roman" w:cs="Times New Roman"/>
          <w:sz w:val="24"/>
          <w:szCs w:val="24"/>
        </w:rPr>
        <w:t xml:space="preserve">the model exhibits </w:t>
      </w:r>
      <w:ins w:id="1015" w:author="Acaru, Silviu" w:date="2026-03-14T19:12:00Z" w16du:dateUtc="2026-03-14T18:12:00Z">
        <w:r w:rsidR="001312C1">
          <w:rPr>
            <w:rFonts w:ascii="Times New Roman" w:hAnsi="Times New Roman" w:cs="Times New Roman"/>
            <w:sz w:val="24"/>
            <w:szCs w:val="24"/>
          </w:rPr>
          <w:t>two distinct horizontal prediction confidence bands: a</w:t>
        </w:r>
      </w:ins>
      <w:ins w:id="1016" w:author="Acaru, Silviu" w:date="2026-03-15T20:34:00Z" w16du:dateUtc="2026-03-15T19:34:00Z">
        <w:r w:rsidR="00652049">
          <w:rPr>
            <w:rFonts w:ascii="Times New Roman" w:hAnsi="Times New Roman" w:cs="Times New Roman"/>
            <w:sz w:val="24"/>
            <w:szCs w:val="24"/>
          </w:rPr>
          <w:t xml:space="preserve"> </w:t>
        </w:r>
      </w:ins>
      <w:ins w:id="1017" w:author="Acaru, Silviu" w:date="2026-03-14T19:12:00Z" w16du:dateUtc="2026-03-14T18:12:00Z">
        <w:r w:rsidR="001312C1">
          <w:rPr>
            <w:rFonts w:ascii="Times New Roman" w:hAnsi="Times New Roman" w:cs="Times New Roman"/>
            <w:sz w:val="24"/>
            <w:szCs w:val="24"/>
          </w:rPr>
          <w:t xml:space="preserve">primary upper band centered at approximately 50-55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and a secondary lower band around </w:t>
        </w:r>
      </w:ins>
      <w:ins w:id="1018" w:author="Acaru, Silviu" w:date="2026-03-14T19:13:00Z" w16du:dateUtc="2026-03-14T18:13:00Z">
        <w:r w:rsidR="001312C1">
          <w:rPr>
            <w:rFonts w:ascii="Times New Roman" w:hAnsi="Times New Roman" w:cs="Times New Roman"/>
            <w:sz w:val="24"/>
            <w:szCs w:val="24"/>
          </w:rPr>
          <w:t xml:space="preserve">20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revealing a bimodal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vertAlign w:val="subscript"/>
          </w:rPr>
          <w:t xml:space="preserve"> </w:t>
        </w:r>
        <w:r w:rsidR="001312C1" w:rsidRPr="001312C1">
          <w:rPr>
            <w:rFonts w:ascii="Times New Roman" w:hAnsi="Times New Roman" w:cs="Times New Roman"/>
            <w:sz w:val="24"/>
            <w:szCs w:val="24"/>
            <w:rPrChange w:id="1019" w:author="Acaru, Silviu" w:date="2026-03-14T19:13:00Z" w16du:dateUtc="2026-03-14T18:13:00Z">
              <w:rPr>
                <w:rFonts w:ascii="Times New Roman" w:hAnsi="Times New Roman" w:cs="Times New Roman"/>
                <w:sz w:val="24"/>
                <w:szCs w:val="24"/>
                <w:vertAlign w:val="subscript"/>
              </w:rPr>
            </w:rPrChange>
          </w:rPr>
          <w:t>distribution across the stoichiometric range</w:t>
        </w:r>
        <w:r w:rsidR="001312C1">
          <w:rPr>
            <w:rFonts w:ascii="Times New Roman" w:hAnsi="Times New Roman" w:cs="Times New Roman"/>
            <w:sz w:val="24"/>
            <w:szCs w:val="24"/>
          </w:rPr>
          <w:t>. The highest prediction density is concentrated at Ratio = 0.55</w:t>
        </w:r>
      </w:ins>
      <w:ins w:id="1020" w:author="Acaru, Silviu" w:date="2026-03-14T19:14:00Z" w16du:dateUtc="2026-03-14T18:14:00Z">
        <w:r w:rsidR="001312C1">
          <w:rPr>
            <w:rFonts w:ascii="Times New Roman" w:hAnsi="Times New Roman" w:cs="Times New Roman"/>
            <w:sz w:val="24"/>
            <w:szCs w:val="24"/>
          </w:rPr>
          <w:t xml:space="preserve"> – 0.85, where the upper band reaches its maximum intensity at approximately 48 – 55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with localized peaks approaching </w:t>
        </w:r>
      </w:ins>
      <w:ins w:id="1021" w:author="Acaru, Silviu" w:date="2026-03-14T19:15:00Z" w16du:dateUtc="2026-03-14T18:15:00Z">
        <w:r w:rsidR="001312C1">
          <w:rPr>
            <w:rFonts w:ascii="Times New Roman" w:hAnsi="Times New Roman" w:cs="Times New Roman"/>
            <w:sz w:val="24"/>
            <w:szCs w:val="24"/>
          </w:rPr>
          <w:t xml:space="preserve">60 – 63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near Ratio ~0.75 – 0.85. As ratio </w:t>
        </w:r>
      </w:ins>
      <w:ins w:id="1022" w:author="Acaru, Silviu" w:date="2026-03-15T20:36:00Z" w16du:dateUtc="2026-03-15T19:36:00Z">
        <w:r w:rsidR="00652049">
          <w:rPr>
            <w:rFonts w:ascii="Times New Roman" w:hAnsi="Times New Roman" w:cs="Times New Roman"/>
            <w:sz w:val="24"/>
            <w:szCs w:val="24"/>
          </w:rPr>
          <w:t>increases</w:t>
        </w:r>
      </w:ins>
      <w:ins w:id="1023" w:author="Acaru, Silviu" w:date="2026-03-14T19:15:00Z" w16du:dateUtc="2026-03-14T18:15:00Z">
        <w:r w:rsidR="001312C1">
          <w:rPr>
            <w:rFonts w:ascii="Times New Roman" w:hAnsi="Times New Roman" w:cs="Times New Roman"/>
            <w:sz w:val="24"/>
            <w:szCs w:val="24"/>
          </w:rPr>
          <w:t xml:space="preserve"> above 1.0, the prediction confidence progressively decreases and the density becomes more dispersed, indicating greater model uncer</w:t>
        </w:r>
      </w:ins>
      <w:ins w:id="1024" w:author="Acaru, Silviu" w:date="2026-03-14T19:16:00Z" w16du:dateUtc="2026-03-14T18:16:00Z">
        <w:r w:rsidR="001312C1">
          <w:rPr>
            <w:rFonts w:ascii="Times New Roman" w:hAnsi="Times New Roman" w:cs="Times New Roman"/>
            <w:sz w:val="24"/>
            <w:szCs w:val="24"/>
          </w:rPr>
          <w:t xml:space="preserve">tainty in the excess-isocyanate regime. </w:t>
        </w:r>
      </w:ins>
      <w:del w:id="1025" w:author="Acaru, Silviu" w:date="2026-03-14T19:16:00Z" w16du:dateUtc="2026-03-14T18:16:00Z">
        <w:r w:rsidR="001C0D7C" w:rsidRPr="006D7212" w:rsidDel="001312C1">
          <w:rPr>
            <w:rFonts w:ascii="Times New Roman" w:hAnsi="Times New Roman" w:cs="Times New Roman"/>
            <w:sz w:val="24"/>
            <w:szCs w:val="24"/>
          </w:rPr>
          <w:delText>consistent prediction confidence bands centered primarily around 60</w:delText>
        </w:r>
        <w:r w:rsidR="00A65F9E" w:rsidDel="001312C1">
          <w:rPr>
            <w:rFonts w:ascii="Times New Roman" w:hAnsi="Times New Roman" w:cs="Times New Roman"/>
            <w:sz w:val="24"/>
            <w:szCs w:val="24"/>
          </w:rPr>
          <w:delText xml:space="preserve"> </w:delText>
        </w:r>
        <w:r w:rsidR="001C0D7C" w:rsidRPr="006D7212" w:rsidDel="001312C1">
          <w:rPr>
            <w:rFonts w:ascii="Times New Roman" w:hAnsi="Times New Roman" w:cs="Times New Roman"/>
            <w:sz w:val="24"/>
            <w:szCs w:val="24"/>
          </w:rPr>
          <w:delText>°C, with secondary patterns at</w:delText>
        </w:r>
        <w:r w:rsidR="00A65F9E" w:rsidDel="001312C1">
          <w:rPr>
            <w:rFonts w:ascii="Times New Roman" w:hAnsi="Times New Roman" w:cs="Times New Roman"/>
            <w:sz w:val="24"/>
            <w:szCs w:val="24"/>
          </w:rPr>
          <w:delText xml:space="preserve"> T</w:delText>
        </w:r>
        <w:r w:rsidR="00A65F9E" w:rsidRPr="00E62DF7" w:rsidDel="001312C1">
          <w:rPr>
            <w:rFonts w:ascii="Times New Roman" w:hAnsi="Times New Roman" w:cs="Times New Roman"/>
            <w:sz w:val="24"/>
            <w:szCs w:val="24"/>
            <w:vertAlign w:val="subscript"/>
          </w:rPr>
          <w:delText>g</w:delText>
        </w:r>
        <w:r w:rsidR="00A65F9E" w:rsidDel="001312C1">
          <w:rPr>
            <w:rFonts w:ascii="Times New Roman" w:hAnsi="Times New Roman" w:cs="Times New Roman"/>
            <w:sz w:val="24"/>
            <w:szCs w:val="24"/>
          </w:rPr>
          <w:delText xml:space="preserve"> values of</w:delText>
        </w:r>
        <w:r w:rsidR="001C0D7C" w:rsidRPr="006D7212" w:rsidDel="001312C1">
          <w:rPr>
            <w:rFonts w:ascii="Times New Roman" w:hAnsi="Times New Roman" w:cs="Times New Roman"/>
            <w:sz w:val="24"/>
            <w:szCs w:val="24"/>
          </w:rPr>
          <w:delText xml:space="preserve"> 50</w:delText>
        </w:r>
        <w:r w:rsidR="00A65F9E" w:rsidDel="001312C1">
          <w:rPr>
            <w:rFonts w:ascii="Times New Roman" w:hAnsi="Times New Roman" w:cs="Times New Roman"/>
            <w:sz w:val="24"/>
            <w:szCs w:val="24"/>
          </w:rPr>
          <w:delText xml:space="preserve"> </w:delText>
        </w:r>
        <w:r w:rsidR="001C0D7C" w:rsidRPr="006D7212" w:rsidDel="001312C1">
          <w:rPr>
            <w:rFonts w:ascii="Times New Roman" w:hAnsi="Times New Roman" w:cs="Times New Roman"/>
            <w:sz w:val="24"/>
            <w:szCs w:val="24"/>
          </w:rPr>
          <w:delText>°C and 80</w:delText>
        </w:r>
        <w:r w:rsidR="00A65F9E" w:rsidDel="001312C1">
          <w:rPr>
            <w:rFonts w:ascii="Times New Roman" w:hAnsi="Times New Roman" w:cs="Times New Roman"/>
            <w:sz w:val="24"/>
            <w:szCs w:val="24"/>
          </w:rPr>
          <w:delText xml:space="preserve"> </w:delText>
        </w:r>
        <w:r w:rsidR="001C0D7C" w:rsidRPr="006D7212" w:rsidDel="001312C1">
          <w:rPr>
            <w:rFonts w:ascii="Times New Roman" w:hAnsi="Times New Roman" w:cs="Times New Roman"/>
            <w:sz w:val="24"/>
            <w:szCs w:val="24"/>
          </w:rPr>
          <w:delText xml:space="preserve">°C. </w:delText>
        </w:r>
      </w:del>
      <w:r w:rsidR="001C0D7C" w:rsidRPr="006D7212">
        <w:rPr>
          <w:rFonts w:ascii="Times New Roman" w:hAnsi="Times New Roman" w:cs="Times New Roman"/>
          <w:sz w:val="24"/>
          <w:szCs w:val="24"/>
        </w:rPr>
        <w:t>The regular oscillatory pattern in prediction density suggests the model has captured fundamental periodic relationships between stoichiometry and thermal properties.</w:t>
      </w:r>
      <w:ins w:id="1026" w:author="Acaru, Silviu" w:date="2026-03-14T19:16:00Z" w16du:dateUtc="2026-03-14T18:16:00Z">
        <w:r w:rsidR="001312C1">
          <w:rPr>
            <w:rFonts w:ascii="Times New Roman" w:hAnsi="Times New Roman" w:cs="Times New Roman"/>
            <w:sz w:val="24"/>
            <w:szCs w:val="24"/>
          </w:rPr>
          <w:t xml:space="preserve"> The persistent bimodal structure </w:t>
        </w:r>
      </w:ins>
      <w:ins w:id="1027" w:author="Acaru, Silviu" w:date="2026-03-14T19:17:00Z" w16du:dateUtc="2026-03-14T18:17:00Z">
        <w:r w:rsidR="001312C1">
          <w:rPr>
            <w:rFonts w:ascii="Times New Roman" w:hAnsi="Times New Roman" w:cs="Times New Roman"/>
            <w:sz w:val="24"/>
            <w:szCs w:val="24"/>
          </w:rPr>
          <w:t xml:space="preserve">– with the upper band reflecting formulations where efficient crosslinking yields </w:t>
        </w:r>
        <w:proofErr w:type="gramStart"/>
        <w:r w:rsidR="001312C1">
          <w:rPr>
            <w:rFonts w:ascii="Times New Roman" w:hAnsi="Times New Roman" w:cs="Times New Roman"/>
            <w:sz w:val="24"/>
            <w:szCs w:val="24"/>
          </w:rPr>
          <w:t xml:space="preserve">higher </w:t>
        </w:r>
      </w:ins>
      <w:ins w:id="1028" w:author="Acaru, Silviu" w:date="2026-03-14T19:16:00Z" w16du:dateUtc="2026-03-14T18:16:00Z">
        <w:r w:rsidR="001312C1">
          <w:rPr>
            <w:rFonts w:ascii="Times New Roman" w:hAnsi="Times New Roman" w:cs="Times New Roman"/>
            <w:sz w:val="24"/>
            <w:szCs w:val="24"/>
          </w:rPr>
          <w:t xml:space="preserve"> </w:t>
        </w:r>
      </w:ins>
      <w:proofErr w:type="spellStart"/>
      <w:ins w:id="1029" w:author="Acaru, Silviu" w:date="2026-03-14T19:17:00Z" w16du:dateUtc="2026-03-14T18:17:00Z">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proofErr w:type="gramEnd"/>
        <w:r w:rsidR="001312C1">
          <w:rPr>
            <w:rFonts w:ascii="Times New Roman" w:hAnsi="Times New Roman" w:cs="Times New Roman"/>
            <w:sz w:val="24"/>
            <w:szCs w:val="24"/>
          </w:rPr>
          <w:t xml:space="preserve"> and the lower band (~20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likely representing under- or over- crosslinked </w:t>
        </w:r>
      </w:ins>
      <w:ins w:id="1030" w:author="Acaru, Silviu" w:date="2026-03-14T19:18:00Z" w16du:dateUtc="2026-03-14T18:18:00Z">
        <w:r w:rsidR="001312C1">
          <w:rPr>
            <w:rFonts w:ascii="Times New Roman" w:hAnsi="Times New Roman" w:cs="Times New Roman"/>
            <w:sz w:val="24"/>
            <w:szCs w:val="24"/>
          </w:rPr>
          <w:t xml:space="preserve">networks, indicates that the [NCO]/[OH] ratio acts as a threshold-sensitive parameter rather than a continuously linear predictor. Notably, the </w:t>
        </w:r>
      </w:ins>
      <w:ins w:id="1031" w:author="Acaru, Silviu" w:date="2026-03-15T20:34:00Z" w16du:dateUtc="2026-03-15T19:34:00Z">
        <w:r w:rsidR="00652049">
          <w:rPr>
            <w:rFonts w:ascii="Times New Roman" w:hAnsi="Times New Roman" w:cs="Times New Roman"/>
            <w:sz w:val="24"/>
            <w:szCs w:val="24"/>
          </w:rPr>
          <w:t>sub stoichiometric</w:t>
        </w:r>
      </w:ins>
      <w:ins w:id="1032" w:author="Acaru, Silviu" w:date="2026-03-14T19:18:00Z" w16du:dateUtc="2026-03-14T18:18:00Z">
        <w:r w:rsidR="001312C1">
          <w:rPr>
            <w:rFonts w:ascii="Times New Roman" w:hAnsi="Times New Roman" w:cs="Times New Roman"/>
            <w:sz w:val="24"/>
            <w:szCs w:val="24"/>
          </w:rPr>
          <w:t xml:space="preserve"> range (ratio </w:t>
        </w:r>
      </w:ins>
      <w:ins w:id="1033" w:author="Acaru, Silviu" w:date="2026-03-14T19:19:00Z" w16du:dateUtc="2026-03-14T18:19:00Z">
        <w:r w:rsidR="001312C1">
          <w:rPr>
            <w:rFonts w:ascii="Times New Roman" w:hAnsi="Times New Roman" w:cs="Times New Roman"/>
            <w:sz w:val="24"/>
            <w:szCs w:val="24"/>
          </w:rPr>
          <w:t>less</w:t>
        </w:r>
      </w:ins>
      <w:ins w:id="1034" w:author="Acaru, Silviu" w:date="2026-03-14T19:18:00Z" w16du:dateUtc="2026-03-14T18:18:00Z">
        <w:r w:rsidR="001312C1">
          <w:rPr>
            <w:rFonts w:ascii="Times New Roman" w:hAnsi="Times New Roman" w:cs="Times New Roman"/>
            <w:sz w:val="24"/>
            <w:szCs w:val="24"/>
          </w:rPr>
          <w:t xml:space="preserve"> than 1.0) </w:t>
        </w:r>
      </w:ins>
      <w:ins w:id="1035" w:author="Acaru, Silviu" w:date="2026-03-14T19:19:00Z" w16du:dateUtc="2026-03-14T18:19:00Z">
        <w:r w:rsidR="001312C1">
          <w:rPr>
            <w:rFonts w:ascii="Times New Roman" w:hAnsi="Times New Roman" w:cs="Times New Roman"/>
            <w:sz w:val="24"/>
            <w:szCs w:val="24"/>
          </w:rPr>
          <w:t xml:space="preserve">consistently produces more confident and higher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rPr>
          <w:t xml:space="preserve"> predictions than the </w:t>
        </w:r>
      </w:ins>
      <w:ins w:id="1036" w:author="Acaru, Silviu" w:date="2026-03-15T20:34:00Z" w16du:dateUtc="2026-03-15T19:34:00Z">
        <w:r w:rsidR="00652049">
          <w:rPr>
            <w:rFonts w:ascii="Times New Roman" w:hAnsi="Times New Roman" w:cs="Times New Roman"/>
            <w:sz w:val="24"/>
            <w:szCs w:val="24"/>
          </w:rPr>
          <w:t>super stoichiometric</w:t>
        </w:r>
      </w:ins>
      <w:ins w:id="1037" w:author="Acaru, Silviu" w:date="2026-03-14T19:19:00Z" w16du:dateUtc="2026-03-14T18:19:00Z">
        <w:r w:rsidR="001312C1">
          <w:rPr>
            <w:rFonts w:ascii="Times New Roman" w:hAnsi="Times New Roman" w:cs="Times New Roman"/>
            <w:sz w:val="24"/>
            <w:szCs w:val="24"/>
          </w:rPr>
          <w:t xml:space="preserve"> range (ratio bigger than 1.0), </w:t>
        </w:r>
        <w:r w:rsidR="001312C1">
          <w:rPr>
            <w:rFonts w:ascii="Times New Roman" w:hAnsi="Times New Roman" w:cs="Times New Roman"/>
            <w:sz w:val="24"/>
            <w:szCs w:val="24"/>
          </w:rPr>
          <w:lastRenderedPageBreak/>
          <w:t xml:space="preserve">suggesting that excess hydroxyl </w:t>
        </w:r>
      </w:ins>
      <w:ins w:id="1038" w:author="Acaru, Silviu" w:date="2026-03-14T19:20:00Z" w16du:dateUtc="2026-03-14T18:20:00Z">
        <w:r w:rsidR="001312C1">
          <w:rPr>
            <w:rFonts w:ascii="Times New Roman" w:hAnsi="Times New Roman" w:cs="Times New Roman"/>
            <w:sz w:val="24"/>
            <w:szCs w:val="24"/>
          </w:rPr>
          <w:t xml:space="preserve">groups may contribute more </w:t>
        </w:r>
      </w:ins>
      <w:ins w:id="1039" w:author="Acaru, Silviu" w:date="2026-03-15T20:34:00Z" w16du:dateUtc="2026-03-15T19:34:00Z">
        <w:r w:rsidR="00652049">
          <w:rPr>
            <w:rFonts w:ascii="Times New Roman" w:hAnsi="Times New Roman" w:cs="Times New Roman"/>
            <w:sz w:val="24"/>
            <w:szCs w:val="24"/>
          </w:rPr>
          <w:t>favorably</w:t>
        </w:r>
      </w:ins>
      <w:ins w:id="1040" w:author="Acaru, Silviu" w:date="2026-03-14T19:20:00Z" w16du:dateUtc="2026-03-14T18:20:00Z">
        <w:r w:rsidR="001312C1">
          <w:rPr>
            <w:rFonts w:ascii="Times New Roman" w:hAnsi="Times New Roman" w:cs="Times New Roman"/>
            <w:sz w:val="24"/>
            <w:szCs w:val="24"/>
          </w:rPr>
          <w:t xml:space="preserve"> to network formation in these lignin-based PU </w:t>
        </w:r>
        <w:commentRangeStart w:id="1041"/>
        <w:commentRangeStart w:id="1042"/>
        <w:commentRangeStart w:id="1043"/>
        <w:r w:rsidR="001312C1">
          <w:rPr>
            <w:rFonts w:ascii="Times New Roman" w:hAnsi="Times New Roman" w:cs="Times New Roman"/>
            <w:sz w:val="24"/>
            <w:szCs w:val="24"/>
          </w:rPr>
          <w:t>systems</w:t>
        </w:r>
      </w:ins>
      <w:commentRangeEnd w:id="1041"/>
      <w:ins w:id="1044" w:author="Acaru, Silviu" w:date="2026-03-14T19:47:00Z" w16du:dateUtc="2026-03-14T18:47:00Z">
        <w:r w:rsidR="003365D7">
          <w:rPr>
            <w:rStyle w:val="CommentReference"/>
          </w:rPr>
          <w:commentReference w:id="1041"/>
        </w:r>
        <w:commentRangeEnd w:id="1042"/>
        <w:r w:rsidR="003365D7">
          <w:rPr>
            <w:rStyle w:val="CommentReference"/>
          </w:rPr>
          <w:commentReference w:id="1042"/>
        </w:r>
      </w:ins>
      <w:commentRangeEnd w:id="1043"/>
      <w:ins w:id="1045" w:author="Acaru, Silviu" w:date="2026-03-14T19:49:00Z" w16du:dateUtc="2026-03-14T18:49:00Z">
        <w:r w:rsidR="003365D7">
          <w:rPr>
            <w:rStyle w:val="CommentReference"/>
          </w:rPr>
          <w:commentReference w:id="1043"/>
        </w:r>
      </w:ins>
      <w:ins w:id="1046" w:author="Acaru, Silviu" w:date="2026-03-14T19:20:00Z" w16du:dateUtc="2026-03-14T18:20:00Z">
        <w:r w:rsidR="001312C1">
          <w:rPr>
            <w:rFonts w:ascii="Times New Roman" w:hAnsi="Times New Roman" w:cs="Times New Roman"/>
            <w:sz w:val="24"/>
            <w:szCs w:val="24"/>
          </w:rPr>
          <w:t xml:space="preserve">. </w:t>
        </w:r>
      </w:ins>
      <w:ins w:id="1047" w:author="Acaru, Silviu" w:date="2026-03-14T19:19:00Z" w16du:dateUtc="2026-03-14T18:19:00Z">
        <w:r w:rsidR="001312C1">
          <w:rPr>
            <w:rFonts w:ascii="Times New Roman" w:hAnsi="Times New Roman" w:cs="Times New Roman"/>
            <w:sz w:val="24"/>
            <w:szCs w:val="24"/>
          </w:rPr>
          <w:t xml:space="preserve"> </w:t>
        </w:r>
      </w:ins>
    </w:p>
    <w:p w14:paraId="68CF0F75" w14:textId="43223484" w:rsidR="007E7632" w:rsidRDefault="002E4CF3" w:rsidP="00237722">
      <w:pPr>
        <w:jc w:val="both"/>
        <w:rPr>
          <w:ins w:id="1048" w:author="Acaru, Silviu" w:date="2026-03-14T19:38:00Z" w16du:dateUtc="2026-03-14T18:38:00Z"/>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w:t>
      </w:r>
      <w:r w:rsidR="001C0D7C">
        <w:rPr>
          <w:rFonts w:ascii="Times New Roman" w:hAnsi="Times New Roman" w:cs="Times New Roman"/>
          <w:sz w:val="24"/>
          <w:szCs w:val="24"/>
        </w:rPr>
        <w:t>D</w:t>
      </w:r>
      <w:r w:rsidR="001C0D7C" w:rsidRPr="001C0D7C">
        <w:rPr>
          <w:rFonts w:ascii="Times New Roman" w:hAnsi="Times New Roman" w:cs="Times New Roman"/>
          <w:sz w:val="24"/>
          <w:szCs w:val="24"/>
        </w:rPr>
        <w:t>)</w:t>
      </w:r>
      <w:r w:rsidR="001C0D7C" w:rsidRPr="006D7212">
        <w:rPr>
          <w:rFonts w:ascii="Times New Roman" w:hAnsi="Times New Roman" w:cs="Times New Roman"/>
          <w:sz w:val="24"/>
          <w:szCs w:val="24"/>
        </w:rPr>
        <w:t>,</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1C0D7C" w:rsidRPr="001C0D7C">
        <w:rPr>
          <w:rFonts w:ascii="Times New Roman" w:hAnsi="Times New Roman" w:cs="Times New Roman"/>
          <w:sz w:val="24"/>
          <w:szCs w:val="24"/>
        </w:rPr>
        <w:t>co-polyol content demonstrates a complex</w:t>
      </w:r>
      <w:ins w:id="1049" w:author="Acaru, Silviu" w:date="2026-03-14T19:29:00Z" w16du:dateUtc="2026-03-14T18:29:00Z">
        <w:r w:rsidR="002322B5">
          <w:rPr>
            <w:rFonts w:ascii="Times New Roman" w:hAnsi="Times New Roman" w:cs="Times New Roman"/>
            <w:sz w:val="24"/>
            <w:szCs w:val="24"/>
          </w:rPr>
          <w:t xml:space="preserve"> non-monotonic</w:t>
        </w:r>
      </w:ins>
      <w:r w:rsidR="001C0D7C" w:rsidRPr="001C0D7C">
        <w:rPr>
          <w:rFonts w:ascii="Times New Roman" w:hAnsi="Times New Roman" w:cs="Times New Roman"/>
          <w:sz w:val="24"/>
          <w:szCs w:val="24"/>
        </w:rPr>
        <w:t xml:space="preserve"> evolution, with the initial high-density region at 0 </w:t>
      </w:r>
      <w:proofErr w:type="spellStart"/>
      <w:r w:rsidR="001C0D7C" w:rsidRPr="001C0D7C">
        <w:rPr>
          <w:rFonts w:ascii="Times New Roman" w:hAnsi="Times New Roman" w:cs="Times New Roman"/>
          <w:sz w:val="24"/>
          <w:szCs w:val="24"/>
        </w:rPr>
        <w:t>wt</w:t>
      </w:r>
      <w:proofErr w:type="spellEnd"/>
      <w:r w:rsidR="001C0D7C" w:rsidRPr="001C0D7C">
        <w:rPr>
          <w:rFonts w:ascii="Times New Roman" w:hAnsi="Times New Roman" w:cs="Times New Roman"/>
          <w:sz w:val="24"/>
          <w:szCs w:val="24"/>
        </w:rPr>
        <w:t>%</w:t>
      </w:r>
      <w:ins w:id="1050" w:author="Acaru, Silviu" w:date="2026-03-14T19:31:00Z" w16du:dateUtc="2026-03-14T18:31:00Z">
        <w:r w:rsidR="002322B5">
          <w:rPr>
            <w:rFonts w:ascii="Times New Roman" w:hAnsi="Times New Roman" w:cs="Times New Roman"/>
            <w:sz w:val="24"/>
            <w:szCs w:val="24"/>
          </w:rPr>
          <w:t xml:space="preserve">, centered around 60 </w:t>
        </w:r>
      </w:ins>
      <w:ins w:id="1051" w:author="Acaru, Silviu" w:date="2026-03-14T19:32:00Z" w16du:dateUtc="2026-03-14T18:32:00Z">
        <w:r w:rsidR="002322B5" w:rsidRPr="006D7212">
          <w:rPr>
            <w:rFonts w:ascii="Times New Roman" w:hAnsi="Times New Roman" w:cs="Times New Roman"/>
            <w:sz w:val="24"/>
            <w:szCs w:val="24"/>
          </w:rPr>
          <w:t>°C</w:t>
        </w:r>
        <w:r w:rsidR="002322B5">
          <w:rPr>
            <w:rFonts w:ascii="Times New Roman" w:hAnsi="Times New Roman" w:cs="Times New Roman"/>
            <w:sz w:val="24"/>
            <w:szCs w:val="24"/>
          </w:rPr>
          <w:t>, transitioning</w:t>
        </w:r>
        <w:r w:rsidR="007E7632">
          <w:rPr>
            <w:rFonts w:ascii="Times New Roman" w:hAnsi="Times New Roman" w:cs="Times New Roman"/>
            <w:sz w:val="24"/>
            <w:szCs w:val="24"/>
          </w:rPr>
          <w:t xml:space="preserve"> sharply to a pronounced minimum at approximately </w:t>
        </w:r>
      </w:ins>
      <w:ins w:id="1052" w:author="Acaru, Silviu" w:date="2026-03-14T19:33:00Z" w16du:dateUtc="2026-03-14T18:33:00Z">
        <w:r w:rsidR="007E7632">
          <w:rPr>
            <w:rFonts w:ascii="Times New Roman" w:hAnsi="Times New Roman" w:cs="Times New Roman"/>
            <w:sz w:val="24"/>
            <w:szCs w:val="24"/>
          </w:rPr>
          <w:t xml:space="preserve">25 - 35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xml:space="preserve">% where the strongest prediction density is concentrated around 15-20 </w:t>
        </w:r>
        <w:r w:rsidR="007E7632" w:rsidRPr="006D7212">
          <w:rPr>
            <w:rFonts w:ascii="Times New Roman" w:hAnsi="Times New Roman" w:cs="Times New Roman"/>
            <w:sz w:val="24"/>
            <w:szCs w:val="24"/>
          </w:rPr>
          <w:t>°C</w:t>
        </w:r>
        <w:r w:rsidR="007E7632">
          <w:rPr>
            <w:rFonts w:ascii="Times New Roman" w:hAnsi="Times New Roman" w:cs="Times New Roman"/>
            <w:sz w:val="24"/>
            <w:szCs w:val="24"/>
          </w:rPr>
          <w:t xml:space="preserve">. This </w:t>
        </w:r>
      </w:ins>
      <w:ins w:id="1053" w:author="Acaru, Silviu" w:date="2026-03-14T19:35:00Z" w16du:dateUtc="2026-03-14T18:35:00Z">
        <w:r w:rsidR="007E7632">
          <w:rPr>
            <w:rFonts w:ascii="Times New Roman" w:hAnsi="Times New Roman" w:cs="Times New Roman"/>
            <w:sz w:val="24"/>
            <w:szCs w:val="24"/>
          </w:rPr>
          <w:t>represents</w:t>
        </w:r>
      </w:ins>
      <w:ins w:id="1054" w:author="Acaru, Silviu" w:date="2026-03-14T19:33:00Z" w16du:dateUtc="2026-03-14T18:33:00Z">
        <w:r w:rsidR="007E7632">
          <w:rPr>
            <w:rFonts w:ascii="Times New Roman" w:hAnsi="Times New Roman" w:cs="Times New Roman"/>
            <w:sz w:val="24"/>
            <w:szCs w:val="24"/>
          </w:rPr>
          <w:t xml:space="preserve"> the most intense feature in the mapping. Above 50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xml:space="preserve"> %, the </w:t>
        </w:r>
      </w:ins>
      <w:proofErr w:type="spellStart"/>
      <w:ins w:id="1055" w:author="Acaru, Silviu" w:date="2026-03-14T19:34:00Z" w16du:dateUtc="2026-03-14T18:34:00Z">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vertAlign w:val="subscript"/>
          </w:rPr>
          <w:t xml:space="preserve"> </w:t>
        </w:r>
        <w:r w:rsidR="007E7632">
          <w:rPr>
            <w:rFonts w:ascii="Times New Roman" w:hAnsi="Times New Roman" w:cs="Times New Roman"/>
            <w:sz w:val="24"/>
            <w:szCs w:val="24"/>
          </w:rPr>
          <w:t xml:space="preserve">recovers substantially, with a second prominent high0density region emerging at 60-70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xml:space="preserve">% around 55 - 65 </w:t>
        </w:r>
        <w:r w:rsidR="007E7632" w:rsidRPr="006D7212">
          <w:rPr>
            <w:rFonts w:ascii="Times New Roman" w:hAnsi="Times New Roman" w:cs="Times New Roman"/>
            <w:sz w:val="24"/>
            <w:szCs w:val="24"/>
          </w:rPr>
          <w:t>°C</w:t>
        </w:r>
        <w:r w:rsidR="007E7632">
          <w:rPr>
            <w:rFonts w:ascii="Times New Roman" w:hAnsi="Times New Roman" w:cs="Times New Roman"/>
            <w:sz w:val="24"/>
            <w:szCs w:val="24"/>
          </w:rPr>
          <w:t xml:space="preserve">. This U-shaped dependence suggests competing effects: at low </w:t>
        </w:r>
        <w:proofErr w:type="spellStart"/>
        <w:r w:rsidR="007E7632">
          <w:rPr>
            <w:rFonts w:ascii="Times New Roman" w:hAnsi="Times New Roman" w:cs="Times New Roman"/>
            <w:sz w:val="24"/>
            <w:szCs w:val="24"/>
          </w:rPr>
          <w:t>co</w:t>
        </w:r>
      </w:ins>
      <w:ins w:id="1056" w:author="Acaru, Silviu" w:date="2026-03-14T19:35:00Z" w16du:dateUtc="2026-03-14T18:35:00Z">
        <w:r w:rsidR="007E7632">
          <w:rPr>
            <w:rFonts w:ascii="Times New Roman" w:hAnsi="Times New Roman" w:cs="Times New Roman"/>
            <w:sz w:val="24"/>
            <w:szCs w:val="24"/>
          </w:rPr>
          <w:t>polyol</w:t>
        </w:r>
        <w:proofErr w:type="spellEnd"/>
        <w:r w:rsidR="007E7632">
          <w:rPr>
            <w:rFonts w:ascii="Times New Roman" w:hAnsi="Times New Roman" w:cs="Times New Roman"/>
            <w:sz w:val="24"/>
            <w:szCs w:val="24"/>
          </w:rPr>
          <w:t xml:space="preserve"> content, the rigid lignin-rich network dominates, yielding higher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values; at intermediate concentrations, the flexible soft-segment phase dilutes </w:t>
        </w:r>
      </w:ins>
      <w:ins w:id="1057" w:author="Acaru, Silviu" w:date="2026-03-14T19:36:00Z" w16du:dateUtc="2026-03-14T18:36:00Z">
        <w:r w:rsidR="007E7632">
          <w:rPr>
            <w:rFonts w:ascii="Times New Roman" w:hAnsi="Times New Roman" w:cs="Times New Roman"/>
            <w:sz w:val="24"/>
            <w:szCs w:val="24"/>
          </w:rPr>
          <w:t xml:space="preserve">the hard-segment network, depressing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to its minimum; while at high </w:t>
        </w:r>
        <w:proofErr w:type="spellStart"/>
        <w:r w:rsidR="007E7632">
          <w:rPr>
            <w:rFonts w:ascii="Times New Roman" w:hAnsi="Times New Roman" w:cs="Times New Roman"/>
            <w:sz w:val="24"/>
            <w:szCs w:val="24"/>
          </w:rPr>
          <w:t>copolyol</w:t>
        </w:r>
        <w:proofErr w:type="spellEnd"/>
        <w:r w:rsidR="007E7632">
          <w:rPr>
            <w:rFonts w:ascii="Times New Roman" w:hAnsi="Times New Roman" w:cs="Times New Roman"/>
            <w:sz w:val="24"/>
            <w:szCs w:val="24"/>
          </w:rPr>
          <w:t xml:space="preserve"> content, increased chain </w:t>
        </w:r>
      </w:ins>
      <w:ins w:id="1058" w:author="Acaru, Silviu" w:date="2026-03-15T20:34:00Z" w16du:dateUtc="2026-03-15T19:34:00Z">
        <w:r w:rsidR="00652049">
          <w:rPr>
            <w:rFonts w:ascii="Times New Roman" w:hAnsi="Times New Roman" w:cs="Times New Roman"/>
            <w:sz w:val="24"/>
            <w:szCs w:val="24"/>
          </w:rPr>
          <w:t>entanglement</w:t>
        </w:r>
      </w:ins>
      <w:ins w:id="1059" w:author="Acaru, Silviu" w:date="2026-03-14T19:36:00Z" w16du:dateUtc="2026-03-14T18:36:00Z">
        <w:r w:rsidR="007E7632">
          <w:rPr>
            <w:rFonts w:ascii="Times New Roman" w:hAnsi="Times New Roman" w:cs="Times New Roman"/>
            <w:sz w:val="24"/>
            <w:szCs w:val="24"/>
          </w:rPr>
          <w:t xml:space="preserve"> density and potential phase separation restore higher thermal </w:t>
        </w:r>
      </w:ins>
      <w:del w:id="1060" w:author="Acaru, Silviu" w:date="2026-03-14T19:37:00Z" w16du:dateUtc="2026-03-14T18:37:00Z">
        <w:r w:rsidR="001C0D7C" w:rsidRPr="001C0D7C" w:rsidDel="007E7632">
          <w:rPr>
            <w:rFonts w:ascii="Times New Roman" w:hAnsi="Times New Roman" w:cs="Times New Roman"/>
            <w:sz w:val="24"/>
            <w:szCs w:val="24"/>
          </w:rPr>
          <w:delText xml:space="preserve"> gradually transforming into multiple discrete temperature domains as concentration increases, indicating</w:delText>
        </w:r>
      </w:del>
      <w:ins w:id="1061" w:author="Acaru, Silviu" w:date="2026-03-14T19:37:00Z" w16du:dateUtc="2026-03-14T18:37:00Z">
        <w:r w:rsidR="007E7632">
          <w:rPr>
            <w:rFonts w:ascii="Times New Roman" w:hAnsi="Times New Roman" w:cs="Times New Roman"/>
            <w:sz w:val="24"/>
            <w:szCs w:val="24"/>
          </w:rPr>
          <w:t>properties, indicating</w:t>
        </w:r>
      </w:ins>
      <w:r w:rsidR="001C0D7C" w:rsidRPr="001C0D7C">
        <w:rPr>
          <w:rFonts w:ascii="Times New Roman" w:hAnsi="Times New Roman" w:cs="Times New Roman"/>
          <w:sz w:val="24"/>
          <w:szCs w:val="24"/>
        </w:rPr>
        <w:t xml:space="preserve"> a sophisticated structure-property relationship. </w:t>
      </w:r>
    </w:p>
    <w:p w14:paraId="26DA5A8E" w14:textId="4762A64B" w:rsidR="007E7632" w:rsidRPr="007E7632" w:rsidRDefault="00237722" w:rsidP="00237722">
      <w:pPr>
        <w:jc w:val="both"/>
        <w:rPr>
          <w:ins w:id="1062" w:author="Acaru, Silviu" w:date="2026-03-14T19:40:00Z" w16du:dateUtc="2026-03-14T18:40:00Z"/>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 xml:space="preserve">) </w:t>
      </w:r>
      <w:del w:id="1063" w:author="Acaru, Silviu" w:date="2026-03-14T19:39:00Z" w16du:dateUtc="2026-03-14T18:39:00Z">
        <w:r w:rsidR="001C0D7C" w:rsidRPr="001C0D7C" w:rsidDel="007E7632">
          <w:rPr>
            <w:rFonts w:ascii="Times New Roman" w:hAnsi="Times New Roman" w:cs="Times New Roman"/>
            <w:sz w:val="24"/>
            <w:szCs w:val="24"/>
          </w:rPr>
          <w:delText xml:space="preserve">reveals the most intricate behavior through isocyanate concentration mapping, showing </w:delText>
        </w:r>
      </w:del>
      <w:ins w:id="1064" w:author="Acaru, Silviu" w:date="2026-03-14T19:39:00Z" w16du:dateUtc="2026-03-14T18:39:00Z">
        <w:r w:rsidR="007E7632" w:rsidRPr="001C0D7C">
          <w:rPr>
            <w:rFonts w:ascii="Times New Roman" w:hAnsi="Times New Roman" w:cs="Times New Roman"/>
            <w:sz w:val="24"/>
            <w:szCs w:val="24"/>
          </w:rPr>
          <w:t>show</w:t>
        </w:r>
        <w:r w:rsidR="007E7632">
          <w:rPr>
            <w:rFonts w:ascii="Times New Roman" w:hAnsi="Times New Roman" w:cs="Times New Roman"/>
            <w:sz w:val="24"/>
            <w:szCs w:val="24"/>
          </w:rPr>
          <w:t>s</w:t>
        </w:r>
        <w:r w:rsidR="007E7632" w:rsidRPr="001C0D7C">
          <w:rPr>
            <w:rFonts w:ascii="Times New Roman" w:hAnsi="Times New Roman" w:cs="Times New Roman"/>
            <w:sz w:val="24"/>
            <w:szCs w:val="24"/>
          </w:rPr>
          <w:t xml:space="preserve"> </w:t>
        </w:r>
      </w:ins>
      <w:r w:rsidR="001C0D7C" w:rsidRPr="001C0D7C">
        <w:rPr>
          <w:rFonts w:ascii="Times New Roman" w:hAnsi="Times New Roman" w:cs="Times New Roman"/>
          <w:sz w:val="24"/>
          <w:szCs w:val="24"/>
        </w:rPr>
        <w:t xml:space="preserve">continuous density distributions predominantly in the </w:t>
      </w:r>
      <w:del w:id="1065" w:author="Acaru, Silviu" w:date="2026-03-14T19:40:00Z" w16du:dateUtc="2026-03-14T18:40:00Z">
        <w:r w:rsidR="001C0D7C" w:rsidRPr="001C0D7C" w:rsidDel="007E7632">
          <w:rPr>
            <w:rFonts w:ascii="Times New Roman" w:hAnsi="Times New Roman" w:cs="Times New Roman"/>
            <w:sz w:val="24"/>
            <w:szCs w:val="24"/>
          </w:rPr>
          <w:delText>50-70</w:delText>
        </w:r>
      </w:del>
      <w:ins w:id="1066" w:author="Acaru, Silviu" w:date="2026-03-14T19:40:00Z" w16du:dateUtc="2026-03-14T18:40:00Z">
        <w:r w:rsidR="007E7632">
          <w:rPr>
            <w:rFonts w:ascii="Times New Roman" w:hAnsi="Times New Roman" w:cs="Times New Roman"/>
            <w:sz w:val="24"/>
            <w:szCs w:val="24"/>
          </w:rPr>
          <w:t>45 - 60</w:t>
        </w:r>
      </w:ins>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range, with </w:t>
      </w:r>
      <w:ins w:id="1067" w:author="Acaru, Silviu" w:date="2026-03-14T19:40:00Z" w16du:dateUtc="2026-03-14T18:40:00Z">
        <w:r w:rsidR="007E7632">
          <w:rPr>
            <w:rFonts w:ascii="Times New Roman" w:hAnsi="Times New Roman" w:cs="Times New Roman"/>
            <w:sz w:val="24"/>
            <w:szCs w:val="24"/>
          </w:rPr>
          <w:t xml:space="preserve">the maximum intensity distributed broadly and relatively uniformly across the entire 0-20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isocyanate range. A prominent horizontal banding pattern is observed, with the primary high</w:t>
        </w:r>
      </w:ins>
      <w:ins w:id="1068" w:author="Acaru, Silviu" w:date="2026-03-14T19:41:00Z" w16du:dateUtc="2026-03-14T18:41:00Z">
        <w:r w:rsidR="007E7632">
          <w:rPr>
            <w:rFonts w:ascii="Times New Roman" w:hAnsi="Times New Roman" w:cs="Times New Roman"/>
            <w:sz w:val="24"/>
            <w:szCs w:val="24"/>
          </w:rPr>
          <w:t xml:space="preserve">-density band at 50-58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 secondary band at approximately 40-45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and tertiary features around 20 – 30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unlike the other feature mappings, the absence of clear co</w:t>
        </w:r>
      </w:ins>
      <w:ins w:id="1069" w:author="Acaru, Silviu" w:date="2026-03-14T19:42:00Z" w16du:dateUtc="2026-03-14T18:42:00Z">
        <w:r w:rsidR="007E7632">
          <w:rPr>
            <w:rFonts w:ascii="Times New Roman" w:hAnsi="Times New Roman" w:cs="Times New Roman"/>
            <w:sz w:val="24"/>
            <w:szCs w:val="24"/>
          </w:rPr>
          <w:t xml:space="preserve">ncentration-dependent shift in the peak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position indicates that </w:t>
        </w:r>
      </w:ins>
      <w:ins w:id="1070" w:author="Acaru, Silviu" w:date="2026-03-15T20:36:00Z" w16du:dateUtc="2026-03-15T19:36:00Z">
        <w:r w:rsidR="00652049" w:rsidRPr="00652049">
          <w:rPr>
            <w:rFonts w:ascii="Times New Roman" w:hAnsi="Times New Roman" w:cs="Times New Roman"/>
            <w:i/>
            <w:iCs/>
            <w:sz w:val="24"/>
            <w:szCs w:val="24"/>
            <w:rPrChange w:id="1071" w:author="Acaru, Silviu" w:date="2026-03-15T20:36:00Z" w16du:dateUtc="2026-03-15T19:36:00Z">
              <w:rPr>
                <w:rFonts w:ascii="Times New Roman" w:hAnsi="Times New Roman" w:cs="Times New Roman"/>
                <w:sz w:val="24"/>
                <w:szCs w:val="24"/>
              </w:rPr>
            </w:rPrChange>
          </w:rPr>
          <w:t>I</w:t>
        </w:r>
      </w:ins>
      <w:ins w:id="1072" w:author="Acaru, Silviu" w:date="2026-03-14T19:42:00Z" w16du:dateUtc="2026-03-14T18:42:00Z">
        <w:r w:rsidR="007E7632" w:rsidRPr="00652049">
          <w:rPr>
            <w:rFonts w:ascii="Times New Roman" w:hAnsi="Times New Roman" w:cs="Times New Roman"/>
            <w:i/>
            <w:iCs/>
            <w:sz w:val="24"/>
            <w:szCs w:val="24"/>
            <w:rPrChange w:id="1073" w:author="Acaru, Silviu" w:date="2026-03-15T20:36:00Z" w16du:dateUtc="2026-03-15T19:36:00Z">
              <w:rPr>
                <w:rFonts w:ascii="Times New Roman" w:hAnsi="Times New Roman" w:cs="Times New Roman"/>
                <w:sz w:val="24"/>
                <w:szCs w:val="24"/>
              </w:rPr>
            </w:rPrChange>
          </w:rPr>
          <w:t>socyanate</w:t>
        </w:r>
        <w:r w:rsidR="007E7632">
          <w:rPr>
            <w:rFonts w:ascii="Times New Roman" w:hAnsi="Times New Roman" w:cs="Times New Roman"/>
            <w:sz w:val="24"/>
            <w:szCs w:val="24"/>
          </w:rPr>
          <w:t xml:space="preserve"> </w:t>
        </w:r>
      </w:ins>
      <w:ins w:id="1074" w:author="Acaru, Silviu" w:date="2026-03-15T20:36:00Z" w16du:dateUtc="2026-03-15T19:36:00Z">
        <w:r w:rsidR="00652049" w:rsidRPr="00652049">
          <w:rPr>
            <w:rFonts w:ascii="Times New Roman" w:hAnsi="Times New Roman" w:cs="Times New Roman"/>
            <w:i/>
            <w:iCs/>
            <w:sz w:val="24"/>
            <w:szCs w:val="24"/>
            <w:rPrChange w:id="1075" w:author="Acaru, Silviu" w:date="2026-03-15T20:36:00Z" w16du:dateUtc="2026-03-15T19:36:00Z">
              <w:rPr>
                <w:rFonts w:ascii="Times New Roman" w:hAnsi="Times New Roman" w:cs="Times New Roman"/>
                <w:sz w:val="24"/>
                <w:szCs w:val="24"/>
              </w:rPr>
            </w:rPrChange>
          </w:rPr>
          <w:t>(</w:t>
        </w:r>
      </w:ins>
      <w:proofErr w:type="spellStart"/>
      <w:ins w:id="1076" w:author="Acaru, Silviu" w:date="2026-03-14T19:42:00Z" w16du:dateUtc="2026-03-14T18:42:00Z">
        <w:r w:rsidR="007E7632" w:rsidRPr="00652049">
          <w:rPr>
            <w:rFonts w:ascii="Times New Roman" w:hAnsi="Times New Roman" w:cs="Times New Roman"/>
            <w:i/>
            <w:iCs/>
            <w:sz w:val="24"/>
            <w:szCs w:val="24"/>
            <w:rPrChange w:id="1077" w:author="Acaru, Silviu" w:date="2026-03-15T20:36:00Z" w16du:dateUtc="2026-03-15T19:36:00Z">
              <w:rPr>
                <w:rFonts w:ascii="Times New Roman" w:hAnsi="Times New Roman" w:cs="Times New Roman"/>
                <w:sz w:val="24"/>
                <w:szCs w:val="24"/>
              </w:rPr>
            </w:rPrChange>
          </w:rPr>
          <w:t>wt</w:t>
        </w:r>
        <w:proofErr w:type="spellEnd"/>
        <w:r w:rsidR="007E7632" w:rsidRPr="00652049">
          <w:rPr>
            <w:rFonts w:ascii="Times New Roman" w:hAnsi="Times New Roman" w:cs="Times New Roman"/>
            <w:i/>
            <w:iCs/>
            <w:sz w:val="24"/>
            <w:szCs w:val="24"/>
            <w:rPrChange w:id="1078" w:author="Acaru, Silviu" w:date="2026-03-15T20:36:00Z" w16du:dateUtc="2026-03-15T19:36:00Z">
              <w:rPr>
                <w:rFonts w:ascii="Times New Roman" w:hAnsi="Times New Roman" w:cs="Times New Roman"/>
                <w:sz w:val="24"/>
                <w:szCs w:val="24"/>
              </w:rPr>
            </w:rPrChange>
          </w:rPr>
          <w:t>%</w:t>
        </w:r>
      </w:ins>
      <w:ins w:id="1079" w:author="Acaru, Silviu" w:date="2026-03-15T20:36:00Z" w16du:dateUtc="2026-03-15T19:36:00Z">
        <w:r w:rsidR="00652049" w:rsidRPr="00652049">
          <w:rPr>
            <w:rFonts w:ascii="Times New Roman" w:hAnsi="Times New Roman" w:cs="Times New Roman"/>
            <w:i/>
            <w:iCs/>
            <w:sz w:val="24"/>
            <w:szCs w:val="24"/>
            <w:rPrChange w:id="1080" w:author="Acaru, Silviu" w:date="2026-03-15T20:36:00Z" w16du:dateUtc="2026-03-15T19:36:00Z">
              <w:rPr>
                <w:rFonts w:ascii="Times New Roman" w:hAnsi="Times New Roman" w:cs="Times New Roman"/>
                <w:sz w:val="24"/>
                <w:szCs w:val="24"/>
              </w:rPr>
            </w:rPrChange>
          </w:rPr>
          <w:t>)</w:t>
        </w:r>
      </w:ins>
      <w:ins w:id="1081" w:author="Acaru, Silviu" w:date="2026-03-14T19:42:00Z" w16du:dateUtc="2026-03-14T18:42:00Z">
        <w:r w:rsidR="007E7632">
          <w:rPr>
            <w:rFonts w:ascii="Times New Roman" w:hAnsi="Times New Roman" w:cs="Times New Roman"/>
            <w:sz w:val="24"/>
            <w:szCs w:val="24"/>
          </w:rPr>
          <w:t xml:space="preserve"> </w:t>
        </w:r>
      </w:ins>
      <w:ins w:id="1082" w:author="Acaru, Silviu" w:date="2026-03-15T20:34:00Z" w16du:dateUtc="2026-03-15T19:34:00Z">
        <w:r w:rsidR="00652049">
          <w:rPr>
            <w:rFonts w:ascii="Times New Roman" w:hAnsi="Times New Roman" w:cs="Times New Roman"/>
            <w:sz w:val="24"/>
            <w:szCs w:val="24"/>
          </w:rPr>
          <w:t>primarily</w:t>
        </w:r>
      </w:ins>
      <w:ins w:id="1083" w:author="Acaru, Silviu" w:date="2026-03-14T19:42:00Z" w16du:dateUtc="2026-03-14T18:42:00Z">
        <w:r w:rsidR="007E7632">
          <w:rPr>
            <w:rFonts w:ascii="Times New Roman" w:hAnsi="Times New Roman" w:cs="Times New Roman"/>
            <w:sz w:val="24"/>
            <w:szCs w:val="24"/>
          </w:rPr>
          <w:t xml:space="preserve"> modulates the breadth of achievable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values, rather than their central tendency</w:t>
        </w:r>
      </w:ins>
      <w:ins w:id="1084" w:author="Acaru, Silviu" w:date="2026-03-14T19:43:00Z" w16du:dateUtc="2026-03-14T18:43:00Z">
        <w:r w:rsidR="007E7632">
          <w:rPr>
            <w:rFonts w:ascii="Times New Roman" w:hAnsi="Times New Roman" w:cs="Times New Roman"/>
            <w:sz w:val="24"/>
            <w:szCs w:val="24"/>
          </w:rPr>
          <w:t xml:space="preserve">, with the thermal </w:t>
        </w:r>
      </w:ins>
      <w:ins w:id="1085" w:author="Acaru, Silviu" w:date="2026-03-15T20:35:00Z" w16du:dateUtc="2026-03-15T19:35:00Z">
        <w:r w:rsidR="00652049">
          <w:rPr>
            <w:rFonts w:ascii="Times New Roman" w:hAnsi="Times New Roman" w:cs="Times New Roman"/>
            <w:sz w:val="24"/>
            <w:szCs w:val="24"/>
          </w:rPr>
          <w:t>behavior</w:t>
        </w:r>
      </w:ins>
      <w:ins w:id="1086" w:author="Acaru, Silviu" w:date="2026-03-14T19:43:00Z" w16du:dateUtc="2026-03-14T18:43:00Z">
        <w:r w:rsidR="007E7632">
          <w:rPr>
            <w:rFonts w:ascii="Times New Roman" w:hAnsi="Times New Roman" w:cs="Times New Roman"/>
            <w:sz w:val="24"/>
            <w:szCs w:val="24"/>
          </w:rPr>
          <w:t xml:space="preserve"> </w:t>
        </w:r>
        <w:r w:rsidR="003365D7">
          <w:rPr>
            <w:rFonts w:ascii="Times New Roman" w:hAnsi="Times New Roman" w:cs="Times New Roman"/>
            <w:sz w:val="24"/>
            <w:szCs w:val="24"/>
          </w:rPr>
          <w:t>being strongly co-determined by other formulations patterns.</w:t>
        </w:r>
      </w:ins>
    </w:p>
    <w:p w14:paraId="5AE9BF4C" w14:textId="1C85B1EB" w:rsidR="001C0D7C" w:rsidRPr="00A8455B" w:rsidDel="0028417F" w:rsidRDefault="001C0D7C" w:rsidP="00237722">
      <w:pPr>
        <w:jc w:val="both"/>
        <w:rPr>
          <w:del w:id="1087" w:author="Acaru, Silviu" w:date="2026-03-14T20:04:00Z" w16du:dateUtc="2026-03-14T19:04:00Z"/>
          <w:rFonts w:ascii="Times New Roman" w:hAnsi="Times New Roman" w:cs="Times New Roman"/>
          <w:sz w:val="24"/>
          <w:szCs w:val="24"/>
        </w:rPr>
      </w:pPr>
      <w:del w:id="1088" w:author="Acaru, Silviu" w:date="2026-03-14T20:04:00Z" w16du:dateUtc="2026-03-14T19:04:00Z">
        <w:r w:rsidRPr="001C0D7C" w:rsidDel="0028417F">
          <w:rPr>
            <w:rFonts w:ascii="Times New Roman" w:hAnsi="Times New Roman" w:cs="Times New Roman"/>
            <w:sz w:val="24"/>
            <w:szCs w:val="24"/>
          </w:rPr>
          <w:delText xml:space="preserve">maximum intensity observed at 10-15 mmol NCO. The presence of horizontal banding and the increasing pattern complexity at higher concentrations suggests multiple competing mechanisms influencing the thermal behavior. In contrast, </w:delText>
        </w:r>
        <w:r w:rsidR="00237722" w:rsidRPr="001C0D7C" w:rsidDel="0028417F">
          <w:rPr>
            <w:rFonts w:ascii="Times New Roman" w:hAnsi="Times New Roman" w:cs="Times New Roman"/>
            <w:sz w:val="24"/>
            <w:szCs w:val="24"/>
          </w:rPr>
          <w:fldChar w:fldCharType="begin"/>
        </w:r>
        <w:r w:rsidR="00237722" w:rsidRPr="001C0D7C" w:rsidDel="0028417F">
          <w:rPr>
            <w:rFonts w:ascii="Times New Roman" w:hAnsi="Times New Roman" w:cs="Times New Roman"/>
            <w:sz w:val="24"/>
            <w:szCs w:val="24"/>
          </w:rPr>
          <w:delInstrText xml:space="preserve"> REF _Ref176343001 \h  \* MERGEFORMAT </w:delInstrText>
        </w:r>
        <w:r w:rsidR="00237722" w:rsidRPr="001C0D7C" w:rsidDel="0028417F">
          <w:rPr>
            <w:rFonts w:ascii="Times New Roman" w:hAnsi="Times New Roman" w:cs="Times New Roman"/>
            <w:sz w:val="24"/>
            <w:szCs w:val="24"/>
          </w:rPr>
        </w:r>
        <w:r w:rsidR="00237722" w:rsidRPr="001C0D7C" w:rsidDel="0028417F">
          <w:rPr>
            <w:rFonts w:ascii="Times New Roman" w:hAnsi="Times New Roman" w:cs="Times New Roman"/>
            <w:sz w:val="24"/>
            <w:szCs w:val="24"/>
          </w:rPr>
          <w:fldChar w:fldCharType="separate"/>
        </w:r>
        <w:r w:rsidR="009A7A28" w:rsidRPr="78F197D4" w:rsidDel="0028417F">
          <w:rPr>
            <w:rFonts w:ascii="Times New Roman" w:hAnsi="Times New Roman" w:cs="Times New Roman"/>
            <w:sz w:val="24"/>
            <w:szCs w:val="24"/>
          </w:rPr>
          <w:delText xml:space="preserve">Figure </w:delText>
        </w:r>
        <w:r w:rsidR="009A7A28" w:rsidDel="0028417F">
          <w:rPr>
            <w:rFonts w:ascii="Times New Roman" w:hAnsi="Times New Roman" w:cs="Times New Roman"/>
            <w:noProof/>
            <w:sz w:val="24"/>
            <w:szCs w:val="24"/>
          </w:rPr>
          <w:delText>8</w:delText>
        </w:r>
        <w:r w:rsidR="00237722" w:rsidRPr="001C0D7C" w:rsidDel="0028417F">
          <w:rPr>
            <w:rFonts w:ascii="Times New Roman" w:hAnsi="Times New Roman" w:cs="Times New Roman"/>
            <w:sz w:val="24"/>
            <w:szCs w:val="24"/>
          </w:rPr>
          <w:fldChar w:fldCharType="end"/>
        </w:r>
        <w:r w:rsidR="00237722" w:rsidRPr="001C0D7C" w:rsidDel="0028417F">
          <w:rPr>
            <w:rFonts w:ascii="Times New Roman" w:hAnsi="Times New Roman" w:cs="Times New Roman"/>
            <w:sz w:val="24"/>
            <w:szCs w:val="24"/>
          </w:rPr>
          <w:delText xml:space="preserve"> (</w:delText>
        </w:r>
        <w:r w:rsidR="00237722" w:rsidDel="0028417F">
          <w:rPr>
            <w:rFonts w:ascii="Times New Roman" w:hAnsi="Times New Roman" w:cs="Times New Roman"/>
            <w:sz w:val="24"/>
            <w:szCs w:val="24"/>
          </w:rPr>
          <w:delText>F</w:delText>
        </w:r>
        <w:r w:rsidR="00237722" w:rsidRPr="001C0D7C" w:rsidDel="0028417F">
          <w:rPr>
            <w:rFonts w:ascii="Times New Roman" w:hAnsi="Times New Roman" w:cs="Times New Roman"/>
            <w:sz w:val="24"/>
            <w:szCs w:val="24"/>
          </w:rPr>
          <w:delText xml:space="preserve">) </w:delText>
        </w:r>
        <w:r w:rsidRPr="001C0D7C" w:rsidDel="0028417F">
          <w:rPr>
            <w:rFonts w:ascii="Times New Roman" w:hAnsi="Times New Roman" w:cs="Times New Roman"/>
            <w:sz w:val="24"/>
            <w:szCs w:val="24"/>
          </w:rPr>
          <w:delText xml:space="preserve">illustrates that the relationship between </w:delText>
        </w:r>
        <w:r w:rsidRPr="00237722" w:rsidDel="0028417F">
          <w:rPr>
            <w:rFonts w:ascii="Times New Roman" w:hAnsi="Times New Roman" w:cs="Times New Roman"/>
            <w:i/>
            <w:sz w:val="24"/>
            <w:szCs w:val="24"/>
          </w:rPr>
          <w:delText>Tin(II) octoate</w:delText>
        </w:r>
        <w:r w:rsidRPr="001C0D7C" w:rsidDel="0028417F">
          <w:rPr>
            <w:rFonts w:ascii="Times New Roman" w:hAnsi="Times New Roman" w:cs="Times New Roman"/>
            <w:sz w:val="24"/>
            <w:szCs w:val="24"/>
          </w:rPr>
          <w:delText xml:space="preserve"> concentration and T</w:delText>
        </w:r>
        <w:r w:rsidRPr="00237722" w:rsidDel="0028417F">
          <w:rPr>
            <w:rFonts w:ascii="Times New Roman" w:hAnsi="Times New Roman" w:cs="Times New Roman"/>
            <w:sz w:val="24"/>
            <w:szCs w:val="24"/>
            <w:vertAlign w:val="subscript"/>
          </w:rPr>
          <w:delText>g</w:delText>
        </w:r>
        <w:r w:rsidRPr="001C0D7C" w:rsidDel="0028417F">
          <w:rPr>
            <w:rFonts w:ascii="Times New Roman" w:hAnsi="Times New Roman" w:cs="Times New Roman"/>
            <w:sz w:val="24"/>
            <w:szCs w:val="24"/>
          </w:rPr>
          <w:delText xml:space="preserve"> exhibits four well-defined, periodic regions of high probability centered at approximately 60-65</w:delText>
        </w:r>
        <w:r w:rsidR="0055648C" w:rsidDel="0028417F">
          <w:rPr>
            <w:rFonts w:ascii="Times New Roman" w:hAnsi="Times New Roman" w:cs="Times New Roman"/>
            <w:sz w:val="24"/>
            <w:szCs w:val="24"/>
          </w:rPr>
          <w:delText xml:space="preserve"> </w:delText>
        </w:r>
        <w:r w:rsidRPr="001C0D7C" w:rsidDel="0028417F">
          <w:rPr>
            <w:rFonts w:ascii="Times New Roman" w:hAnsi="Times New Roman" w:cs="Times New Roman"/>
            <w:sz w:val="24"/>
            <w:szCs w:val="24"/>
          </w:rPr>
          <w:delText>°C, occurring at regular intervals (0.0, 0.</w:delText>
        </w:r>
        <w:r w:rsidR="00237722" w:rsidDel="0028417F">
          <w:rPr>
            <w:rFonts w:ascii="Times New Roman" w:hAnsi="Times New Roman" w:cs="Times New Roman"/>
            <w:sz w:val="24"/>
            <w:szCs w:val="24"/>
          </w:rPr>
          <w:delText>4, 1.0, and 1.4 concentrations</w:delText>
        </w:r>
        <w:r w:rsidR="002E4CF3" w:rsidDel="0028417F">
          <w:rPr>
            <w:rFonts w:ascii="Times New Roman" w:hAnsi="Times New Roman" w:cs="Times New Roman"/>
            <w:sz w:val="24"/>
            <w:szCs w:val="24"/>
          </w:rPr>
          <w:delText xml:space="preserve"> as define in the input parameter grid</w:delText>
        </w:r>
        <w:r w:rsidR="00237722" w:rsidDel="0028417F">
          <w:rPr>
            <w:rFonts w:ascii="Times New Roman" w:hAnsi="Times New Roman" w:cs="Times New Roman"/>
            <w:sz w:val="24"/>
            <w:szCs w:val="24"/>
          </w:rPr>
          <w:delText>)</w:delText>
        </w:r>
        <w:r w:rsidRPr="001C0D7C" w:rsidDel="0028417F">
          <w:rPr>
            <w:rFonts w:ascii="Times New Roman" w:hAnsi="Times New Roman" w:cs="Times New Roman"/>
            <w:sz w:val="24"/>
            <w:szCs w:val="24"/>
          </w:rPr>
          <w:delText>.</w:delText>
        </w:r>
        <w:r w:rsidR="00A8455B" w:rsidDel="0028417F">
          <w:rPr>
            <w:rFonts w:ascii="Times New Roman" w:hAnsi="Times New Roman" w:cs="Times New Roman"/>
            <w:sz w:val="24"/>
            <w:szCs w:val="24"/>
          </w:rPr>
          <w:delText xml:space="preserve"> The influence of </w:delText>
        </w:r>
        <w:r w:rsidR="00A8455B" w:rsidRPr="00A8455B" w:rsidDel="0028417F">
          <w:rPr>
            <w:rFonts w:ascii="Times New Roman" w:hAnsi="Times New Roman" w:cs="Times New Roman"/>
            <w:i/>
            <w:sz w:val="24"/>
            <w:szCs w:val="24"/>
          </w:rPr>
          <w:delText>Swelling ratio (%)</w:delText>
        </w:r>
        <w:r w:rsidR="00A8455B" w:rsidDel="0028417F">
          <w:rPr>
            <w:rFonts w:ascii="Times New Roman" w:hAnsi="Times New Roman" w:cs="Times New Roman"/>
            <w:sz w:val="24"/>
            <w:szCs w:val="24"/>
          </w:rPr>
          <w:delText xml:space="preserve"> feature is shown in </w:delText>
        </w:r>
        <w:r w:rsidR="0055648C" w:rsidDel="0028417F">
          <w:rPr>
            <w:rFonts w:ascii="Times New Roman" w:hAnsi="Times New Roman" w:cs="Times New Roman"/>
            <w:sz w:val="24"/>
            <w:szCs w:val="24"/>
          </w:rPr>
          <w:delText>Figure S1</w:delText>
        </w:r>
        <w:r w:rsidR="0058549D" w:rsidDel="0028417F">
          <w:rPr>
            <w:rFonts w:ascii="Times New Roman" w:hAnsi="Times New Roman" w:cs="Times New Roman"/>
            <w:sz w:val="24"/>
            <w:szCs w:val="24"/>
          </w:rPr>
          <w:delText>5</w:delText>
        </w:r>
        <w:r w:rsidR="0098781A" w:rsidDel="0028417F">
          <w:rPr>
            <w:rFonts w:ascii="Times New Roman" w:hAnsi="Times New Roman" w:cs="Times New Roman"/>
            <w:sz w:val="24"/>
            <w:szCs w:val="24"/>
          </w:rPr>
          <w:delText xml:space="preserve"> in the </w:delText>
        </w:r>
        <w:r w:rsidR="00E62DF7" w:rsidDel="0028417F">
          <w:rPr>
            <w:rFonts w:ascii="Times New Roman" w:hAnsi="Times New Roman" w:cs="Times New Roman"/>
            <w:sz w:val="24"/>
            <w:szCs w:val="24"/>
          </w:rPr>
          <w:delText>S</w:delText>
        </w:r>
        <w:r w:rsidR="0055648C" w:rsidDel="0028417F">
          <w:rPr>
            <w:rFonts w:ascii="Times New Roman" w:hAnsi="Times New Roman" w:cs="Times New Roman"/>
            <w:sz w:val="24"/>
            <w:szCs w:val="24"/>
          </w:rPr>
          <w:delText xml:space="preserve">upporting </w:delText>
        </w:r>
        <w:r w:rsidR="00E62DF7" w:rsidDel="0028417F">
          <w:rPr>
            <w:rFonts w:ascii="Times New Roman" w:hAnsi="Times New Roman" w:cs="Times New Roman"/>
            <w:sz w:val="24"/>
            <w:szCs w:val="24"/>
          </w:rPr>
          <w:delText>I</w:delText>
        </w:r>
        <w:r w:rsidR="0055648C" w:rsidDel="0028417F">
          <w:rPr>
            <w:rFonts w:ascii="Times New Roman" w:hAnsi="Times New Roman" w:cs="Times New Roman"/>
            <w:sz w:val="24"/>
            <w:szCs w:val="24"/>
          </w:rPr>
          <w:delText xml:space="preserve">nformation </w:delText>
        </w:r>
        <w:r w:rsidR="00A8455B" w:rsidDel="0028417F">
          <w:rPr>
            <w:rFonts w:ascii="Times New Roman" w:hAnsi="Times New Roman" w:cs="Times New Roman"/>
            <w:sz w:val="24"/>
            <w:szCs w:val="24"/>
          </w:rPr>
          <w:delText xml:space="preserve">section </w:delText>
        </w:r>
        <w:r w:rsidR="0058549D" w:rsidDel="0028417F">
          <w:rPr>
            <w:rFonts w:ascii="Times New Roman" w:hAnsi="Times New Roman" w:cs="Times New Roman"/>
            <w:sz w:val="24"/>
            <w:szCs w:val="24"/>
          </w:rPr>
          <w:delText>5</w:delText>
        </w:r>
        <w:r w:rsidR="00A8455B" w:rsidDel="0028417F">
          <w:rPr>
            <w:rFonts w:ascii="Times New Roman" w:hAnsi="Times New Roman" w:cs="Times New Roman"/>
            <w:sz w:val="24"/>
            <w:szCs w:val="24"/>
          </w:rPr>
          <w:delText xml:space="preserve">. </w:delText>
        </w:r>
      </w:del>
    </w:p>
    <w:p w14:paraId="6C079BC3" w14:textId="5A51A894" w:rsidR="00E25D0A" w:rsidRDefault="004B1565" w:rsidP="007F4BEA">
      <w:pPr>
        <w:keepNext/>
        <w:jc w:val="center"/>
        <w:rPr>
          <w:rFonts w:ascii="Times New Roman" w:hAnsi="Times New Roman" w:cs="Times New Roman"/>
          <w:sz w:val="24"/>
          <w:szCs w:val="24"/>
        </w:rPr>
      </w:pPr>
      <w:commentRangeStart w:id="1089"/>
      <w:r>
        <w:rPr>
          <w:rFonts w:ascii="Times New Roman" w:hAnsi="Times New Roman" w:cs="Times New Roman"/>
          <w:noProof/>
          <w:sz w:val="24"/>
          <w:szCs w:val="24"/>
        </w:rPr>
        <w:lastRenderedPageBreak/>
        <w:drawing>
          <wp:inline distT="0" distB="0" distL="0" distR="0" wp14:anchorId="09BD0F4F" wp14:editId="3DDC8888">
            <wp:extent cx="4567962" cy="4557713"/>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_with_label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9817" cy="4569541"/>
                    </a:xfrm>
                    <a:prstGeom prst="rect">
                      <a:avLst/>
                    </a:prstGeom>
                  </pic:spPr>
                </pic:pic>
              </a:graphicData>
            </a:graphic>
          </wp:inline>
        </w:drawing>
      </w:r>
      <w:commentRangeEnd w:id="1089"/>
      <w:r w:rsidR="00360D92">
        <w:rPr>
          <w:rStyle w:val="CommentReference"/>
        </w:rPr>
        <w:commentReference w:id="1089"/>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1090"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1090"/>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3112C294" w:rsidR="003F33B7" w:rsidRPr="00443E04"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commentRangeStart w:id="1091"/>
      <w:r>
        <w:rPr>
          <w:rFonts w:ascii="Times New Roman" w:hAnsi="Times New Roman" w:cs="Times New Roman"/>
          <w:sz w:val="24"/>
          <w:szCs w:val="24"/>
        </w:rPr>
        <w:t>(</w:t>
      </w:r>
      <w:r w:rsidR="0055648C">
        <w:rPr>
          <w:rFonts w:ascii="Times New Roman" w:hAnsi="Times New Roman" w:cs="Times New Roman"/>
          <w:sz w:val="24"/>
          <w:szCs w:val="24"/>
        </w:rPr>
        <w:t>Figure S1</w:t>
      </w:r>
      <w:r w:rsidR="0058549D">
        <w:rPr>
          <w:rFonts w:ascii="Times New Roman" w:hAnsi="Times New Roman" w:cs="Times New Roman"/>
          <w:sz w:val="24"/>
          <w:szCs w:val="24"/>
        </w:rPr>
        <w:t>6</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58549D">
        <w:rPr>
          <w:rFonts w:ascii="Times New Roman" w:hAnsi="Times New Roman" w:cs="Times New Roman"/>
          <w:sz w:val="24"/>
          <w:szCs w:val="24"/>
        </w:rPr>
        <w:t>5</w:t>
      </w:r>
      <w:r>
        <w:rPr>
          <w:rFonts w:ascii="Times New Roman" w:hAnsi="Times New Roman" w:cs="Times New Roman"/>
          <w:sz w:val="24"/>
          <w:szCs w:val="24"/>
        </w:rPr>
        <w:t>)</w:t>
      </w:r>
      <w:r w:rsidR="002E4CF3">
        <w:rPr>
          <w:rFonts w:ascii="Times New Roman" w:hAnsi="Times New Roman" w:cs="Times New Roman"/>
          <w:sz w:val="24"/>
          <w:szCs w:val="24"/>
        </w:rPr>
        <w:t xml:space="preserve">. </w:t>
      </w:r>
      <w:commentRangeEnd w:id="1091"/>
      <w:r w:rsidR="0028417F">
        <w:rPr>
          <w:rStyle w:val="CommentReference"/>
        </w:rPr>
        <w:commentReference w:id="1091"/>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ins w:id="1092" w:author="Acaru, Silviu" w:date="2026-03-14T20:09:00Z" w16du:dateUtc="2026-03-14T19:09:00Z">
        <w:r w:rsidR="0028417F">
          <w:rPr>
            <w:rFonts w:ascii="Times New Roman" w:hAnsi="Times New Roman" w:cs="Times New Roman"/>
            <w:sz w:val="24"/>
            <w:szCs w:val="24"/>
          </w:rPr>
          <w:t xml:space="preserve"> reveals a multimodal distribution with the strongest peaks concentrated in the mid-to-high temperature range, where frequencies</w:t>
        </w:r>
      </w:ins>
      <w:ins w:id="1093" w:author="Acaru, Silviu" w:date="2026-03-14T20:10:00Z" w16du:dateUtc="2026-03-14T19:10:00Z">
        <w:r w:rsidR="0028417F">
          <w:rPr>
            <w:rFonts w:ascii="Times New Roman" w:hAnsi="Times New Roman" w:cs="Times New Roman"/>
            <w:sz w:val="24"/>
            <w:szCs w:val="24"/>
          </w:rPr>
          <w:t xml:space="preserve"> reach approximately 10.928 predictions at the highest point. Several prominent peaks are observed in close proximity, with frequencies of 10.539, 10.381 and 10.331, forming a dominant cluster</w:t>
        </w:r>
      </w:ins>
      <w:ins w:id="1094" w:author="Acaru, Silviu" w:date="2026-03-14T20:11:00Z" w16du:dateUtc="2026-03-14T19:11:00Z">
        <w:r w:rsidR="0028417F">
          <w:rPr>
            <w:rFonts w:ascii="Times New Roman" w:hAnsi="Times New Roman" w:cs="Times New Roman"/>
            <w:sz w:val="24"/>
            <w:szCs w:val="24"/>
          </w:rPr>
          <w:t>, followed by a secondary peak of 9.883.</w:t>
        </w:r>
      </w:ins>
      <w:del w:id="1095" w:author="Acaru, Silviu" w:date="2026-03-14T20:11:00Z" w16du:dateUtc="2026-03-14T19:11:00Z">
        <w:r w:rsidR="004D6D17" w:rsidRPr="004D6D17" w:rsidDel="0028417F">
          <w:rPr>
            <w:rFonts w:ascii="Times New Roman" w:hAnsi="Times New Roman" w:cs="Times New Roman"/>
            <w:sz w:val="24"/>
            <w:szCs w:val="24"/>
          </w:rPr>
          <w:delText xml:space="preserve"> shows a strong peak around 73</w:delText>
        </w:r>
        <w:r w:rsidR="0055648C" w:rsidDel="0028417F">
          <w:rPr>
            <w:rFonts w:ascii="Times New Roman" w:hAnsi="Times New Roman" w:cs="Times New Roman"/>
            <w:sz w:val="24"/>
            <w:szCs w:val="24"/>
          </w:rPr>
          <w:delText xml:space="preserve"> </w:delText>
        </w:r>
        <w:r w:rsidR="004D6D17" w:rsidRPr="004D6D17" w:rsidDel="0028417F">
          <w:rPr>
            <w:rFonts w:ascii="Times New Roman" w:hAnsi="Times New Roman" w:cs="Times New Roman"/>
            <w:sz w:val="24"/>
            <w:szCs w:val="24"/>
          </w:rPr>
          <w:delText>°C, with frequencies reaching approximately 273,000 predictions in this region.</w:delText>
        </w:r>
      </w:del>
      <w:r w:rsidR="004D6D17" w:rsidRPr="004D6D17">
        <w:rPr>
          <w:rFonts w:ascii="Times New Roman" w:hAnsi="Times New Roman" w:cs="Times New Roman"/>
          <w:sz w:val="24"/>
          <w:szCs w:val="24"/>
        </w:rPr>
        <w:t xml:space="preserve"> The distribution is notably </w:t>
      </w:r>
      <w:ins w:id="1096" w:author="Acaru, Silviu" w:date="2026-03-14T20:11:00Z" w16du:dateUtc="2026-03-14T19:11:00Z">
        <w:r w:rsidR="0028417F">
          <w:rPr>
            <w:rFonts w:ascii="Times New Roman" w:hAnsi="Times New Roman" w:cs="Times New Roman"/>
            <w:sz w:val="24"/>
            <w:szCs w:val="24"/>
          </w:rPr>
          <w:t xml:space="preserve">right </w:t>
        </w:r>
      </w:ins>
      <w:r w:rsidR="004D6D17" w:rsidRPr="004D6D17">
        <w:rPr>
          <w:rFonts w:ascii="Times New Roman" w:hAnsi="Times New Roman" w:cs="Times New Roman"/>
          <w:sz w:val="24"/>
          <w:szCs w:val="24"/>
        </w:rPr>
        <w:t xml:space="preserve">skewed, with </w:t>
      </w:r>
      <w:ins w:id="1097" w:author="Acaru, Silviu" w:date="2026-03-14T20:12:00Z" w16du:dateUtc="2026-03-14T19:12:00Z">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w:t>
        </w:r>
      </w:ins>
      <w:ins w:id="1098" w:author="Acaru, Silviu" w:date="2026-03-14T20:13:00Z" w16du:dateUtc="2026-03-14T19:13:00Z">
        <w:r w:rsidR="0028417F">
          <w:rPr>
            <w:rFonts w:ascii="Times New Roman" w:hAnsi="Times New Roman" w:cs="Times New Roman"/>
            <w:sz w:val="24"/>
            <w:szCs w:val="24"/>
          </w:rPr>
          <w:t>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ins>
      <w:del w:id="1099" w:author="Acaru, Silviu" w:date="2026-03-14T20:13:00Z" w16du:dateUtc="2026-03-14T19:13:00Z">
        <w:r w:rsidR="004D6D17" w:rsidRPr="004D6D17" w:rsidDel="00BE4996">
          <w:rPr>
            <w:rFonts w:ascii="Times New Roman" w:hAnsi="Times New Roman" w:cs="Times New Roman"/>
            <w:sz w:val="24"/>
            <w:szCs w:val="24"/>
          </w:rPr>
          <w:delText>higher frequencies concentrated between 40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 and 80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 while predictions below 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 are relatively sparse</w:delText>
        </w:r>
      </w:del>
      <w:del w:id="1100" w:author="Acaru, Silviu" w:date="2026-03-14T20:14:00Z" w16du:dateUtc="2026-03-14T19:14:00Z">
        <w:r w:rsidR="004D6D17" w:rsidRPr="004D6D17" w:rsidDel="00BE4996">
          <w:rPr>
            <w:rFonts w:ascii="Times New Roman" w:hAnsi="Times New Roman" w:cs="Times New Roman"/>
            <w:sz w:val="24"/>
            <w:szCs w:val="24"/>
          </w:rPr>
          <w:delText>.</w:delText>
        </w:r>
      </w:del>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del w:id="1101" w:author="Acaru, Silviu" w:date="2026-03-14T20:14:00Z" w16du:dateUtc="2026-03-14T19:14:00Z">
        <w:r w:rsidR="004D6D17" w:rsidRPr="004D6D17" w:rsidDel="00BE4996">
          <w:rPr>
            <w:rFonts w:ascii="Times New Roman" w:hAnsi="Times New Roman" w:cs="Times New Roman"/>
            <w:sz w:val="24"/>
            <w:szCs w:val="24"/>
          </w:rPr>
          <w:delText>range of 60-80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w:delText>
        </w:r>
      </w:del>
      <w:ins w:id="1102" w:author="Acaru, Silviu" w:date="2026-03-14T20:14:00Z" w16du:dateUtc="2026-03-14T19:14:00Z">
        <w:r w:rsidR="00BE4996">
          <w:rPr>
            <w:rFonts w:ascii="Times New Roman" w:hAnsi="Times New Roman" w:cs="Times New Roman"/>
            <w:sz w:val="24"/>
            <w:szCs w:val="24"/>
          </w:rPr>
          <w:t xml:space="preserve">mid-range of predicted </w:t>
        </w:r>
        <w:proofErr w:type="spellStart"/>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proofErr w:type="spellEnd"/>
        <w:r w:rsidR="00BE4996">
          <w:rPr>
            <w:rFonts w:ascii="Times New Roman" w:hAnsi="Times New Roman" w:cs="Times New Roman"/>
            <w:sz w:val="24"/>
            <w:szCs w:val="24"/>
            <w:vertAlign w:val="subscript"/>
          </w:rPr>
          <w:t xml:space="preserve"> </w:t>
        </w:r>
        <w:r w:rsidR="00BE4996" w:rsidRPr="00BE4996">
          <w:rPr>
            <w:rFonts w:ascii="Times New Roman" w:hAnsi="Times New Roman" w:cs="Times New Roman"/>
            <w:sz w:val="24"/>
            <w:szCs w:val="24"/>
            <w:rPrChange w:id="1103" w:author="Acaru, Silviu" w:date="2026-03-14T20:14:00Z" w16du:dateUtc="2026-03-14T19:14:00Z">
              <w:rPr>
                <w:rFonts w:ascii="Times New Roman" w:hAnsi="Times New Roman" w:cs="Times New Roman"/>
                <w:sz w:val="24"/>
                <w:szCs w:val="24"/>
                <w:vertAlign w:val="subscript"/>
              </w:rPr>
            </w:rPrChange>
          </w:rPr>
          <w:t>values</w:t>
        </w:r>
      </w:ins>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ins w:id="1104" w:author="Acaru, Silviu" w:date="2026-03-14T20:15:00Z" w16du:dateUtc="2026-03-14T19:15:00Z">
        <w:r w:rsidR="00BC0AC4">
          <w:rPr>
            <w:rFonts w:ascii="Times New Roman" w:hAnsi="Times New Roman" w:cs="Times New Roman"/>
            <w:sz w:val="24"/>
            <w:szCs w:val="24"/>
          </w:rPr>
          <w:t xml:space="preserve">in the deeply negative </w:t>
        </w:r>
      </w:ins>
      <w:del w:id="1105" w:author="Acaru, Silviu" w:date="2026-03-14T20:15:00Z" w16du:dateUtc="2026-03-14T19:15:00Z">
        <w:r w:rsidR="004D6D17" w:rsidRPr="004D6D17" w:rsidDel="00BC0AC4">
          <w:rPr>
            <w:rFonts w:ascii="Times New Roman" w:hAnsi="Times New Roman" w:cs="Times New Roman"/>
            <w:sz w:val="24"/>
            <w:szCs w:val="24"/>
          </w:rPr>
          <w:delText>below 0</w:delText>
        </w:r>
        <w:r w:rsidR="0055648C" w:rsidDel="00BC0AC4">
          <w:rPr>
            <w:rFonts w:ascii="Times New Roman" w:hAnsi="Times New Roman" w:cs="Times New Roman"/>
            <w:sz w:val="24"/>
            <w:szCs w:val="24"/>
          </w:rPr>
          <w:delText xml:space="preserve"> </w:delText>
        </w:r>
        <w:r w:rsidR="004D6D17" w:rsidRPr="004D6D17" w:rsidDel="00BC0AC4">
          <w:rPr>
            <w:rFonts w:ascii="Times New Roman" w:hAnsi="Times New Roman" w:cs="Times New Roman"/>
            <w:sz w:val="24"/>
            <w:szCs w:val="24"/>
          </w:rPr>
          <w:delText>°</w:delText>
        </w:r>
      </w:del>
      <w:del w:id="1106" w:author="Acaru, Silviu" w:date="2026-03-15T20:36:00Z" w16du:dateUtc="2026-03-15T19:36:00Z">
        <w:r w:rsidR="004D6D17" w:rsidRPr="004D6D17" w:rsidDel="00652049">
          <w:rPr>
            <w:rFonts w:ascii="Times New Roman" w:hAnsi="Times New Roman" w:cs="Times New Roman"/>
            <w:sz w:val="24"/>
            <w:szCs w:val="24"/>
          </w:rPr>
          <w:delText>C</w:delText>
        </w:r>
      </w:del>
      <w:ins w:id="1107" w:author="Acaru, Silviu" w:date="2026-03-15T20:36:00Z" w16du:dateUtc="2026-03-15T19:36:00Z">
        <w:r w:rsidR="00652049">
          <w:rPr>
            <w:rFonts w:ascii="Times New Roman" w:hAnsi="Times New Roman" w:cs="Times New Roman"/>
            <w:sz w:val="24"/>
            <w:szCs w:val="24"/>
          </w:rPr>
          <w:t>range</w:t>
        </w:r>
      </w:ins>
      <w:r w:rsidR="004D6D17" w:rsidRPr="004D6D17">
        <w:rPr>
          <w:rFonts w:ascii="Times New Roman" w:hAnsi="Times New Roman" w:cs="Times New Roman"/>
          <w:sz w:val="24"/>
          <w:szCs w:val="24"/>
        </w:rPr>
        <w:t xml:space="preserve"> and shows lower confidence </w:t>
      </w:r>
      <w:ins w:id="1108" w:author="Acaru, Silviu" w:date="2026-03-14T20:15:00Z" w16du:dateUtc="2026-03-14T19:15:00Z">
        <w:r w:rsidR="00BC0AC4">
          <w:rPr>
            <w:rFonts w:ascii="Times New Roman" w:hAnsi="Times New Roman" w:cs="Times New Roman"/>
            <w:sz w:val="24"/>
            <w:szCs w:val="24"/>
          </w:rPr>
          <w:t xml:space="preserve">at extreme temperatures on both ends of the </w:t>
        </w:r>
        <w:r w:rsidR="00BC0AC4">
          <w:rPr>
            <w:rFonts w:ascii="Times New Roman" w:hAnsi="Times New Roman" w:cs="Times New Roman"/>
            <w:sz w:val="24"/>
            <w:szCs w:val="24"/>
          </w:rPr>
          <w:lastRenderedPageBreak/>
          <w:t xml:space="preserve">spectrum </w:t>
        </w:r>
      </w:ins>
      <w:del w:id="1109" w:author="Acaru, Silviu" w:date="2026-03-14T20:15:00Z" w16du:dateUtc="2026-03-14T19:15:00Z">
        <w:r w:rsidR="004D6D17" w:rsidRPr="004D6D17" w:rsidDel="00BC0AC4">
          <w:rPr>
            <w:rFonts w:ascii="Times New Roman" w:hAnsi="Times New Roman" w:cs="Times New Roman"/>
            <w:sz w:val="24"/>
            <w:szCs w:val="24"/>
          </w:rPr>
          <w:delText>in extreme temperatures, particularly in the negative range</w:delText>
        </w:r>
      </w:del>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1110" w:name="_Ref177048592"/>
      <w:bookmarkStart w:id="1111" w:name="_Toc179040480"/>
      <w:r w:rsidRPr="00443E04">
        <w:rPr>
          <w:rFonts w:ascii="Times New Roman" w:eastAsia="Times New Roman" w:hAnsi="Times New Roman" w:cs="Times New Roman"/>
          <w:sz w:val="24"/>
          <w:szCs w:val="24"/>
        </w:rPr>
        <w:t>Extrapolation</w:t>
      </w:r>
      <w:bookmarkEnd w:id="1110"/>
      <w:bookmarkEnd w:id="1111"/>
    </w:p>
    <w:p w14:paraId="46CE5697" w14:textId="2CEF7257"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 xml:space="preserve">Beyond analyzing our model's performance within the known temperature range, we tested its ability to predict </w:t>
      </w:r>
      <w:proofErr w:type="spellStart"/>
      <w:r w:rsidRPr="005419FE">
        <w:rPr>
          <w:rFonts w:ascii="Times New Roman" w:hAnsi="Times New Roman" w:cs="Times New Roman"/>
          <w:sz w:val="24"/>
          <w:szCs w:val="24"/>
        </w:rPr>
        <w:t>T</w:t>
      </w:r>
      <w:r w:rsidRPr="005419FE">
        <w:rPr>
          <w:rFonts w:ascii="Times New Roman" w:hAnsi="Times New Roman" w:cs="Times New Roman"/>
          <w:sz w:val="24"/>
          <w:szCs w:val="24"/>
          <w:vertAlign w:val="subscript"/>
        </w:rPr>
        <w:t>g</w:t>
      </w:r>
      <w:proofErr w:type="spellEnd"/>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w:t>
      </w:r>
      <w:del w:id="1112" w:author="Acaru, Silviu" w:date="2026-03-12T15:19:00Z" w16du:dateUtc="2026-03-12T14:19:00Z">
        <w:r w:rsidR="00730ED6" w:rsidDel="00EA12C8">
          <w:rPr>
            <w:rFonts w:ascii="Times New Roman" w:hAnsi="Times New Roman" w:cs="Times New Roman"/>
            <w:sz w:val="24"/>
            <w:szCs w:val="24"/>
          </w:rPr>
          <w:delText xml:space="preserve">low </w:delText>
        </w:r>
      </w:del>
      <w:r w:rsidR="00730ED6">
        <w:rPr>
          <w:rFonts w:ascii="Times New Roman" w:hAnsi="Times New Roman" w:cs="Times New Roman"/>
          <w:sz w:val="24"/>
          <w:szCs w:val="24"/>
        </w:rPr>
        <w:t xml:space="preserve">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ins w:id="1113" w:author="Acaru, Silviu" w:date="2026-03-12T15:20:00Z" w16du:dateUtc="2026-03-12T14:20:00Z">
        <w:r w:rsidR="00EA12C8">
          <w:rPr>
            <w:rFonts w:ascii="Times New Roman" w:hAnsi="Times New Roman" w:cs="Times New Roman"/>
            <w:sz w:val="24"/>
            <w:szCs w:val="24"/>
          </w:rPr>
          <w:t xml:space="preserve"> at both ends of the range.</w:t>
        </w:r>
      </w:ins>
      <w:del w:id="1114" w:author="Acaru, Silviu" w:date="2026-03-12T15:20:00Z" w16du:dateUtc="2026-03-12T14:20:00Z">
        <w:r w:rsidDel="00EA12C8">
          <w:rPr>
            <w:rFonts w:ascii="Times New Roman" w:hAnsi="Times New Roman" w:cs="Times New Roman"/>
            <w:sz w:val="24"/>
            <w:szCs w:val="24"/>
          </w:rPr>
          <w:delText xml:space="preserve"> (</w:delText>
        </w:r>
        <w:r w:rsidRPr="005419FE" w:rsidDel="00EA12C8">
          <w:rPr>
            <w:rFonts w:ascii="Times New Roman" w:hAnsi="Times New Roman" w:cs="Times New Roman"/>
            <w:i/>
            <w:sz w:val="24"/>
            <w:szCs w:val="24"/>
          </w:rPr>
          <w:delText>i.e.,</w:delText>
        </w:r>
        <w:r w:rsidDel="00EA12C8">
          <w:rPr>
            <w:rFonts w:ascii="Times New Roman" w:hAnsi="Times New Roman" w:cs="Times New Roman"/>
            <w:sz w:val="24"/>
            <w:szCs w:val="24"/>
          </w:rPr>
          <w:delText xml:space="preserve"> </w:delText>
        </w:r>
        <w:r w:rsidRPr="005419FE" w:rsidDel="00EA12C8">
          <w:rPr>
            <w:rFonts w:ascii="Times New Roman" w:hAnsi="Times New Roman" w:cs="Times New Roman"/>
            <w:sz w:val="24"/>
            <w:szCs w:val="24"/>
          </w:rPr>
          <w:delText>-</w:delText>
        </w:r>
        <w:r w:rsidDel="00EA12C8">
          <w:rPr>
            <w:rFonts w:ascii="Times New Roman" w:hAnsi="Times New Roman" w:cs="Times New Roman"/>
            <w:sz w:val="24"/>
            <w:szCs w:val="24"/>
          </w:rPr>
          <w:delText>7</w:delText>
        </w:r>
        <w:r w:rsidR="0055648C" w:rsidDel="00EA12C8">
          <w:rPr>
            <w:rFonts w:ascii="Times New Roman" w:hAnsi="Times New Roman" w:cs="Times New Roman"/>
            <w:sz w:val="24"/>
            <w:szCs w:val="24"/>
          </w:rPr>
          <w:delText xml:space="preserve"> </w:delText>
        </w:r>
        <w:r w:rsidRPr="005419FE" w:rsidDel="00EA12C8">
          <w:rPr>
            <w:rFonts w:ascii="Times New Roman" w:hAnsi="Times New Roman" w:cs="Times New Roman"/>
            <w:sz w:val="24"/>
            <w:szCs w:val="24"/>
          </w:rPr>
          <w:delText>°C and 97</w:delText>
        </w:r>
        <w:r w:rsidR="0055648C" w:rsidDel="00EA12C8">
          <w:rPr>
            <w:rFonts w:ascii="Times New Roman" w:hAnsi="Times New Roman" w:cs="Times New Roman"/>
            <w:sz w:val="24"/>
            <w:szCs w:val="24"/>
          </w:rPr>
          <w:delText xml:space="preserve"> </w:delText>
        </w:r>
        <w:r w:rsidRPr="005419FE" w:rsidDel="00EA12C8">
          <w:rPr>
            <w:rFonts w:ascii="Times New Roman" w:hAnsi="Times New Roman" w:cs="Times New Roman"/>
            <w:sz w:val="24"/>
            <w:szCs w:val="24"/>
          </w:rPr>
          <w:delText>°C)</w:delText>
        </w:r>
        <w:r w:rsidR="000A5AD5" w:rsidRPr="005419FE" w:rsidDel="00EA12C8">
          <w:rPr>
            <w:rFonts w:ascii="Times New Roman" w:hAnsi="Times New Roman" w:cs="Times New Roman"/>
            <w:sz w:val="24"/>
            <w:szCs w:val="24"/>
          </w:rPr>
          <w:delText>.</w:delText>
        </w:r>
      </w:del>
      <w:r w:rsidRPr="005419FE">
        <w:rPr>
          <w:rFonts w:ascii="Times New Roman" w:hAnsi="Times New Roman" w:cs="Times New Roman"/>
          <w:sz w:val="24"/>
          <w:szCs w:val="24"/>
        </w:rPr>
        <w:t xml:space="preserve"> </w:t>
      </w:r>
      <w:ins w:id="1115" w:author="Acaru, Silviu" w:date="2026-03-12T15:20:00Z" w16du:dateUtc="2026-03-12T14:20:00Z">
        <w:r w:rsidR="00EA12C8">
          <w:rPr>
            <w:rFonts w:ascii="Times New Roman" w:hAnsi="Times New Roman" w:cs="Times New Roman"/>
            <w:sz w:val="24"/>
            <w:szCs w:val="24"/>
          </w:rPr>
          <w:t>At t</w:t>
        </w:r>
      </w:ins>
      <w:ins w:id="1116" w:author="Acaru, Silviu" w:date="2026-03-12T15:21:00Z" w16du:dateUtc="2026-03-12T14:21:00Z">
        <w:r w:rsidR="00EA12C8">
          <w:rPr>
            <w:rFonts w:ascii="Times New Roman" w:hAnsi="Times New Roman" w:cs="Times New Roman"/>
            <w:sz w:val="24"/>
            <w:szCs w:val="24"/>
          </w:rPr>
          <w:t xml:space="preserve">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w:t>
        </w:r>
      </w:ins>
      <w:ins w:id="1117" w:author="Acaru, Silviu" w:date="2026-03-12T15:22:00Z" w16du:dateUtc="2026-03-12T14:22:00Z">
        <w:r w:rsidR="00EA12C8">
          <w:rPr>
            <w:rFonts w:ascii="Times New Roman" w:hAnsi="Times New Roman" w:cs="Times New Roman"/>
            <w:sz w:val="24"/>
            <w:szCs w:val="24"/>
          </w:rPr>
          <w:t xml:space="preserve">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ins>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ins w:id="1118" w:author="Acaru, Silviu" w:date="2026-03-12T15:22:00Z" w16du:dateUtc="2026-03-12T14:22:00Z">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ins>
      <w:ins w:id="1119" w:author="Acaru, Silviu" w:date="2026-03-12T15:23:00Z" w16du:dateUtc="2026-03-12T14:23:00Z">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w:t>
        </w:r>
      </w:ins>
      <w:ins w:id="1120" w:author="Acaru, Silviu" w:date="2026-03-12T15:24:00Z" w16du:dateUtc="2026-03-12T14:24:00Z">
        <w:r w:rsidR="00EA12C8">
          <w:rPr>
            <w:rFonts w:ascii="Times New Roman" w:hAnsi="Times New Roman" w:cs="Times New Roman"/>
            <w:sz w:val="24"/>
            <w:szCs w:val="24"/>
          </w:rPr>
          <w:t xml:space="preserve">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ins>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ins w:id="1121" w:author="Acaru, Silviu" w:date="2026-03-12T15:24:00Z" w16du:dateUtc="2026-03-12T14:24:00Z">
        <w:r w:rsidR="00EA12C8">
          <w:rPr>
            <w:rFonts w:ascii="Times New Roman" w:hAnsi="Times New Roman" w:cs="Times New Roman"/>
            <w:sz w:val="24"/>
            <w:szCs w:val="24"/>
          </w:rPr>
          <w:t xml:space="preserve"> training</w:t>
        </w:r>
      </w:ins>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del w:id="1122" w:author="Acaru, Silviu" w:date="2026-03-12T15:24:00Z" w16du:dateUtc="2026-03-12T14:24:00Z">
        <w:r w:rsidDel="00EA12C8">
          <w:rPr>
            <w:rFonts w:ascii="Times New Roman" w:hAnsi="Times New Roman" w:cs="Times New Roman"/>
            <w:sz w:val="24"/>
            <w:szCs w:val="24"/>
          </w:rPr>
          <w:delText xml:space="preserve">linear </w:delText>
        </w:r>
      </w:del>
      <w:ins w:id="1123" w:author="Acaru, Silviu" w:date="2026-03-12T15:24:00Z" w16du:dateUtc="2026-03-12T14:24:00Z">
        <w:r w:rsidR="00EA12C8">
          <w:rPr>
            <w:rFonts w:ascii="Times New Roman" w:hAnsi="Times New Roman" w:cs="Times New Roman"/>
            <w:sz w:val="24"/>
            <w:szCs w:val="24"/>
          </w:rPr>
          <w:t>constant ra</w:t>
        </w:r>
      </w:ins>
      <w:ins w:id="1124" w:author="Acaru, Silviu" w:date="2026-03-12T15:25:00Z" w16du:dateUtc="2026-03-12T14:25:00Z">
        <w:r w:rsidR="00EA12C8">
          <w:rPr>
            <w:rFonts w:ascii="Times New Roman" w:hAnsi="Times New Roman" w:cs="Times New Roman"/>
            <w:sz w:val="24"/>
            <w:szCs w:val="24"/>
          </w:rPr>
          <w:t xml:space="preserve">ther than tracking the actual values, reflecting characteristic flattening behavior of </w:t>
        </w:r>
      </w:ins>
      <w:ins w:id="1125" w:author="Acaru, Silviu" w:date="2026-03-15T20:35:00Z" w16du:dateUtc="2026-03-15T19:35:00Z">
        <w:r w:rsidR="00652049">
          <w:rPr>
            <w:rFonts w:ascii="Times New Roman" w:hAnsi="Times New Roman" w:cs="Times New Roman"/>
            <w:sz w:val="24"/>
            <w:szCs w:val="24"/>
          </w:rPr>
          <w:t>tree-based</w:t>
        </w:r>
      </w:ins>
      <w:ins w:id="1126" w:author="Acaru, Silviu" w:date="2026-03-12T15:25:00Z" w16du:dateUtc="2026-03-12T14:25:00Z">
        <w:r w:rsidR="00EA12C8">
          <w:rPr>
            <w:rFonts w:ascii="Times New Roman" w:hAnsi="Times New Roman" w:cs="Times New Roman"/>
            <w:sz w:val="24"/>
            <w:szCs w:val="24"/>
          </w:rPr>
          <w:t xml:space="preserve"> ensemble models during extrapolation</w:t>
        </w:r>
      </w:ins>
      <w:del w:id="1127" w:author="Acaru, Silviu" w:date="2026-03-12T15:25:00Z" w16du:dateUtc="2026-03-12T14:25:00Z">
        <w:r w:rsidDel="00EA12C8">
          <w:rPr>
            <w:rFonts w:ascii="Times New Roman" w:hAnsi="Times New Roman" w:cs="Times New Roman"/>
            <w:sz w:val="24"/>
            <w:szCs w:val="24"/>
          </w:rPr>
          <w:delText>and less reliable</w:delText>
        </w:r>
      </w:del>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68998CA8" w:rsidR="00A5036B" w:rsidRDefault="00E40EB0" w:rsidP="007F4BEA">
      <w:pPr>
        <w:pStyle w:val="Caption"/>
        <w:ind w:firstLine="360"/>
        <w:jc w:val="center"/>
        <w:rPr>
          <w:rFonts w:ascii="Times New Roman" w:hAnsi="Times New Roman" w:cs="Times New Roman"/>
          <w:sz w:val="24"/>
          <w:szCs w:val="24"/>
        </w:rPr>
      </w:pPr>
      <w:bookmarkStart w:id="1128" w:name="_Ref178447405"/>
      <w:ins w:id="1129" w:author="Acaru, Silviu" w:date="2026-02-25T21:26:00Z" w16du:dateUtc="2026-02-25T20:26:00Z">
        <w:r>
          <w:rPr>
            <w:rFonts w:ascii="Times New Roman" w:hAnsi="Times New Roman" w:cs="Times New Roman"/>
            <w:noProof/>
            <w:sz w:val="24"/>
            <w:szCs w:val="24"/>
          </w:rPr>
          <w:lastRenderedPageBreak/>
          <w:drawing>
            <wp:inline distT="0" distB="0" distL="0" distR="0" wp14:anchorId="65B5F05B" wp14:editId="32DBAB85">
              <wp:extent cx="3447459" cy="3149490"/>
              <wp:effectExtent l="0" t="0" r="63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67439" cy="3167743"/>
                      </a:xfrm>
                      <a:prstGeom prst="rect">
                        <a:avLst/>
                      </a:prstGeom>
                    </pic:spPr>
                  </pic:pic>
                </a:graphicData>
              </a:graphic>
            </wp:inline>
          </w:drawing>
        </w:r>
      </w:ins>
      <w:del w:id="1130" w:author="Acaru, Silviu" w:date="2026-02-25T21:26:00Z" w16du:dateUtc="2026-02-25T20:26:00Z">
        <w:r w:rsidR="00B83B21" w:rsidDel="00E40EB0">
          <w:rPr>
            <w:rFonts w:ascii="Times New Roman" w:hAnsi="Times New Roman" w:cs="Times New Roman"/>
            <w:noProof/>
            <w:sz w:val="24"/>
            <w:szCs w:val="24"/>
          </w:rPr>
          <w:drawing>
            <wp:inline distT="0" distB="0" distL="0" distR="0" wp14:anchorId="2243422A" wp14:editId="090FFE0B">
              <wp:extent cx="3552082" cy="32469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9.tif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6545" cy="3251046"/>
                      </a:xfrm>
                      <a:prstGeom prst="rect">
                        <a:avLst/>
                      </a:prstGeom>
                    </pic:spPr>
                  </pic:pic>
                </a:graphicData>
              </a:graphic>
            </wp:inline>
          </w:drawing>
        </w:r>
      </w:del>
    </w:p>
    <w:p w14:paraId="4FD9871A" w14:textId="3612C419" w:rsidR="00706715" w:rsidRPr="00730ED6" w:rsidRDefault="007F4BEA" w:rsidP="00203A30">
      <w:pPr>
        <w:pStyle w:val="Caption"/>
        <w:jc w:val="both"/>
        <w:rPr>
          <w:rFonts w:ascii="Times New Roman" w:hAnsi="Times New Roman" w:cs="Times New Roman"/>
          <w:sz w:val="24"/>
          <w:szCs w:val="24"/>
        </w:rPr>
      </w:pPr>
      <w:bookmarkStart w:id="1131"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1128"/>
      <w:bookmarkEnd w:id="1131"/>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 xml:space="preserve">of </w:t>
      </w:r>
      <w:proofErr w:type="spellStart"/>
      <w:r w:rsidR="0055648C">
        <w:rPr>
          <w:rFonts w:ascii="Times New Roman" w:hAnsi="Times New Roman" w:cs="Times New Roman"/>
          <w:sz w:val="24"/>
          <w:szCs w:val="24"/>
        </w:rPr>
        <w:t>T</w:t>
      </w:r>
      <w:r w:rsidR="0055648C" w:rsidRPr="00E62DF7">
        <w:rPr>
          <w:rFonts w:ascii="Times New Roman" w:hAnsi="Times New Roman" w:cs="Times New Roman"/>
          <w:sz w:val="24"/>
          <w:szCs w:val="24"/>
          <w:vertAlign w:val="subscript"/>
        </w:rPr>
        <w:t>g</w:t>
      </w:r>
      <w:proofErr w:type="spellEnd"/>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proofErr w:type="gramStart"/>
      <w:r w:rsidR="00B83B21">
        <w:rPr>
          <w:rFonts w:ascii="Times New Roman" w:hAnsi="Times New Roman" w:cs="Times New Roman"/>
          <w:sz w:val="24"/>
          <w:szCs w:val="24"/>
        </w:rPr>
        <w:t>predicts on</w:t>
      </w:r>
      <w:proofErr w:type="gramEnd"/>
      <w:r w:rsidR="00B83B21">
        <w:rPr>
          <w:rFonts w:ascii="Times New Roman" w:hAnsi="Times New Roman" w:cs="Times New Roman"/>
          <w:sz w:val="24"/>
          <w:szCs w:val="24"/>
        </w:rPr>
        <w:t xml:space="preserve"> target until the -</w:t>
      </w:r>
      <w:r w:rsidR="005419FE">
        <w:rPr>
          <w:rFonts w:ascii="Times New Roman" w:hAnsi="Times New Roman" w:cs="Times New Roman"/>
          <w:sz w:val="24"/>
          <w:szCs w:val="24"/>
        </w:rPr>
        <w:t>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B83B21">
        <w:rPr>
          <w:rFonts w:ascii="Times New Roman" w:hAnsi="Times New Roman" w:cs="Times New Roman"/>
          <w:sz w:val="24"/>
          <w:szCs w:val="24"/>
        </w:rPr>
        <w:t>97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w:t>
      </w:r>
      <w:r w:rsidR="00730ED6">
        <w:rPr>
          <w:rFonts w:ascii="Times New Roman" w:hAnsi="Times New Roman" w:cs="Times New Roman"/>
          <w:sz w:val="24"/>
          <w:szCs w:val="24"/>
        </w:rPr>
        <w:t xml:space="preserve">The original dataset had four negative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the highest positive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1132"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1132"/>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 xml:space="preserve">The development of a model capable of accurately predicting the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lastRenderedPageBreak/>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77777777"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 xml:space="preserve">The parallel coordinates visualization technique presents several key advantages for analyzing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particularly valuable for understanding the multifaceted interplay between composition, processing conditions, and resulting thermal properties within the formulation space</w:t>
      </w:r>
    </w:p>
    <w:p w14:paraId="2CDF98F5" w14:textId="22BB0E25"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xml:space="preserve">, we implemented data points with </w:t>
      </w:r>
      <w:proofErr w:type="spellStart"/>
      <w:r w:rsidRPr="009A786F">
        <w:rPr>
          <w:rFonts w:ascii="Times New Roman" w:hAnsi="Times New Roman" w:cs="Times New Roman"/>
          <w:sz w:val="24"/>
          <w:szCs w:val="24"/>
        </w:rPr>
        <w:t>T</w:t>
      </w:r>
      <w:r w:rsidRPr="009A786F">
        <w:rPr>
          <w:rFonts w:ascii="Times New Roman" w:hAnsi="Times New Roman" w:cs="Times New Roman"/>
          <w:sz w:val="24"/>
          <w:szCs w:val="24"/>
          <w:vertAlign w:val="subscript"/>
        </w:rPr>
        <w:t>g</w:t>
      </w:r>
      <w:proofErr w:type="spellEnd"/>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del w:id="1133" w:author="Acaru, Silviu" w:date="2026-03-14T20:29:00Z" w16du:dateUtc="2026-03-14T19:29:00Z">
        <w:r w:rsidRPr="009A786F" w:rsidDel="004B2DF2">
          <w:rPr>
            <w:rFonts w:ascii="Times New Roman" w:hAnsi="Times New Roman" w:cs="Times New Roman"/>
            <w:sz w:val="24"/>
            <w:szCs w:val="24"/>
          </w:rPr>
          <w:delText>-</w:delText>
        </w:r>
        <w:r w:rsidR="00F923A5" w:rsidDel="004B2DF2">
          <w:rPr>
            <w:rFonts w:ascii="Times New Roman" w:hAnsi="Times New Roman" w:cs="Times New Roman"/>
            <w:sz w:val="24"/>
            <w:szCs w:val="24"/>
          </w:rPr>
          <w:delText>7</w:delText>
        </w:r>
      </w:del>
      <w:ins w:id="1134" w:author="Acaru, Silviu" w:date="2026-03-14T20:29:00Z" w16du:dateUtc="2026-03-14T19:29:00Z">
        <w:r w:rsidR="004B2DF2">
          <w:rPr>
            <w:rFonts w:ascii="Times New Roman" w:hAnsi="Times New Roman" w:cs="Times New Roman"/>
            <w:sz w:val="24"/>
            <w:szCs w:val="24"/>
          </w:rPr>
          <w:t>0</w:t>
        </w:r>
      </w:ins>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del w:id="1135" w:author="Acaru, Silviu" w:date="2026-03-14T20:29:00Z" w16du:dateUtc="2026-03-14T19:29:00Z">
        <w:r w:rsidR="00F923A5" w:rsidDel="004B2DF2">
          <w:rPr>
            <w:rFonts w:ascii="Times New Roman" w:hAnsi="Times New Roman" w:cs="Times New Roman"/>
            <w:sz w:val="24"/>
            <w:szCs w:val="24"/>
          </w:rPr>
          <w:delText>97</w:delText>
        </w:r>
        <w:r w:rsidR="00C40366" w:rsidDel="004B2DF2">
          <w:rPr>
            <w:rFonts w:ascii="Times New Roman" w:hAnsi="Times New Roman" w:cs="Times New Roman"/>
            <w:sz w:val="24"/>
            <w:szCs w:val="24"/>
          </w:rPr>
          <w:delText xml:space="preserve"> </w:delText>
        </w:r>
      </w:del>
      <w:ins w:id="1136" w:author="Acaru, Silviu" w:date="2026-03-14T20:29:00Z" w16du:dateUtc="2026-03-14T19:29:00Z">
        <w:r w:rsidR="004B2DF2">
          <w:rPr>
            <w:rFonts w:ascii="Times New Roman" w:hAnsi="Times New Roman" w:cs="Times New Roman"/>
            <w:sz w:val="24"/>
            <w:szCs w:val="24"/>
          </w:rPr>
          <w:t xml:space="preserve">80 </w:t>
        </w:r>
      </w:ins>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w:t>
      </w:r>
      <w:r w:rsidRPr="009A786F">
        <w:rPr>
          <w:rFonts w:ascii="Times New Roman" w:hAnsi="Times New Roman" w:cs="Times New Roman"/>
          <w:sz w:val="24"/>
          <w:szCs w:val="24"/>
        </w:rPr>
        <w:lastRenderedPageBreak/>
        <w:t>the most practically relevant temperature span.</w:t>
      </w:r>
      <w:r w:rsidR="00F923A5">
        <w:rPr>
          <w:rFonts w:ascii="Times New Roman" w:hAnsi="Times New Roman" w:cs="Times New Roman"/>
          <w:sz w:val="24"/>
          <w:szCs w:val="24"/>
        </w:rPr>
        <w:t xml:space="preserve"> </w:t>
      </w:r>
      <w:del w:id="1137" w:author="Acaru, Silviu" w:date="2026-03-14T20:29:00Z" w16du:dateUtc="2026-03-14T19:29:00Z">
        <w:r w:rsidR="00A17117" w:rsidDel="004B2DF2">
          <w:rPr>
            <w:rFonts w:ascii="Times New Roman" w:hAnsi="Times New Roman" w:cs="Times New Roman"/>
            <w:sz w:val="24"/>
            <w:szCs w:val="24"/>
          </w:rPr>
          <w:delText>Another e</w:delText>
        </w:r>
        <w:r w:rsidR="00F923A5" w:rsidDel="004B2DF2">
          <w:rPr>
            <w:rFonts w:ascii="Times New Roman" w:hAnsi="Times New Roman" w:cs="Times New Roman"/>
            <w:sz w:val="24"/>
            <w:szCs w:val="24"/>
          </w:rPr>
          <w:delText xml:space="preserve">xample </w:delText>
        </w:r>
        <w:r w:rsidR="00A17117" w:rsidDel="004B2DF2">
          <w:rPr>
            <w:rFonts w:ascii="Times New Roman" w:hAnsi="Times New Roman" w:cs="Times New Roman"/>
            <w:sz w:val="24"/>
            <w:szCs w:val="24"/>
          </w:rPr>
          <w:delText>for formulations</w:delText>
        </w:r>
        <w:r w:rsidR="00F923A5" w:rsidDel="004B2DF2">
          <w:rPr>
            <w:rFonts w:ascii="Times New Roman" w:hAnsi="Times New Roman" w:cs="Times New Roman"/>
            <w:sz w:val="24"/>
            <w:szCs w:val="24"/>
          </w:rPr>
          <w:delText xml:space="preserve"> </w:delText>
        </w:r>
        <w:r w:rsidR="00A17117" w:rsidDel="004B2DF2">
          <w:rPr>
            <w:rFonts w:ascii="Times New Roman" w:hAnsi="Times New Roman" w:cs="Times New Roman"/>
            <w:sz w:val="24"/>
            <w:szCs w:val="24"/>
          </w:rPr>
          <w:delText xml:space="preserve">containing 100 wt% Lignin is shown in </w:delText>
        </w:r>
        <w:r w:rsidR="00C40366" w:rsidDel="004B2DF2">
          <w:rPr>
            <w:rFonts w:ascii="Times New Roman" w:hAnsi="Times New Roman" w:cs="Times New Roman"/>
            <w:sz w:val="24"/>
            <w:szCs w:val="24"/>
          </w:rPr>
          <w:delText xml:space="preserve">the </w:delText>
        </w:r>
        <w:r w:rsidR="00E62DF7" w:rsidDel="004B2DF2">
          <w:rPr>
            <w:rFonts w:ascii="Times New Roman" w:hAnsi="Times New Roman" w:cs="Times New Roman"/>
            <w:sz w:val="24"/>
            <w:szCs w:val="24"/>
          </w:rPr>
          <w:delText>S</w:delText>
        </w:r>
        <w:r w:rsidR="00C40366" w:rsidDel="004B2DF2">
          <w:rPr>
            <w:rFonts w:ascii="Times New Roman" w:hAnsi="Times New Roman" w:cs="Times New Roman"/>
            <w:sz w:val="24"/>
            <w:szCs w:val="24"/>
          </w:rPr>
          <w:delText xml:space="preserve">upporting </w:delText>
        </w:r>
        <w:r w:rsidR="00E62DF7" w:rsidDel="004B2DF2">
          <w:rPr>
            <w:rFonts w:ascii="Times New Roman" w:hAnsi="Times New Roman" w:cs="Times New Roman"/>
            <w:sz w:val="24"/>
            <w:szCs w:val="24"/>
          </w:rPr>
          <w:delText>I</w:delText>
        </w:r>
        <w:r w:rsidR="00C40366" w:rsidDel="004B2DF2">
          <w:rPr>
            <w:rFonts w:ascii="Times New Roman" w:hAnsi="Times New Roman" w:cs="Times New Roman"/>
            <w:sz w:val="24"/>
            <w:szCs w:val="24"/>
          </w:rPr>
          <w:delText>nformation</w:delText>
        </w:r>
        <w:r w:rsidR="00F923A5" w:rsidDel="004B2DF2">
          <w:rPr>
            <w:rFonts w:ascii="Times New Roman" w:hAnsi="Times New Roman" w:cs="Times New Roman"/>
            <w:sz w:val="24"/>
            <w:szCs w:val="24"/>
          </w:rPr>
          <w:delText>, section</w:delText>
        </w:r>
        <w:r w:rsidR="00DB05F8" w:rsidDel="004B2DF2">
          <w:rPr>
            <w:rFonts w:ascii="Times New Roman" w:hAnsi="Times New Roman" w:cs="Times New Roman"/>
            <w:sz w:val="24"/>
            <w:szCs w:val="24"/>
          </w:rPr>
          <w:delText xml:space="preserve"> </w:delText>
        </w:r>
        <w:r w:rsidR="0058549D" w:rsidDel="004B2DF2">
          <w:rPr>
            <w:rFonts w:ascii="Times New Roman" w:hAnsi="Times New Roman" w:cs="Times New Roman"/>
            <w:sz w:val="24"/>
            <w:szCs w:val="24"/>
          </w:rPr>
          <w:delText>6</w:delText>
        </w:r>
        <w:r w:rsidR="00F923A5" w:rsidDel="004B2DF2">
          <w:rPr>
            <w:rFonts w:ascii="Times New Roman" w:hAnsi="Times New Roman" w:cs="Times New Roman"/>
            <w:sz w:val="24"/>
            <w:szCs w:val="24"/>
          </w:rPr>
          <w:delText>.</w:delText>
        </w:r>
      </w:del>
    </w:p>
    <w:p w14:paraId="36D992A5" w14:textId="3D7DD750" w:rsidR="007F4BEA" w:rsidRPr="009A786F" w:rsidRDefault="00360D92" w:rsidP="009A786F">
      <w:pPr>
        <w:keepNext/>
        <w:rPr>
          <w:rFonts w:ascii="Times New Roman" w:hAnsi="Times New Roman" w:cs="Times New Roman"/>
          <w:sz w:val="24"/>
          <w:szCs w:val="24"/>
        </w:rPr>
      </w:pPr>
      <w:ins w:id="1138" w:author="Acaru, Silviu" w:date="2026-02-25T21:33:00Z" w16du:dateUtc="2026-02-25T20:33:00Z">
        <w:r>
          <w:rPr>
            <w:rFonts w:ascii="Times New Roman" w:hAnsi="Times New Roman" w:cs="Times New Roman"/>
            <w:noProof/>
            <w:sz w:val="24"/>
            <w:szCs w:val="24"/>
          </w:rPr>
          <w:drawing>
            <wp:inline distT="0" distB="0" distL="0" distR="0" wp14:anchorId="1FB9EE9B" wp14:editId="36ABD368">
              <wp:extent cx="5943600" cy="2668905"/>
              <wp:effectExtent l="0" t="0" r="0" b="0"/>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ins>
      <w:del w:id="1139" w:author="Acaru, Silviu" w:date="2026-02-25T21:33:00Z" w16du:dateUtc="2026-02-25T20:33:00Z">
        <w:r w:rsidR="001C03DF" w:rsidDel="00360D92">
          <w:rPr>
            <w:rFonts w:ascii="Times New Roman" w:hAnsi="Times New Roman" w:cs="Times New Roman"/>
            <w:noProof/>
            <w:sz w:val="24"/>
            <w:szCs w:val="24"/>
          </w:rPr>
          <w:drawing>
            <wp:inline distT="0" distB="0" distL="0" distR="0" wp14:anchorId="2CFFD6CE" wp14:editId="45ED6FDD">
              <wp:extent cx="5943600" cy="30803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rallel_coordinates_plot_ligninwt% limited.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del>
    </w:p>
    <w:p w14:paraId="0EC227C9" w14:textId="32C67A25" w:rsidR="00A5225F" w:rsidRPr="00F5040B" w:rsidRDefault="007F4BEA" w:rsidP="00203A30">
      <w:pPr>
        <w:pStyle w:val="Caption"/>
        <w:ind w:left="360"/>
        <w:jc w:val="both"/>
        <w:rPr>
          <w:rFonts w:ascii="Times New Roman" w:hAnsi="Times New Roman" w:cs="Times New Roman"/>
          <w:sz w:val="24"/>
          <w:szCs w:val="24"/>
        </w:rPr>
      </w:pPr>
      <w:bookmarkStart w:id="1140"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1140"/>
      <w:r w:rsidR="009A786F" w:rsidRPr="00F5040B">
        <w:rPr>
          <w:rFonts w:ascii="Times New Roman" w:hAnsi="Times New Roman" w:cs="Times New Roman"/>
          <w:sz w:val="24"/>
          <w:szCs w:val="24"/>
        </w:rPr>
        <w:t xml:space="preserve"> Parallel </w:t>
      </w:r>
      <w:proofErr w:type="gramStart"/>
      <w:r w:rsidR="009A786F" w:rsidRPr="00F5040B">
        <w:rPr>
          <w:rFonts w:ascii="Times New Roman" w:hAnsi="Times New Roman" w:cs="Times New Roman"/>
          <w:sz w:val="24"/>
          <w:szCs w:val="24"/>
        </w:rPr>
        <w:t>coordinate</w:t>
      </w:r>
      <w:proofErr w:type="gramEnd"/>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w:t>
      </w:r>
      <w:proofErr w:type="spellStart"/>
      <w:r w:rsidR="00F923A5">
        <w:rPr>
          <w:rFonts w:ascii="Times New Roman" w:hAnsi="Times New Roman" w:cs="Times New Roman"/>
          <w:sz w:val="24"/>
          <w:szCs w:val="24"/>
        </w:rPr>
        <w:t>T</w:t>
      </w:r>
      <w:r w:rsidR="00F923A5" w:rsidRPr="00F923A5">
        <w:rPr>
          <w:rFonts w:ascii="Times New Roman" w:hAnsi="Times New Roman" w:cs="Times New Roman"/>
          <w:sz w:val="24"/>
          <w:szCs w:val="24"/>
          <w:vertAlign w:val="subscript"/>
        </w:rPr>
        <w:t>g</w:t>
      </w:r>
      <w:proofErr w:type="spellEnd"/>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 xml:space="preserve">can effectively predict the synthesis formulation of lignin PUs. We have demonstrated this capability specifically for the </w:t>
      </w:r>
      <w:proofErr w:type="spellStart"/>
      <w:r w:rsidRPr="00F42D9C">
        <w:rPr>
          <w:rFonts w:ascii="Times New Roman" w:hAnsi="Times New Roman" w:cs="Times New Roman"/>
          <w:sz w:val="24"/>
          <w:szCs w:val="24"/>
        </w:rPr>
        <w:t>T</w:t>
      </w:r>
      <w:r w:rsidRPr="00F42D9C">
        <w:rPr>
          <w:rFonts w:ascii="Times New Roman" w:hAnsi="Times New Roman" w:cs="Times New Roman"/>
          <w:sz w:val="24"/>
          <w:szCs w:val="24"/>
          <w:vertAlign w:val="subscript"/>
        </w:rPr>
        <w:t>g</w:t>
      </w:r>
      <w:proofErr w:type="spellEnd"/>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xml:space="preserve">, this method can be applied to a wide array of materials science and chemistry, such as predicting the mechanical strength, thermal conductivity or electrical properties of novel </w:t>
      </w:r>
      <w:r w:rsidR="000E00A4" w:rsidRPr="78F197D4">
        <w:rPr>
          <w:rFonts w:ascii="Times New Roman" w:hAnsi="Times New Roman" w:cs="Times New Roman"/>
          <w:sz w:val="24"/>
          <w:szCs w:val="24"/>
        </w:rPr>
        <w:lastRenderedPageBreak/>
        <w:t>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141" w:name="_Toc179040483"/>
      <w:r w:rsidRPr="00443E04">
        <w:rPr>
          <w:rFonts w:ascii="Times New Roman" w:eastAsia="Times New Roman" w:hAnsi="Times New Roman" w:cs="Times New Roman"/>
          <w:sz w:val="24"/>
          <w:szCs w:val="24"/>
        </w:rPr>
        <w:t>Conclusion</w:t>
      </w:r>
      <w:bookmarkEnd w:id="1141"/>
    </w:p>
    <w:p w14:paraId="7FE27277" w14:textId="3345F617" w:rsidR="006C6A53" w:rsidRDefault="00463DFC" w:rsidP="00D43E05">
      <w:pPr>
        <w:pStyle w:val="whitespace-pre-wrap"/>
        <w:spacing w:before="0" w:beforeAutospacing="0" w:after="160" w:afterAutospacing="0"/>
        <w:jc w:val="both"/>
        <w:rPr>
          <w:ins w:id="1142" w:author="Acaru, Silviu" w:date="2026-03-14T22:02:00Z" w16du:dateUtc="2026-03-14T21:02:00Z"/>
        </w:rPr>
      </w:pPr>
      <w:r>
        <w:t xml:space="preserve">Our analysis revealed that lignin is a major contributor to enhancing the </w:t>
      </w:r>
      <w:proofErr w:type="spellStart"/>
      <w:r>
        <w:t>T</w:t>
      </w:r>
      <w:r w:rsidRPr="00756884">
        <w:rPr>
          <w:vertAlign w:val="subscript"/>
        </w:rPr>
        <w:t>g</w:t>
      </w:r>
      <w:proofErr w:type="spellEnd"/>
      <w:r>
        <w:t xml:space="preserve"> of the lignin PUs. Interestingly, co-polyol content exhibited a complex relationship with </w:t>
      </w:r>
      <w:proofErr w:type="spellStart"/>
      <w:r>
        <w:t>T</w:t>
      </w:r>
      <w:r w:rsidRPr="00756884">
        <w:rPr>
          <w:vertAlign w:val="subscript"/>
        </w:rPr>
        <w:t>g</w:t>
      </w:r>
      <w:proofErr w:type="spellEnd"/>
      <w:r>
        <w:t xml:space="preserve">, showing a negative correlation overall but demonstrating a </w:t>
      </w:r>
      <w:ins w:id="1143" w:author="Acaru, Silviu" w:date="2026-03-15T20:35:00Z" w16du:dateUtc="2026-03-15T19:35:00Z">
        <w:r w:rsidR="00652049">
          <w:t>non-monotonic</w:t>
        </w:r>
      </w:ins>
      <w:ins w:id="1144" w:author="Acaru, Silviu" w:date="2026-03-14T21:55:00Z" w16du:dateUtc="2026-03-14T20:55:00Z">
        <w:r w:rsidR="003D64EA">
          <w:t>, U-shaped dependence in the mapping analysis, where</w:t>
        </w:r>
        <w:r w:rsidR="003D64EA" w:rsidRPr="003D64EA">
          <w:t xml:space="preserve"> </w:t>
        </w:r>
        <w:proofErr w:type="spellStart"/>
        <w:r w:rsidR="003D64EA">
          <w:t>T</w:t>
        </w:r>
        <w:r w:rsidR="003D64EA" w:rsidRPr="00756884">
          <w:rPr>
            <w:vertAlign w:val="subscript"/>
          </w:rPr>
          <w:t>g</w:t>
        </w:r>
        <w:proofErr w:type="spellEnd"/>
        <w:r w:rsidR="003D64EA">
          <w:rPr>
            <w:vertAlign w:val="subscript"/>
          </w:rPr>
          <w:t xml:space="preserve"> </w:t>
        </w:r>
        <w:r w:rsidR="003D64EA" w:rsidRPr="003D64EA">
          <w:rPr>
            <w:rPrChange w:id="1145" w:author="Acaru, Silviu" w:date="2026-03-14T21:56:00Z" w16du:dateUtc="2026-03-14T20:56:00Z">
              <w:rPr>
                <w:vertAlign w:val="subscript"/>
              </w:rPr>
            </w:rPrChange>
          </w:rPr>
          <w:t xml:space="preserve">was depressed at intermediate co-polyol concentrations (~25-35 </w:t>
        </w:r>
        <w:proofErr w:type="spellStart"/>
        <w:r w:rsidR="003D64EA" w:rsidRPr="003D64EA">
          <w:rPr>
            <w:rPrChange w:id="1146" w:author="Acaru, Silviu" w:date="2026-03-14T21:56:00Z" w16du:dateUtc="2026-03-14T20:56:00Z">
              <w:rPr>
                <w:vertAlign w:val="subscript"/>
              </w:rPr>
            </w:rPrChange>
          </w:rPr>
          <w:t>wt</w:t>
        </w:r>
        <w:proofErr w:type="spellEnd"/>
        <w:r w:rsidR="003D64EA" w:rsidRPr="003D64EA">
          <w:rPr>
            <w:rPrChange w:id="1147" w:author="Acaru, Silviu" w:date="2026-03-14T21:56:00Z" w16du:dateUtc="2026-03-14T20:56:00Z">
              <w:rPr>
                <w:vertAlign w:val="subscript"/>
              </w:rPr>
            </w:rPrChange>
          </w:rPr>
          <w:t>%) yet recovered at higher con</w:t>
        </w:r>
      </w:ins>
      <w:ins w:id="1148" w:author="Acaru, Silviu" w:date="2026-03-14T21:56:00Z" w16du:dateUtc="2026-03-14T20:56:00Z">
        <w:r w:rsidR="003D64EA" w:rsidRPr="003D64EA">
          <w:rPr>
            <w:rPrChange w:id="1149" w:author="Acaru, Silviu" w:date="2026-03-14T21:56:00Z" w16du:dateUtc="2026-03-14T20:56:00Z">
              <w:rPr>
                <w:vertAlign w:val="subscript"/>
              </w:rPr>
            </w:rPrChange>
          </w:rPr>
          <w:t xml:space="preserve">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ins>
      <w:ins w:id="1150" w:author="Acaru, Silviu" w:date="2026-03-14T23:33:00Z" w16du:dateUtc="2026-03-14T22:33:00Z">
        <w:r w:rsidR="00B23521" w:rsidRPr="003D64EA">
          <w:t>entanglement</w:t>
        </w:r>
      </w:ins>
      <w:ins w:id="1151" w:author="Acaru, Silviu" w:date="2026-03-14T21:56:00Z" w16du:dateUtc="2026-03-14T20:56:00Z">
        <w:r w:rsidR="003D64EA" w:rsidRPr="003D64EA">
          <w:t xml:space="preserve"> density.</w:t>
        </w:r>
      </w:ins>
      <w:ins w:id="1152" w:author="Acaru, Silviu" w:date="2026-03-14T21:55:00Z" w16du:dateUtc="2026-03-14T20:55:00Z">
        <w:r w:rsidR="003D64EA" w:rsidRPr="003D64EA">
          <w:t xml:space="preserve"> </w:t>
        </w:r>
      </w:ins>
      <w:del w:id="1153" w:author="Acaru, Silviu" w:date="2026-03-14T21:57:00Z" w16du:dateUtc="2026-03-14T20:57:00Z">
        <w:r w:rsidDel="003D64EA">
          <w:delText xml:space="preserve">positive influence relative to other features. </w:delText>
        </w:r>
      </w:del>
      <w:r>
        <w:t>The swelling ratio emerged as a critical characterization parameter, exhibiting the highest contribution in terms of</w:t>
      </w:r>
      <w:ins w:id="1154" w:author="Acaru, Silviu" w:date="2026-03-14T21:59:00Z" w16du:dateUtc="2026-03-14T20:59:00Z">
        <w:r w:rsidR="006C6A53">
          <w:t xml:space="preserve"> maximum</w:t>
        </w:r>
      </w:ins>
      <w:r>
        <w:t xml:space="preserve"> absolute loading in PCA. </w:t>
      </w:r>
      <w:ins w:id="1155" w:author="Acaru, Silviu" w:date="2026-03-14T22:02:00Z" w16du:dateUtc="2026-03-14T21:02:00Z">
        <w:r w:rsidR="006C6A53">
          <w:t xml:space="preserve">Nevertheless, as a post synthesis characterization </w:t>
        </w:r>
      </w:ins>
      <w:ins w:id="1156" w:author="Acaru, Silviu" w:date="2026-03-14T23:33:00Z" w16du:dateUtc="2026-03-14T22:33:00Z">
        <w:r w:rsidR="00B23521">
          <w:t>measurement</w:t>
        </w:r>
      </w:ins>
      <w:ins w:id="1157" w:author="Acaru, Silviu" w:date="2026-03-14T22:02:00Z" w16du:dateUtc="2026-03-14T21:02:00Z">
        <w:r w:rsidR="006C6A53">
          <w:t xml:space="preserve"> rather than a controllable formulation variable, swelling ratio was ultimately not included in the final predictive model.</w:t>
        </w:r>
      </w:ins>
    </w:p>
    <w:p w14:paraId="0620DA3B" w14:textId="75ED38FA" w:rsidR="00463DFC" w:rsidDel="006C6A53" w:rsidRDefault="00463DFC" w:rsidP="00D43E05">
      <w:pPr>
        <w:pStyle w:val="whitespace-pre-wrap"/>
        <w:spacing w:before="0" w:beforeAutospacing="0" w:after="160" w:afterAutospacing="0"/>
        <w:jc w:val="both"/>
        <w:rPr>
          <w:del w:id="1158" w:author="Acaru, Silviu" w:date="2026-03-14T22:03:00Z" w16du:dateUtc="2026-03-14T21:03:00Z"/>
        </w:rPr>
      </w:pPr>
      <w:del w:id="1159" w:author="Acaru, Silviu" w:date="2026-03-14T22:03:00Z" w16du:dateUtc="2026-03-14T21:03:00Z">
        <w:r w:rsidDel="006C6A53">
          <w:delText>These findings underscore the importance of comprehensive material characterization in developing accurate predictive models for lignin-based PUs.</w:delText>
        </w:r>
      </w:del>
    </w:p>
    <w:p w14:paraId="0799CECE" w14:textId="46363B5A" w:rsidR="003D64EA" w:rsidRDefault="00463DFC" w:rsidP="006C6A53">
      <w:pPr>
        <w:pStyle w:val="whitespace-pre-wrap"/>
        <w:spacing w:before="0" w:beforeAutospacing="0" w:after="160" w:afterAutospacing="0"/>
        <w:jc w:val="both"/>
        <w:rPr>
          <w:ins w:id="1160" w:author="Acaru, Silviu" w:date="2026-03-14T21:45:00Z" w16du:dateUtc="2026-03-14T20:45:00Z"/>
        </w:rPr>
      </w:pPr>
      <w:r>
        <w:t xml:space="preserve">The </w:t>
      </w:r>
      <w:ins w:id="1161" w:author="Acaru, Silviu" w:date="2026-03-14T22:03:00Z" w16du:dateUtc="2026-03-14T21:03:00Z">
        <w:r w:rsidR="006C6A53">
          <w:t>best-</w:t>
        </w:r>
      </w:ins>
      <w:del w:id="1162" w:author="Acaru, Silviu" w:date="2026-03-14T22:03:00Z" w16du:dateUtc="2026-03-14T21:03:00Z">
        <w:r w:rsidDel="006C6A53">
          <w:delText xml:space="preserve">performance </w:delText>
        </w:r>
      </w:del>
      <w:ins w:id="1163" w:author="Acaru, Silviu" w:date="2026-03-14T22:03:00Z" w16du:dateUtc="2026-03-14T21:03:00Z">
        <w:r w:rsidR="006C6A53">
          <w:t>performing stacking ensemble was built using five input features</w:t>
        </w:r>
      </w:ins>
      <w:ins w:id="1164" w:author="Acaru, Silviu" w:date="2026-03-14T22:04:00Z" w16du:dateUtc="2026-03-14T21:04:00Z">
        <w:r w:rsidR="006C6A53">
          <w:t>.</w:t>
        </w:r>
      </w:ins>
      <w:del w:id="1165" w:author="Acaru, Silviu" w:date="2026-03-14T22:04:00Z" w16du:dateUtc="2026-03-14T21:04:00Z">
        <w:r w:rsidDel="006C6A53">
          <w:delText>of the ML models improved significantly with the inclusion of</w:delText>
        </w:r>
        <w:r w:rsidR="00777A94" w:rsidDel="006C6A53">
          <w:delText xml:space="preserve"> the</w:delText>
        </w:r>
        <w:r w:rsidDel="006C6A53">
          <w:delText xml:space="preserve"> </w:delText>
        </w:r>
        <w:r w:rsidR="00777A94" w:rsidDel="006C6A53">
          <w:delText xml:space="preserve">swelling ratio values as </w:delText>
        </w:r>
        <w:r w:rsidDel="006C6A53">
          <w:delText xml:space="preserve">additional </w:delText>
        </w:r>
        <w:r w:rsidR="00777A94" w:rsidDel="006C6A53">
          <w:delText>feature</w:delText>
        </w:r>
      </w:del>
      <w:r>
        <w:t xml:space="preserve">. Ensemble learning techniques demonstrated varying </w:t>
      </w:r>
      <w:del w:id="1166" w:author="Acaru, Silviu" w:date="2026-03-14T23:33:00Z" w16du:dateUtc="2026-03-14T22:33:00Z">
        <w:r w:rsidDel="00B23521">
          <w:delText>performances</w:delText>
        </w:r>
      </w:del>
      <w:ins w:id="1167" w:author="Acaru, Silviu" w:date="2026-03-14T23:33:00Z" w16du:dateUtc="2026-03-14T22:33:00Z">
        <w:r w:rsidR="00B23521">
          <w:t>performance</w:t>
        </w:r>
      </w:ins>
      <w:r>
        <w:t xml:space="preserve"> based on the number of estimators, </w:t>
      </w:r>
      <w:ins w:id="1168" w:author="Acaru, Silviu" w:date="2026-03-14T22:04:00Z" w16du:dateUtc="2026-03-14T21:04:00Z">
        <w:r w:rsidR="006C6A53">
          <w:t xml:space="preserve">with lower estimator counts (~10) yielding the best validation performance, while higher counts </w:t>
        </w:r>
      </w:ins>
      <w:ins w:id="1169" w:author="Acaru, Silviu" w:date="2026-03-14T23:33:00Z" w16du:dateUtc="2026-03-14T22:33:00Z">
        <w:r w:rsidR="00B23521">
          <w:t>primarily</w:t>
        </w:r>
      </w:ins>
      <w:ins w:id="1170" w:author="Acaru, Silviu" w:date="2026-03-14T22:04:00Z" w16du:dateUtc="2026-03-14T21:04:00Z">
        <w:r w:rsidR="006C6A53">
          <w:t xml:space="preserve"> improve training and</w:t>
        </w:r>
      </w:ins>
      <w:ins w:id="1171" w:author="Acaru, Silviu" w:date="2026-03-14T22:05:00Z" w16du:dateUtc="2026-03-14T21:05:00Z">
        <w:r w:rsidR="006C6A53">
          <w:t xml:space="preserve"> test metrics at the expense of validation generalization. </w:t>
        </w:r>
      </w:ins>
      <w:del w:id="1172" w:author="Acaru, Silviu" w:date="2026-03-14T22:05:00Z" w16du:dateUtc="2026-03-14T21:05:00Z">
        <w:r w:rsidDel="006C6A53">
          <w:delText xml:space="preserve">with higher numbers generally yielding better results. </w:delText>
        </w:r>
      </w:del>
      <w:r>
        <w:t xml:space="preserve">The best-performing </w:t>
      </w:r>
      <w:ins w:id="1173" w:author="Acaru, Silviu" w:date="2026-03-14T22:05:00Z" w16du:dateUtc="2026-03-14T21:05:00Z">
        <w:r w:rsidR="006C6A53">
          <w:t xml:space="preserve">stacking ensemble </w:t>
        </w:r>
      </w:ins>
      <w:r>
        <w:t>model</w:t>
      </w:r>
      <w:del w:id="1174" w:author="Acaru, Silviu" w:date="2026-03-14T22:05:00Z" w16du:dateUtc="2026-03-14T21:05:00Z">
        <w:r w:rsidDel="006C6A53">
          <w:delText>s</w:delText>
        </w:r>
      </w:del>
      <w:r>
        <w:t xml:space="preserve"> achieved </w:t>
      </w:r>
      <w:r w:rsidR="00C17A7B">
        <w:t>a</w:t>
      </w:r>
      <w:ins w:id="1175" w:author="Acaru, Silviu" w:date="2026-03-14T22:06:00Z" w16du:dateUtc="2026-03-14T21:06:00Z">
        <w:r w:rsidR="006C6A53">
          <w:t xml:space="preserve"> validation</w:t>
        </w:r>
      </w:ins>
      <w:r w:rsidR="00C17A7B">
        <w:t xml:space="preserve"> </w:t>
      </w:r>
      <w:r w:rsidRPr="001C03DF">
        <w:t xml:space="preserve">MAE of </w:t>
      </w:r>
      <w:del w:id="1176" w:author="Acaru, Silviu" w:date="2026-03-14T22:05:00Z" w16du:dateUtc="2026-03-14T21:05:00Z">
        <w:r w:rsidR="001C03DF" w:rsidRPr="001C03DF" w:rsidDel="006C6A53">
          <w:delText>6.66</w:delText>
        </w:r>
      </w:del>
      <w:ins w:id="1177" w:author="Acaru, Silviu" w:date="2026-03-14T22:06:00Z" w16du:dateUtc="2026-03-14T21:06:00Z">
        <w:r w:rsidR="006C6A53">
          <w:t>13.41</w:t>
        </w:r>
      </w:ins>
      <w:r w:rsidR="00C40366">
        <w:t xml:space="preserve"> </w:t>
      </w:r>
      <w:r w:rsidR="00793827" w:rsidRPr="001C03DF">
        <w:t>°C</w:t>
      </w:r>
      <w:ins w:id="1178" w:author="Acaru, Silviu" w:date="2026-03-14T22:06:00Z" w16du:dateUtc="2026-03-14T21:06:00Z">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w:t>
        </w:r>
      </w:ins>
      <w:ins w:id="1179" w:author="Acaru, Silviu" w:date="2026-03-14T22:07:00Z" w16du:dateUtc="2026-03-14T21:07:00Z">
        <w:r w:rsidR="006C6A53">
          <w:t xml:space="preserve">. The generalizability </w:t>
        </w:r>
        <w:r w:rsidR="00C51DA2">
          <w:t xml:space="preserve">gap (validation MAE minus training MAE) was 9.49 </w:t>
        </w:r>
        <w:r w:rsidR="00C51DA2" w:rsidRPr="001C03DF">
          <w:t>°C</w:t>
        </w:r>
        <w:r w:rsidR="00C51DA2">
          <w:t xml:space="preserve">, </w:t>
        </w:r>
      </w:ins>
      <w:del w:id="1180" w:author="Acaru, Silviu" w:date="2026-03-14T22:07:00Z" w16du:dateUtc="2026-03-14T21:07:00Z">
        <w:r w:rsidR="00344506" w:rsidRPr="001C03DF" w:rsidDel="00C51DA2">
          <w:delText xml:space="preserve"> </w:delText>
        </w:r>
        <w:r w:rsidR="00344506" w:rsidDel="00C51DA2">
          <w:delText xml:space="preserve">with generalizability of </w:delText>
        </w:r>
        <w:r w:rsidR="00BB1F63" w:rsidDel="00C51DA2">
          <w:delText>0.38</w:delText>
        </w:r>
        <w:r w:rsidDel="00C51DA2">
          <w:delText xml:space="preserve">, </w:delText>
        </w:r>
      </w:del>
      <w:r>
        <w:t xml:space="preserve">indicating </w:t>
      </w:r>
      <w:proofErr w:type="spellStart"/>
      <w:r>
        <w:t>a</w:t>
      </w:r>
      <w:ins w:id="1181" w:author="Acaru, Silviu" w:date="2026-03-14T22:07:00Z" w16du:dateUtc="2026-03-14T21:07:00Z">
        <w:r w:rsidR="00C51DA2">
          <w:t>moderate</w:t>
        </w:r>
      </w:ins>
      <w:proofErr w:type="spellEnd"/>
      <w:del w:id="1182" w:author="Acaru, Silviu" w:date="2026-03-14T22:07:00Z" w16du:dateUtc="2026-03-14T21:07:00Z">
        <w:r w:rsidDel="00C51DA2">
          <w:delText xml:space="preserve"> slight</w:delText>
        </w:r>
      </w:del>
      <w:r>
        <w:t xml:space="preserve"> </w:t>
      </w:r>
      <w:r w:rsidR="00BB1F63">
        <w:t>overfitting</w:t>
      </w:r>
      <w:r>
        <w:t xml:space="preserve"> of the data.</w:t>
      </w:r>
      <w:ins w:id="1183" w:author="Acaru, Silviu" w:date="2026-03-14T22:08:00Z" w16du:dateUtc="2026-03-14T21:08:00Z">
        <w:r w:rsidR="00C51DA2">
          <w:t xml:space="preserve"> Nevertheless, the stacking ensemble consistently outperformed all individual base models, with the best individual model (GBR) achieving a validation MAE of only 15.99 </w:t>
        </w:r>
        <w:r w:rsidR="00C51DA2" w:rsidRPr="001C03DF">
          <w:t>°C</w:t>
        </w:r>
        <w:r w:rsidR="00C51DA2">
          <w:t>.</w:t>
        </w:r>
      </w:ins>
      <w:r>
        <w:t xml:space="preserve"> </w:t>
      </w:r>
      <w:r w:rsidR="007E6026">
        <w:t xml:space="preserve">The selected model demonstrated restricted extrapolation capabilities beyond its training domain. </w:t>
      </w:r>
      <w:ins w:id="1184" w:author="Acaru, Silviu" w:date="2026-03-14T22:09:00Z" w16du:dateUtc="2026-03-14T21:09:00Z">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w:t>
        </w:r>
      </w:ins>
      <w:ins w:id="1185" w:author="Acaru, Silviu" w:date="2026-03-14T22:10:00Z" w16du:dateUtc="2026-03-14T21:10:00Z">
        <w:r w:rsidR="00C51DA2">
          <w:t>at the upper boundary.</w:t>
        </w:r>
      </w:ins>
      <w:ins w:id="1186" w:author="Acaru, Silviu" w:date="2026-03-14T22:09:00Z" w16du:dateUtc="2026-03-14T21:09:00Z">
        <w:r w:rsidR="00C51DA2">
          <w:t xml:space="preserve"> </w:t>
        </w:r>
      </w:ins>
      <w:r w:rsidR="007E6026">
        <w:t xml:space="preserve">This limitation emphasizes the importance of careful consideration when applying these models to underrepresented conditions or scenarios outside their training range. </w:t>
      </w:r>
    </w:p>
    <w:p w14:paraId="2D8439A9" w14:textId="71580EA9" w:rsidR="00777A94" w:rsidRDefault="00463DFC" w:rsidP="011A7C3E">
      <w:pPr>
        <w:pStyle w:val="whitespace-pre-wrap"/>
        <w:spacing w:before="0" w:beforeAutospacing="0" w:after="160" w:afterAutospacing="0"/>
        <w:jc w:val="both"/>
      </w:pPr>
      <w:r>
        <w:t>For visualization, parallel coordinates proved to be a meaningful technique for this dataset, given the relatively small number of features</w:t>
      </w:r>
      <w:ins w:id="1187" w:author="Acaru, Silviu" w:date="2026-03-14T22:10:00Z" w16du:dateUtc="2026-03-14T21:10:00Z">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ins>
      <w:del w:id="1188" w:author="Acaru, Silviu" w:date="2026-03-14T22:10:00Z" w16du:dateUtc="2026-03-14T21:10:00Z">
        <w:r w:rsidDel="00C51DA2">
          <w:delText>.</w:delText>
        </w:r>
      </w:del>
    </w:p>
    <w:p w14:paraId="34F615EF" w14:textId="6CF4029F" w:rsidR="00443E04" w:rsidRDefault="00623DC8" w:rsidP="00203A30">
      <w:pPr>
        <w:pStyle w:val="whitespace-pre-wrap"/>
        <w:spacing w:before="0" w:beforeAutospacing="0" w:after="160" w:afterAutospacing="0"/>
        <w:jc w:val="both"/>
      </w:pPr>
      <w:r>
        <w:t xml:space="preserve">Returning to the central question of this study, we demonstrated that </w:t>
      </w:r>
      <w:r w:rsidR="00D80801">
        <w:t>the ML model</w:t>
      </w:r>
      <w:ins w:id="1189" w:author="Acaru, Silviu" w:date="2026-03-14T22:11:00Z" w16du:dateUtc="2026-03-14T21:11:00Z">
        <w:r w:rsidR="00C51DA2">
          <w:t xml:space="preserve"> can </w:t>
        </w:r>
      </w:ins>
      <w:del w:id="1190" w:author="Acaru, Silviu" w:date="2026-03-14T22:11:00Z" w16du:dateUtc="2026-03-14T21:11:00Z">
        <w:r w:rsidDel="00C51DA2">
          <w:delText xml:space="preserve"> </w:delText>
        </w:r>
      </w:del>
      <w:r>
        <w:t>predict</w:t>
      </w:r>
      <w:del w:id="1191" w:author="Acaru, Silviu" w:date="2026-03-14T22:11:00Z" w16du:dateUtc="2026-03-14T21:11:00Z">
        <w:r w:rsidDel="00C51DA2">
          <w:delText>s</w:delText>
        </w:r>
      </w:del>
      <w:r>
        <w:t xml:space="preserve"> and optimize</w:t>
      </w:r>
      <w:del w:id="1192" w:author="Acaru, Silviu" w:date="2026-03-14T22:11:00Z" w16du:dateUtc="2026-03-14T21:11:00Z">
        <w:r w:rsidDel="00C51DA2">
          <w:delText>s</w:delText>
        </w:r>
      </w:del>
      <w:r>
        <w:t xml:space="preserve"> the formulations of lignin PUs</w:t>
      </w:r>
      <w:del w:id="1193" w:author="Acaru, Silviu" w:date="2026-03-14T22:11:00Z" w16du:dateUtc="2026-03-14T21:11:00Z">
        <w:r w:rsidDel="00C51DA2">
          <w:delText>, while</w:delText>
        </w:r>
      </w:del>
      <w:r>
        <w:t xml:space="preserve"> using limited experimental datasets</w:t>
      </w:r>
      <w:r w:rsidR="00D80801">
        <w:t xml:space="preserve"> with </w:t>
      </w:r>
      <w:del w:id="1194" w:author="Acaru, Silviu" w:date="2026-03-14T22:11:00Z" w16du:dateUtc="2026-03-14T21:11:00Z">
        <w:r w:rsidR="00D80801" w:rsidDel="00C51DA2">
          <w:delText>high</w:delText>
        </w:r>
      </w:del>
      <w:ins w:id="1195" w:author="Acaru, Silviu" w:date="2026-03-14T22:11:00Z" w16du:dateUtc="2026-03-14T21:11:00Z">
        <w:r w:rsidR="00C51DA2">
          <w:t>reasonable</w:t>
        </w:r>
      </w:ins>
      <w:r w:rsidR="00D80801">
        <w:t xml:space="preserve"> accuracy</w:t>
      </w:r>
      <w:r>
        <w:t xml:space="preserve">.  </w:t>
      </w:r>
      <w:r w:rsidR="00463DFC">
        <w:t>Despite the promising results, several limitations of this study must be acknowledged. The small experimental dataset</w:t>
      </w:r>
      <w:ins w:id="1196" w:author="Acaru, Silviu" w:date="2026-03-14T22:11:00Z" w16du:dateUtc="2026-03-14T21:11:00Z">
        <w:r w:rsidR="00C51DA2">
          <w:t xml:space="preserve"> (136 </w:t>
        </w:r>
      </w:ins>
      <w:ins w:id="1197" w:author="Acaru, Silviu" w:date="2026-03-14T22:12:00Z" w16du:dateUtc="2026-03-14T21:12:00Z">
        <w:r w:rsidR="00C51DA2">
          <w:t>samples after preprocessing from an initial 180)</w:t>
        </w:r>
      </w:ins>
      <w:r w:rsidR="00463DFC">
        <w:t xml:space="preserve">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ins w:id="1198" w:author="Acaru, Silviu" w:date="2026-03-14T22:12:00Z" w16du:dateUtc="2026-03-14T21:12:00Z">
        <w:r w:rsidR="00C51DA2">
          <w:t>-</w:t>
        </w:r>
      </w:ins>
      <w:ins w:id="1199" w:author="Acaru, Silviu" w:date="2026-03-14T22:13:00Z" w16du:dateUtc="2026-03-14T21:13:00Z">
        <w:r w:rsidR="00C51DA2">
          <w:t xml:space="preserve"> </w:t>
        </w:r>
      </w:ins>
      <w:ins w:id="1200" w:author="Acaru, Silviu" w:date="2026-03-14T22:12:00Z" w16du:dateUtc="2026-03-14T21:12:00Z">
        <w:r w:rsidR="00C51DA2">
          <w:t>evidence</w:t>
        </w:r>
      </w:ins>
      <w:ins w:id="1201" w:author="Acaru, Silviu" w:date="2026-03-14T22:13:00Z" w16du:dateUtc="2026-03-14T21:13:00Z">
        <w:r w:rsidR="00C51DA2">
          <w:t>d</w:t>
        </w:r>
      </w:ins>
      <w:ins w:id="1202" w:author="Acaru, Silviu" w:date="2026-03-14T22:12:00Z" w16du:dateUtc="2026-03-14T21:12:00Z">
        <w:r w:rsidR="00C51DA2">
          <w:t xml:space="preserve"> by the widening gap between training</w:t>
        </w:r>
      </w:ins>
      <w:ins w:id="1203" w:author="Acaru, Silviu" w:date="2026-03-14T22:13:00Z" w16du:dateUtc="2026-03-14T21:13:00Z">
        <w:r w:rsidR="00C51DA2">
          <w:t xml:space="preserve"> and validation metrics with increasing model complexity - </w:t>
        </w:r>
      </w:ins>
      <w:r w:rsidR="00463DFC">
        <w:t>suggest</w:t>
      </w:r>
      <w:r w:rsidR="00BB1F63">
        <w:t>s</w:t>
      </w:r>
      <w:r w:rsidR="00463DFC">
        <w:t xml:space="preserve"> that further optimization of </w:t>
      </w:r>
      <w:r w:rsidR="00777A94">
        <w:t>ML</w:t>
      </w:r>
      <w:r w:rsidR="00463DFC">
        <w:t xml:space="preserve"> techniques for small datasets is necessary. Future research should focus on </w:t>
      </w:r>
      <w:r w:rsidR="00463DFC">
        <w:lastRenderedPageBreak/>
        <w:t>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ins w:id="1204" w:author="Acaru, Silviu" w:date="2026-03-14T23:34:00Z" w16du:dateUtc="2026-03-14T22:34:00Z">
        <w:r w:rsidR="00B23521">
          <w:t xml:space="preserve"> </w:t>
        </w:r>
      </w:ins>
      <w:ins w:id="1205" w:author="Acaru, Silviu" w:date="2026-03-14T23:33:00Z" w16du:dateUtc="2026-03-14T22:33:00Z">
        <w:r w:rsidR="00B23521">
          <w:t>F</w:t>
        </w:r>
      </w:ins>
      <w:ins w:id="1206" w:author="Acaru, Silviu" w:date="2026-03-14T22:14:00Z" w16du:dateUtc="2026-03-14T21:14:00Z">
        <w:r w:rsidR="002033DD">
          <w:t>urthermore, while the inclusion of post-synt</w:t>
        </w:r>
      </w:ins>
      <w:ins w:id="1207" w:author="Acaru, Silviu" w:date="2026-03-14T22:15:00Z" w16du:dateUtc="2026-03-14T21:15:00Z">
        <w:r w:rsidR="002033DD">
          <w:t xml:space="preserve">hesis characterization features such as swelling ration was shown to reduce MAE in early-stage evaluations, future work could explore hybrid workflows where an initial recipe-only prediction guides </w:t>
        </w:r>
      </w:ins>
      <w:ins w:id="1208" w:author="Acaru, Silviu" w:date="2026-03-14T23:33:00Z" w16du:dateUtc="2026-03-14T22:33:00Z">
        <w:r w:rsidR="00B23521">
          <w:t>synthesis</w:t>
        </w:r>
      </w:ins>
      <w:ins w:id="1209" w:author="Acaru, Silviu" w:date="2026-03-14T22:15:00Z" w16du:dateUtc="2026-03-14T21:15:00Z">
        <w:r w:rsidR="002033DD">
          <w:t xml:space="preserve">, followed by a refined second stage model </w:t>
        </w:r>
      </w:ins>
      <w:ins w:id="1210" w:author="Acaru, Silviu" w:date="2026-03-14T22:16:00Z" w16du:dateUtc="2026-03-14T21:16:00Z">
        <w:r w:rsidR="002033DD">
          <w:t xml:space="preserve">incorporating characterization data to improve accuracy iteratively. </w:t>
        </w:r>
      </w:ins>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 xml:space="preserve">This work was supported by the Research Foundation – Flanders (FWO) under grant G0E0223N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Marc </w:t>
      </w:r>
      <w:proofErr w:type="spellStart"/>
      <w:r w:rsidRPr="00BE4FBD">
        <w:rPr>
          <w:rFonts w:ascii="Times New Roman" w:hAnsi="Times New Roman" w:cs="Times New Roman"/>
          <w:sz w:val="24"/>
          <w:szCs w:val="24"/>
        </w:rPr>
        <w:t>Comí</w:t>
      </w:r>
      <w:proofErr w:type="spellEnd"/>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w:t>
      </w:r>
      <w:proofErr w:type="spellStart"/>
      <w:r w:rsidRPr="00BE4FBD">
        <w:rPr>
          <w:rFonts w:ascii="Times New Roman" w:hAnsi="Times New Roman" w:cs="Times New Roman"/>
          <w:sz w:val="24"/>
          <w:szCs w:val="24"/>
        </w:rPr>
        <w:t>Bernaerts</w:t>
      </w:r>
      <w:proofErr w:type="spellEnd"/>
      <w:r w:rsidRPr="00BE4FBD">
        <w:rPr>
          <w:rFonts w:ascii="Times New Roman" w:hAnsi="Times New Roman" w:cs="Times New Roman"/>
          <w:sz w:val="24"/>
          <w:szCs w:val="24"/>
        </w:rPr>
        <w:t xml:space="preserv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211" w:name="_Toc179040484"/>
      <w:r w:rsidRPr="00443E04">
        <w:rPr>
          <w:rFonts w:ascii="Times New Roman" w:eastAsia="Times New Roman" w:hAnsi="Times New Roman" w:cs="Times New Roman"/>
          <w:sz w:val="24"/>
          <w:szCs w:val="24"/>
        </w:rPr>
        <w:lastRenderedPageBreak/>
        <w:t>References</w:t>
      </w:r>
      <w:bookmarkEnd w:id="1211"/>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790B70" w:rsidRDefault="00412D9A">
          <w:pPr>
            <w:divId w:val="645167187"/>
            <w:rPr>
              <w:rFonts w:eastAsia="Times New Roman"/>
              <w:lang w:val="fr-FR"/>
              <w:rPrChange w:id="1212" w:author="Acaru, Silviu" w:date="2026-02-25T19:57:00Z" w16du:dateUtc="2026-02-25T18:57:00Z">
                <w:rPr>
                  <w:rFonts w:eastAsia="Times New Roman"/>
                </w:rPr>
              </w:rPrChange>
            </w:rPr>
          </w:pPr>
          <w:r w:rsidRPr="00790B70">
            <w:rPr>
              <w:rFonts w:eastAsia="Times New Roman"/>
              <w:lang w:val="fr-FR"/>
              <w:rPrChange w:id="1213" w:author="Acaru, Silviu" w:date="2026-02-25T19:57:00Z" w16du:dateUtc="2026-02-25T18:57:00Z">
                <w:rPr>
                  <w:rFonts w:eastAsia="Times New Roman"/>
                </w:rPr>
              </w:rPrChange>
            </w:rPr>
            <w:t xml:space="preserve">[5] </w:t>
          </w:r>
          <w:r w:rsidRPr="00790B70">
            <w:rPr>
              <w:rFonts w:eastAsia="Times New Roman"/>
              <w:lang w:val="fr-FR"/>
              <w:rPrChange w:id="1214" w:author="Acaru, Silviu" w:date="2026-02-25T19:57:00Z" w16du:dateUtc="2026-02-25T18:57:00Z">
                <w:rPr>
                  <w:rFonts w:eastAsia="Times New Roman"/>
                </w:rPr>
              </w:rPrChange>
            </w:rPr>
            <w:tab/>
            <w:t xml:space="preserve">M. </w:t>
          </w:r>
          <w:proofErr w:type="spellStart"/>
          <w:r w:rsidRPr="00790B70">
            <w:rPr>
              <w:rFonts w:eastAsia="Times New Roman"/>
              <w:lang w:val="fr-FR"/>
              <w:rPrChange w:id="1215" w:author="Acaru, Silviu" w:date="2026-02-25T19:57:00Z" w16du:dateUtc="2026-02-25T18:57:00Z">
                <w:rPr>
                  <w:rFonts w:eastAsia="Times New Roman"/>
                </w:rPr>
              </w:rPrChange>
            </w:rPr>
            <w:t>Comí</w:t>
          </w:r>
          <w:proofErr w:type="spellEnd"/>
          <w:r w:rsidRPr="00790B70">
            <w:rPr>
              <w:rFonts w:eastAsia="Times New Roman"/>
              <w:lang w:val="fr-FR"/>
              <w:rPrChange w:id="1216" w:author="Acaru, Silviu" w:date="2026-02-25T19:57:00Z" w16du:dateUtc="2026-02-25T18:57:00Z">
                <w:rPr>
                  <w:rFonts w:eastAsia="Times New Roman"/>
                </w:rPr>
              </w:rPrChange>
            </w:rPr>
            <w:t xml:space="preserve">, G. </w:t>
          </w:r>
          <w:proofErr w:type="spellStart"/>
          <w:r w:rsidRPr="00790B70">
            <w:rPr>
              <w:rFonts w:eastAsia="Times New Roman"/>
              <w:lang w:val="fr-FR"/>
              <w:rPrChange w:id="1217" w:author="Acaru, Silviu" w:date="2026-02-25T19:57:00Z" w16du:dateUtc="2026-02-25T18:57:00Z">
                <w:rPr>
                  <w:rFonts w:eastAsia="Times New Roman"/>
                </w:rPr>
              </w:rPrChange>
            </w:rPr>
            <w:t>Lligadas</w:t>
          </w:r>
          <w:proofErr w:type="spellEnd"/>
          <w:r w:rsidRPr="00790B70">
            <w:rPr>
              <w:rFonts w:eastAsia="Times New Roman"/>
              <w:lang w:val="fr-FR"/>
              <w:rPrChange w:id="1218" w:author="Acaru, Silviu" w:date="2026-02-25T19:57:00Z" w16du:dateUtc="2026-02-25T18:57:00Z">
                <w:rPr>
                  <w:rFonts w:eastAsia="Times New Roman"/>
                </w:rPr>
              </w:rPrChange>
            </w:rPr>
            <w:t xml:space="preserve">, J. C. Ronda, M. </w:t>
          </w:r>
          <w:proofErr w:type="spellStart"/>
          <w:r w:rsidRPr="00790B70">
            <w:rPr>
              <w:rFonts w:eastAsia="Times New Roman"/>
              <w:lang w:val="fr-FR"/>
              <w:rPrChange w:id="1219" w:author="Acaru, Silviu" w:date="2026-02-25T19:57:00Z" w16du:dateUtc="2026-02-25T18:57:00Z">
                <w:rPr>
                  <w:rFonts w:eastAsia="Times New Roman"/>
                </w:rPr>
              </w:rPrChange>
            </w:rPr>
            <w:t>Galià</w:t>
          </w:r>
          <w:proofErr w:type="spellEnd"/>
          <w:r w:rsidRPr="00790B70">
            <w:rPr>
              <w:rFonts w:eastAsia="Times New Roman"/>
              <w:lang w:val="fr-FR"/>
              <w:rPrChange w:id="1220" w:author="Acaru, Silviu" w:date="2026-02-25T19:57:00Z" w16du:dateUtc="2026-02-25T18:57:00Z">
                <w:rPr>
                  <w:rFonts w:eastAsia="Times New Roman"/>
                </w:rPr>
              </w:rPrChange>
            </w:rPr>
            <w:t xml:space="preserve">, V. </w:t>
          </w:r>
          <w:proofErr w:type="spellStart"/>
          <w:r w:rsidRPr="00790B70">
            <w:rPr>
              <w:rFonts w:eastAsia="Times New Roman"/>
              <w:lang w:val="fr-FR"/>
              <w:rPrChange w:id="1221" w:author="Acaru, Silviu" w:date="2026-02-25T19:57:00Z" w16du:dateUtc="2026-02-25T18:57:00Z">
                <w:rPr>
                  <w:rFonts w:eastAsia="Times New Roman"/>
                </w:rPr>
              </w:rPrChange>
            </w:rPr>
            <w:t>Cádiz</w:t>
          </w:r>
          <w:proofErr w:type="spellEnd"/>
          <w:r w:rsidRPr="00790B70">
            <w:rPr>
              <w:rFonts w:eastAsia="Times New Roman"/>
              <w:lang w:val="fr-FR"/>
              <w:rPrChange w:id="1222" w:author="Acaru, Silviu" w:date="2026-02-25T19:57:00Z" w16du:dateUtc="2026-02-25T18:57:00Z">
                <w:rPr>
                  <w:rFonts w:eastAsia="Times New Roman"/>
                </w:rPr>
              </w:rPrChange>
            </w:rPr>
            <w:t xml:space="preserve">, </w:t>
          </w:r>
          <w:proofErr w:type="spellStart"/>
          <w:r w:rsidRPr="00790B70">
            <w:rPr>
              <w:rFonts w:eastAsia="Times New Roman"/>
              <w:i/>
              <w:iCs/>
              <w:lang w:val="fr-FR"/>
              <w:rPrChange w:id="1223" w:author="Acaru, Silviu" w:date="2026-02-25T19:57:00Z" w16du:dateUtc="2026-02-25T18:57:00Z">
                <w:rPr>
                  <w:rFonts w:eastAsia="Times New Roman"/>
                  <w:i/>
                  <w:iCs/>
                </w:rPr>
              </w:rPrChange>
            </w:rPr>
            <w:t>Eur</w:t>
          </w:r>
          <w:proofErr w:type="spellEnd"/>
          <w:r w:rsidRPr="00790B70">
            <w:rPr>
              <w:rFonts w:eastAsia="Times New Roman"/>
              <w:i/>
              <w:iCs/>
              <w:lang w:val="fr-FR"/>
              <w:rPrChange w:id="1224" w:author="Acaru, Silviu" w:date="2026-02-25T19:57:00Z" w16du:dateUtc="2026-02-25T18:57:00Z">
                <w:rPr>
                  <w:rFonts w:eastAsia="Times New Roman"/>
                  <w:i/>
                  <w:iCs/>
                </w:rPr>
              </w:rPrChange>
            </w:rPr>
            <w:t xml:space="preserve"> </w:t>
          </w:r>
          <w:proofErr w:type="spellStart"/>
          <w:r w:rsidRPr="00790B70">
            <w:rPr>
              <w:rFonts w:eastAsia="Times New Roman"/>
              <w:i/>
              <w:iCs/>
              <w:lang w:val="fr-FR"/>
              <w:rPrChange w:id="1225" w:author="Acaru, Silviu" w:date="2026-02-25T19:57:00Z" w16du:dateUtc="2026-02-25T18:57:00Z">
                <w:rPr>
                  <w:rFonts w:eastAsia="Times New Roman"/>
                  <w:i/>
                  <w:iCs/>
                </w:rPr>
              </w:rPrChange>
            </w:rPr>
            <w:t>Polym</w:t>
          </w:r>
          <w:proofErr w:type="spellEnd"/>
          <w:r w:rsidRPr="00790B70">
            <w:rPr>
              <w:rFonts w:eastAsia="Times New Roman"/>
              <w:i/>
              <w:iCs/>
              <w:lang w:val="fr-FR"/>
              <w:rPrChange w:id="1226" w:author="Acaru, Silviu" w:date="2026-02-25T19:57:00Z" w16du:dateUtc="2026-02-25T18:57:00Z">
                <w:rPr>
                  <w:rFonts w:eastAsia="Times New Roman"/>
                  <w:i/>
                  <w:iCs/>
                </w:rPr>
              </w:rPrChange>
            </w:rPr>
            <w:t xml:space="preserve"> J</w:t>
          </w:r>
          <w:r w:rsidRPr="00790B70">
            <w:rPr>
              <w:rFonts w:eastAsia="Times New Roman"/>
              <w:lang w:val="fr-FR"/>
              <w:rPrChange w:id="1227" w:author="Acaru, Silviu" w:date="2026-02-25T19:57:00Z" w16du:dateUtc="2026-02-25T18:57:00Z">
                <w:rPr>
                  <w:rFonts w:eastAsia="Times New Roman"/>
                </w:rPr>
              </w:rPrChange>
            </w:rPr>
            <w:t xml:space="preserve"> </w:t>
          </w:r>
          <w:r w:rsidRPr="00790B70">
            <w:rPr>
              <w:rFonts w:eastAsia="Times New Roman"/>
              <w:b/>
              <w:bCs/>
              <w:lang w:val="fr-FR"/>
              <w:rPrChange w:id="1228" w:author="Acaru, Silviu" w:date="2026-02-25T19:57:00Z" w16du:dateUtc="2026-02-25T18:57:00Z">
                <w:rPr>
                  <w:rFonts w:eastAsia="Times New Roman"/>
                  <w:b/>
                  <w:bCs/>
                </w:rPr>
              </w:rPrChange>
            </w:rPr>
            <w:t>2017</w:t>
          </w:r>
          <w:r w:rsidRPr="00790B70">
            <w:rPr>
              <w:rFonts w:eastAsia="Times New Roman"/>
              <w:lang w:val="fr-FR"/>
              <w:rPrChange w:id="1229" w:author="Acaru, Silviu" w:date="2026-02-25T19:57:00Z" w16du:dateUtc="2026-02-25T18:57:00Z">
                <w:rPr>
                  <w:rFonts w:eastAsia="Times New Roman"/>
                </w:rPr>
              </w:rPrChange>
            </w:rPr>
            <w:t xml:space="preserve">, </w:t>
          </w:r>
          <w:r w:rsidRPr="00790B70">
            <w:rPr>
              <w:rFonts w:eastAsia="Times New Roman"/>
              <w:i/>
              <w:iCs/>
              <w:lang w:val="fr-FR"/>
              <w:rPrChange w:id="1230" w:author="Acaru, Silviu" w:date="2026-02-25T19:57:00Z" w16du:dateUtc="2026-02-25T18:57:00Z">
                <w:rPr>
                  <w:rFonts w:eastAsia="Times New Roman"/>
                  <w:i/>
                  <w:iCs/>
                </w:rPr>
              </w:rPrChange>
            </w:rPr>
            <w:t>91</w:t>
          </w:r>
          <w:r w:rsidRPr="00790B70">
            <w:rPr>
              <w:rFonts w:eastAsia="Times New Roman"/>
              <w:lang w:val="fr-FR"/>
              <w:rPrChange w:id="1231" w:author="Acaru, Silviu" w:date="2026-02-25T19:57:00Z" w16du:dateUtc="2026-02-25T18:57:00Z">
                <w:rPr>
                  <w:rFonts w:eastAsia="Times New Roman"/>
                </w:rPr>
              </w:rPrChange>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790B70" w:rsidRDefault="00412D9A">
          <w:pPr>
            <w:divId w:val="182331594"/>
            <w:rPr>
              <w:rFonts w:eastAsia="Times New Roman"/>
              <w:lang w:val="de-DE"/>
              <w:rPrChange w:id="1232" w:author="Acaru, Silviu" w:date="2026-02-25T19:57:00Z" w16du:dateUtc="2026-02-25T18:57:00Z">
                <w:rPr>
                  <w:rFonts w:eastAsia="Times New Roman"/>
                </w:rPr>
              </w:rPrChange>
            </w:rPr>
          </w:pPr>
          <w:r w:rsidRPr="00790B70">
            <w:rPr>
              <w:rFonts w:eastAsia="Times New Roman"/>
              <w:lang w:val="de-DE"/>
              <w:rPrChange w:id="1233" w:author="Acaru, Silviu" w:date="2026-02-25T19:57:00Z" w16du:dateUtc="2026-02-25T18:57:00Z">
                <w:rPr>
                  <w:rFonts w:eastAsia="Times New Roman"/>
                </w:rPr>
              </w:rPrChange>
            </w:rPr>
            <w:t xml:space="preserve">[7] </w:t>
          </w:r>
          <w:r w:rsidRPr="00790B70">
            <w:rPr>
              <w:rFonts w:eastAsia="Times New Roman"/>
              <w:lang w:val="de-DE"/>
              <w:rPrChange w:id="1234" w:author="Acaru, Silviu" w:date="2026-02-25T19:57:00Z" w16du:dateUtc="2026-02-25T18:57:00Z">
                <w:rPr>
                  <w:rFonts w:eastAsia="Times New Roman"/>
                </w:rPr>
              </w:rPrChange>
            </w:rPr>
            <w:tab/>
            <w:t xml:space="preserve">E. Pichon, J. Verstappen, S. Stepanova, A. Pich, K. V. </w:t>
          </w:r>
          <w:proofErr w:type="spellStart"/>
          <w:r w:rsidRPr="00790B70">
            <w:rPr>
              <w:rFonts w:eastAsia="Times New Roman"/>
              <w:lang w:val="de-DE"/>
              <w:rPrChange w:id="1235" w:author="Acaru, Silviu" w:date="2026-02-25T19:57:00Z" w16du:dateUtc="2026-02-25T18:57:00Z">
                <w:rPr>
                  <w:rFonts w:eastAsia="Times New Roman"/>
                </w:rPr>
              </w:rPrChange>
            </w:rPr>
            <w:t>Bernaerts</w:t>
          </w:r>
          <w:proofErr w:type="spellEnd"/>
          <w:r w:rsidRPr="00790B70">
            <w:rPr>
              <w:rFonts w:eastAsia="Times New Roman"/>
              <w:lang w:val="de-DE"/>
              <w:rPrChange w:id="1236" w:author="Acaru, Silviu" w:date="2026-02-25T19:57:00Z" w16du:dateUtc="2026-02-25T18:57:00Z">
                <w:rPr>
                  <w:rFonts w:eastAsia="Times New Roman"/>
                </w:rPr>
              </w:rPrChange>
            </w:rPr>
            <w:t xml:space="preserve">, </w:t>
          </w:r>
          <w:proofErr w:type="spellStart"/>
          <w:r w:rsidRPr="00790B70">
            <w:rPr>
              <w:rFonts w:eastAsia="Times New Roman"/>
              <w:i/>
              <w:iCs/>
              <w:lang w:val="de-DE"/>
              <w:rPrChange w:id="1237" w:author="Acaru, Silviu" w:date="2026-02-25T19:57:00Z" w16du:dateUtc="2026-02-25T18:57:00Z">
                <w:rPr>
                  <w:rFonts w:eastAsia="Times New Roman"/>
                  <w:i/>
                  <w:iCs/>
                </w:rPr>
              </w:rPrChange>
            </w:rPr>
            <w:t>Eur</w:t>
          </w:r>
          <w:proofErr w:type="spellEnd"/>
          <w:r w:rsidRPr="00790B70">
            <w:rPr>
              <w:rFonts w:eastAsia="Times New Roman"/>
              <w:i/>
              <w:iCs/>
              <w:lang w:val="de-DE"/>
              <w:rPrChange w:id="1238"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239" w:author="Acaru, Silviu" w:date="2026-02-25T19:57:00Z" w16du:dateUtc="2026-02-25T18:57:00Z">
                <w:rPr>
                  <w:rFonts w:eastAsia="Times New Roman"/>
                  <w:i/>
                  <w:iCs/>
                </w:rPr>
              </w:rPrChange>
            </w:rPr>
            <w:t>Polym</w:t>
          </w:r>
          <w:proofErr w:type="spellEnd"/>
          <w:r w:rsidRPr="00790B70">
            <w:rPr>
              <w:rFonts w:eastAsia="Times New Roman"/>
              <w:i/>
              <w:iCs/>
              <w:lang w:val="de-DE"/>
              <w:rPrChange w:id="1240" w:author="Acaru, Silviu" w:date="2026-02-25T19:57:00Z" w16du:dateUtc="2026-02-25T18:57:00Z">
                <w:rPr>
                  <w:rFonts w:eastAsia="Times New Roman"/>
                  <w:i/>
                  <w:iCs/>
                </w:rPr>
              </w:rPrChange>
            </w:rPr>
            <w:t xml:space="preserve"> J</w:t>
          </w:r>
          <w:r w:rsidRPr="00790B70">
            <w:rPr>
              <w:rFonts w:eastAsia="Times New Roman"/>
              <w:lang w:val="de-DE"/>
              <w:rPrChange w:id="1241" w:author="Acaru, Silviu" w:date="2026-02-25T19:57:00Z" w16du:dateUtc="2026-02-25T18:57:00Z">
                <w:rPr>
                  <w:rFonts w:eastAsia="Times New Roman"/>
                </w:rPr>
              </w:rPrChange>
            </w:rPr>
            <w:t xml:space="preserve"> </w:t>
          </w:r>
          <w:r w:rsidRPr="00790B70">
            <w:rPr>
              <w:rFonts w:eastAsia="Times New Roman"/>
              <w:b/>
              <w:bCs/>
              <w:lang w:val="de-DE"/>
              <w:rPrChange w:id="1242" w:author="Acaru, Silviu" w:date="2026-02-25T19:57:00Z" w16du:dateUtc="2026-02-25T18:57:00Z">
                <w:rPr>
                  <w:rFonts w:eastAsia="Times New Roman"/>
                  <w:b/>
                  <w:bCs/>
                </w:rPr>
              </w:rPrChange>
            </w:rPr>
            <w:t>2024</w:t>
          </w:r>
          <w:r w:rsidRPr="00790B70">
            <w:rPr>
              <w:rFonts w:eastAsia="Times New Roman"/>
              <w:lang w:val="de-DE"/>
              <w:rPrChange w:id="1243" w:author="Acaru, Silviu" w:date="2026-02-25T19:57:00Z" w16du:dateUtc="2026-02-25T18:57:00Z">
                <w:rPr>
                  <w:rFonts w:eastAsia="Times New Roman"/>
                </w:rPr>
              </w:rPrChange>
            </w:rPr>
            <w:t xml:space="preserve">, </w:t>
          </w:r>
          <w:r w:rsidRPr="00790B70">
            <w:rPr>
              <w:rFonts w:eastAsia="Times New Roman"/>
              <w:i/>
              <w:iCs/>
              <w:lang w:val="de-DE"/>
              <w:rPrChange w:id="1244" w:author="Acaru, Silviu" w:date="2026-02-25T19:57:00Z" w16du:dateUtc="2026-02-25T18:57:00Z">
                <w:rPr>
                  <w:rFonts w:eastAsia="Times New Roman"/>
                  <w:i/>
                  <w:iCs/>
                </w:rPr>
              </w:rPrChange>
            </w:rPr>
            <w:t>217</w:t>
          </w:r>
          <w:r w:rsidR="00A919F0" w:rsidRPr="00790B70">
            <w:rPr>
              <w:rFonts w:eastAsia="Times New Roman"/>
              <w:lang w:val="de-DE"/>
              <w:rPrChange w:id="1245" w:author="Acaru, Silviu" w:date="2026-02-25T19:57:00Z" w16du:dateUtc="2026-02-25T18:57:00Z">
                <w:rPr>
                  <w:rFonts w:eastAsia="Times New Roman"/>
                </w:rPr>
              </w:rPrChange>
            </w:rPr>
            <w:t>, 113309.</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790B70" w:rsidRDefault="00412D9A">
          <w:pPr>
            <w:divId w:val="1587807384"/>
            <w:rPr>
              <w:rFonts w:eastAsia="Times New Roman"/>
              <w:rPrChange w:id="1246" w:author="Acaru, Silviu" w:date="2026-02-25T19:57:00Z" w16du:dateUtc="2026-02-25T18:57:00Z">
                <w:rPr>
                  <w:rFonts w:eastAsia="Times New Roman"/>
                  <w:lang w:val="nl-NL"/>
                </w:rPr>
              </w:rPrChange>
            </w:rPr>
          </w:pPr>
          <w:r w:rsidRPr="00790B70">
            <w:rPr>
              <w:rFonts w:eastAsia="Times New Roman"/>
              <w:rPrChange w:id="1247" w:author="Acaru, Silviu" w:date="2026-02-25T19:57:00Z" w16du:dateUtc="2026-02-25T18:57:00Z">
                <w:rPr>
                  <w:rFonts w:eastAsia="Times New Roman"/>
                  <w:lang w:val="nl-NL"/>
                </w:rPr>
              </w:rPrChange>
            </w:rPr>
            <w:t>[17</w:t>
          </w:r>
          <w:proofErr w:type="gramStart"/>
          <w:r w:rsidRPr="00790B70">
            <w:rPr>
              <w:rFonts w:eastAsia="Times New Roman"/>
              <w:rPrChange w:id="1248" w:author="Acaru, Silviu" w:date="2026-02-25T19:57:00Z" w16du:dateUtc="2026-02-25T18:57:00Z">
                <w:rPr>
                  <w:rFonts w:eastAsia="Times New Roman"/>
                  <w:lang w:val="nl-NL"/>
                </w:rPr>
              </w:rPrChange>
            </w:rPr>
            <w:t xml:space="preserve">] </w:t>
          </w:r>
          <w:r w:rsidRPr="00790B70">
            <w:rPr>
              <w:rFonts w:eastAsia="Times New Roman"/>
              <w:rPrChange w:id="1249" w:author="Acaru, Silviu" w:date="2026-02-25T19:57:00Z" w16du:dateUtc="2026-02-25T18:57:00Z">
                <w:rPr>
                  <w:rFonts w:eastAsia="Times New Roman"/>
                  <w:lang w:val="nl-NL"/>
                </w:rPr>
              </w:rPrChange>
            </w:rPr>
            <w:tab/>
            <w:t>D</w:t>
          </w:r>
          <w:proofErr w:type="gramEnd"/>
          <w:r w:rsidRPr="00790B70">
            <w:rPr>
              <w:rFonts w:eastAsia="Times New Roman"/>
              <w:rPrChange w:id="1250" w:author="Acaru, Silviu" w:date="2026-02-25T19:57:00Z" w16du:dateUtc="2026-02-25T18:57:00Z">
                <w:rPr>
                  <w:rFonts w:eastAsia="Times New Roman"/>
                  <w:lang w:val="nl-NL"/>
                </w:rPr>
              </w:rPrChange>
            </w:rPr>
            <w:t xml:space="preserve">. E. P. Vanpoucke, O. S. J. Van Knippenberg, K. Hermans, K. V. </w:t>
          </w:r>
          <w:proofErr w:type="spellStart"/>
          <w:r w:rsidRPr="00790B70">
            <w:rPr>
              <w:rFonts w:eastAsia="Times New Roman"/>
              <w:rPrChange w:id="1251" w:author="Acaru, Silviu" w:date="2026-02-25T19:57:00Z" w16du:dateUtc="2026-02-25T18:57:00Z">
                <w:rPr>
                  <w:rFonts w:eastAsia="Times New Roman"/>
                  <w:lang w:val="nl-NL"/>
                </w:rPr>
              </w:rPrChange>
            </w:rPr>
            <w:t>Bernaerts</w:t>
          </w:r>
          <w:proofErr w:type="spellEnd"/>
          <w:r w:rsidRPr="00790B70">
            <w:rPr>
              <w:rFonts w:eastAsia="Times New Roman"/>
              <w:rPrChange w:id="1252" w:author="Acaru, Silviu" w:date="2026-02-25T19:57:00Z" w16du:dateUtc="2026-02-25T18:57:00Z">
                <w:rPr>
                  <w:rFonts w:eastAsia="Times New Roman"/>
                  <w:lang w:val="nl-NL"/>
                </w:rPr>
              </w:rPrChange>
            </w:rPr>
            <w:t xml:space="preserve">, S. </w:t>
          </w:r>
          <w:proofErr w:type="spellStart"/>
          <w:r w:rsidRPr="00790B70">
            <w:rPr>
              <w:rFonts w:eastAsia="Times New Roman"/>
              <w:rPrChange w:id="1253" w:author="Acaru, Silviu" w:date="2026-02-25T19:57:00Z" w16du:dateUtc="2026-02-25T18:57:00Z">
                <w:rPr>
                  <w:rFonts w:eastAsia="Times New Roman"/>
                  <w:lang w:val="nl-NL"/>
                </w:rPr>
              </w:rPrChange>
            </w:rPr>
            <w:t>Mehrkanoon</w:t>
          </w:r>
          <w:proofErr w:type="spellEnd"/>
          <w:r w:rsidRPr="00790B70">
            <w:rPr>
              <w:rFonts w:eastAsia="Times New Roman"/>
              <w:rPrChange w:id="1254" w:author="Acaru, Silviu" w:date="2026-02-25T19:57:00Z" w16du:dateUtc="2026-02-25T18:57:00Z">
                <w:rPr>
                  <w:rFonts w:eastAsia="Times New Roman"/>
                  <w:lang w:val="nl-NL"/>
                </w:rPr>
              </w:rPrChange>
            </w:rPr>
            <w:t xml:space="preserve">, </w:t>
          </w:r>
          <w:r w:rsidRPr="00790B70">
            <w:rPr>
              <w:rFonts w:eastAsia="Times New Roman"/>
              <w:i/>
              <w:iCs/>
              <w:rPrChange w:id="1255" w:author="Acaru, Silviu" w:date="2026-02-25T19:57:00Z" w16du:dateUtc="2026-02-25T18:57:00Z">
                <w:rPr>
                  <w:rFonts w:eastAsia="Times New Roman"/>
                  <w:i/>
                  <w:iCs/>
                  <w:lang w:val="nl-NL"/>
                </w:rPr>
              </w:rPrChange>
            </w:rPr>
            <w:t>J Appl Phys</w:t>
          </w:r>
          <w:r w:rsidRPr="00790B70">
            <w:rPr>
              <w:rFonts w:eastAsia="Times New Roman"/>
              <w:rPrChange w:id="1256" w:author="Acaru, Silviu" w:date="2026-02-25T19:57:00Z" w16du:dateUtc="2026-02-25T18:57:00Z">
                <w:rPr>
                  <w:rFonts w:eastAsia="Times New Roman"/>
                  <w:lang w:val="nl-NL"/>
                </w:rPr>
              </w:rPrChange>
            </w:rPr>
            <w:t xml:space="preserve"> </w:t>
          </w:r>
          <w:r w:rsidRPr="00790B70">
            <w:rPr>
              <w:rFonts w:eastAsia="Times New Roman"/>
              <w:b/>
              <w:bCs/>
              <w:rPrChange w:id="1257" w:author="Acaru, Silviu" w:date="2026-02-25T19:57:00Z" w16du:dateUtc="2026-02-25T18:57:00Z">
                <w:rPr>
                  <w:rFonts w:eastAsia="Times New Roman"/>
                  <w:b/>
                  <w:bCs/>
                  <w:lang w:val="nl-NL"/>
                </w:rPr>
              </w:rPrChange>
            </w:rPr>
            <w:t>2020</w:t>
          </w:r>
          <w:r w:rsidRPr="00790B70">
            <w:rPr>
              <w:rFonts w:eastAsia="Times New Roman"/>
              <w:rPrChange w:id="1258" w:author="Acaru, Silviu" w:date="2026-02-25T19:57:00Z" w16du:dateUtc="2026-02-25T18:57:00Z">
                <w:rPr>
                  <w:rFonts w:eastAsia="Times New Roman"/>
                  <w:lang w:val="nl-NL"/>
                </w:rPr>
              </w:rPrChange>
            </w:rPr>
            <w:t xml:space="preserve">, </w:t>
          </w:r>
          <w:r w:rsidRPr="00790B70">
            <w:rPr>
              <w:rFonts w:eastAsia="Times New Roman"/>
              <w:i/>
              <w:iCs/>
              <w:rPrChange w:id="1259" w:author="Acaru, Silviu" w:date="2026-02-25T19:57:00Z" w16du:dateUtc="2026-02-25T18:57:00Z">
                <w:rPr>
                  <w:rFonts w:eastAsia="Times New Roman"/>
                  <w:i/>
                  <w:iCs/>
                  <w:lang w:val="nl-NL"/>
                </w:rPr>
              </w:rPrChange>
            </w:rPr>
            <w:t>128</w:t>
          </w:r>
          <w:r w:rsidR="00804384" w:rsidRPr="00790B70">
            <w:rPr>
              <w:rFonts w:eastAsia="Times New Roman"/>
              <w:rPrChange w:id="1260" w:author="Acaru, Silviu" w:date="2026-02-25T19:57:00Z" w16du:dateUtc="2026-02-25T18:57:00Z">
                <w:rPr>
                  <w:rFonts w:eastAsia="Times New Roman"/>
                  <w:lang w:val="nl-NL"/>
                </w:rPr>
              </w:rPrChange>
            </w:rPr>
            <w:t>, 054901</w:t>
          </w:r>
          <w:r w:rsidRPr="00790B70">
            <w:rPr>
              <w:rFonts w:eastAsia="Times New Roman"/>
              <w:rPrChange w:id="1261" w:author="Acaru, Silviu" w:date="2026-02-25T19:57:00Z" w16du:dateUtc="2026-02-25T18:57:00Z">
                <w:rPr>
                  <w:rFonts w:eastAsia="Times New Roman"/>
                  <w:lang w:val="nl-NL"/>
                </w:rPr>
              </w:rPrChange>
            </w:rPr>
            <w:t>.</w:t>
          </w:r>
        </w:p>
        <w:p w14:paraId="4335C859" w14:textId="77777777" w:rsidR="00412D9A" w:rsidRPr="00790B70" w:rsidRDefault="00412D9A">
          <w:pPr>
            <w:divId w:val="1803500781"/>
            <w:rPr>
              <w:rFonts w:eastAsia="Times New Roman"/>
              <w:rPrChange w:id="1262" w:author="Acaru, Silviu" w:date="2026-02-25T19:57:00Z" w16du:dateUtc="2026-02-25T18:57:00Z">
                <w:rPr>
                  <w:rFonts w:eastAsia="Times New Roman"/>
                  <w:lang w:val="nl-NL"/>
                </w:rPr>
              </w:rPrChange>
            </w:rPr>
          </w:pPr>
          <w:r w:rsidRPr="00790B70">
            <w:rPr>
              <w:rFonts w:eastAsia="Times New Roman"/>
              <w:rPrChange w:id="1263" w:author="Acaru, Silviu" w:date="2026-02-25T19:57:00Z" w16du:dateUtc="2026-02-25T18:57:00Z">
                <w:rPr>
                  <w:rFonts w:eastAsia="Times New Roman"/>
                  <w:lang w:val="nl-NL"/>
                </w:rPr>
              </w:rPrChange>
            </w:rPr>
            <w:t>[18</w:t>
          </w:r>
          <w:proofErr w:type="gramStart"/>
          <w:r w:rsidRPr="00790B70">
            <w:rPr>
              <w:rFonts w:eastAsia="Times New Roman"/>
              <w:rPrChange w:id="1264" w:author="Acaru, Silviu" w:date="2026-02-25T19:57:00Z" w16du:dateUtc="2026-02-25T18:57:00Z">
                <w:rPr>
                  <w:rFonts w:eastAsia="Times New Roman"/>
                  <w:lang w:val="nl-NL"/>
                </w:rPr>
              </w:rPrChange>
            </w:rPr>
            <w:t xml:space="preserve">] </w:t>
          </w:r>
          <w:r w:rsidRPr="00790B70">
            <w:rPr>
              <w:rFonts w:eastAsia="Times New Roman"/>
              <w:rPrChange w:id="1265" w:author="Acaru, Silviu" w:date="2026-02-25T19:57:00Z" w16du:dateUtc="2026-02-25T18:57:00Z">
                <w:rPr>
                  <w:rFonts w:eastAsia="Times New Roman"/>
                  <w:lang w:val="nl-NL"/>
                </w:rPr>
              </w:rPrChange>
            </w:rPr>
            <w:tab/>
            <w:t>D</w:t>
          </w:r>
          <w:proofErr w:type="gramEnd"/>
          <w:r w:rsidRPr="00790B70">
            <w:rPr>
              <w:rFonts w:eastAsia="Times New Roman"/>
              <w:rPrChange w:id="1266" w:author="Acaru, Silviu" w:date="2026-02-25T19:57:00Z" w16du:dateUtc="2026-02-25T18:57:00Z">
                <w:rPr>
                  <w:rFonts w:eastAsia="Times New Roman"/>
                  <w:lang w:val="nl-NL"/>
                </w:rPr>
              </w:rPrChange>
            </w:rPr>
            <w:t xml:space="preserve">. E. P. Vanpoucke, M. A. F. </w:t>
          </w:r>
          <w:proofErr w:type="spellStart"/>
          <w:r w:rsidRPr="00790B70">
            <w:rPr>
              <w:rFonts w:eastAsia="Times New Roman"/>
              <w:rPrChange w:id="1267" w:author="Acaru, Silviu" w:date="2026-02-25T19:57:00Z" w16du:dateUtc="2026-02-25T18:57:00Z">
                <w:rPr>
                  <w:rFonts w:eastAsia="Times New Roman"/>
                  <w:lang w:val="nl-NL"/>
                </w:rPr>
              </w:rPrChange>
            </w:rPr>
            <w:t>Delgove</w:t>
          </w:r>
          <w:proofErr w:type="spellEnd"/>
          <w:r w:rsidRPr="00790B70">
            <w:rPr>
              <w:rFonts w:eastAsia="Times New Roman"/>
              <w:rPrChange w:id="1268" w:author="Acaru, Silviu" w:date="2026-02-25T19:57:00Z" w16du:dateUtc="2026-02-25T18:57:00Z">
                <w:rPr>
                  <w:rFonts w:eastAsia="Times New Roman"/>
                  <w:lang w:val="nl-NL"/>
                </w:rPr>
              </w:rPrChange>
            </w:rPr>
            <w:t xml:space="preserve">, J. Stouten, J. </w:t>
          </w:r>
          <w:proofErr w:type="spellStart"/>
          <w:r w:rsidRPr="00790B70">
            <w:rPr>
              <w:rFonts w:eastAsia="Times New Roman"/>
              <w:rPrChange w:id="1269" w:author="Acaru, Silviu" w:date="2026-02-25T19:57:00Z" w16du:dateUtc="2026-02-25T18:57:00Z">
                <w:rPr>
                  <w:rFonts w:eastAsia="Times New Roman"/>
                  <w:lang w:val="nl-NL"/>
                </w:rPr>
              </w:rPrChange>
            </w:rPr>
            <w:t>Noordijk</w:t>
          </w:r>
          <w:proofErr w:type="spellEnd"/>
          <w:r w:rsidRPr="00790B70">
            <w:rPr>
              <w:rFonts w:eastAsia="Times New Roman"/>
              <w:rPrChange w:id="1270" w:author="Acaru, Silviu" w:date="2026-02-25T19:57:00Z" w16du:dateUtc="2026-02-25T18:57:00Z">
                <w:rPr>
                  <w:rFonts w:eastAsia="Times New Roman"/>
                  <w:lang w:val="nl-NL"/>
                </w:rPr>
              </w:rPrChange>
            </w:rPr>
            <w:t xml:space="preserve">, N. De Vos, K. Matthysen, G. G. P. </w:t>
          </w:r>
          <w:proofErr w:type="spellStart"/>
          <w:r w:rsidRPr="00790B70">
            <w:rPr>
              <w:rFonts w:eastAsia="Times New Roman"/>
              <w:rPrChange w:id="1271" w:author="Acaru, Silviu" w:date="2026-02-25T19:57:00Z" w16du:dateUtc="2026-02-25T18:57:00Z">
                <w:rPr>
                  <w:rFonts w:eastAsia="Times New Roman"/>
                  <w:lang w:val="nl-NL"/>
                </w:rPr>
              </w:rPrChange>
            </w:rPr>
            <w:t>Deroover</w:t>
          </w:r>
          <w:proofErr w:type="spellEnd"/>
          <w:r w:rsidRPr="00790B70">
            <w:rPr>
              <w:rFonts w:eastAsia="Times New Roman"/>
              <w:rPrChange w:id="1272" w:author="Acaru, Silviu" w:date="2026-02-25T19:57:00Z" w16du:dateUtc="2026-02-25T18:57:00Z">
                <w:rPr>
                  <w:rFonts w:eastAsia="Times New Roman"/>
                  <w:lang w:val="nl-NL"/>
                </w:rPr>
              </w:rPrChange>
            </w:rPr>
            <w:t xml:space="preserve">, S. </w:t>
          </w:r>
          <w:proofErr w:type="spellStart"/>
          <w:r w:rsidRPr="00790B70">
            <w:rPr>
              <w:rFonts w:eastAsia="Times New Roman"/>
              <w:rPrChange w:id="1273" w:author="Acaru, Silviu" w:date="2026-02-25T19:57:00Z" w16du:dateUtc="2026-02-25T18:57:00Z">
                <w:rPr>
                  <w:rFonts w:eastAsia="Times New Roman"/>
                  <w:lang w:val="nl-NL"/>
                </w:rPr>
              </w:rPrChange>
            </w:rPr>
            <w:t>Mehrkanoon</w:t>
          </w:r>
          <w:proofErr w:type="spellEnd"/>
          <w:r w:rsidRPr="00790B70">
            <w:rPr>
              <w:rFonts w:eastAsia="Times New Roman"/>
              <w:rPrChange w:id="1274" w:author="Acaru, Silviu" w:date="2026-02-25T19:57:00Z" w16du:dateUtc="2026-02-25T18:57:00Z">
                <w:rPr>
                  <w:rFonts w:eastAsia="Times New Roman"/>
                  <w:lang w:val="nl-NL"/>
                </w:rPr>
              </w:rPrChange>
            </w:rPr>
            <w:t xml:space="preserve">, K. V </w:t>
          </w:r>
          <w:proofErr w:type="spellStart"/>
          <w:r w:rsidRPr="00790B70">
            <w:rPr>
              <w:rFonts w:eastAsia="Times New Roman"/>
              <w:rPrChange w:id="1275" w:author="Acaru, Silviu" w:date="2026-02-25T19:57:00Z" w16du:dateUtc="2026-02-25T18:57:00Z">
                <w:rPr>
                  <w:rFonts w:eastAsia="Times New Roman"/>
                  <w:lang w:val="nl-NL"/>
                </w:rPr>
              </w:rPrChange>
            </w:rPr>
            <w:t>Bernaerts</w:t>
          </w:r>
          <w:proofErr w:type="spellEnd"/>
          <w:r w:rsidRPr="00790B70">
            <w:rPr>
              <w:rFonts w:eastAsia="Times New Roman"/>
              <w:rPrChange w:id="1276" w:author="Acaru, Silviu" w:date="2026-02-25T19:57:00Z" w16du:dateUtc="2026-02-25T18:57:00Z">
                <w:rPr>
                  <w:rFonts w:eastAsia="Times New Roman"/>
                  <w:lang w:val="nl-NL"/>
                </w:rPr>
              </w:rPrChange>
            </w:rPr>
            <w:t xml:space="preserve">, </w:t>
          </w:r>
          <w:proofErr w:type="spellStart"/>
          <w:r w:rsidRPr="00790B70">
            <w:rPr>
              <w:rFonts w:eastAsia="Times New Roman"/>
              <w:i/>
              <w:iCs/>
              <w:rPrChange w:id="1277" w:author="Acaru, Silviu" w:date="2026-02-25T19:57:00Z" w16du:dateUtc="2026-02-25T18:57:00Z">
                <w:rPr>
                  <w:rFonts w:eastAsia="Times New Roman"/>
                  <w:i/>
                  <w:iCs/>
                  <w:lang w:val="nl-NL"/>
                </w:rPr>
              </w:rPrChange>
            </w:rPr>
            <w:t>Polym</w:t>
          </w:r>
          <w:proofErr w:type="spellEnd"/>
          <w:r w:rsidRPr="00790B70">
            <w:rPr>
              <w:rFonts w:eastAsia="Times New Roman"/>
              <w:i/>
              <w:iCs/>
              <w:rPrChange w:id="1278" w:author="Acaru, Silviu" w:date="2026-02-25T19:57:00Z" w16du:dateUtc="2026-02-25T18:57:00Z">
                <w:rPr>
                  <w:rFonts w:eastAsia="Times New Roman"/>
                  <w:i/>
                  <w:iCs/>
                  <w:lang w:val="nl-NL"/>
                </w:rPr>
              </w:rPrChange>
            </w:rPr>
            <w:t xml:space="preserve"> Int</w:t>
          </w:r>
          <w:r w:rsidRPr="00790B70">
            <w:rPr>
              <w:rFonts w:eastAsia="Times New Roman"/>
              <w:rPrChange w:id="1279" w:author="Acaru, Silviu" w:date="2026-02-25T19:57:00Z" w16du:dateUtc="2026-02-25T18:57:00Z">
                <w:rPr>
                  <w:rFonts w:eastAsia="Times New Roman"/>
                  <w:lang w:val="nl-NL"/>
                </w:rPr>
              </w:rPrChange>
            </w:rPr>
            <w:t xml:space="preserve"> </w:t>
          </w:r>
          <w:r w:rsidRPr="00790B70">
            <w:rPr>
              <w:rFonts w:eastAsia="Times New Roman"/>
              <w:b/>
              <w:bCs/>
              <w:rPrChange w:id="1280" w:author="Acaru, Silviu" w:date="2026-02-25T19:57:00Z" w16du:dateUtc="2026-02-25T18:57:00Z">
                <w:rPr>
                  <w:rFonts w:eastAsia="Times New Roman"/>
                  <w:b/>
                  <w:bCs/>
                  <w:lang w:val="nl-NL"/>
                </w:rPr>
              </w:rPrChange>
            </w:rPr>
            <w:t>2022</w:t>
          </w:r>
          <w:r w:rsidRPr="00790B70">
            <w:rPr>
              <w:rFonts w:eastAsia="Times New Roman"/>
              <w:rPrChange w:id="1281" w:author="Acaru, Silviu" w:date="2026-02-25T19:57:00Z" w16du:dateUtc="2026-02-25T18:57:00Z">
                <w:rPr>
                  <w:rFonts w:eastAsia="Times New Roman"/>
                  <w:lang w:val="nl-NL"/>
                </w:rPr>
              </w:rPrChange>
            </w:rPr>
            <w:t xml:space="preserve">, </w:t>
          </w:r>
          <w:r w:rsidRPr="00790B70">
            <w:rPr>
              <w:rFonts w:eastAsia="Times New Roman"/>
              <w:i/>
              <w:iCs/>
              <w:rPrChange w:id="1282" w:author="Acaru, Silviu" w:date="2026-02-25T19:57:00Z" w16du:dateUtc="2026-02-25T18:57:00Z">
                <w:rPr>
                  <w:rFonts w:eastAsia="Times New Roman"/>
                  <w:i/>
                  <w:iCs/>
                  <w:lang w:val="nl-NL"/>
                </w:rPr>
              </w:rPrChange>
            </w:rPr>
            <w:t>71</w:t>
          </w:r>
          <w:r w:rsidRPr="00790B70">
            <w:rPr>
              <w:rFonts w:eastAsia="Times New Roman"/>
              <w:rPrChange w:id="1283" w:author="Acaru, Silviu" w:date="2026-02-25T19:57:00Z" w16du:dateUtc="2026-02-25T18:57:00Z">
                <w:rPr>
                  <w:rFonts w:eastAsia="Times New Roman"/>
                  <w:lang w:val="nl-NL"/>
                </w:rPr>
              </w:rPrChange>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017DD3" w:rsidRDefault="00412D9A">
          <w:pPr>
            <w:divId w:val="2092460744"/>
            <w:rPr>
              <w:rFonts w:eastAsia="Times New Roman"/>
              <w:lang w:val="it-IT"/>
              <w:rPrChange w:id="1284" w:author="Acaru, Silviu" w:date="2026-03-15T20:44:00Z" w16du:dateUtc="2026-03-15T19:44:00Z">
                <w:rPr>
                  <w:rFonts w:eastAsia="Times New Roman"/>
                </w:rPr>
              </w:rPrChange>
            </w:rPr>
          </w:pPr>
          <w:r w:rsidRPr="00017DD3">
            <w:rPr>
              <w:rFonts w:eastAsia="Times New Roman"/>
              <w:lang w:val="it-IT"/>
              <w:rPrChange w:id="1285" w:author="Acaru, Silviu" w:date="2026-03-15T20:44:00Z" w16du:dateUtc="2026-03-15T19:44:00Z">
                <w:rPr>
                  <w:rFonts w:eastAsia="Times New Roman"/>
                </w:rPr>
              </w:rPrChange>
            </w:rPr>
            <w:t xml:space="preserve">[20] </w:t>
          </w:r>
          <w:r w:rsidRPr="00017DD3">
            <w:rPr>
              <w:rFonts w:eastAsia="Times New Roman"/>
              <w:lang w:val="it-IT"/>
              <w:rPrChange w:id="1286" w:author="Acaru, Silviu" w:date="2026-03-15T20:44:00Z" w16du:dateUtc="2026-03-15T19:44:00Z">
                <w:rPr>
                  <w:rFonts w:eastAsia="Times New Roman"/>
                </w:rPr>
              </w:rPrChange>
            </w:rPr>
            <w:tab/>
            <w:t xml:space="preserve">H. Esmaeili, R. Rizvi, </w:t>
          </w:r>
          <w:proofErr w:type="spellStart"/>
          <w:r w:rsidRPr="00017DD3">
            <w:rPr>
              <w:rFonts w:eastAsia="Times New Roman"/>
              <w:i/>
              <w:iCs/>
              <w:lang w:val="it-IT"/>
              <w:rPrChange w:id="1287" w:author="Acaru, Silviu" w:date="2026-03-15T20:44:00Z" w16du:dateUtc="2026-03-15T19:44:00Z">
                <w:rPr>
                  <w:rFonts w:eastAsia="Times New Roman"/>
                  <w:i/>
                  <w:iCs/>
                </w:rPr>
              </w:rPrChange>
            </w:rPr>
            <w:t>Comput</w:t>
          </w:r>
          <w:proofErr w:type="spellEnd"/>
          <w:r w:rsidRPr="00017DD3">
            <w:rPr>
              <w:rFonts w:eastAsia="Times New Roman"/>
              <w:i/>
              <w:iCs/>
              <w:lang w:val="it-IT"/>
              <w:rPrChange w:id="1288" w:author="Acaru, Silviu" w:date="2026-03-15T20:44:00Z" w16du:dateUtc="2026-03-15T19:44:00Z">
                <w:rPr>
                  <w:rFonts w:eastAsia="Times New Roman"/>
                  <w:i/>
                  <w:iCs/>
                </w:rPr>
              </w:rPrChange>
            </w:rPr>
            <w:t xml:space="preserve"> Mater Sci</w:t>
          </w:r>
          <w:r w:rsidRPr="00017DD3">
            <w:rPr>
              <w:rFonts w:eastAsia="Times New Roman"/>
              <w:lang w:val="it-IT"/>
              <w:rPrChange w:id="1289" w:author="Acaru, Silviu" w:date="2026-03-15T20:44:00Z" w16du:dateUtc="2026-03-15T19:44:00Z">
                <w:rPr>
                  <w:rFonts w:eastAsia="Times New Roman"/>
                </w:rPr>
              </w:rPrChange>
            </w:rPr>
            <w:t xml:space="preserve"> </w:t>
          </w:r>
          <w:r w:rsidRPr="00017DD3">
            <w:rPr>
              <w:rFonts w:eastAsia="Times New Roman"/>
              <w:b/>
              <w:bCs/>
              <w:lang w:val="it-IT"/>
              <w:rPrChange w:id="1290" w:author="Acaru, Silviu" w:date="2026-03-15T20:44:00Z" w16du:dateUtc="2026-03-15T19:44:00Z">
                <w:rPr>
                  <w:rFonts w:eastAsia="Times New Roman"/>
                  <w:b/>
                  <w:bCs/>
                </w:rPr>
              </w:rPrChange>
            </w:rPr>
            <w:t>2023</w:t>
          </w:r>
          <w:r w:rsidRPr="00017DD3">
            <w:rPr>
              <w:rFonts w:eastAsia="Times New Roman"/>
              <w:lang w:val="it-IT"/>
              <w:rPrChange w:id="1291" w:author="Acaru, Silviu" w:date="2026-03-15T20:44:00Z" w16du:dateUtc="2026-03-15T19:44:00Z">
                <w:rPr>
                  <w:rFonts w:eastAsia="Times New Roman"/>
                </w:rPr>
              </w:rPrChange>
            </w:rPr>
            <w:t xml:space="preserve">, </w:t>
          </w:r>
          <w:r w:rsidRPr="00017DD3">
            <w:rPr>
              <w:rFonts w:eastAsia="Times New Roman"/>
              <w:i/>
              <w:iCs/>
              <w:lang w:val="it-IT"/>
              <w:rPrChange w:id="1292" w:author="Acaru, Silviu" w:date="2026-03-15T20:44:00Z" w16du:dateUtc="2026-03-15T19:44:00Z">
                <w:rPr>
                  <w:rFonts w:eastAsia="Times New Roman"/>
                  <w:i/>
                  <w:iCs/>
                </w:rPr>
              </w:rPrChange>
            </w:rPr>
            <w:t>229</w:t>
          </w:r>
          <w:r w:rsidR="00804384" w:rsidRPr="00017DD3">
            <w:rPr>
              <w:rFonts w:eastAsia="Times New Roman"/>
              <w:lang w:val="it-IT"/>
              <w:rPrChange w:id="1293" w:author="Acaru, Silviu" w:date="2026-03-15T20:44:00Z" w16du:dateUtc="2026-03-15T19:44:00Z">
                <w:rPr>
                  <w:rFonts w:eastAsia="Times New Roman"/>
                </w:rPr>
              </w:rPrChange>
            </w:rPr>
            <w:t>, 112432</w:t>
          </w:r>
          <w:r w:rsidRPr="00017DD3">
            <w:rPr>
              <w:rFonts w:eastAsia="Times New Roman"/>
              <w:lang w:val="it-IT"/>
              <w:rPrChange w:id="1294" w:author="Acaru, Silviu" w:date="2026-03-15T20:44:00Z" w16du:dateUtc="2026-03-15T19:44:00Z">
                <w:rPr>
                  <w:rFonts w:eastAsia="Times New Roman"/>
                </w:rPr>
              </w:rPrChange>
            </w:rPr>
            <w:t>.</w:t>
          </w:r>
        </w:p>
        <w:p w14:paraId="1FB8F902" w14:textId="77777777" w:rsidR="00412D9A" w:rsidRDefault="00412D9A">
          <w:pPr>
            <w:divId w:val="1924414213"/>
            <w:rPr>
              <w:rFonts w:eastAsia="Times New Roman"/>
            </w:rPr>
          </w:pPr>
          <w:r>
            <w:rPr>
              <w:rFonts w:eastAsia="Times New Roman"/>
            </w:rPr>
            <w:lastRenderedPageBreak/>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790B70" w:rsidRDefault="00412D9A">
          <w:pPr>
            <w:divId w:val="1996569110"/>
            <w:rPr>
              <w:rFonts w:eastAsia="Times New Roman"/>
              <w:lang w:val="de-DE"/>
              <w:rPrChange w:id="1295" w:author="Acaru, Silviu" w:date="2026-02-25T19:57:00Z" w16du:dateUtc="2026-02-25T18:57:00Z">
                <w:rPr>
                  <w:rFonts w:eastAsia="Times New Roman"/>
                </w:rPr>
              </w:rPrChange>
            </w:rPr>
          </w:pPr>
          <w:r w:rsidRPr="00790B70">
            <w:rPr>
              <w:rFonts w:eastAsia="Times New Roman"/>
              <w:lang w:val="de-DE"/>
              <w:rPrChange w:id="1296" w:author="Acaru, Silviu" w:date="2026-02-25T19:57:00Z" w16du:dateUtc="2026-02-25T18:57:00Z">
                <w:rPr>
                  <w:rFonts w:eastAsia="Times New Roman"/>
                </w:rPr>
              </w:rPrChange>
            </w:rPr>
            <w:t xml:space="preserve">[27] </w:t>
          </w:r>
          <w:r w:rsidRPr="00790B70">
            <w:rPr>
              <w:rFonts w:eastAsia="Times New Roman"/>
              <w:lang w:val="de-DE"/>
              <w:rPrChange w:id="1297" w:author="Acaru, Silviu" w:date="2026-02-25T19:57:00Z" w16du:dateUtc="2026-02-25T18:57:00Z">
                <w:rPr>
                  <w:rFonts w:eastAsia="Times New Roman"/>
                </w:rPr>
              </w:rPrChange>
            </w:rPr>
            <w:tab/>
            <w:t xml:space="preserve">T. G. Dietterich, In </w:t>
          </w:r>
          <w:r w:rsidRPr="00790B70">
            <w:rPr>
              <w:rFonts w:eastAsia="Times New Roman"/>
              <w:i/>
              <w:iCs/>
              <w:lang w:val="de-DE"/>
              <w:rPrChange w:id="1298" w:author="Acaru, Silviu" w:date="2026-02-25T19:57:00Z" w16du:dateUtc="2026-02-25T18:57:00Z">
                <w:rPr>
                  <w:rFonts w:eastAsia="Times New Roman"/>
                  <w:i/>
                  <w:iCs/>
                </w:rPr>
              </w:rPrChange>
            </w:rPr>
            <w:t xml:space="preserve">Multiple </w:t>
          </w:r>
          <w:proofErr w:type="spellStart"/>
          <w:r w:rsidRPr="00790B70">
            <w:rPr>
              <w:rFonts w:eastAsia="Times New Roman"/>
              <w:i/>
              <w:iCs/>
              <w:lang w:val="de-DE"/>
              <w:rPrChange w:id="1299" w:author="Acaru, Silviu" w:date="2026-02-25T19:57:00Z" w16du:dateUtc="2026-02-25T18:57:00Z">
                <w:rPr>
                  <w:rFonts w:eastAsia="Times New Roman"/>
                  <w:i/>
                  <w:iCs/>
                </w:rPr>
              </w:rPrChange>
            </w:rPr>
            <w:t>Classifier</w:t>
          </w:r>
          <w:proofErr w:type="spellEnd"/>
          <w:r w:rsidRPr="00790B70">
            <w:rPr>
              <w:rFonts w:eastAsia="Times New Roman"/>
              <w:i/>
              <w:iCs/>
              <w:lang w:val="de-DE"/>
              <w:rPrChange w:id="1300" w:author="Acaru, Silviu" w:date="2026-02-25T19:57:00Z" w16du:dateUtc="2026-02-25T18:57:00Z">
                <w:rPr>
                  <w:rFonts w:eastAsia="Times New Roman"/>
                  <w:i/>
                  <w:iCs/>
                </w:rPr>
              </w:rPrChange>
            </w:rPr>
            <w:t xml:space="preserve"> Systems</w:t>
          </w:r>
          <w:r w:rsidRPr="00790B70">
            <w:rPr>
              <w:rFonts w:eastAsia="Times New Roman"/>
              <w:lang w:val="de-DE"/>
              <w:rPrChange w:id="1301" w:author="Acaru, Silviu" w:date="2026-02-25T19:57:00Z" w16du:dateUtc="2026-02-25T18:57:00Z">
                <w:rPr>
                  <w:rFonts w:eastAsia="Times New Roman"/>
                </w:rPr>
              </w:rPrChange>
            </w:rPr>
            <w:t xml:space="preserve">, Springer, Berlin, Heidelberg, </w:t>
          </w:r>
          <w:r w:rsidRPr="00790B70">
            <w:rPr>
              <w:rFonts w:eastAsia="Times New Roman"/>
              <w:b/>
              <w:bCs/>
              <w:lang w:val="de-DE"/>
              <w:rPrChange w:id="1302" w:author="Acaru, Silviu" w:date="2026-02-25T19:57:00Z" w16du:dateUtc="2026-02-25T18:57:00Z">
                <w:rPr>
                  <w:rFonts w:eastAsia="Times New Roman"/>
                  <w:b/>
                  <w:bCs/>
                </w:rPr>
              </w:rPrChange>
            </w:rPr>
            <w:t>2000</w:t>
          </w:r>
          <w:r w:rsidRPr="00790B70">
            <w:rPr>
              <w:rFonts w:eastAsia="Times New Roman"/>
              <w:lang w:val="de-DE"/>
              <w:rPrChange w:id="1303" w:author="Acaru, Silviu" w:date="2026-02-25T19:57:00Z" w16du:dateUtc="2026-02-25T18:57:00Z">
                <w:rPr>
                  <w:rFonts w:eastAsia="Times New Roman"/>
                </w:rPr>
              </w:rPrChang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790B70" w:rsidRDefault="00412D9A">
          <w:pPr>
            <w:divId w:val="1102915017"/>
            <w:rPr>
              <w:rFonts w:eastAsia="Times New Roman"/>
              <w:lang w:val="fr-FR"/>
              <w:rPrChange w:id="1304" w:author="Acaru, Silviu" w:date="2026-02-25T19:57:00Z" w16du:dateUtc="2026-02-25T18:57:00Z">
                <w:rPr>
                  <w:rFonts w:eastAsia="Times New Roman"/>
                </w:rPr>
              </w:rPrChange>
            </w:rPr>
          </w:pPr>
          <w:r w:rsidRPr="00790B70">
            <w:rPr>
              <w:rFonts w:eastAsia="Times New Roman"/>
              <w:lang w:val="fr-FR"/>
              <w:rPrChange w:id="1305" w:author="Acaru, Silviu" w:date="2026-02-25T19:57:00Z" w16du:dateUtc="2026-02-25T18:57:00Z">
                <w:rPr>
                  <w:rFonts w:eastAsia="Times New Roman"/>
                </w:rPr>
              </w:rPrChange>
            </w:rPr>
            <w:t xml:space="preserve">[31] </w:t>
          </w:r>
          <w:r w:rsidRPr="00790B70">
            <w:rPr>
              <w:rFonts w:eastAsia="Times New Roman"/>
              <w:lang w:val="fr-FR"/>
              <w:rPrChange w:id="1306" w:author="Acaru, Silviu" w:date="2026-02-25T19:57:00Z" w16du:dateUtc="2026-02-25T18:57:00Z">
                <w:rPr>
                  <w:rFonts w:eastAsia="Times New Roman"/>
                </w:rPr>
              </w:rPrChange>
            </w:rPr>
            <w:tab/>
            <w:t xml:space="preserve">J. R. Gouveia, R. R. de Sousa </w:t>
          </w:r>
          <w:proofErr w:type="spellStart"/>
          <w:r w:rsidRPr="00790B70">
            <w:rPr>
              <w:rFonts w:eastAsia="Times New Roman"/>
              <w:lang w:val="fr-FR"/>
              <w:rPrChange w:id="1307" w:author="Acaru, Silviu" w:date="2026-02-25T19:57:00Z" w16du:dateUtc="2026-02-25T18:57:00Z">
                <w:rPr>
                  <w:rFonts w:eastAsia="Times New Roman"/>
                </w:rPr>
              </w:rPrChange>
            </w:rPr>
            <w:t>Júnior</w:t>
          </w:r>
          <w:proofErr w:type="spellEnd"/>
          <w:r w:rsidRPr="00790B70">
            <w:rPr>
              <w:rFonts w:eastAsia="Times New Roman"/>
              <w:lang w:val="fr-FR"/>
              <w:rPrChange w:id="1308" w:author="Acaru, Silviu" w:date="2026-02-25T19:57:00Z" w16du:dateUtc="2026-02-25T18:57:00Z">
                <w:rPr>
                  <w:rFonts w:eastAsia="Times New Roman"/>
                </w:rPr>
              </w:rPrChange>
            </w:rPr>
            <w:t xml:space="preserve">, A. O. Ribeiro, S. A. Saraiva, D. J. dos Santos, </w:t>
          </w:r>
          <w:proofErr w:type="spellStart"/>
          <w:r w:rsidRPr="00790B70">
            <w:rPr>
              <w:rFonts w:eastAsia="Times New Roman"/>
              <w:i/>
              <w:iCs/>
              <w:lang w:val="fr-FR"/>
              <w:rPrChange w:id="1309" w:author="Acaru, Silviu" w:date="2026-02-25T19:57:00Z" w16du:dateUtc="2026-02-25T18:57:00Z">
                <w:rPr>
                  <w:rFonts w:eastAsia="Times New Roman"/>
                  <w:i/>
                  <w:iCs/>
                </w:rPr>
              </w:rPrChange>
            </w:rPr>
            <w:t>Eur</w:t>
          </w:r>
          <w:proofErr w:type="spellEnd"/>
          <w:r w:rsidRPr="00790B70">
            <w:rPr>
              <w:rFonts w:eastAsia="Times New Roman"/>
              <w:i/>
              <w:iCs/>
              <w:lang w:val="fr-FR"/>
              <w:rPrChange w:id="1310" w:author="Acaru, Silviu" w:date="2026-02-25T19:57:00Z" w16du:dateUtc="2026-02-25T18:57:00Z">
                <w:rPr>
                  <w:rFonts w:eastAsia="Times New Roman"/>
                  <w:i/>
                  <w:iCs/>
                </w:rPr>
              </w:rPrChange>
            </w:rPr>
            <w:t xml:space="preserve"> </w:t>
          </w:r>
          <w:proofErr w:type="spellStart"/>
          <w:r w:rsidRPr="00790B70">
            <w:rPr>
              <w:rFonts w:eastAsia="Times New Roman"/>
              <w:i/>
              <w:iCs/>
              <w:lang w:val="fr-FR"/>
              <w:rPrChange w:id="1311" w:author="Acaru, Silviu" w:date="2026-02-25T19:57:00Z" w16du:dateUtc="2026-02-25T18:57:00Z">
                <w:rPr>
                  <w:rFonts w:eastAsia="Times New Roman"/>
                  <w:i/>
                  <w:iCs/>
                </w:rPr>
              </w:rPrChange>
            </w:rPr>
            <w:t>Polym</w:t>
          </w:r>
          <w:proofErr w:type="spellEnd"/>
          <w:r w:rsidRPr="00790B70">
            <w:rPr>
              <w:rFonts w:eastAsia="Times New Roman"/>
              <w:i/>
              <w:iCs/>
              <w:lang w:val="fr-FR"/>
              <w:rPrChange w:id="1312" w:author="Acaru, Silviu" w:date="2026-02-25T19:57:00Z" w16du:dateUtc="2026-02-25T18:57:00Z">
                <w:rPr>
                  <w:rFonts w:eastAsia="Times New Roman"/>
                  <w:i/>
                  <w:iCs/>
                </w:rPr>
              </w:rPrChange>
            </w:rPr>
            <w:t xml:space="preserve"> J</w:t>
          </w:r>
          <w:r w:rsidRPr="00790B70">
            <w:rPr>
              <w:rFonts w:eastAsia="Times New Roman"/>
              <w:lang w:val="fr-FR"/>
              <w:rPrChange w:id="1313" w:author="Acaru, Silviu" w:date="2026-02-25T19:57:00Z" w16du:dateUtc="2026-02-25T18:57:00Z">
                <w:rPr>
                  <w:rFonts w:eastAsia="Times New Roman"/>
                </w:rPr>
              </w:rPrChange>
            </w:rPr>
            <w:t xml:space="preserve"> </w:t>
          </w:r>
          <w:r w:rsidRPr="00790B70">
            <w:rPr>
              <w:rFonts w:eastAsia="Times New Roman"/>
              <w:b/>
              <w:bCs/>
              <w:lang w:val="fr-FR"/>
              <w:rPrChange w:id="1314" w:author="Acaru, Silviu" w:date="2026-02-25T19:57:00Z" w16du:dateUtc="2026-02-25T18:57:00Z">
                <w:rPr>
                  <w:rFonts w:eastAsia="Times New Roman"/>
                  <w:b/>
                  <w:bCs/>
                </w:rPr>
              </w:rPrChange>
            </w:rPr>
            <w:t>2020</w:t>
          </w:r>
          <w:r w:rsidRPr="00790B70">
            <w:rPr>
              <w:rFonts w:eastAsia="Times New Roman"/>
              <w:lang w:val="fr-FR"/>
              <w:rPrChange w:id="1315" w:author="Acaru, Silviu" w:date="2026-02-25T19:57:00Z" w16du:dateUtc="2026-02-25T18:57:00Z">
                <w:rPr>
                  <w:rFonts w:eastAsia="Times New Roman"/>
                </w:rPr>
              </w:rPrChange>
            </w:rPr>
            <w:t xml:space="preserve">, </w:t>
          </w:r>
          <w:r w:rsidRPr="00790B70">
            <w:rPr>
              <w:rFonts w:eastAsia="Times New Roman"/>
              <w:i/>
              <w:iCs/>
              <w:lang w:val="fr-FR"/>
              <w:rPrChange w:id="1316" w:author="Acaru, Silviu" w:date="2026-02-25T19:57:00Z" w16du:dateUtc="2026-02-25T18:57:00Z">
                <w:rPr>
                  <w:rFonts w:eastAsia="Times New Roman"/>
                  <w:i/>
                  <w:iCs/>
                </w:rPr>
              </w:rPrChange>
            </w:rPr>
            <w:t>131</w:t>
          </w:r>
          <w:r w:rsidR="00804384" w:rsidRPr="00790B70">
            <w:rPr>
              <w:rFonts w:eastAsia="Times New Roman"/>
              <w:lang w:val="fr-FR"/>
              <w:rPrChange w:id="1317" w:author="Acaru, Silviu" w:date="2026-02-25T19:57:00Z" w16du:dateUtc="2026-02-25T18:57:00Z">
                <w:rPr>
                  <w:rFonts w:eastAsia="Times New Roman"/>
                </w:rPr>
              </w:rPrChange>
            </w:rPr>
            <w:t>, 109690</w:t>
          </w:r>
          <w:r w:rsidRPr="00790B70">
            <w:rPr>
              <w:rFonts w:eastAsia="Times New Roman"/>
              <w:lang w:val="fr-FR"/>
              <w:rPrChange w:id="1318" w:author="Acaru, Silviu" w:date="2026-02-25T19:57:00Z" w16du:dateUtc="2026-02-25T18:57:00Z">
                <w:rPr>
                  <w:rFonts w:eastAsia="Times New Roman"/>
                </w:rPr>
              </w:rPrChange>
            </w:rPr>
            <w:t>.</w:t>
          </w:r>
        </w:p>
        <w:p w14:paraId="5311CB0E" w14:textId="5C72C50D" w:rsidR="00412D9A" w:rsidRPr="00265458" w:rsidRDefault="00412D9A">
          <w:pPr>
            <w:divId w:val="522716856"/>
            <w:rPr>
              <w:rFonts w:eastAsia="Times New Roman"/>
              <w:lang w:val="fr-FR"/>
              <w:rPrChange w:id="1319" w:author="Acaru, Silviu" w:date="2026-03-12T13:01:00Z" w16du:dateUtc="2026-03-12T12:01:00Z">
                <w:rPr>
                  <w:rFonts w:eastAsia="Times New Roman"/>
                </w:rPr>
              </w:rPrChange>
            </w:rPr>
          </w:pPr>
          <w:r w:rsidRPr="00265458">
            <w:rPr>
              <w:rFonts w:eastAsia="Times New Roman"/>
              <w:lang w:val="fr-FR"/>
              <w:rPrChange w:id="1320" w:author="Acaru, Silviu" w:date="2026-03-12T13:01:00Z" w16du:dateUtc="2026-03-12T12:01:00Z">
                <w:rPr>
                  <w:rFonts w:eastAsia="Times New Roman"/>
                </w:rPr>
              </w:rPrChange>
            </w:rPr>
            <w:t xml:space="preserve">[32] </w:t>
          </w:r>
          <w:r w:rsidRPr="00265458">
            <w:rPr>
              <w:rFonts w:eastAsia="Times New Roman"/>
              <w:lang w:val="fr-FR"/>
              <w:rPrChange w:id="1321" w:author="Acaru, Silviu" w:date="2026-03-12T13:01:00Z" w16du:dateUtc="2026-03-12T12:01:00Z">
                <w:rPr>
                  <w:rFonts w:eastAsia="Times New Roman"/>
                </w:rPr>
              </w:rPrChange>
            </w:rPr>
            <w:tab/>
            <w:t xml:space="preserve">M. Wadekar, W. </w:t>
          </w:r>
          <w:proofErr w:type="spellStart"/>
          <w:r w:rsidRPr="00265458">
            <w:rPr>
              <w:rFonts w:eastAsia="Times New Roman"/>
              <w:lang w:val="fr-FR"/>
              <w:rPrChange w:id="1322" w:author="Acaru, Silviu" w:date="2026-03-12T13:01:00Z" w16du:dateUtc="2026-03-12T12:01:00Z">
                <w:rPr>
                  <w:rFonts w:eastAsia="Times New Roman"/>
                </w:rPr>
              </w:rPrChange>
            </w:rPr>
            <w:t>Eevers</w:t>
          </w:r>
          <w:proofErr w:type="spellEnd"/>
          <w:r w:rsidRPr="00265458">
            <w:rPr>
              <w:rFonts w:eastAsia="Times New Roman"/>
              <w:lang w:val="fr-FR"/>
              <w:rPrChange w:id="1323" w:author="Acaru, Silviu" w:date="2026-03-12T13:01:00Z" w16du:dateUtc="2026-03-12T12:01:00Z">
                <w:rPr>
                  <w:rFonts w:eastAsia="Times New Roman"/>
                </w:rPr>
              </w:rPrChange>
            </w:rPr>
            <w:t xml:space="preserve">, R. </w:t>
          </w:r>
          <w:proofErr w:type="spellStart"/>
          <w:r w:rsidRPr="00265458">
            <w:rPr>
              <w:rFonts w:eastAsia="Times New Roman"/>
              <w:lang w:val="fr-FR"/>
              <w:rPrChange w:id="1324" w:author="Acaru, Silviu" w:date="2026-03-12T13:01:00Z" w16du:dateUtc="2026-03-12T12:01:00Z">
                <w:rPr>
                  <w:rFonts w:eastAsia="Times New Roman"/>
                </w:rPr>
              </w:rPrChange>
            </w:rPr>
            <w:t>Vendamme</w:t>
          </w:r>
          <w:proofErr w:type="spellEnd"/>
          <w:r w:rsidRPr="00265458">
            <w:rPr>
              <w:rFonts w:eastAsia="Times New Roman"/>
              <w:lang w:val="fr-FR"/>
              <w:rPrChange w:id="1325" w:author="Acaru, Silviu" w:date="2026-03-12T13:01:00Z" w16du:dateUtc="2026-03-12T12:01:00Z">
                <w:rPr>
                  <w:rFonts w:eastAsia="Times New Roman"/>
                </w:rPr>
              </w:rPrChange>
            </w:rPr>
            <w:t xml:space="preserve">, </w:t>
          </w:r>
          <w:r w:rsidRPr="00265458">
            <w:rPr>
              <w:rFonts w:eastAsia="Times New Roman"/>
              <w:i/>
              <w:iCs/>
              <w:lang w:val="fr-FR"/>
              <w:rPrChange w:id="1326" w:author="Acaru, Silviu" w:date="2026-03-12T13:01:00Z" w16du:dateUtc="2026-03-12T12:01:00Z">
                <w:rPr>
                  <w:rFonts w:eastAsia="Times New Roman"/>
                  <w:i/>
                  <w:iCs/>
                </w:rPr>
              </w:rPrChange>
            </w:rPr>
            <w:t xml:space="preserve">Ind </w:t>
          </w:r>
          <w:proofErr w:type="spellStart"/>
          <w:r w:rsidRPr="00265458">
            <w:rPr>
              <w:rFonts w:eastAsia="Times New Roman"/>
              <w:i/>
              <w:iCs/>
              <w:lang w:val="fr-FR"/>
              <w:rPrChange w:id="1327" w:author="Acaru, Silviu" w:date="2026-03-12T13:01:00Z" w16du:dateUtc="2026-03-12T12:01:00Z">
                <w:rPr>
                  <w:rFonts w:eastAsia="Times New Roman"/>
                  <w:i/>
                  <w:iCs/>
                </w:rPr>
              </w:rPrChange>
            </w:rPr>
            <w:t>Crops</w:t>
          </w:r>
          <w:proofErr w:type="spellEnd"/>
          <w:r w:rsidRPr="00265458">
            <w:rPr>
              <w:rFonts w:eastAsia="Times New Roman"/>
              <w:i/>
              <w:iCs/>
              <w:lang w:val="fr-FR"/>
              <w:rPrChange w:id="1328" w:author="Acaru, Silviu" w:date="2026-03-12T13:01:00Z" w16du:dateUtc="2026-03-12T12:01:00Z">
                <w:rPr>
                  <w:rFonts w:eastAsia="Times New Roman"/>
                  <w:i/>
                  <w:iCs/>
                </w:rPr>
              </w:rPrChange>
            </w:rPr>
            <w:t xml:space="preserve"> Prod</w:t>
          </w:r>
          <w:r w:rsidRPr="00265458">
            <w:rPr>
              <w:rFonts w:eastAsia="Times New Roman"/>
              <w:lang w:val="fr-FR"/>
              <w:rPrChange w:id="1329" w:author="Acaru, Silviu" w:date="2026-03-12T13:01:00Z" w16du:dateUtc="2026-03-12T12:01:00Z">
                <w:rPr>
                  <w:rFonts w:eastAsia="Times New Roman"/>
                </w:rPr>
              </w:rPrChange>
            </w:rPr>
            <w:t xml:space="preserve"> </w:t>
          </w:r>
          <w:r w:rsidRPr="00265458">
            <w:rPr>
              <w:rFonts w:eastAsia="Times New Roman"/>
              <w:b/>
              <w:bCs/>
              <w:lang w:val="fr-FR"/>
              <w:rPrChange w:id="1330" w:author="Acaru, Silviu" w:date="2026-03-12T13:01:00Z" w16du:dateUtc="2026-03-12T12:01:00Z">
                <w:rPr>
                  <w:rFonts w:eastAsia="Times New Roman"/>
                  <w:b/>
                  <w:bCs/>
                </w:rPr>
              </w:rPrChange>
            </w:rPr>
            <w:t>2019</w:t>
          </w:r>
          <w:r w:rsidRPr="00265458">
            <w:rPr>
              <w:rFonts w:eastAsia="Times New Roman"/>
              <w:lang w:val="fr-FR"/>
              <w:rPrChange w:id="1331" w:author="Acaru, Silviu" w:date="2026-03-12T13:01:00Z" w16du:dateUtc="2026-03-12T12:01:00Z">
                <w:rPr>
                  <w:rFonts w:eastAsia="Times New Roman"/>
                </w:rPr>
              </w:rPrChange>
            </w:rPr>
            <w:t xml:space="preserve">, </w:t>
          </w:r>
          <w:r w:rsidRPr="00265458">
            <w:rPr>
              <w:rFonts w:eastAsia="Times New Roman"/>
              <w:i/>
              <w:iCs/>
              <w:lang w:val="fr-FR"/>
              <w:rPrChange w:id="1332" w:author="Acaru, Silviu" w:date="2026-03-12T13:01:00Z" w16du:dateUtc="2026-03-12T12:01:00Z">
                <w:rPr>
                  <w:rFonts w:eastAsia="Times New Roman"/>
                  <w:i/>
                  <w:iCs/>
                </w:rPr>
              </w:rPrChange>
            </w:rPr>
            <w:t>141</w:t>
          </w:r>
          <w:r w:rsidR="00804384" w:rsidRPr="00265458">
            <w:rPr>
              <w:rFonts w:eastAsia="Times New Roman"/>
              <w:lang w:val="fr-FR"/>
              <w:rPrChange w:id="1333" w:author="Acaru, Silviu" w:date="2026-03-12T13:01:00Z" w16du:dateUtc="2026-03-12T12:01:00Z">
                <w:rPr>
                  <w:rFonts w:eastAsia="Times New Roman"/>
                </w:rPr>
              </w:rPrChange>
            </w:rPr>
            <w:t>, 111655</w:t>
          </w:r>
          <w:r w:rsidRPr="00265458">
            <w:rPr>
              <w:rFonts w:eastAsia="Times New Roman"/>
              <w:lang w:val="fr-FR"/>
              <w:rPrChange w:id="1334" w:author="Acaru, Silviu" w:date="2026-03-12T13:01:00Z" w16du:dateUtc="2026-03-12T12:01:00Z">
                <w:rPr>
                  <w:rFonts w:eastAsia="Times New Roman"/>
                </w:rPr>
              </w:rPrChange>
            </w:rPr>
            <w:t>.</w:t>
          </w:r>
        </w:p>
        <w:p w14:paraId="6CA7B2AC" w14:textId="77777777" w:rsidR="00412D9A" w:rsidRPr="00265458" w:rsidRDefault="00412D9A">
          <w:pPr>
            <w:divId w:val="1739355882"/>
            <w:rPr>
              <w:rFonts w:eastAsia="Times New Roman"/>
              <w:lang w:val="fr-FR"/>
              <w:rPrChange w:id="1335" w:author="Acaru, Silviu" w:date="2026-03-12T13:01:00Z" w16du:dateUtc="2026-03-12T12:01:00Z">
                <w:rPr>
                  <w:rFonts w:eastAsia="Times New Roman"/>
                </w:rPr>
              </w:rPrChange>
            </w:rPr>
          </w:pPr>
          <w:r w:rsidRPr="00265458">
            <w:rPr>
              <w:rFonts w:eastAsia="Times New Roman"/>
              <w:lang w:val="fr-FR"/>
              <w:rPrChange w:id="1336" w:author="Acaru, Silviu" w:date="2026-03-12T13:01:00Z" w16du:dateUtc="2026-03-12T12:01:00Z">
                <w:rPr>
                  <w:rFonts w:eastAsia="Times New Roman"/>
                </w:rPr>
              </w:rPrChange>
            </w:rPr>
            <w:t xml:space="preserve">[33] </w:t>
          </w:r>
          <w:r w:rsidRPr="00265458">
            <w:rPr>
              <w:rFonts w:eastAsia="Times New Roman"/>
              <w:lang w:val="fr-FR"/>
              <w:rPrChange w:id="1337" w:author="Acaru, Silviu" w:date="2026-03-12T13:01:00Z" w16du:dateUtc="2026-03-12T12:01:00Z">
                <w:rPr>
                  <w:rFonts w:eastAsia="Times New Roman"/>
                </w:rPr>
              </w:rPrChange>
            </w:rPr>
            <w:tab/>
            <w:t xml:space="preserve">J. Shi, T. Zheng, Y. Zhang, B. Guo, J. Xu, </w:t>
          </w:r>
          <w:proofErr w:type="spellStart"/>
          <w:r w:rsidRPr="00265458">
            <w:rPr>
              <w:rFonts w:eastAsia="Times New Roman"/>
              <w:i/>
              <w:iCs/>
              <w:lang w:val="fr-FR"/>
              <w:rPrChange w:id="1338" w:author="Acaru, Silviu" w:date="2026-03-12T13:01:00Z" w16du:dateUtc="2026-03-12T12:01:00Z">
                <w:rPr>
                  <w:rFonts w:eastAsia="Times New Roman"/>
                  <w:i/>
                  <w:iCs/>
                </w:rPr>
              </w:rPrChange>
            </w:rPr>
            <w:t>Polym</w:t>
          </w:r>
          <w:proofErr w:type="spellEnd"/>
          <w:r w:rsidRPr="00265458">
            <w:rPr>
              <w:rFonts w:eastAsia="Times New Roman"/>
              <w:i/>
              <w:iCs/>
              <w:lang w:val="fr-FR"/>
              <w:rPrChange w:id="1339" w:author="Acaru, Silviu" w:date="2026-03-12T13:01:00Z" w16du:dateUtc="2026-03-12T12:01:00Z">
                <w:rPr>
                  <w:rFonts w:eastAsia="Times New Roman"/>
                  <w:i/>
                  <w:iCs/>
                </w:rPr>
              </w:rPrChange>
            </w:rPr>
            <w:t xml:space="preserve"> Chem</w:t>
          </w:r>
          <w:r w:rsidRPr="00265458">
            <w:rPr>
              <w:rFonts w:eastAsia="Times New Roman"/>
              <w:lang w:val="fr-FR"/>
              <w:rPrChange w:id="1340" w:author="Acaru, Silviu" w:date="2026-03-12T13:01:00Z" w16du:dateUtc="2026-03-12T12:01:00Z">
                <w:rPr>
                  <w:rFonts w:eastAsia="Times New Roman"/>
                </w:rPr>
              </w:rPrChange>
            </w:rPr>
            <w:t xml:space="preserve"> </w:t>
          </w:r>
          <w:r w:rsidRPr="00265458">
            <w:rPr>
              <w:rFonts w:eastAsia="Times New Roman"/>
              <w:b/>
              <w:bCs/>
              <w:lang w:val="fr-FR"/>
              <w:rPrChange w:id="1341" w:author="Acaru, Silviu" w:date="2026-03-12T13:01:00Z" w16du:dateUtc="2026-03-12T12:01:00Z">
                <w:rPr>
                  <w:rFonts w:eastAsia="Times New Roman"/>
                  <w:b/>
                  <w:bCs/>
                </w:rPr>
              </w:rPrChange>
            </w:rPr>
            <w:t>2021</w:t>
          </w:r>
          <w:r w:rsidRPr="00265458">
            <w:rPr>
              <w:rFonts w:eastAsia="Times New Roman"/>
              <w:lang w:val="fr-FR"/>
              <w:rPrChange w:id="1342" w:author="Acaru, Silviu" w:date="2026-03-12T13:01:00Z" w16du:dateUtc="2026-03-12T12:01:00Z">
                <w:rPr>
                  <w:rFonts w:eastAsia="Times New Roman"/>
                </w:rPr>
              </w:rPrChange>
            </w:rPr>
            <w:t xml:space="preserve">, </w:t>
          </w:r>
          <w:r w:rsidRPr="00265458">
            <w:rPr>
              <w:rFonts w:eastAsia="Times New Roman"/>
              <w:i/>
              <w:iCs/>
              <w:lang w:val="fr-FR"/>
              <w:rPrChange w:id="1343" w:author="Acaru, Silviu" w:date="2026-03-12T13:01:00Z" w16du:dateUtc="2026-03-12T12:01:00Z">
                <w:rPr>
                  <w:rFonts w:eastAsia="Times New Roman"/>
                  <w:i/>
                  <w:iCs/>
                </w:rPr>
              </w:rPrChange>
            </w:rPr>
            <w:t>12</w:t>
          </w:r>
          <w:r w:rsidRPr="00265458">
            <w:rPr>
              <w:rFonts w:eastAsia="Times New Roman"/>
              <w:lang w:val="fr-FR"/>
              <w:rPrChange w:id="1344" w:author="Acaru, Silviu" w:date="2026-03-12T13:01:00Z" w16du:dateUtc="2026-03-12T12:01:00Z">
                <w:rPr>
                  <w:rFonts w:eastAsia="Times New Roman"/>
                </w:rPr>
              </w:rPrChange>
            </w:rPr>
            <w:t>, 2421.</w:t>
          </w:r>
        </w:p>
        <w:p w14:paraId="787E6179" w14:textId="77777777" w:rsidR="00412D9A" w:rsidRPr="00790B70" w:rsidRDefault="00412D9A">
          <w:pPr>
            <w:divId w:val="383600768"/>
            <w:rPr>
              <w:rFonts w:eastAsia="Times New Roman"/>
              <w:lang w:val="it-IT"/>
              <w:rPrChange w:id="1345" w:author="Acaru, Silviu" w:date="2026-02-25T19:57:00Z" w16du:dateUtc="2026-02-25T18:57:00Z">
                <w:rPr>
                  <w:rFonts w:eastAsia="Times New Roman"/>
                </w:rPr>
              </w:rPrChange>
            </w:rPr>
          </w:pPr>
          <w:r w:rsidRPr="00790B70">
            <w:rPr>
              <w:rFonts w:eastAsia="Times New Roman"/>
              <w:lang w:val="it-IT"/>
              <w:rPrChange w:id="1346" w:author="Acaru, Silviu" w:date="2026-02-25T19:57:00Z" w16du:dateUtc="2026-02-25T18:57:00Z">
                <w:rPr>
                  <w:rFonts w:eastAsia="Times New Roman"/>
                </w:rPr>
              </w:rPrChange>
            </w:rPr>
            <w:t xml:space="preserve">[34] </w:t>
          </w:r>
          <w:r w:rsidRPr="00790B70">
            <w:rPr>
              <w:rFonts w:eastAsia="Times New Roman"/>
              <w:lang w:val="it-IT"/>
              <w:rPrChange w:id="1347" w:author="Acaru, Silviu" w:date="2026-02-25T19:57:00Z" w16du:dateUtc="2026-02-25T18:57:00Z">
                <w:rPr>
                  <w:rFonts w:eastAsia="Times New Roman"/>
                </w:rPr>
              </w:rPrChange>
            </w:rPr>
            <w:tab/>
            <w:t xml:space="preserve">F. Levine, J. Escarsega, J. La Scala, </w:t>
          </w:r>
          <w:r w:rsidRPr="00790B70">
            <w:rPr>
              <w:rFonts w:eastAsia="Times New Roman"/>
              <w:i/>
              <w:iCs/>
              <w:lang w:val="it-IT"/>
              <w:rPrChange w:id="1348" w:author="Acaru, Silviu" w:date="2026-02-25T19:57:00Z" w16du:dateUtc="2026-02-25T18:57:00Z">
                <w:rPr>
                  <w:rFonts w:eastAsia="Times New Roman"/>
                  <w:i/>
                  <w:iCs/>
                </w:rPr>
              </w:rPrChange>
            </w:rPr>
            <w:t xml:space="preserve">Prog </w:t>
          </w:r>
          <w:proofErr w:type="spellStart"/>
          <w:r w:rsidRPr="00790B70">
            <w:rPr>
              <w:rFonts w:eastAsia="Times New Roman"/>
              <w:i/>
              <w:iCs/>
              <w:lang w:val="it-IT"/>
              <w:rPrChange w:id="1349" w:author="Acaru, Silviu" w:date="2026-02-25T19:57:00Z" w16du:dateUtc="2026-02-25T18:57:00Z">
                <w:rPr>
                  <w:rFonts w:eastAsia="Times New Roman"/>
                  <w:i/>
                  <w:iCs/>
                </w:rPr>
              </w:rPrChange>
            </w:rPr>
            <w:t>Org</w:t>
          </w:r>
          <w:proofErr w:type="spellEnd"/>
          <w:r w:rsidRPr="00790B70">
            <w:rPr>
              <w:rFonts w:eastAsia="Times New Roman"/>
              <w:i/>
              <w:iCs/>
              <w:lang w:val="it-IT"/>
              <w:rPrChange w:id="1350" w:author="Acaru, Silviu" w:date="2026-02-25T19:57:00Z" w16du:dateUtc="2026-02-25T18:57:00Z">
                <w:rPr>
                  <w:rFonts w:eastAsia="Times New Roman"/>
                  <w:i/>
                  <w:iCs/>
                </w:rPr>
              </w:rPrChange>
            </w:rPr>
            <w:t xml:space="preserve"> </w:t>
          </w:r>
          <w:proofErr w:type="spellStart"/>
          <w:r w:rsidRPr="00790B70">
            <w:rPr>
              <w:rFonts w:eastAsia="Times New Roman"/>
              <w:i/>
              <w:iCs/>
              <w:lang w:val="it-IT"/>
              <w:rPrChange w:id="1351" w:author="Acaru, Silviu" w:date="2026-02-25T19:57:00Z" w16du:dateUtc="2026-02-25T18:57:00Z">
                <w:rPr>
                  <w:rFonts w:eastAsia="Times New Roman"/>
                  <w:i/>
                  <w:iCs/>
                </w:rPr>
              </w:rPrChange>
            </w:rPr>
            <w:t>Coat</w:t>
          </w:r>
          <w:proofErr w:type="spellEnd"/>
          <w:r w:rsidRPr="00790B70">
            <w:rPr>
              <w:rFonts w:eastAsia="Times New Roman"/>
              <w:lang w:val="it-IT"/>
              <w:rPrChange w:id="1352" w:author="Acaru, Silviu" w:date="2026-02-25T19:57:00Z" w16du:dateUtc="2026-02-25T18:57:00Z">
                <w:rPr>
                  <w:rFonts w:eastAsia="Times New Roman"/>
                </w:rPr>
              </w:rPrChange>
            </w:rPr>
            <w:t xml:space="preserve"> </w:t>
          </w:r>
          <w:r w:rsidRPr="00790B70">
            <w:rPr>
              <w:rFonts w:eastAsia="Times New Roman"/>
              <w:b/>
              <w:bCs/>
              <w:lang w:val="it-IT"/>
              <w:rPrChange w:id="1353" w:author="Acaru, Silviu" w:date="2026-02-25T19:57:00Z" w16du:dateUtc="2026-02-25T18:57:00Z">
                <w:rPr>
                  <w:rFonts w:eastAsia="Times New Roman"/>
                  <w:b/>
                  <w:bCs/>
                </w:rPr>
              </w:rPrChange>
            </w:rPr>
            <w:t>2012</w:t>
          </w:r>
          <w:r w:rsidRPr="00790B70">
            <w:rPr>
              <w:rFonts w:eastAsia="Times New Roman"/>
              <w:lang w:val="it-IT"/>
              <w:rPrChange w:id="1354" w:author="Acaru, Silviu" w:date="2026-02-25T19:57:00Z" w16du:dateUtc="2026-02-25T18:57:00Z">
                <w:rPr>
                  <w:rFonts w:eastAsia="Times New Roman"/>
                </w:rPr>
              </w:rPrChange>
            </w:rPr>
            <w:t xml:space="preserve">, </w:t>
          </w:r>
          <w:r w:rsidRPr="00790B70">
            <w:rPr>
              <w:rFonts w:eastAsia="Times New Roman"/>
              <w:i/>
              <w:iCs/>
              <w:lang w:val="it-IT"/>
              <w:rPrChange w:id="1355" w:author="Acaru, Silviu" w:date="2026-02-25T19:57:00Z" w16du:dateUtc="2026-02-25T18:57:00Z">
                <w:rPr>
                  <w:rFonts w:eastAsia="Times New Roman"/>
                  <w:i/>
                  <w:iCs/>
                </w:rPr>
              </w:rPrChange>
            </w:rPr>
            <w:t>74</w:t>
          </w:r>
          <w:r w:rsidRPr="00790B70">
            <w:rPr>
              <w:rFonts w:eastAsia="Times New Roman"/>
              <w:lang w:val="it-IT"/>
              <w:rPrChange w:id="1356" w:author="Acaru, Silviu" w:date="2026-02-25T19:57:00Z" w16du:dateUtc="2026-02-25T18:57:00Z">
                <w:rPr>
                  <w:rFonts w:eastAsia="Times New Roman"/>
                </w:rPr>
              </w:rPrChange>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790B70" w:rsidRDefault="00412D9A">
          <w:pPr>
            <w:divId w:val="1817256079"/>
            <w:rPr>
              <w:rFonts w:eastAsia="Times New Roman"/>
              <w:lang w:val="de-DE"/>
              <w:rPrChange w:id="1357" w:author="Acaru, Silviu" w:date="2026-02-25T19:57:00Z" w16du:dateUtc="2026-02-25T18:57:00Z">
                <w:rPr>
                  <w:rFonts w:eastAsia="Times New Roman"/>
                </w:rPr>
              </w:rPrChange>
            </w:rPr>
          </w:pPr>
          <w:r w:rsidRPr="00790B70">
            <w:rPr>
              <w:rFonts w:eastAsia="Times New Roman"/>
              <w:lang w:val="de-DE"/>
              <w:rPrChange w:id="1358" w:author="Acaru, Silviu" w:date="2026-02-25T19:57:00Z" w16du:dateUtc="2026-02-25T18:57:00Z">
                <w:rPr>
                  <w:rFonts w:eastAsia="Times New Roman"/>
                </w:rPr>
              </w:rPrChange>
            </w:rPr>
            <w:t xml:space="preserve">[39] </w:t>
          </w:r>
          <w:r w:rsidRPr="00790B70">
            <w:rPr>
              <w:rFonts w:eastAsia="Times New Roman"/>
              <w:lang w:val="de-DE"/>
              <w:rPrChange w:id="1359" w:author="Acaru, Silviu" w:date="2026-02-25T19:57:00Z" w16du:dateUtc="2026-02-25T18:57:00Z">
                <w:rPr>
                  <w:rFonts w:eastAsia="Times New Roman"/>
                </w:rPr>
              </w:rPrChange>
            </w:rPr>
            <w:tab/>
            <w:t xml:space="preserve">H. Jang, D. Ryu, W. Lee, G. Park, J. Kim, </w:t>
          </w:r>
          <w:r w:rsidRPr="00790B70">
            <w:rPr>
              <w:rFonts w:eastAsia="Times New Roman"/>
              <w:i/>
              <w:iCs/>
              <w:lang w:val="de-DE"/>
              <w:rPrChange w:id="1360" w:author="Acaru, Silviu" w:date="2026-02-25T19:57:00Z" w16du:dateUtc="2026-02-25T18:57:00Z">
                <w:rPr>
                  <w:rFonts w:eastAsia="Times New Roman"/>
                  <w:i/>
                  <w:iCs/>
                </w:rPr>
              </w:rPrChange>
            </w:rPr>
            <w:t xml:space="preserve">Mol </w:t>
          </w:r>
          <w:proofErr w:type="spellStart"/>
          <w:r w:rsidRPr="00790B70">
            <w:rPr>
              <w:rFonts w:eastAsia="Times New Roman"/>
              <w:i/>
              <w:iCs/>
              <w:lang w:val="de-DE"/>
              <w:rPrChange w:id="1361" w:author="Acaru, Silviu" w:date="2026-02-25T19:57:00Z" w16du:dateUtc="2026-02-25T18:57:00Z">
                <w:rPr>
                  <w:rFonts w:eastAsia="Times New Roman"/>
                  <w:i/>
                  <w:iCs/>
                </w:rPr>
              </w:rPrChange>
            </w:rPr>
            <w:t>Syst</w:t>
          </w:r>
          <w:proofErr w:type="spellEnd"/>
          <w:r w:rsidRPr="00790B70">
            <w:rPr>
              <w:rFonts w:eastAsia="Times New Roman"/>
              <w:i/>
              <w:iCs/>
              <w:lang w:val="de-DE"/>
              <w:rPrChange w:id="1362" w:author="Acaru, Silviu" w:date="2026-02-25T19:57:00Z" w16du:dateUtc="2026-02-25T18:57:00Z">
                <w:rPr>
                  <w:rFonts w:eastAsia="Times New Roman"/>
                  <w:i/>
                  <w:iCs/>
                </w:rPr>
              </w:rPrChange>
            </w:rPr>
            <w:t xml:space="preserve"> Des Eng</w:t>
          </w:r>
          <w:r w:rsidRPr="00790B70">
            <w:rPr>
              <w:rFonts w:eastAsia="Times New Roman"/>
              <w:lang w:val="de-DE"/>
              <w:rPrChange w:id="1363" w:author="Acaru, Silviu" w:date="2026-02-25T19:57:00Z" w16du:dateUtc="2026-02-25T18:57:00Z">
                <w:rPr>
                  <w:rFonts w:eastAsia="Times New Roman"/>
                </w:rPr>
              </w:rPrChange>
            </w:rPr>
            <w:t xml:space="preserve"> </w:t>
          </w:r>
          <w:r w:rsidRPr="00790B70">
            <w:rPr>
              <w:rFonts w:eastAsia="Times New Roman"/>
              <w:b/>
              <w:bCs/>
              <w:lang w:val="de-DE"/>
              <w:rPrChange w:id="1364" w:author="Acaru, Silviu" w:date="2026-02-25T19:57:00Z" w16du:dateUtc="2026-02-25T18:57:00Z">
                <w:rPr>
                  <w:rFonts w:eastAsia="Times New Roman"/>
                  <w:b/>
                  <w:bCs/>
                </w:rPr>
              </w:rPrChange>
            </w:rPr>
            <w:t>2024</w:t>
          </w:r>
          <w:r w:rsidR="005F6246" w:rsidRPr="00790B70">
            <w:rPr>
              <w:rFonts w:eastAsia="Times New Roman"/>
              <w:lang w:val="de-DE"/>
              <w:rPrChange w:id="1365" w:author="Acaru, Silviu" w:date="2026-02-25T19:57:00Z" w16du:dateUtc="2026-02-25T18:57:00Z">
                <w:rPr>
                  <w:rFonts w:eastAsia="Times New Roman"/>
                </w:rPr>
              </w:rPrChange>
            </w:rPr>
            <w:t>,</w:t>
          </w:r>
          <w:r w:rsidR="005F6246" w:rsidRPr="00790B70">
            <w:rPr>
              <w:rFonts w:eastAsia="Times New Roman"/>
              <w:i/>
              <w:iCs/>
              <w:lang w:val="de-DE"/>
              <w:rPrChange w:id="1366" w:author="Acaru, Silviu" w:date="2026-02-25T19:57:00Z" w16du:dateUtc="2026-02-25T18:57:00Z">
                <w:rPr>
                  <w:rFonts w:eastAsia="Times New Roman"/>
                  <w:i/>
                  <w:iCs/>
                </w:rPr>
              </w:rPrChange>
            </w:rPr>
            <w:t xml:space="preserve"> 9</w:t>
          </w:r>
          <w:r w:rsidR="005F6246" w:rsidRPr="00790B70">
            <w:rPr>
              <w:rFonts w:eastAsia="Times New Roman"/>
              <w:lang w:val="de-DE"/>
              <w:rPrChange w:id="1367" w:author="Acaru, Silviu" w:date="2026-02-25T19:57:00Z" w16du:dateUtc="2026-02-25T18:57:00Z">
                <w:rPr>
                  <w:rFonts w:eastAsia="Times New Roman"/>
                </w:rPr>
              </w:rPrChange>
            </w:rPr>
            <w:t>, 959</w:t>
          </w:r>
          <w:r w:rsidRPr="00790B70">
            <w:rPr>
              <w:rFonts w:eastAsia="Times New Roman"/>
              <w:lang w:val="de-DE"/>
              <w:rPrChange w:id="1368" w:author="Acaru, Silviu" w:date="2026-02-25T19:57:00Z" w16du:dateUtc="2026-02-25T18:57:00Z">
                <w:rPr>
                  <w:rFonts w:eastAsia="Times New Roman"/>
                </w:rPr>
              </w:rPrChange>
            </w:rPr>
            <w:t>.</w:t>
          </w:r>
        </w:p>
        <w:p w14:paraId="645A6164" w14:textId="77777777" w:rsidR="00412D9A" w:rsidRPr="00790B70" w:rsidRDefault="00412D9A">
          <w:pPr>
            <w:divId w:val="2038776044"/>
            <w:rPr>
              <w:rFonts w:eastAsia="Times New Roman"/>
              <w:lang w:val="de-DE"/>
              <w:rPrChange w:id="1369" w:author="Acaru, Silviu" w:date="2026-02-25T19:57:00Z" w16du:dateUtc="2026-02-25T18:57:00Z">
                <w:rPr>
                  <w:rFonts w:eastAsia="Times New Roman"/>
                </w:rPr>
              </w:rPrChange>
            </w:rPr>
          </w:pPr>
          <w:r w:rsidRPr="00790B70">
            <w:rPr>
              <w:rFonts w:eastAsia="Times New Roman"/>
              <w:lang w:val="de-DE"/>
              <w:rPrChange w:id="1370" w:author="Acaru, Silviu" w:date="2026-02-25T19:57:00Z" w16du:dateUtc="2026-02-25T18:57:00Z">
                <w:rPr>
                  <w:rFonts w:eastAsia="Times New Roman"/>
                </w:rPr>
              </w:rPrChange>
            </w:rPr>
            <w:t xml:space="preserve">[40] </w:t>
          </w:r>
          <w:r w:rsidRPr="00790B70">
            <w:rPr>
              <w:rFonts w:eastAsia="Times New Roman"/>
              <w:lang w:val="de-DE"/>
              <w:rPrChange w:id="1371" w:author="Acaru, Silviu" w:date="2026-02-25T19:57:00Z" w16du:dateUtc="2026-02-25T18:57:00Z">
                <w:rPr>
                  <w:rFonts w:eastAsia="Times New Roman"/>
                </w:rPr>
              </w:rPrChange>
            </w:rPr>
            <w:tab/>
            <w:t xml:space="preserve">D. van Tilborg, H. Brinkmann, E. Criscuolo, L. Rossen, R. Özçelik, F. Grisoni, </w:t>
          </w:r>
          <w:r w:rsidRPr="00790B70">
            <w:rPr>
              <w:rFonts w:eastAsia="Times New Roman"/>
              <w:i/>
              <w:iCs/>
              <w:lang w:val="de-DE"/>
              <w:rPrChange w:id="1372" w:author="Acaru, Silviu" w:date="2026-02-25T19:57:00Z" w16du:dateUtc="2026-02-25T18:57:00Z">
                <w:rPr>
                  <w:rFonts w:eastAsia="Times New Roman"/>
                  <w:i/>
                  <w:iCs/>
                </w:rPr>
              </w:rPrChange>
            </w:rPr>
            <w:t xml:space="preserve">Deep </w:t>
          </w:r>
          <w:proofErr w:type="spellStart"/>
          <w:r w:rsidRPr="00790B70">
            <w:rPr>
              <w:rFonts w:eastAsia="Times New Roman"/>
              <w:i/>
              <w:iCs/>
              <w:lang w:val="de-DE"/>
              <w:rPrChange w:id="1373" w:author="Acaru, Silviu" w:date="2026-02-25T19:57:00Z" w16du:dateUtc="2026-02-25T18:57:00Z">
                <w:rPr>
                  <w:rFonts w:eastAsia="Times New Roman"/>
                  <w:i/>
                  <w:iCs/>
                </w:rPr>
              </w:rPrChange>
            </w:rPr>
            <w:t>learning</w:t>
          </w:r>
          <w:proofErr w:type="spellEnd"/>
          <w:r w:rsidRPr="00790B70">
            <w:rPr>
              <w:rFonts w:eastAsia="Times New Roman"/>
              <w:i/>
              <w:iCs/>
              <w:lang w:val="de-DE"/>
              <w:rPrChange w:id="1374"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375" w:author="Acaru, Silviu" w:date="2026-02-25T19:57:00Z" w16du:dateUtc="2026-02-25T18:57:00Z">
                <w:rPr>
                  <w:rFonts w:eastAsia="Times New Roman"/>
                  <w:i/>
                  <w:iCs/>
                </w:rPr>
              </w:rPrChange>
            </w:rPr>
            <w:t>for</w:t>
          </w:r>
          <w:proofErr w:type="spellEnd"/>
          <w:r w:rsidRPr="00790B70">
            <w:rPr>
              <w:rFonts w:eastAsia="Times New Roman"/>
              <w:i/>
              <w:iCs/>
              <w:lang w:val="de-DE"/>
              <w:rPrChange w:id="1376"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377" w:author="Acaru, Silviu" w:date="2026-02-25T19:57:00Z" w16du:dateUtc="2026-02-25T18:57:00Z">
                <w:rPr>
                  <w:rFonts w:eastAsia="Times New Roman"/>
                  <w:i/>
                  <w:iCs/>
                </w:rPr>
              </w:rPrChange>
            </w:rPr>
            <w:t>low-data</w:t>
          </w:r>
          <w:proofErr w:type="spellEnd"/>
          <w:r w:rsidRPr="00790B70">
            <w:rPr>
              <w:rFonts w:eastAsia="Times New Roman"/>
              <w:i/>
              <w:iCs/>
              <w:lang w:val="de-DE"/>
              <w:rPrChange w:id="1378"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379" w:author="Acaru, Silviu" w:date="2026-02-25T19:57:00Z" w16du:dateUtc="2026-02-25T18:57:00Z">
                <w:rPr>
                  <w:rFonts w:eastAsia="Times New Roman"/>
                  <w:i/>
                  <w:iCs/>
                </w:rPr>
              </w:rPrChange>
            </w:rPr>
            <w:t>drug</w:t>
          </w:r>
          <w:proofErr w:type="spellEnd"/>
          <w:r w:rsidRPr="00790B70">
            <w:rPr>
              <w:rFonts w:eastAsia="Times New Roman"/>
              <w:i/>
              <w:iCs/>
              <w:lang w:val="de-DE"/>
              <w:rPrChange w:id="1380"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381" w:author="Acaru, Silviu" w:date="2026-02-25T19:57:00Z" w16du:dateUtc="2026-02-25T18:57:00Z">
                <w:rPr>
                  <w:rFonts w:eastAsia="Times New Roman"/>
                  <w:i/>
                  <w:iCs/>
                </w:rPr>
              </w:rPrChange>
            </w:rPr>
            <w:t>discovery</w:t>
          </w:r>
          <w:proofErr w:type="spellEnd"/>
          <w:r w:rsidRPr="00790B70">
            <w:rPr>
              <w:rFonts w:eastAsia="Times New Roman"/>
              <w:i/>
              <w:iCs/>
              <w:lang w:val="de-DE"/>
              <w:rPrChange w:id="1382"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383" w:author="Acaru, Silviu" w:date="2026-02-25T19:57:00Z" w16du:dateUtc="2026-02-25T18:57:00Z">
                <w:rPr>
                  <w:rFonts w:eastAsia="Times New Roman"/>
                  <w:i/>
                  <w:iCs/>
                </w:rPr>
              </w:rPrChange>
            </w:rPr>
            <w:t>Hurdles</w:t>
          </w:r>
          <w:proofErr w:type="spellEnd"/>
          <w:r w:rsidRPr="00790B70">
            <w:rPr>
              <w:rFonts w:eastAsia="Times New Roman"/>
              <w:i/>
              <w:iCs/>
              <w:lang w:val="de-DE"/>
              <w:rPrChange w:id="1384" w:author="Acaru, Silviu" w:date="2026-02-25T19:57:00Z" w16du:dateUtc="2026-02-25T18:57:00Z">
                <w:rPr>
                  <w:rFonts w:eastAsia="Times New Roman"/>
                  <w:i/>
                  <w:iCs/>
                </w:rPr>
              </w:rPrChange>
            </w:rPr>
            <w:t xml:space="preserve"> and </w:t>
          </w:r>
          <w:proofErr w:type="spellStart"/>
          <w:r w:rsidRPr="00790B70">
            <w:rPr>
              <w:rFonts w:eastAsia="Times New Roman"/>
              <w:i/>
              <w:iCs/>
              <w:lang w:val="de-DE"/>
              <w:rPrChange w:id="1385" w:author="Acaru, Silviu" w:date="2026-02-25T19:57:00Z" w16du:dateUtc="2026-02-25T18:57:00Z">
                <w:rPr>
                  <w:rFonts w:eastAsia="Times New Roman"/>
                  <w:i/>
                  <w:iCs/>
                </w:rPr>
              </w:rPrChange>
            </w:rPr>
            <w:t>opportunities</w:t>
          </w:r>
          <w:proofErr w:type="spellEnd"/>
          <w:r w:rsidRPr="00790B70">
            <w:rPr>
              <w:rFonts w:eastAsia="Times New Roman"/>
              <w:lang w:val="de-DE"/>
              <w:rPrChange w:id="1386" w:author="Acaru, Silviu" w:date="2026-02-25T19:57:00Z" w16du:dateUtc="2026-02-25T18:57:00Z">
                <w:rPr>
                  <w:rFonts w:eastAsia="Times New Roman"/>
                </w:rPr>
              </w:rPrChange>
            </w:rPr>
            <w:t xml:space="preserve">, Vol. 86, Elsevier Ltd, </w:t>
          </w:r>
          <w:r w:rsidRPr="00790B70">
            <w:rPr>
              <w:rFonts w:eastAsia="Times New Roman"/>
              <w:b/>
              <w:bCs/>
              <w:lang w:val="de-DE"/>
              <w:rPrChange w:id="1387" w:author="Acaru, Silviu" w:date="2026-02-25T19:57:00Z" w16du:dateUtc="2026-02-25T18:57:00Z">
                <w:rPr>
                  <w:rFonts w:eastAsia="Times New Roman"/>
                  <w:b/>
                  <w:bCs/>
                </w:rPr>
              </w:rPrChange>
            </w:rPr>
            <w:t>2024</w:t>
          </w:r>
          <w:r w:rsidRPr="00790B70">
            <w:rPr>
              <w:rFonts w:eastAsia="Times New Roman"/>
              <w:lang w:val="de-DE"/>
              <w:rPrChange w:id="1388" w:author="Acaru, Silviu" w:date="2026-02-25T19:57:00Z" w16du:dateUtc="2026-02-25T18:57:00Z">
                <w:rPr>
                  <w:rFonts w:eastAsia="Times New Roman"/>
                </w:rPr>
              </w:rPrChang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790B70">
            <w:rPr>
              <w:rFonts w:eastAsia="Times New Roman"/>
              <w:lang w:val="de-DE"/>
              <w:rPrChange w:id="1389" w:author="Acaru, Silviu" w:date="2026-02-25T19:57:00Z" w16du:dateUtc="2026-02-25T18:57:00Z">
                <w:rPr>
                  <w:rFonts w:eastAsia="Times New Roman"/>
                </w:rPr>
              </w:rPrChang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caru, Silviu" w:date="2026-03-15T21:04:00Z" w:initials="SA">
    <w:p w14:paraId="7A8017C6" w14:textId="77777777" w:rsidR="00DE3B51" w:rsidRDefault="00DE3B51" w:rsidP="00DE3B51">
      <w:pPr>
        <w:pStyle w:val="CommentText"/>
      </w:pPr>
      <w:r>
        <w:rPr>
          <w:rStyle w:val="CommentReference"/>
        </w:rPr>
        <w:annotationRef/>
      </w:r>
      <w:r>
        <w:t>Update to 13.41 MAE</w:t>
      </w:r>
    </w:p>
  </w:comment>
  <w:comment w:id="185" w:author="Acaru, Silviu" w:date="2026-03-15T20:42:00Z" w:initials="SA">
    <w:p w14:paraId="4B0782EE" w14:textId="77777777" w:rsidR="00652049" w:rsidRDefault="00652049" w:rsidP="00652049">
      <w:pPr>
        <w:pStyle w:val="CommentText"/>
      </w:pPr>
      <w:r>
        <w:rPr>
          <w:rStyle w:val="CommentReference"/>
        </w:rPr>
        <w:annotationRef/>
      </w:r>
      <w:r>
        <w:t>Need to ensure all feature names are consistently referenced without or with quotations</w:t>
      </w:r>
    </w:p>
  </w:comment>
  <w:comment w:id="572"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574"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590" w:author="Acaru, Silviu" w:date="2026-03-12T21:46:00Z" w:initials="SA">
    <w:p w14:paraId="7489D7CA" w14:textId="6BCBF54F" w:rsidR="00535C2F" w:rsidRDefault="00535C2F" w:rsidP="00535C2F">
      <w:pPr>
        <w:pStyle w:val="CommentText"/>
      </w:pPr>
      <w:r>
        <w:rPr>
          <w:rStyle w:val="CommentReference"/>
        </w:rPr>
        <w:annotationRef/>
      </w:r>
      <w:r>
        <w:t xml:space="preserve">Update the supporting information. </w:t>
      </w:r>
    </w:p>
  </w:comment>
  <w:comment w:id="603"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604"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605"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606"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607"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630"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631"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 w:id="1041" w:author="Acaru, Silviu" w:date="2026-03-14T19:47:00Z" w:initials="SA">
    <w:p w14:paraId="699F1426" w14:textId="402715A7" w:rsidR="003365D7" w:rsidRDefault="003365D7" w:rsidP="003365D7">
      <w:pPr>
        <w:pStyle w:val="CommentText"/>
      </w:pPr>
      <w:r>
        <w:rPr>
          <w:rStyle w:val="CommentReference"/>
        </w:rPr>
        <w:annotationRef/>
      </w:r>
      <w:hyperlink r:id="rId10" w:history="1">
        <w:r w:rsidRPr="009548D1">
          <w:rPr>
            <w:rStyle w:val="Hyperlink"/>
          </w:rPr>
          <w:t>High modulus and strength polyurethane film synthesized from lignin-based polyol with various lignin contents and NCO/OH molar ratios - ScienceDirect</w:t>
        </w:r>
      </w:hyperlink>
      <w:r>
        <w:t xml:space="preserve"> </w:t>
      </w:r>
    </w:p>
  </w:comment>
  <w:comment w:id="1042" w:author="Acaru, Silviu" w:date="2026-03-14T19:47:00Z" w:initials="SA">
    <w:p w14:paraId="777E83CD" w14:textId="77777777" w:rsidR="003365D7" w:rsidRDefault="003365D7" w:rsidP="003365D7">
      <w:pPr>
        <w:pStyle w:val="CommentText"/>
      </w:pPr>
      <w:r>
        <w:rPr>
          <w:rStyle w:val="CommentReference"/>
        </w:rPr>
        <w:annotationRef/>
      </w:r>
      <w:hyperlink r:id="rId11" w:history="1">
        <w:r w:rsidRPr="00884F69">
          <w:rPr>
            <w:rStyle w:val="Hyperlink"/>
          </w:rPr>
          <w:t>Effects of NCO/OH Ratios on Bio-Based Polyurethane Film Properties Made from Acacia mangium Liquefied Wood</w:t>
        </w:r>
      </w:hyperlink>
      <w:r>
        <w:t xml:space="preserve"> </w:t>
      </w:r>
    </w:p>
  </w:comment>
  <w:comment w:id="1043" w:author="Acaru, Silviu" w:date="2026-03-14T19:49:00Z" w:initials="SA">
    <w:p w14:paraId="6529F63C" w14:textId="77777777" w:rsidR="003365D7" w:rsidRDefault="003365D7" w:rsidP="003365D7">
      <w:pPr>
        <w:pStyle w:val="CommentText"/>
      </w:pPr>
      <w:r>
        <w:rPr>
          <w:rStyle w:val="CommentReference"/>
        </w:rPr>
        <w:annotationRef/>
      </w:r>
      <w:hyperlink r:id="rId12" w:history="1">
        <w:r w:rsidRPr="00DE2243">
          <w:rPr>
            <w:rStyle w:val="Hyperlink"/>
          </w:rPr>
          <w:t>Exploring the Effect of the Polyol Structure and the Incorporation of Lignin on the Properties of Bio-Based Polyurethane</w:t>
        </w:r>
      </w:hyperlink>
      <w:r>
        <w:t xml:space="preserve"> </w:t>
      </w:r>
    </w:p>
  </w:comment>
  <w:comment w:id="1089" w:author="Acaru, Silviu" w:date="2026-02-25T21:33:00Z" w:initials="SA">
    <w:p w14:paraId="1DF49B7C" w14:textId="760497A8" w:rsidR="00360D92" w:rsidRDefault="00360D92" w:rsidP="00360D92">
      <w:pPr>
        <w:pStyle w:val="CommentText"/>
      </w:pPr>
      <w:r>
        <w:rPr>
          <w:rStyle w:val="CommentReference"/>
        </w:rPr>
        <w:annotationRef/>
      </w:r>
      <w:r>
        <w:t xml:space="preserve">To replace with the proper one </w:t>
      </w:r>
    </w:p>
  </w:comment>
  <w:comment w:id="1091" w:author="Acaru, Silviu" w:date="2026-03-14T20:09:00Z" w:initials="SA">
    <w:p w14:paraId="617FA413" w14:textId="77777777" w:rsidR="0028417F" w:rsidRDefault="0028417F" w:rsidP="0028417F">
      <w:pPr>
        <w:pStyle w:val="CommentText"/>
      </w:pPr>
      <w:r>
        <w:rPr>
          <w:rStyle w:val="CommentReference"/>
        </w:rPr>
        <w:annotationRef/>
      </w:r>
      <w:r>
        <w:t>Might need to be update to the right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8017C6" w15:done="0"/>
  <w15:commentEx w15:paraId="4B0782EE" w15:done="0"/>
  <w15:commentEx w15:paraId="34902D2F" w15:done="0"/>
  <w15:commentEx w15:paraId="30F24469" w15:done="0"/>
  <w15:commentEx w15:paraId="7489D7CA"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Ex w15:paraId="699F1426" w15:done="0"/>
  <w15:commentEx w15:paraId="777E83CD" w15:paraIdParent="699F1426" w15:done="0"/>
  <w15:commentEx w15:paraId="6529F63C" w15:paraIdParent="699F1426" w15:done="0"/>
  <w15:commentEx w15:paraId="1DF49B7C" w15:done="0"/>
  <w15:commentEx w15:paraId="617FA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57FB5" w16cex:dateUtc="2026-03-15T20:04:00Z"/>
  <w16cex:commentExtensible w16cex:durableId="4E6AE08A" w16cex:dateUtc="2026-03-15T19:42:00Z"/>
  <w16cex:commentExtensible w16cex:durableId="50B5AA45" w16cex:dateUtc="2026-03-14T22:49:00Z"/>
  <w16cex:commentExtensible w16cex:durableId="2F452CC5" w16cex:dateUtc="2026-03-14T22:51:00Z"/>
  <w16cex:commentExtensible w16cex:durableId="47BA4C74" w16cex:dateUtc="2026-03-12T20:46: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Extensible w16cex:durableId="4F130AD1" w16cex:dateUtc="2026-03-14T18:47:00Z"/>
  <w16cex:commentExtensible w16cex:durableId="26ECE09A" w16cex:dateUtc="2026-03-14T18:47:00Z"/>
  <w16cex:commentExtensible w16cex:durableId="6188F24C" w16cex:dateUtc="2026-03-14T18:49:00Z"/>
  <w16cex:commentExtensible w16cex:durableId="5E3DB41C" w16cex:dateUtc="2026-02-25T20:33:00Z"/>
  <w16cex:commentExtensible w16cex:durableId="6C4FE441" w16cex:dateUtc="2026-03-14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8017C6" w16cid:durableId="02C57FB5"/>
  <w16cid:commentId w16cid:paraId="4B0782EE" w16cid:durableId="4E6AE08A"/>
  <w16cid:commentId w16cid:paraId="34902D2F" w16cid:durableId="50B5AA45"/>
  <w16cid:commentId w16cid:paraId="30F24469" w16cid:durableId="2F452CC5"/>
  <w16cid:commentId w16cid:paraId="7489D7CA" w16cid:durableId="47BA4C74"/>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Id w16cid:paraId="699F1426" w16cid:durableId="4F130AD1"/>
  <w16cid:commentId w16cid:paraId="777E83CD" w16cid:durableId="26ECE09A"/>
  <w16cid:commentId w16cid:paraId="6529F63C" w16cid:durableId="6188F24C"/>
  <w16cid:commentId w16cid:paraId="1DF49B7C" w16cid:durableId="5E3DB41C"/>
  <w16cid:commentId w16cid:paraId="617FA413" w16cid:durableId="6C4FE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E78C" w14:textId="77777777" w:rsidR="00922E31" w:rsidRDefault="00922E31" w:rsidP="00C17A7B">
      <w:pPr>
        <w:spacing w:after="0" w:line="240" w:lineRule="auto"/>
      </w:pPr>
      <w:r>
        <w:separator/>
      </w:r>
    </w:p>
  </w:endnote>
  <w:endnote w:type="continuationSeparator" w:id="0">
    <w:p w14:paraId="09C77DC3" w14:textId="77777777" w:rsidR="00922E31" w:rsidRDefault="00922E31"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E816" w14:textId="77777777" w:rsidR="00922E31" w:rsidRDefault="00922E31" w:rsidP="00C17A7B">
      <w:pPr>
        <w:spacing w:after="0" w:line="240" w:lineRule="auto"/>
      </w:pPr>
      <w:r>
        <w:separator/>
      </w:r>
    </w:p>
  </w:footnote>
  <w:footnote w:type="continuationSeparator" w:id="0">
    <w:p w14:paraId="69DE16D3" w14:textId="77777777" w:rsidR="00922E31" w:rsidRDefault="00922E31"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75B6B"/>
    <w:rsid w:val="000808BE"/>
    <w:rsid w:val="00082A3E"/>
    <w:rsid w:val="00083FE5"/>
    <w:rsid w:val="00085F43"/>
    <w:rsid w:val="00090956"/>
    <w:rsid w:val="00094208"/>
    <w:rsid w:val="00095D9E"/>
    <w:rsid w:val="00097D39"/>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95FE6"/>
    <w:rsid w:val="00197AB9"/>
    <w:rsid w:val="001A6B17"/>
    <w:rsid w:val="001A6B86"/>
    <w:rsid w:val="001B1DE0"/>
    <w:rsid w:val="001B2C16"/>
    <w:rsid w:val="001B6ED9"/>
    <w:rsid w:val="001B7050"/>
    <w:rsid w:val="001C03DF"/>
    <w:rsid w:val="001C0D7C"/>
    <w:rsid w:val="001C4585"/>
    <w:rsid w:val="001D213C"/>
    <w:rsid w:val="001D382D"/>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6AE6"/>
    <w:rsid w:val="00237722"/>
    <w:rsid w:val="00240C05"/>
    <w:rsid w:val="00241180"/>
    <w:rsid w:val="0024506C"/>
    <w:rsid w:val="00245F56"/>
    <w:rsid w:val="00247035"/>
    <w:rsid w:val="00247755"/>
    <w:rsid w:val="00256B19"/>
    <w:rsid w:val="0025756F"/>
    <w:rsid w:val="00260A2B"/>
    <w:rsid w:val="00265458"/>
    <w:rsid w:val="00267870"/>
    <w:rsid w:val="00267F2B"/>
    <w:rsid w:val="00271356"/>
    <w:rsid w:val="002718FB"/>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7DA3"/>
    <w:rsid w:val="002C4307"/>
    <w:rsid w:val="002D0EAA"/>
    <w:rsid w:val="002E4CF3"/>
    <w:rsid w:val="002F3363"/>
    <w:rsid w:val="002F72E7"/>
    <w:rsid w:val="00303113"/>
    <w:rsid w:val="00303A98"/>
    <w:rsid w:val="00307BC6"/>
    <w:rsid w:val="00310E96"/>
    <w:rsid w:val="003129D5"/>
    <w:rsid w:val="00316588"/>
    <w:rsid w:val="00316D7F"/>
    <w:rsid w:val="00320FF8"/>
    <w:rsid w:val="003222BD"/>
    <w:rsid w:val="00324F6C"/>
    <w:rsid w:val="003269AF"/>
    <w:rsid w:val="00334DB1"/>
    <w:rsid w:val="003365D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D57"/>
    <w:rsid w:val="003A42B3"/>
    <w:rsid w:val="003A4E95"/>
    <w:rsid w:val="003A6A56"/>
    <w:rsid w:val="003A6BBE"/>
    <w:rsid w:val="003B1659"/>
    <w:rsid w:val="003B45A2"/>
    <w:rsid w:val="003B45EB"/>
    <w:rsid w:val="003B60FE"/>
    <w:rsid w:val="003B775E"/>
    <w:rsid w:val="003C2282"/>
    <w:rsid w:val="003C6376"/>
    <w:rsid w:val="003D45FD"/>
    <w:rsid w:val="003D64EA"/>
    <w:rsid w:val="003E467C"/>
    <w:rsid w:val="003F004C"/>
    <w:rsid w:val="003F008F"/>
    <w:rsid w:val="003F33B7"/>
    <w:rsid w:val="003F3774"/>
    <w:rsid w:val="00401372"/>
    <w:rsid w:val="00404C88"/>
    <w:rsid w:val="0040506D"/>
    <w:rsid w:val="0040548C"/>
    <w:rsid w:val="00412D9A"/>
    <w:rsid w:val="004137F7"/>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48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B2C"/>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705"/>
    <w:rsid w:val="00657D8C"/>
    <w:rsid w:val="00662552"/>
    <w:rsid w:val="0066499D"/>
    <w:rsid w:val="00670B9A"/>
    <w:rsid w:val="00681E5F"/>
    <w:rsid w:val="00683C73"/>
    <w:rsid w:val="0068659F"/>
    <w:rsid w:val="0069185A"/>
    <w:rsid w:val="00691FC7"/>
    <w:rsid w:val="0069234C"/>
    <w:rsid w:val="00692362"/>
    <w:rsid w:val="0069409D"/>
    <w:rsid w:val="006A20EA"/>
    <w:rsid w:val="006A51A9"/>
    <w:rsid w:val="006A6FB7"/>
    <w:rsid w:val="006A7041"/>
    <w:rsid w:val="006A7ADF"/>
    <w:rsid w:val="006B3284"/>
    <w:rsid w:val="006C08A8"/>
    <w:rsid w:val="006C1908"/>
    <w:rsid w:val="006C1D2C"/>
    <w:rsid w:val="006C62D6"/>
    <w:rsid w:val="006C6A53"/>
    <w:rsid w:val="006D4781"/>
    <w:rsid w:val="006D6AF7"/>
    <w:rsid w:val="006F22D3"/>
    <w:rsid w:val="006F59D9"/>
    <w:rsid w:val="00703122"/>
    <w:rsid w:val="0070473F"/>
    <w:rsid w:val="00706715"/>
    <w:rsid w:val="00711D79"/>
    <w:rsid w:val="00715C56"/>
    <w:rsid w:val="00715D30"/>
    <w:rsid w:val="007166F6"/>
    <w:rsid w:val="007206C7"/>
    <w:rsid w:val="0072194A"/>
    <w:rsid w:val="00723A59"/>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7BE2"/>
    <w:rsid w:val="007A30A8"/>
    <w:rsid w:val="007A4405"/>
    <w:rsid w:val="007A7AAB"/>
    <w:rsid w:val="007B3397"/>
    <w:rsid w:val="007B5262"/>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20EA9"/>
    <w:rsid w:val="00821BE1"/>
    <w:rsid w:val="00823BA4"/>
    <w:rsid w:val="00826D48"/>
    <w:rsid w:val="0083109A"/>
    <w:rsid w:val="008329C1"/>
    <w:rsid w:val="00833DD5"/>
    <w:rsid w:val="0083470A"/>
    <w:rsid w:val="0083583B"/>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2CC6"/>
    <w:rsid w:val="00896197"/>
    <w:rsid w:val="00897CAB"/>
    <w:rsid w:val="008A1578"/>
    <w:rsid w:val="008A2277"/>
    <w:rsid w:val="008A2C7A"/>
    <w:rsid w:val="008A4049"/>
    <w:rsid w:val="008A4A38"/>
    <w:rsid w:val="008B4BA0"/>
    <w:rsid w:val="008B4BB0"/>
    <w:rsid w:val="008B7840"/>
    <w:rsid w:val="008C144B"/>
    <w:rsid w:val="008C6FD3"/>
    <w:rsid w:val="008C736E"/>
    <w:rsid w:val="008C79C5"/>
    <w:rsid w:val="008D1073"/>
    <w:rsid w:val="008D5A8C"/>
    <w:rsid w:val="008D64F1"/>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2E31"/>
    <w:rsid w:val="00923D43"/>
    <w:rsid w:val="009242FE"/>
    <w:rsid w:val="00927F34"/>
    <w:rsid w:val="009306FF"/>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4449"/>
    <w:rsid w:val="00A04ED4"/>
    <w:rsid w:val="00A07CED"/>
    <w:rsid w:val="00A151D3"/>
    <w:rsid w:val="00A17117"/>
    <w:rsid w:val="00A17593"/>
    <w:rsid w:val="00A23921"/>
    <w:rsid w:val="00A246AD"/>
    <w:rsid w:val="00A41223"/>
    <w:rsid w:val="00A41607"/>
    <w:rsid w:val="00A421FE"/>
    <w:rsid w:val="00A42E8B"/>
    <w:rsid w:val="00A438D6"/>
    <w:rsid w:val="00A45950"/>
    <w:rsid w:val="00A46163"/>
    <w:rsid w:val="00A47770"/>
    <w:rsid w:val="00A5036B"/>
    <w:rsid w:val="00A5225F"/>
    <w:rsid w:val="00A54F72"/>
    <w:rsid w:val="00A60B49"/>
    <w:rsid w:val="00A63037"/>
    <w:rsid w:val="00A652A0"/>
    <w:rsid w:val="00A65F9E"/>
    <w:rsid w:val="00A716F0"/>
    <w:rsid w:val="00A718DE"/>
    <w:rsid w:val="00A72504"/>
    <w:rsid w:val="00A7522D"/>
    <w:rsid w:val="00A81CE0"/>
    <w:rsid w:val="00A8455B"/>
    <w:rsid w:val="00A86BBE"/>
    <w:rsid w:val="00A919C4"/>
    <w:rsid w:val="00A919F0"/>
    <w:rsid w:val="00A964B5"/>
    <w:rsid w:val="00AA44E6"/>
    <w:rsid w:val="00AA59FC"/>
    <w:rsid w:val="00AB0257"/>
    <w:rsid w:val="00AB42EE"/>
    <w:rsid w:val="00AB5FA3"/>
    <w:rsid w:val="00AD0B67"/>
    <w:rsid w:val="00AD0BE6"/>
    <w:rsid w:val="00AD1EFC"/>
    <w:rsid w:val="00AD6964"/>
    <w:rsid w:val="00AE1A04"/>
    <w:rsid w:val="00AE7A2B"/>
    <w:rsid w:val="00AE7BF3"/>
    <w:rsid w:val="00AF053D"/>
    <w:rsid w:val="00AF3B35"/>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4E"/>
    <w:rsid w:val="00C41EB1"/>
    <w:rsid w:val="00C42065"/>
    <w:rsid w:val="00C4573C"/>
    <w:rsid w:val="00C51DA2"/>
    <w:rsid w:val="00C5403B"/>
    <w:rsid w:val="00C54BE2"/>
    <w:rsid w:val="00C556CA"/>
    <w:rsid w:val="00C60A2F"/>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A055D"/>
    <w:rsid w:val="00CA4C68"/>
    <w:rsid w:val="00CB06DA"/>
    <w:rsid w:val="00CB72F0"/>
    <w:rsid w:val="00CC7B36"/>
    <w:rsid w:val="00CD1D94"/>
    <w:rsid w:val="00CD5B32"/>
    <w:rsid w:val="00CE124C"/>
    <w:rsid w:val="00CE6C27"/>
    <w:rsid w:val="00CE6D66"/>
    <w:rsid w:val="00CF1044"/>
    <w:rsid w:val="00CF3CF2"/>
    <w:rsid w:val="00CF41F9"/>
    <w:rsid w:val="00CF67EA"/>
    <w:rsid w:val="00D03840"/>
    <w:rsid w:val="00D04D0B"/>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2D62"/>
    <w:rsid w:val="00DD74C9"/>
    <w:rsid w:val="00DD789D"/>
    <w:rsid w:val="00DE054F"/>
    <w:rsid w:val="00DE3B51"/>
    <w:rsid w:val="00DE77DA"/>
    <w:rsid w:val="00DF1A7E"/>
    <w:rsid w:val="00DF2AFF"/>
    <w:rsid w:val="00DF2E47"/>
    <w:rsid w:val="00DF3344"/>
    <w:rsid w:val="00DF723D"/>
    <w:rsid w:val="00E02235"/>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4DF8"/>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12" Type="http://schemas.openxmlformats.org/officeDocument/2006/relationships/hyperlink" Target="https://www.mdpi.com/2073-4360/17/5/604"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11" Type="http://schemas.openxmlformats.org/officeDocument/2006/relationships/hyperlink" Target="https://www.mdpi.com/2073-4360/15/5/1154" TargetMode="External"/><Relationship Id="rId5" Type="http://schemas.openxmlformats.org/officeDocument/2006/relationships/hyperlink" Target="https://www.mdpi.com/2073-4360/14/17/3500" TargetMode="External"/><Relationship Id="rId10" Type="http://schemas.openxmlformats.org/officeDocument/2006/relationships/hyperlink" Target="https://www.sciencedirect.com/science/article/abs/pii/S0141813024084228?via%3Dihub"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image" Target="media/image7.tiff"/><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6.tiff"/><Relationship Id="rId33" Type="http://schemas.openxmlformats.org/officeDocument/2006/relationships/image" Target="media/image14.tiff"/><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5.tiff"/><Relationship Id="rId32" Type="http://schemas.openxmlformats.org/officeDocument/2006/relationships/image" Target="media/image13.png"/><Relationship Id="rId37"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tiff"/><Relationship Id="rId28" Type="http://schemas.openxmlformats.org/officeDocument/2006/relationships/image" Target="media/image9.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tiff"/><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74E49"/>
    <w:rsid w:val="000B7D13"/>
    <w:rsid w:val="000F4F62"/>
    <w:rsid w:val="00143459"/>
    <w:rsid w:val="00175313"/>
    <w:rsid w:val="001774A2"/>
    <w:rsid w:val="001A4D9D"/>
    <w:rsid w:val="001D082B"/>
    <w:rsid w:val="0023112E"/>
    <w:rsid w:val="00234E90"/>
    <w:rsid w:val="002457C0"/>
    <w:rsid w:val="00263FCF"/>
    <w:rsid w:val="002731BF"/>
    <w:rsid w:val="002A2671"/>
    <w:rsid w:val="002C11E2"/>
    <w:rsid w:val="002D52C4"/>
    <w:rsid w:val="00303613"/>
    <w:rsid w:val="00331D54"/>
    <w:rsid w:val="00394B4D"/>
    <w:rsid w:val="00396C60"/>
    <w:rsid w:val="003A17E8"/>
    <w:rsid w:val="003F226A"/>
    <w:rsid w:val="004425B2"/>
    <w:rsid w:val="005258D7"/>
    <w:rsid w:val="005370B8"/>
    <w:rsid w:val="005A28D6"/>
    <w:rsid w:val="00612057"/>
    <w:rsid w:val="006620CA"/>
    <w:rsid w:val="007438A0"/>
    <w:rsid w:val="00774989"/>
    <w:rsid w:val="00794506"/>
    <w:rsid w:val="007C7F42"/>
    <w:rsid w:val="00806175"/>
    <w:rsid w:val="008C32C8"/>
    <w:rsid w:val="008C678F"/>
    <w:rsid w:val="008E2171"/>
    <w:rsid w:val="00901D32"/>
    <w:rsid w:val="009739BA"/>
    <w:rsid w:val="009A1F5F"/>
    <w:rsid w:val="009C3C06"/>
    <w:rsid w:val="009E2C6E"/>
    <w:rsid w:val="009F3E30"/>
    <w:rsid w:val="00A07C74"/>
    <w:rsid w:val="00A41223"/>
    <w:rsid w:val="00A67848"/>
    <w:rsid w:val="00AB08E2"/>
    <w:rsid w:val="00AD0BE6"/>
    <w:rsid w:val="00B45778"/>
    <w:rsid w:val="00B52CB6"/>
    <w:rsid w:val="00B53CA5"/>
    <w:rsid w:val="00C257C5"/>
    <w:rsid w:val="00C5382E"/>
    <w:rsid w:val="00C91C38"/>
    <w:rsid w:val="00D3112A"/>
    <w:rsid w:val="00D53CA8"/>
    <w:rsid w:val="00D92845"/>
    <w:rsid w:val="00DA75B1"/>
    <w:rsid w:val="00DB1BAB"/>
    <w:rsid w:val="00E325F8"/>
    <w:rsid w:val="00E34EA2"/>
    <w:rsid w:val="00EB3832"/>
    <w:rsid w:val="00EC1052"/>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Props1.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3.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4.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13366</Words>
  <Characters>76191</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23</cp:revision>
  <cp:lastPrinted>2024-12-17T12:29:00Z</cp:lastPrinted>
  <dcterms:created xsi:type="dcterms:W3CDTF">2026-02-25T20:35:00Z</dcterms:created>
  <dcterms:modified xsi:type="dcterms:W3CDTF">2026-03-15T20:46:00Z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