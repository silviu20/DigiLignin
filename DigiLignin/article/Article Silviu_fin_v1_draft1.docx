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1CDA" w14:textId="40CCE26F" w:rsidR="003B45EB" w:rsidRDefault="00D531B2" w:rsidP="00487C81">
      <w:pPr>
        <w:spacing w:before="120" w:after="120"/>
        <w:jc w:val="both"/>
        <w:rPr>
          <w:rFonts w:ascii="Times New Roman" w:eastAsia="Times New Roman" w:hAnsi="Times New Roman" w:cs="Times New Roman"/>
          <w:b/>
          <w:bCs/>
          <w:sz w:val="24"/>
          <w:szCs w:val="24"/>
        </w:rPr>
      </w:pPr>
      <w:bookmarkStart w:id="0" w:name="_Hlk191257669"/>
      <w:r w:rsidRPr="011A7C3E">
        <w:rPr>
          <w:rFonts w:ascii="Times New Roman" w:eastAsia="Times New Roman" w:hAnsi="Times New Roman" w:cs="Times New Roman"/>
          <w:b/>
          <w:bCs/>
          <w:sz w:val="24"/>
          <w:szCs w:val="24"/>
        </w:rPr>
        <w:t xml:space="preserve">Glass Transition Temperature Prediction in Lignin Polyurethanes Using Machine Learning on Small </w:t>
      </w:r>
      <w:r w:rsidR="002A3BE7" w:rsidRPr="011A7C3E">
        <w:rPr>
          <w:rFonts w:ascii="Times New Roman" w:eastAsia="Times New Roman" w:hAnsi="Times New Roman" w:cs="Times New Roman"/>
          <w:b/>
          <w:bCs/>
          <w:sz w:val="24"/>
          <w:szCs w:val="24"/>
        </w:rPr>
        <w:t xml:space="preserve">Experimental </w:t>
      </w:r>
      <w:r w:rsidRPr="011A7C3E">
        <w:rPr>
          <w:rFonts w:ascii="Times New Roman" w:eastAsia="Times New Roman" w:hAnsi="Times New Roman" w:cs="Times New Roman"/>
          <w:b/>
          <w:bCs/>
          <w:sz w:val="24"/>
          <w:szCs w:val="24"/>
        </w:rPr>
        <w:t>Dataset</w:t>
      </w:r>
    </w:p>
    <w:p w14:paraId="5F4E794B" w14:textId="77777777" w:rsidR="00CD1D94" w:rsidRDefault="00CD1D94" w:rsidP="00487C81">
      <w:pPr>
        <w:spacing w:before="120" w:after="120"/>
        <w:jc w:val="both"/>
        <w:rPr>
          <w:rFonts w:ascii="Times New Roman" w:eastAsia="Times New Roman" w:hAnsi="Times New Roman" w:cs="Times New Roman"/>
          <w:b/>
          <w:bCs/>
          <w:sz w:val="24"/>
          <w:szCs w:val="24"/>
        </w:rPr>
      </w:pPr>
    </w:p>
    <w:p w14:paraId="74243079" w14:textId="1E9F6EA4" w:rsidR="00CD1D94" w:rsidRPr="0096426F" w:rsidRDefault="00E259BB" w:rsidP="008F5566">
      <w:pPr>
        <w:spacing w:before="120" w:after="120"/>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Silviu </w:t>
      </w:r>
      <w:r w:rsidR="00B84293">
        <w:rPr>
          <w:rFonts w:ascii="Times New Roman" w:eastAsia="Times New Roman" w:hAnsi="Times New Roman" w:cs="Times New Roman"/>
          <w:sz w:val="24"/>
          <w:szCs w:val="24"/>
        </w:rPr>
        <w:t>Florin</w:t>
      </w:r>
      <w:r w:rsidR="00B84293" w:rsidRPr="0096426F">
        <w:rPr>
          <w:rFonts w:ascii="Times New Roman" w:eastAsia="Times New Roman" w:hAnsi="Times New Roman" w:cs="Times New Roman"/>
          <w:sz w:val="24"/>
          <w:szCs w:val="24"/>
        </w:rPr>
        <w:t xml:space="preserve"> </w:t>
      </w:r>
      <w:r w:rsidRPr="0096426F">
        <w:rPr>
          <w:rFonts w:ascii="Times New Roman" w:eastAsia="Times New Roman" w:hAnsi="Times New Roman" w:cs="Times New Roman"/>
          <w:sz w:val="24"/>
          <w:szCs w:val="24"/>
        </w:rPr>
        <w:t>Acaru</w:t>
      </w:r>
      <w:r w:rsidR="008F5566">
        <w:rPr>
          <w:rFonts w:ascii="Times New Roman" w:eastAsia="Times New Roman" w:hAnsi="Times New Roman" w:cs="Times New Roman"/>
          <w:sz w:val="24"/>
          <w:szCs w:val="24"/>
          <w:vertAlign w:val="superscript"/>
        </w:rPr>
        <w:t>1</w:t>
      </w:r>
      <w:r w:rsidRPr="0096426F">
        <w:rPr>
          <w:rFonts w:ascii="Times New Roman" w:eastAsia="Times New Roman" w:hAnsi="Times New Roman" w:cs="Times New Roman"/>
          <w:sz w:val="24"/>
          <w:szCs w:val="24"/>
        </w:rPr>
        <w:t xml:space="preserve">, </w:t>
      </w:r>
      <w:r w:rsidR="008F5566" w:rsidRPr="0096426F">
        <w:rPr>
          <w:rFonts w:ascii="Times New Roman" w:eastAsia="Times New Roman" w:hAnsi="Times New Roman" w:cs="Times New Roman"/>
          <w:sz w:val="24"/>
          <w:szCs w:val="24"/>
        </w:rPr>
        <w:t>Marc Comí</w:t>
      </w:r>
      <w:r w:rsidR="008F5566">
        <w:rPr>
          <w:rFonts w:ascii="Times New Roman" w:eastAsia="Times New Roman" w:hAnsi="Times New Roman" w:cs="Times New Roman"/>
          <w:sz w:val="24"/>
          <w:szCs w:val="24"/>
          <w:vertAlign w:val="superscript"/>
        </w:rPr>
        <w:t>2</w:t>
      </w:r>
      <w:r w:rsidR="008F5566" w:rsidRPr="000468CD">
        <w:rPr>
          <w:rFonts w:ascii="Times New Roman" w:eastAsia="Times New Roman" w:hAnsi="Times New Roman" w:cs="Times New Roman"/>
          <w:sz w:val="24"/>
          <w:szCs w:val="24"/>
        </w:rPr>
        <w:t>,</w:t>
      </w:r>
      <w:r w:rsidR="008C736E">
        <w:rPr>
          <w:rFonts w:ascii="Times New Roman" w:eastAsia="Times New Roman" w:hAnsi="Times New Roman" w:cs="Times New Roman"/>
          <w:sz w:val="24"/>
          <w:szCs w:val="24"/>
        </w:rPr>
        <w:t xml:space="preserve"> </w:t>
      </w:r>
      <w:r w:rsidR="008C736E" w:rsidRPr="008C736E">
        <w:rPr>
          <w:rFonts w:ascii="Times New Roman" w:eastAsia="Times New Roman" w:hAnsi="Times New Roman" w:cs="Times New Roman"/>
          <w:sz w:val="24"/>
          <w:szCs w:val="24"/>
        </w:rPr>
        <w:t>Panagiotis Falireas</w:t>
      </w:r>
      <w:r w:rsidR="008C736E">
        <w:rPr>
          <w:rFonts w:ascii="Times New Roman" w:eastAsia="Times New Roman" w:hAnsi="Times New Roman" w:cs="Times New Roman"/>
          <w:sz w:val="24"/>
          <w:szCs w:val="24"/>
          <w:vertAlign w:val="superscript"/>
        </w:rPr>
        <w:t>2</w:t>
      </w:r>
      <w:r w:rsidR="008C736E">
        <w:rPr>
          <w:rFonts w:ascii="Times New Roman" w:eastAsia="Times New Roman" w:hAnsi="Times New Roman" w:cs="Times New Roman"/>
          <w:sz w:val="24"/>
          <w:szCs w:val="24"/>
        </w:rPr>
        <w:t>,</w:t>
      </w:r>
      <w:r w:rsidR="008F5566" w:rsidRPr="000468CD">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Danny E. P. Vanpoucke</w:t>
      </w:r>
      <w:r w:rsidR="008F5566" w:rsidRPr="000468CD">
        <w:rPr>
          <w:rFonts w:ascii="Times New Roman" w:eastAsia="Times New Roman" w:hAnsi="Times New Roman" w:cs="Times New Roman"/>
          <w:sz w:val="24"/>
          <w:szCs w:val="24"/>
          <w:vertAlign w:val="superscript"/>
        </w:rPr>
        <w:t>3,4</w:t>
      </w:r>
      <w:r w:rsidR="008F5566" w:rsidRPr="0096426F">
        <w:rPr>
          <w:rFonts w:ascii="Times New Roman" w:eastAsia="Times New Roman" w:hAnsi="Times New Roman" w:cs="Times New Roman"/>
          <w:sz w:val="24"/>
          <w:szCs w:val="24"/>
        </w:rPr>
        <w:t>, Richard Vendamme</w:t>
      </w:r>
      <w:r w:rsidR="008F5566" w:rsidRPr="0096426F">
        <w:rPr>
          <w:rFonts w:ascii="Times New Roman" w:eastAsia="Times New Roman" w:hAnsi="Times New Roman" w:cs="Times New Roman"/>
          <w:sz w:val="24"/>
          <w:szCs w:val="24"/>
          <w:vertAlign w:val="superscript"/>
        </w:rPr>
        <w:t>2</w:t>
      </w:r>
      <w:r w:rsidR="008F5566" w:rsidRPr="0096426F">
        <w:rPr>
          <w:rFonts w:ascii="Times New Roman" w:eastAsia="Times New Roman" w:hAnsi="Times New Roman" w:cs="Times New Roman"/>
          <w:sz w:val="24"/>
          <w:szCs w:val="24"/>
        </w:rPr>
        <w:t>, Katrien V. Ber</w:t>
      </w:r>
      <w:r w:rsidR="008F5566" w:rsidRPr="008F5566">
        <w:rPr>
          <w:rFonts w:ascii="Times New Roman" w:eastAsia="Times New Roman" w:hAnsi="Times New Roman" w:cs="Times New Roman"/>
          <w:sz w:val="24"/>
          <w:szCs w:val="24"/>
        </w:rPr>
        <w:t>n</w:t>
      </w:r>
      <w:r w:rsidR="008F5566" w:rsidRPr="0096426F">
        <w:rPr>
          <w:rFonts w:ascii="Times New Roman" w:eastAsia="Times New Roman" w:hAnsi="Times New Roman" w:cs="Times New Roman"/>
          <w:sz w:val="24"/>
          <w:szCs w:val="24"/>
        </w:rPr>
        <w:t>aerts</w:t>
      </w:r>
      <w:r w:rsidR="007B5262">
        <w:rPr>
          <w:rFonts w:ascii="Times New Roman" w:eastAsia="Times New Roman" w:hAnsi="Times New Roman" w:cs="Times New Roman"/>
          <w:sz w:val="24"/>
          <w:szCs w:val="24"/>
          <w:vertAlign w:val="superscript"/>
        </w:rPr>
        <w:t>1</w:t>
      </w:r>
      <w:r w:rsidR="008F5566" w:rsidRPr="0096426F">
        <w:rPr>
          <w:rFonts w:ascii="Times New Roman" w:eastAsia="Times New Roman" w:hAnsi="Times New Roman" w:cs="Times New Roman"/>
          <w:sz w:val="24"/>
          <w:szCs w:val="24"/>
        </w:rPr>
        <w:t>*</w:t>
      </w:r>
    </w:p>
    <w:p w14:paraId="2B647CF5" w14:textId="2A67948D" w:rsidR="00CD1D94" w:rsidRDefault="007B5262" w:rsidP="00A54F72">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A54F72">
        <w:rPr>
          <w:rFonts w:ascii="Times New Roman" w:eastAsia="Times New Roman" w:hAnsi="Times New Roman" w:cs="Times New Roman"/>
          <w:sz w:val="24"/>
          <w:szCs w:val="24"/>
        </w:rPr>
        <w:t xml:space="preserve">Sustainable Polymer Synthesis group, </w:t>
      </w:r>
      <w:r w:rsidR="00A54F72" w:rsidRPr="00A54F72">
        <w:rPr>
          <w:rFonts w:ascii="Times New Roman" w:eastAsia="Times New Roman" w:hAnsi="Times New Roman" w:cs="Times New Roman"/>
          <w:sz w:val="24"/>
          <w:szCs w:val="24"/>
        </w:rPr>
        <w:t>Aachen-Maastricht Institute for Biobased Materials (AMIBM), Faculty of</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Science and Engineering, Maastricht University, </w:t>
      </w:r>
      <w:proofErr w:type="spellStart"/>
      <w:r w:rsidR="00A54F72" w:rsidRPr="00A54F72">
        <w:rPr>
          <w:rFonts w:ascii="Times New Roman" w:eastAsia="Times New Roman" w:hAnsi="Times New Roman" w:cs="Times New Roman"/>
          <w:sz w:val="24"/>
          <w:szCs w:val="24"/>
        </w:rPr>
        <w:t>Brightlands</w:t>
      </w:r>
      <w:proofErr w:type="spellEnd"/>
      <w:r w:rsidR="00A54F72" w:rsidRPr="00A54F72">
        <w:rPr>
          <w:rFonts w:ascii="Times New Roman" w:eastAsia="Times New Roman" w:hAnsi="Times New Roman" w:cs="Times New Roman"/>
          <w:sz w:val="24"/>
          <w:szCs w:val="24"/>
        </w:rPr>
        <w:t xml:space="preserve"> </w:t>
      </w:r>
      <w:proofErr w:type="spellStart"/>
      <w:r w:rsidR="00A54F72" w:rsidRPr="00A54F72">
        <w:rPr>
          <w:rFonts w:ascii="Times New Roman" w:eastAsia="Times New Roman" w:hAnsi="Times New Roman" w:cs="Times New Roman"/>
          <w:sz w:val="24"/>
          <w:szCs w:val="24"/>
        </w:rPr>
        <w:t>Chemelot</w:t>
      </w:r>
      <w:proofErr w:type="spellEnd"/>
      <w:r w:rsidR="00A54F72" w:rsidRPr="00A54F72">
        <w:rPr>
          <w:rFonts w:ascii="Times New Roman" w:eastAsia="Times New Roman" w:hAnsi="Times New Roman" w:cs="Times New Roman"/>
          <w:sz w:val="24"/>
          <w:szCs w:val="24"/>
        </w:rPr>
        <w:t xml:space="preserve"> Campus, </w:t>
      </w:r>
      <w:proofErr w:type="spellStart"/>
      <w:r w:rsidR="00A54F72" w:rsidRPr="00A54F72">
        <w:rPr>
          <w:rFonts w:ascii="Times New Roman" w:eastAsia="Times New Roman" w:hAnsi="Times New Roman" w:cs="Times New Roman"/>
          <w:sz w:val="24"/>
          <w:szCs w:val="24"/>
        </w:rPr>
        <w:t>Urmonderbaan</w:t>
      </w:r>
      <w:proofErr w:type="spellEnd"/>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22, 6167 RD </w:t>
      </w:r>
      <w:proofErr w:type="spellStart"/>
      <w:r w:rsidR="00A54F72" w:rsidRPr="00A54F72">
        <w:rPr>
          <w:rFonts w:ascii="Times New Roman" w:eastAsia="Times New Roman" w:hAnsi="Times New Roman" w:cs="Times New Roman"/>
          <w:sz w:val="24"/>
          <w:szCs w:val="24"/>
        </w:rPr>
        <w:t>Geleen</w:t>
      </w:r>
      <w:proofErr w:type="spellEnd"/>
      <w:r w:rsidR="00A54F72" w:rsidRPr="00A54F72">
        <w:rPr>
          <w:rFonts w:ascii="Times New Roman" w:eastAsia="Times New Roman" w:hAnsi="Times New Roman" w:cs="Times New Roman"/>
          <w:sz w:val="24"/>
          <w:szCs w:val="24"/>
        </w:rPr>
        <w:t>, the Netherlands</w:t>
      </w:r>
    </w:p>
    <w:p w14:paraId="729DC92C" w14:textId="58794FCE" w:rsidR="008F5566" w:rsidRPr="0096426F" w:rsidRDefault="008F5566"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342D7B" w:rsidRPr="00342D7B">
        <w:rPr>
          <w:rFonts w:ascii="Times New Roman" w:eastAsia="Times New Roman" w:hAnsi="Times New Roman" w:cs="Times New Roman"/>
          <w:sz w:val="24"/>
          <w:szCs w:val="24"/>
        </w:rPr>
        <w:t>Sustainable Polymer Technologies Team</w:t>
      </w:r>
      <w:r w:rsidR="00342D7B">
        <w:rPr>
          <w:rFonts w:ascii="Times New Roman" w:eastAsia="Times New Roman" w:hAnsi="Times New Roman" w:cs="Times New Roman"/>
          <w:sz w:val="24"/>
          <w:szCs w:val="24"/>
        </w:rPr>
        <w:t xml:space="preserve">, </w:t>
      </w:r>
      <w:r w:rsidRPr="008F5566">
        <w:rPr>
          <w:rFonts w:ascii="Times New Roman" w:eastAsia="Times New Roman" w:hAnsi="Times New Roman" w:cs="Times New Roman"/>
          <w:sz w:val="24"/>
          <w:szCs w:val="24"/>
        </w:rPr>
        <w:t>Flemish Institute for Technological Research (VITO N.V.), Mol, Belgium</w:t>
      </w:r>
    </w:p>
    <w:p w14:paraId="491A90B4" w14:textId="14792D19" w:rsidR="00CD1D94" w:rsidRPr="0096426F" w:rsidRDefault="00A54F72"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Hasselt University, Institute for Materials Research (imo-</w:t>
      </w:r>
      <w:proofErr w:type="spellStart"/>
      <w:r w:rsidR="00CD1D94" w:rsidRPr="0096426F">
        <w:rPr>
          <w:rFonts w:ascii="Times New Roman" w:eastAsia="Times New Roman" w:hAnsi="Times New Roman" w:cs="Times New Roman"/>
          <w:sz w:val="24"/>
          <w:szCs w:val="24"/>
        </w:rPr>
        <w:t>imomec</w:t>
      </w:r>
      <w:proofErr w:type="spellEnd"/>
      <w:r w:rsidR="00CD1D94" w:rsidRPr="0096426F">
        <w:rPr>
          <w:rFonts w:ascii="Times New Roman" w:eastAsia="Times New Roman" w:hAnsi="Times New Roman" w:cs="Times New Roman"/>
          <w:sz w:val="24"/>
          <w:szCs w:val="24"/>
        </w:rPr>
        <w:t xml:space="preserve">), Quantum &amp; Artificial </w:t>
      </w:r>
      <w:proofErr w:type="spellStart"/>
      <w:r w:rsidR="00CD1D94" w:rsidRPr="0096426F">
        <w:rPr>
          <w:rFonts w:ascii="Times New Roman" w:eastAsia="Times New Roman" w:hAnsi="Times New Roman" w:cs="Times New Roman"/>
          <w:sz w:val="24"/>
          <w:szCs w:val="24"/>
        </w:rPr>
        <w:t>inTelligence</w:t>
      </w:r>
      <w:proofErr w:type="spellEnd"/>
      <w:r w:rsidR="00CD1D94" w:rsidRPr="0096426F">
        <w:rPr>
          <w:rFonts w:ascii="Times New Roman" w:eastAsia="Times New Roman" w:hAnsi="Times New Roman" w:cs="Times New Roman"/>
          <w:sz w:val="24"/>
          <w:szCs w:val="24"/>
        </w:rPr>
        <w:t xml:space="preserve"> design Of Materials (</w:t>
      </w:r>
      <w:proofErr w:type="spellStart"/>
      <w:r w:rsidR="00CD1D94" w:rsidRPr="0096426F">
        <w:rPr>
          <w:rFonts w:ascii="Times New Roman" w:eastAsia="Times New Roman" w:hAnsi="Times New Roman" w:cs="Times New Roman"/>
          <w:sz w:val="24"/>
          <w:szCs w:val="24"/>
        </w:rPr>
        <w:t>QuATOMs</w:t>
      </w:r>
      <w:proofErr w:type="spellEnd"/>
      <w:r w:rsidR="00CD1D94" w:rsidRPr="0096426F">
        <w:rPr>
          <w:rFonts w:ascii="Times New Roman" w:eastAsia="Times New Roman" w:hAnsi="Times New Roman" w:cs="Times New Roman"/>
          <w:sz w:val="24"/>
          <w:szCs w:val="24"/>
        </w:rPr>
        <w:t>), Martelarenlaan 42, B-3500 Hasselt, Belgium</w:t>
      </w:r>
    </w:p>
    <w:p w14:paraId="1B2E3118" w14:textId="15F4BA87" w:rsidR="00CD1D94" w:rsidRPr="00790B70" w:rsidRDefault="00A54F72" w:rsidP="00CD1D94">
      <w:pPr>
        <w:spacing w:before="120" w:after="120"/>
        <w:jc w:val="both"/>
        <w:rPr>
          <w:rFonts w:ascii="Times New Roman" w:eastAsia="Times New Roman" w:hAnsi="Times New Roman" w:cs="Times New Roman"/>
          <w:sz w:val="24"/>
          <w:szCs w:val="24"/>
          <w:rPrChange w:id="1" w:author="Acaru, Silviu" w:date="2026-02-25T19:57:00Z" w16du:dateUtc="2026-02-25T18:57:00Z">
            <w:rPr>
              <w:rFonts w:ascii="Times New Roman" w:eastAsia="Times New Roman" w:hAnsi="Times New Roman" w:cs="Times New Roman"/>
              <w:sz w:val="24"/>
              <w:szCs w:val="24"/>
              <w:lang w:val="nl-NL"/>
            </w:rPr>
          </w:rPrChange>
        </w:rPr>
      </w:pPr>
      <w:r w:rsidRPr="00790B70">
        <w:rPr>
          <w:rFonts w:ascii="Times New Roman" w:eastAsia="Times New Roman" w:hAnsi="Times New Roman" w:cs="Times New Roman"/>
          <w:sz w:val="24"/>
          <w:szCs w:val="24"/>
          <w:vertAlign w:val="superscript"/>
          <w:rPrChange w:id="2" w:author="Acaru, Silviu" w:date="2026-02-25T19:57:00Z" w16du:dateUtc="2026-02-25T18:57:00Z">
            <w:rPr>
              <w:rFonts w:ascii="Times New Roman" w:eastAsia="Times New Roman" w:hAnsi="Times New Roman" w:cs="Times New Roman"/>
              <w:sz w:val="24"/>
              <w:szCs w:val="24"/>
              <w:vertAlign w:val="superscript"/>
              <w:lang w:val="nl-NL"/>
            </w:rPr>
          </w:rPrChange>
        </w:rPr>
        <w:t>4</w:t>
      </w:r>
      <w:r w:rsidR="00CD1D94" w:rsidRPr="00790B70">
        <w:rPr>
          <w:rFonts w:ascii="Times New Roman" w:eastAsia="Times New Roman" w:hAnsi="Times New Roman" w:cs="Times New Roman"/>
          <w:sz w:val="24"/>
          <w:szCs w:val="24"/>
          <w:rPrChange w:id="3" w:author="Acaru, Silviu" w:date="2026-02-25T19:57:00Z" w16du:dateUtc="2026-02-25T18:57:00Z">
            <w:rPr>
              <w:rFonts w:ascii="Times New Roman" w:eastAsia="Times New Roman" w:hAnsi="Times New Roman" w:cs="Times New Roman"/>
              <w:sz w:val="24"/>
              <w:szCs w:val="24"/>
              <w:lang w:val="nl-NL"/>
            </w:rPr>
          </w:rPrChange>
        </w:rPr>
        <w:t xml:space="preserve"> </w:t>
      </w:r>
      <w:proofErr w:type="spellStart"/>
      <w:r w:rsidR="00CD1D94" w:rsidRPr="00790B70">
        <w:rPr>
          <w:rFonts w:ascii="Times New Roman" w:eastAsia="Times New Roman" w:hAnsi="Times New Roman" w:cs="Times New Roman"/>
          <w:sz w:val="24"/>
          <w:szCs w:val="24"/>
          <w:rPrChange w:id="4" w:author="Acaru, Silviu" w:date="2026-02-25T19:57:00Z" w16du:dateUtc="2026-02-25T18:57:00Z">
            <w:rPr>
              <w:rFonts w:ascii="Times New Roman" w:eastAsia="Times New Roman" w:hAnsi="Times New Roman" w:cs="Times New Roman"/>
              <w:sz w:val="24"/>
              <w:szCs w:val="24"/>
              <w:lang w:val="nl-NL"/>
            </w:rPr>
          </w:rPrChange>
        </w:rPr>
        <w:t>imec</w:t>
      </w:r>
      <w:proofErr w:type="spellEnd"/>
      <w:r w:rsidR="00CD1D94" w:rsidRPr="00790B70">
        <w:rPr>
          <w:rFonts w:ascii="Times New Roman" w:eastAsia="Times New Roman" w:hAnsi="Times New Roman" w:cs="Times New Roman"/>
          <w:sz w:val="24"/>
          <w:szCs w:val="24"/>
          <w:rPrChange w:id="5" w:author="Acaru, Silviu" w:date="2026-02-25T19:57:00Z" w16du:dateUtc="2026-02-25T18:57:00Z">
            <w:rPr>
              <w:rFonts w:ascii="Times New Roman" w:eastAsia="Times New Roman" w:hAnsi="Times New Roman" w:cs="Times New Roman"/>
              <w:sz w:val="24"/>
              <w:szCs w:val="24"/>
              <w:lang w:val="nl-NL"/>
            </w:rPr>
          </w:rPrChange>
        </w:rPr>
        <w:t>, imo-</w:t>
      </w:r>
      <w:proofErr w:type="spellStart"/>
      <w:r w:rsidR="00CD1D94" w:rsidRPr="00790B70">
        <w:rPr>
          <w:rFonts w:ascii="Times New Roman" w:eastAsia="Times New Roman" w:hAnsi="Times New Roman" w:cs="Times New Roman"/>
          <w:sz w:val="24"/>
          <w:szCs w:val="24"/>
          <w:rPrChange w:id="6" w:author="Acaru, Silviu" w:date="2026-02-25T19:57:00Z" w16du:dateUtc="2026-02-25T18:57:00Z">
            <w:rPr>
              <w:rFonts w:ascii="Times New Roman" w:eastAsia="Times New Roman" w:hAnsi="Times New Roman" w:cs="Times New Roman"/>
              <w:sz w:val="24"/>
              <w:szCs w:val="24"/>
              <w:lang w:val="nl-NL"/>
            </w:rPr>
          </w:rPrChange>
        </w:rPr>
        <w:t>imomec</w:t>
      </w:r>
      <w:proofErr w:type="spellEnd"/>
      <w:r w:rsidR="00CD1D94" w:rsidRPr="00790B70">
        <w:rPr>
          <w:rFonts w:ascii="Times New Roman" w:eastAsia="Times New Roman" w:hAnsi="Times New Roman" w:cs="Times New Roman"/>
          <w:sz w:val="24"/>
          <w:szCs w:val="24"/>
          <w:rPrChange w:id="7" w:author="Acaru, Silviu" w:date="2026-02-25T19:57:00Z" w16du:dateUtc="2026-02-25T18:57:00Z">
            <w:rPr>
              <w:rFonts w:ascii="Times New Roman" w:eastAsia="Times New Roman" w:hAnsi="Times New Roman" w:cs="Times New Roman"/>
              <w:sz w:val="24"/>
              <w:szCs w:val="24"/>
              <w:lang w:val="nl-NL"/>
            </w:rPr>
          </w:rPrChange>
        </w:rPr>
        <w:t xml:space="preserve">, </w:t>
      </w:r>
      <w:proofErr w:type="spellStart"/>
      <w:r w:rsidR="00CD1D94" w:rsidRPr="00790B70">
        <w:rPr>
          <w:rFonts w:ascii="Times New Roman" w:eastAsia="Times New Roman" w:hAnsi="Times New Roman" w:cs="Times New Roman"/>
          <w:sz w:val="24"/>
          <w:szCs w:val="24"/>
          <w:rPrChange w:id="8" w:author="Acaru, Silviu" w:date="2026-02-25T19:57:00Z" w16du:dateUtc="2026-02-25T18:57:00Z">
            <w:rPr>
              <w:rFonts w:ascii="Times New Roman" w:eastAsia="Times New Roman" w:hAnsi="Times New Roman" w:cs="Times New Roman"/>
              <w:sz w:val="24"/>
              <w:szCs w:val="24"/>
              <w:lang w:val="nl-NL"/>
            </w:rPr>
          </w:rPrChange>
        </w:rPr>
        <w:t>Wetenschapspark</w:t>
      </w:r>
      <w:proofErr w:type="spellEnd"/>
      <w:r w:rsidR="00CD1D94" w:rsidRPr="00790B70">
        <w:rPr>
          <w:rFonts w:ascii="Times New Roman" w:eastAsia="Times New Roman" w:hAnsi="Times New Roman" w:cs="Times New Roman"/>
          <w:sz w:val="24"/>
          <w:szCs w:val="24"/>
          <w:rPrChange w:id="9" w:author="Acaru, Silviu" w:date="2026-02-25T19:57:00Z" w16du:dateUtc="2026-02-25T18:57:00Z">
            <w:rPr>
              <w:rFonts w:ascii="Times New Roman" w:eastAsia="Times New Roman" w:hAnsi="Times New Roman" w:cs="Times New Roman"/>
              <w:sz w:val="24"/>
              <w:szCs w:val="24"/>
              <w:lang w:val="nl-NL"/>
            </w:rPr>
          </w:rPrChange>
        </w:rPr>
        <w:t xml:space="preserve"> 1, B-3590 </w:t>
      </w:r>
      <w:proofErr w:type="spellStart"/>
      <w:r w:rsidR="00CD1D94" w:rsidRPr="00790B70">
        <w:rPr>
          <w:rFonts w:ascii="Times New Roman" w:eastAsia="Times New Roman" w:hAnsi="Times New Roman" w:cs="Times New Roman"/>
          <w:sz w:val="24"/>
          <w:szCs w:val="24"/>
          <w:rPrChange w:id="10" w:author="Acaru, Silviu" w:date="2026-02-25T19:57:00Z" w16du:dateUtc="2026-02-25T18:57:00Z">
            <w:rPr>
              <w:rFonts w:ascii="Times New Roman" w:eastAsia="Times New Roman" w:hAnsi="Times New Roman" w:cs="Times New Roman"/>
              <w:sz w:val="24"/>
              <w:szCs w:val="24"/>
              <w:lang w:val="nl-NL"/>
            </w:rPr>
          </w:rPrChange>
        </w:rPr>
        <w:t>Diepenbeek</w:t>
      </w:r>
      <w:proofErr w:type="spellEnd"/>
      <w:r w:rsidR="00CD1D94" w:rsidRPr="00790B70">
        <w:rPr>
          <w:rFonts w:ascii="Times New Roman" w:eastAsia="Times New Roman" w:hAnsi="Times New Roman" w:cs="Times New Roman"/>
          <w:sz w:val="24"/>
          <w:szCs w:val="24"/>
          <w:rPrChange w:id="11" w:author="Acaru, Silviu" w:date="2026-02-25T19:57:00Z" w16du:dateUtc="2026-02-25T18:57:00Z">
            <w:rPr>
              <w:rFonts w:ascii="Times New Roman" w:eastAsia="Times New Roman" w:hAnsi="Times New Roman" w:cs="Times New Roman"/>
              <w:sz w:val="24"/>
              <w:szCs w:val="24"/>
              <w:lang w:val="nl-NL"/>
            </w:rPr>
          </w:rPrChange>
        </w:rPr>
        <w:t>, Belgium</w:t>
      </w:r>
    </w:p>
    <w:p w14:paraId="61E5E2EF" w14:textId="77777777" w:rsidR="00CD1D94" w:rsidRPr="00790B70" w:rsidRDefault="00CD1D94" w:rsidP="00487C81">
      <w:pPr>
        <w:spacing w:before="120" w:after="120"/>
        <w:jc w:val="both"/>
        <w:rPr>
          <w:rFonts w:ascii="Times New Roman" w:eastAsia="Times New Roman" w:hAnsi="Times New Roman" w:cs="Times New Roman"/>
          <w:sz w:val="24"/>
          <w:szCs w:val="24"/>
          <w:rPrChange w:id="12" w:author="Acaru, Silviu" w:date="2026-02-25T19:57:00Z" w16du:dateUtc="2026-02-25T18:57:00Z">
            <w:rPr>
              <w:rFonts w:ascii="Times New Roman" w:eastAsia="Times New Roman" w:hAnsi="Times New Roman" w:cs="Times New Roman"/>
              <w:sz w:val="24"/>
              <w:szCs w:val="24"/>
              <w:lang w:val="nl-NL"/>
            </w:rPr>
          </w:rPrChange>
        </w:rPr>
      </w:pPr>
    </w:p>
    <w:p w14:paraId="50DD7FD8" w14:textId="3D32BE9B" w:rsidR="00C14B3E" w:rsidRDefault="00C14B3E"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corresponding author, </w:t>
      </w:r>
      <w:r w:rsidR="007E5456" w:rsidRPr="007E5456">
        <w:rPr>
          <w:rFonts w:ascii="Times New Roman" w:eastAsia="Times New Roman" w:hAnsi="Times New Roman" w:cs="Times New Roman"/>
          <w:sz w:val="24"/>
          <w:szCs w:val="24"/>
        </w:rPr>
        <w:t>katrien.bernaerts@maastrichtuniversity.nl</w:t>
      </w:r>
    </w:p>
    <w:bookmarkEnd w:id="0"/>
    <w:p w14:paraId="34A9C24F" w14:textId="77777777" w:rsidR="00C14B3E" w:rsidRPr="0096426F" w:rsidRDefault="00C14B3E" w:rsidP="00487C81">
      <w:pPr>
        <w:spacing w:before="120" w:after="120"/>
        <w:jc w:val="both"/>
        <w:rPr>
          <w:rFonts w:ascii="Times New Roman" w:eastAsia="Times New Roman" w:hAnsi="Times New Roman" w:cs="Times New Roman"/>
          <w:sz w:val="24"/>
          <w:szCs w:val="24"/>
        </w:rPr>
      </w:pPr>
    </w:p>
    <w:p w14:paraId="2C2C1E2E" w14:textId="58A18BA3" w:rsidR="000164E3" w:rsidRPr="000164E3" w:rsidRDefault="000164E3"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6426F">
        <w:rPr>
          <w:rFonts w:ascii="Times New Roman" w:eastAsia="Times New Roman" w:hAnsi="Times New Roman" w:cs="Times New Roman"/>
          <w:sz w:val="24"/>
          <w:szCs w:val="24"/>
        </w:rPr>
        <w:t>lignin; polyurethane; machine learning; small dataset</w:t>
      </w:r>
    </w:p>
    <w:p w14:paraId="054E2C5D" w14:textId="77777777" w:rsidR="000164E3" w:rsidRPr="0096426F" w:rsidRDefault="000164E3" w:rsidP="00487C81">
      <w:pPr>
        <w:spacing w:before="120" w:after="120"/>
        <w:jc w:val="both"/>
        <w:rPr>
          <w:rFonts w:ascii="Times New Roman" w:eastAsia="Times New Roman" w:hAnsi="Times New Roman" w:cs="Times New Roman"/>
          <w:sz w:val="24"/>
          <w:szCs w:val="24"/>
        </w:rPr>
      </w:pPr>
    </w:p>
    <w:p w14:paraId="6CE64EC4" w14:textId="6B0B9156" w:rsidR="00B947BC" w:rsidRDefault="007206C7" w:rsidP="00B947BC">
      <w:pPr>
        <w:spacing w:before="120" w:after="120"/>
        <w:jc w:val="both"/>
        <w:rPr>
          <w:rFonts w:ascii="Times New Roman" w:eastAsia="Times New Roman" w:hAnsi="Times New Roman" w:cs="Times New Roman"/>
          <w:sz w:val="24"/>
          <w:szCs w:val="24"/>
        </w:rPr>
      </w:pPr>
      <w:r w:rsidRPr="011A7C3E">
        <w:rPr>
          <w:rFonts w:ascii="Times New Roman" w:eastAsia="Times New Roman" w:hAnsi="Times New Roman" w:cs="Times New Roman"/>
          <w:b/>
          <w:bCs/>
          <w:sz w:val="24"/>
          <w:szCs w:val="24"/>
        </w:rPr>
        <w:t>Abstract</w:t>
      </w:r>
      <w:r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Lignin-based polyurethanes (PUs) offer a compelling route towards sustainable material development, yet the challenge of designing chemical formulations with targeted properties, such as glass transition temperature (</w:t>
      </w:r>
      <w:proofErr w:type="spellStart"/>
      <w:r w:rsidR="00B947BC" w:rsidRPr="011A7C3E">
        <w:rPr>
          <w:rFonts w:ascii="Times New Roman" w:eastAsia="Times New Roman" w:hAnsi="Times New Roman" w:cs="Times New Roman"/>
          <w:sz w:val="24"/>
          <w:szCs w:val="24"/>
        </w:rPr>
        <w:t>T</w:t>
      </w:r>
      <w:r w:rsidR="00B947BC" w:rsidRPr="011A7C3E">
        <w:rPr>
          <w:rFonts w:ascii="Times New Roman" w:eastAsia="Times New Roman" w:hAnsi="Times New Roman" w:cs="Times New Roman"/>
          <w:sz w:val="24"/>
          <w:szCs w:val="24"/>
          <w:vertAlign w:val="subscript"/>
        </w:rPr>
        <w:t>g</w:t>
      </w:r>
      <w:proofErr w:type="spellEnd"/>
      <w:r w:rsidR="00B947BC" w:rsidRPr="011A7C3E">
        <w:rPr>
          <w:rFonts w:ascii="Times New Roman" w:eastAsia="Times New Roman" w:hAnsi="Times New Roman" w:cs="Times New Roman"/>
          <w:sz w:val="24"/>
          <w:szCs w:val="24"/>
        </w:rPr>
        <w:t>), remains unresolved. In this work, we present a systematic approach</w:t>
      </w:r>
      <w:del w:id="13" w:author="Acaru, Silviu" w:date="2026-03-16T16:28:00Z" w16du:dateUtc="2026-03-16T15:28:00Z">
        <w:r w:rsidR="00F77C31" w:rsidDel="005B7109">
          <w:rPr>
            <w:rFonts w:ascii="Times New Roman" w:eastAsia="Times New Roman" w:hAnsi="Times New Roman" w:cs="Times New Roman"/>
            <w:sz w:val="24"/>
            <w:szCs w:val="24"/>
          </w:rPr>
          <w:delText>,</w:delText>
        </w:r>
      </w:del>
      <w:r w:rsidR="00B947BC" w:rsidRPr="011A7C3E">
        <w:rPr>
          <w:rFonts w:ascii="Times New Roman" w:eastAsia="Times New Roman" w:hAnsi="Times New Roman" w:cs="Times New Roman"/>
          <w:sz w:val="24"/>
          <w:szCs w:val="24"/>
        </w:rPr>
        <w:t xml:space="preserve"> to explore key structural parameters</w:t>
      </w:r>
      <w:del w:id="14" w:author="Acaru, Silviu" w:date="2026-03-15T20:44:00Z" w16du:dateUtc="2026-03-15T19:44:00Z">
        <w:r w:rsidR="00B947BC" w:rsidRPr="011A7C3E" w:rsidDel="00017DD3">
          <w:rPr>
            <w:rFonts w:ascii="Times New Roman" w:eastAsia="Times New Roman" w:hAnsi="Times New Roman" w:cs="Times New Roman"/>
            <w:sz w:val="24"/>
            <w:szCs w:val="24"/>
          </w:rPr>
          <w:delText>—</w:delText>
        </w:r>
      </w:del>
      <w:ins w:id="15" w:author="Acaru, Silviu" w:date="2026-03-15T20:44:00Z" w16du:dateUtc="2026-03-15T19:44:00Z">
        <w:r w:rsidR="00017DD3">
          <w:rPr>
            <w:rFonts w:ascii="Times New Roman" w:eastAsia="Times New Roman" w:hAnsi="Times New Roman" w:cs="Times New Roman"/>
            <w:sz w:val="24"/>
            <w:szCs w:val="24"/>
          </w:rPr>
          <w:t xml:space="preserve"> - </w:t>
        </w:r>
      </w:ins>
      <w:r w:rsidR="00B947BC" w:rsidRPr="011A7C3E">
        <w:rPr>
          <w:rFonts w:ascii="Times New Roman" w:eastAsia="Times New Roman" w:hAnsi="Times New Roman" w:cs="Times New Roman"/>
          <w:sz w:val="24"/>
          <w:szCs w:val="24"/>
        </w:rPr>
        <w:t xml:space="preserve">such as lignin content, </w:t>
      </w:r>
      <w:ins w:id="16" w:author="Acaru, Silviu" w:date="2026-03-14T22:44:00Z" w16du:dateUtc="2026-03-14T21:44:00Z">
        <w:r w:rsidR="00B32A55">
          <w:rPr>
            <w:rFonts w:ascii="Times New Roman" w:eastAsia="Times New Roman" w:hAnsi="Times New Roman" w:cs="Times New Roman"/>
            <w:sz w:val="24"/>
            <w:szCs w:val="24"/>
          </w:rPr>
          <w:t>co-</w:t>
        </w:r>
      </w:ins>
      <w:r w:rsidR="00B947BC" w:rsidRPr="011A7C3E">
        <w:rPr>
          <w:rFonts w:ascii="Times New Roman" w:eastAsia="Times New Roman" w:hAnsi="Times New Roman" w:cs="Times New Roman"/>
          <w:sz w:val="24"/>
          <w:szCs w:val="24"/>
        </w:rPr>
        <w:t>polyol chain length, isocyanate functionality, and mixing ratios</w:t>
      </w:r>
      <w:del w:id="17" w:author="Acaru, Silviu" w:date="2026-03-15T20:44:00Z" w16du:dateUtc="2026-03-15T19:44:00Z">
        <w:r w:rsidR="00B947BC" w:rsidRPr="011A7C3E" w:rsidDel="00017DD3">
          <w:rPr>
            <w:rFonts w:ascii="Times New Roman" w:eastAsia="Times New Roman" w:hAnsi="Times New Roman" w:cs="Times New Roman"/>
            <w:sz w:val="24"/>
            <w:szCs w:val="24"/>
          </w:rPr>
          <w:delText>—</w:delText>
        </w:r>
      </w:del>
      <w:ins w:id="18" w:author="Acaru, Silviu" w:date="2026-03-15T20:44:00Z" w16du:dateUtc="2026-03-15T19:44:00Z">
        <w:r w:rsidR="00017DD3">
          <w:rPr>
            <w:rFonts w:ascii="Times New Roman" w:eastAsia="Times New Roman" w:hAnsi="Times New Roman" w:cs="Times New Roman"/>
            <w:sz w:val="24"/>
            <w:szCs w:val="24"/>
          </w:rPr>
          <w:t xml:space="preserve">- </w:t>
        </w:r>
      </w:ins>
      <w:r w:rsidR="00B947BC" w:rsidRPr="011A7C3E">
        <w:rPr>
          <w:rFonts w:ascii="Times New Roman" w:eastAsia="Times New Roman" w:hAnsi="Times New Roman" w:cs="Times New Roman"/>
          <w:sz w:val="24"/>
          <w:szCs w:val="24"/>
        </w:rPr>
        <w:t>across 1</w:t>
      </w:r>
      <w:r w:rsidR="00E83847">
        <w:rPr>
          <w:rFonts w:ascii="Times New Roman" w:eastAsia="Times New Roman" w:hAnsi="Times New Roman" w:cs="Times New Roman"/>
          <w:sz w:val="24"/>
          <w:szCs w:val="24"/>
        </w:rPr>
        <w:t>36</w:t>
      </w:r>
      <w:r w:rsidR="00B947BC" w:rsidRPr="011A7C3E">
        <w:rPr>
          <w:rFonts w:ascii="Times New Roman" w:eastAsia="Times New Roman" w:hAnsi="Times New Roman" w:cs="Times New Roman"/>
          <w:sz w:val="24"/>
          <w:szCs w:val="24"/>
        </w:rPr>
        <w:t xml:space="preserve"> unique formulations, creating a diverse dataset of lignin-based PUs. By harnessing this small dataset, we develop a machine learning (ML)</w:t>
      </w:r>
      <w:ins w:id="19" w:author="Acaru, Silviu" w:date="2026-03-14T22:45:00Z" w16du:dateUtc="2026-03-14T21:45:00Z">
        <w:r w:rsidR="00B32A55">
          <w:rPr>
            <w:rFonts w:ascii="Times New Roman" w:eastAsia="Times New Roman" w:hAnsi="Times New Roman" w:cs="Times New Roman"/>
            <w:sz w:val="24"/>
            <w:szCs w:val="24"/>
          </w:rPr>
          <w:t xml:space="preserve"> stacking</w:t>
        </w:r>
      </w:ins>
      <w:r w:rsidR="00B947BC" w:rsidRPr="011A7C3E">
        <w:rPr>
          <w:rFonts w:ascii="Times New Roman" w:eastAsia="Times New Roman" w:hAnsi="Times New Roman" w:cs="Times New Roman"/>
          <w:sz w:val="24"/>
          <w:szCs w:val="24"/>
        </w:rPr>
        <w:t xml:space="preserve"> ensemble model capable of </w:t>
      </w:r>
      <w:del w:id="20" w:author="Acaru, Silviu" w:date="2026-03-14T22:45:00Z" w16du:dateUtc="2026-03-14T21:45:00Z">
        <w:r w:rsidR="00B947BC" w:rsidRPr="011A7C3E" w:rsidDel="00B32A55">
          <w:rPr>
            <w:rFonts w:ascii="Times New Roman" w:eastAsia="Times New Roman" w:hAnsi="Times New Roman" w:cs="Times New Roman"/>
            <w:sz w:val="24"/>
            <w:szCs w:val="24"/>
          </w:rPr>
          <w:delText xml:space="preserve">accurately </w:delText>
        </w:r>
      </w:del>
      <w:ins w:id="21" w:author="Acaru, Silviu" w:date="2026-03-14T22:45:00Z" w16du:dateUtc="2026-03-14T21:45:00Z">
        <w:r w:rsidR="00B32A55">
          <w:rPr>
            <w:rFonts w:ascii="Times New Roman" w:eastAsia="Times New Roman" w:hAnsi="Times New Roman" w:cs="Times New Roman"/>
            <w:sz w:val="24"/>
            <w:szCs w:val="24"/>
          </w:rPr>
          <w:t>reliably</w:t>
        </w:r>
        <w:r w:rsidR="00B32A55" w:rsidRPr="011A7C3E">
          <w:rPr>
            <w:rFonts w:ascii="Times New Roman" w:eastAsia="Times New Roman" w:hAnsi="Times New Roman" w:cs="Times New Roman"/>
            <w:sz w:val="24"/>
            <w:szCs w:val="24"/>
          </w:rPr>
          <w:t xml:space="preserve"> </w:t>
        </w:r>
      </w:ins>
      <w:r w:rsidR="00B947BC" w:rsidRPr="011A7C3E">
        <w:rPr>
          <w:rFonts w:ascii="Times New Roman" w:eastAsia="Times New Roman" w:hAnsi="Times New Roman" w:cs="Times New Roman"/>
          <w:sz w:val="24"/>
          <w:szCs w:val="24"/>
        </w:rPr>
        <w:t xml:space="preserve">predicting </w:t>
      </w:r>
      <w:proofErr w:type="spellStart"/>
      <w:r w:rsidR="00B947BC" w:rsidRPr="011A7C3E">
        <w:rPr>
          <w:rFonts w:ascii="Times New Roman" w:eastAsia="Times New Roman" w:hAnsi="Times New Roman" w:cs="Times New Roman"/>
          <w:sz w:val="24"/>
          <w:szCs w:val="24"/>
        </w:rPr>
        <w:t>T</w:t>
      </w:r>
      <w:r w:rsidR="00B947BC" w:rsidRPr="011A7C3E">
        <w:rPr>
          <w:rFonts w:ascii="Times New Roman" w:eastAsia="Times New Roman" w:hAnsi="Times New Roman" w:cs="Times New Roman"/>
          <w:sz w:val="24"/>
          <w:szCs w:val="24"/>
          <w:vertAlign w:val="subscript"/>
        </w:rPr>
        <w:t>g</w:t>
      </w:r>
      <w:proofErr w:type="spellEnd"/>
      <w:r w:rsidR="00B947BC" w:rsidRPr="011A7C3E">
        <w:rPr>
          <w:rFonts w:ascii="Times New Roman" w:eastAsia="Times New Roman" w:hAnsi="Times New Roman" w:cs="Times New Roman"/>
          <w:sz w:val="24"/>
          <w:szCs w:val="24"/>
        </w:rPr>
        <w:t xml:space="preserve">, with a mean </w:t>
      </w:r>
      <w:r w:rsidR="00B947BC" w:rsidRPr="00E83847">
        <w:rPr>
          <w:rFonts w:ascii="Times New Roman" w:eastAsia="Times New Roman" w:hAnsi="Times New Roman" w:cs="Times New Roman"/>
          <w:sz w:val="24"/>
          <w:szCs w:val="24"/>
        </w:rPr>
        <w:t xml:space="preserve">absolute error of </w:t>
      </w:r>
      <w:del w:id="22" w:author="Acaru, Silviu" w:date="2026-03-14T22:45:00Z" w16du:dateUtc="2026-03-14T21:45:00Z">
        <w:r w:rsidR="00B947BC" w:rsidRPr="00E83847" w:rsidDel="00B32A55">
          <w:rPr>
            <w:rFonts w:ascii="Times New Roman" w:eastAsia="Times New Roman" w:hAnsi="Times New Roman" w:cs="Times New Roman"/>
            <w:sz w:val="24"/>
            <w:szCs w:val="24"/>
          </w:rPr>
          <w:delText xml:space="preserve">just </w:delText>
        </w:r>
        <w:r w:rsidR="00E83847" w:rsidRPr="00E83847" w:rsidDel="00B32A55">
          <w:rPr>
            <w:rFonts w:ascii="Times New Roman" w:eastAsia="Times New Roman" w:hAnsi="Times New Roman" w:cs="Times New Roman"/>
            <w:sz w:val="24"/>
            <w:szCs w:val="24"/>
          </w:rPr>
          <w:delText>6.6</w:delText>
        </w:r>
        <w:r w:rsidR="00B947BC" w:rsidRPr="00E83847" w:rsidDel="00B32A55">
          <w:rPr>
            <w:rFonts w:ascii="Times New Roman" w:eastAsia="Times New Roman" w:hAnsi="Times New Roman" w:cs="Times New Roman"/>
            <w:sz w:val="24"/>
            <w:szCs w:val="24"/>
          </w:rPr>
          <w:delText>6</w:delText>
        </w:r>
      </w:del>
      <w:ins w:id="23" w:author="Acaru, Silviu" w:date="2026-03-14T22:45:00Z" w16du:dateUtc="2026-03-14T21:45:00Z">
        <w:r w:rsidR="00B32A55">
          <w:rPr>
            <w:rFonts w:ascii="Times New Roman" w:eastAsia="Times New Roman" w:hAnsi="Times New Roman" w:cs="Times New Roman"/>
            <w:sz w:val="24"/>
            <w:szCs w:val="24"/>
          </w:rPr>
          <w:t xml:space="preserve">13.41 </w:t>
        </w:r>
      </w:ins>
      <w:r w:rsidR="00561611" w:rsidRPr="00E83847">
        <w:rPr>
          <w:rFonts w:ascii="Times New Roman" w:hAnsi="Times New Roman" w:cs="Times New Roman"/>
          <w:sz w:val="24"/>
          <w:szCs w:val="24"/>
        </w:rPr>
        <w:t>°C</w:t>
      </w:r>
      <w:r w:rsidR="00B947BC" w:rsidRPr="00E83847">
        <w:rPr>
          <w:rFonts w:ascii="Times New Roman" w:eastAsia="Times New Roman" w:hAnsi="Times New Roman" w:cs="Times New Roman"/>
          <w:sz w:val="24"/>
          <w:szCs w:val="24"/>
        </w:rPr>
        <w:t xml:space="preserve"> on </w:t>
      </w:r>
      <w:r w:rsidR="00B947BC" w:rsidRPr="011A7C3E">
        <w:rPr>
          <w:rFonts w:ascii="Times New Roman" w:eastAsia="Times New Roman" w:hAnsi="Times New Roman" w:cs="Times New Roman"/>
          <w:sz w:val="24"/>
          <w:szCs w:val="24"/>
        </w:rPr>
        <w:t xml:space="preserve">the validation set, surpassing the performance of </w:t>
      </w:r>
      <w:del w:id="24" w:author="Acaru, Silviu" w:date="2026-03-14T22:45:00Z" w16du:dateUtc="2026-03-14T21:45:00Z">
        <w:r w:rsidR="00B947BC" w:rsidRPr="011A7C3E" w:rsidDel="00B32A55">
          <w:rPr>
            <w:rFonts w:ascii="Times New Roman" w:eastAsia="Times New Roman" w:hAnsi="Times New Roman" w:cs="Times New Roman"/>
            <w:sz w:val="24"/>
            <w:szCs w:val="24"/>
          </w:rPr>
          <w:delText>conventional regression methods</w:delText>
        </w:r>
      </w:del>
      <w:ins w:id="25" w:author="Acaru, Silviu" w:date="2026-03-14T22:45:00Z" w16du:dateUtc="2026-03-14T21:45:00Z">
        <w:r w:rsidR="00B32A55">
          <w:rPr>
            <w:rFonts w:ascii="Times New Roman" w:eastAsia="Times New Roman" w:hAnsi="Times New Roman" w:cs="Times New Roman"/>
            <w:sz w:val="24"/>
            <w:szCs w:val="24"/>
          </w:rPr>
          <w:t>all individual models</w:t>
        </w:r>
      </w:ins>
      <w:r w:rsidR="00B947BC" w:rsidRPr="011A7C3E">
        <w:rPr>
          <w:rFonts w:ascii="Times New Roman" w:eastAsia="Times New Roman" w:hAnsi="Times New Roman" w:cs="Times New Roman"/>
          <w:sz w:val="24"/>
          <w:szCs w:val="24"/>
        </w:rPr>
        <w:t>. Additionally, we enhance model interpretability by integrating advanced mapping techniques and employ an adaptive grid search algorithm to explore extrapolative scenarios. Our workflow, paired with a user-friendly interface, enables rapid discovery and optimization of formulations with desired properties. This study not only deepens the understanding of structure-property relationships in lignin-PUs but also provides a scalable ML-driven tool for designing sustainable materials with precision, highlighting the transformative potential of artificial intelligence in green chemistry and materials innovation.</w:t>
      </w:r>
    </w:p>
    <w:p w14:paraId="0BEED464" w14:textId="77777777" w:rsidR="003222BD" w:rsidRDefault="003222BD" w:rsidP="00B947BC">
      <w:pPr>
        <w:spacing w:before="120" w:after="120"/>
        <w:jc w:val="both"/>
        <w:rPr>
          <w:rFonts w:ascii="Times New Roman" w:eastAsia="Times New Roman" w:hAnsi="Times New Roman" w:cs="Times New Roman"/>
          <w:sz w:val="24"/>
          <w:szCs w:val="24"/>
        </w:rPr>
      </w:pPr>
    </w:p>
    <w:p w14:paraId="1EA717D7" w14:textId="4CEF3275" w:rsidR="003222BD" w:rsidRDefault="003222BD"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Graphical abstract</w:t>
      </w:r>
    </w:p>
    <w:p w14:paraId="6101BDCC" w14:textId="6BD58827" w:rsidR="003222BD" w:rsidRDefault="008E4F9B" w:rsidP="00B947BC">
      <w:pPr>
        <w:spacing w:before="120" w:after="120"/>
        <w:jc w:val="both"/>
        <w:rPr>
          <w:rFonts w:ascii="Times New Roman" w:eastAsia="Times New Roman" w:hAnsi="Times New Roman" w:cs="Times New Roman"/>
          <w:sz w:val="24"/>
          <w:szCs w:val="24"/>
        </w:rPr>
      </w:pPr>
      <w:ins w:id="26" w:author="Acaru, Silviu" w:date="2026-03-15T22:14:00Z" w16du:dateUtc="2026-03-15T21:14:00Z">
        <w:r>
          <w:rPr>
            <w:rFonts w:ascii="Times New Roman" w:eastAsia="Times New Roman" w:hAnsi="Times New Roman" w:cs="Times New Roman"/>
            <w:noProof/>
            <w:sz w:val="24"/>
            <w:szCs w:val="24"/>
          </w:rPr>
          <w:lastRenderedPageBreak/>
          <w:drawing>
            <wp:inline distT="0" distB="0" distL="0" distR="0" wp14:anchorId="79D5374D" wp14:editId="63E06505">
              <wp:extent cx="1979676" cy="1799844"/>
              <wp:effectExtent l="0" t="0" r="1905" b="0"/>
              <wp:docPr id="42819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6195" name="Picture 4281961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9676" cy="1799844"/>
                      </a:xfrm>
                      <a:prstGeom prst="rect">
                        <a:avLst/>
                      </a:prstGeom>
                    </pic:spPr>
                  </pic:pic>
                </a:graphicData>
              </a:graphic>
            </wp:inline>
          </w:drawing>
        </w:r>
      </w:ins>
      <w:del w:id="27" w:author="Acaru, Silviu" w:date="2026-03-14T23:31:00Z" w16du:dateUtc="2026-03-14T22:31:00Z">
        <w:r w:rsidR="007E5456" w:rsidDel="00B23521">
          <w:rPr>
            <w:rFonts w:ascii="Times New Roman" w:eastAsia="Times New Roman" w:hAnsi="Times New Roman" w:cs="Times New Roman"/>
            <w:noProof/>
            <w:sz w:val="24"/>
            <w:szCs w:val="24"/>
          </w:rPr>
          <w:drawing>
            <wp:inline distT="0" distB="0" distL="0" distR="0" wp14:anchorId="296EA55E" wp14:editId="666DCC62">
              <wp:extent cx="1980057" cy="1800225"/>
              <wp:effectExtent l="0" t="0" r="1270" b="0"/>
              <wp:docPr id="1156352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52818"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80057" cy="1800225"/>
                      </a:xfrm>
                      <a:prstGeom prst="rect">
                        <a:avLst/>
                      </a:prstGeom>
                    </pic:spPr>
                  </pic:pic>
                </a:graphicData>
              </a:graphic>
            </wp:inline>
          </w:drawing>
        </w:r>
      </w:del>
    </w:p>
    <w:p w14:paraId="123074C1" w14:textId="3C85E23A" w:rsidR="00FF6F57" w:rsidRDefault="00703122" w:rsidP="00B947BC">
      <w:pPr>
        <w:spacing w:before="120" w:after="120"/>
        <w:jc w:val="both"/>
        <w:rPr>
          <w:rFonts w:ascii="Times New Roman" w:eastAsia="Times New Roman" w:hAnsi="Times New Roman" w:cs="Times New Roman"/>
          <w:sz w:val="24"/>
          <w:szCs w:val="24"/>
        </w:rPr>
      </w:pPr>
      <w:r w:rsidRPr="00703122">
        <w:rPr>
          <w:rFonts w:ascii="Times New Roman" w:eastAsia="Times New Roman" w:hAnsi="Times New Roman" w:cs="Times New Roman"/>
          <w:sz w:val="24"/>
          <w:szCs w:val="24"/>
        </w:rPr>
        <w:t xml:space="preserve">A machine learning ensemble </w:t>
      </w:r>
      <w:del w:id="28" w:author="Acaru, Silviu" w:date="2026-03-14T22:46:00Z" w16du:dateUtc="2026-03-14T21:46:00Z">
        <w:r w:rsidRPr="00703122" w:rsidDel="00B32A55">
          <w:rPr>
            <w:rFonts w:ascii="Times New Roman" w:eastAsia="Times New Roman" w:hAnsi="Times New Roman" w:cs="Times New Roman"/>
            <w:sz w:val="24"/>
            <w:szCs w:val="24"/>
          </w:rPr>
          <w:delText xml:space="preserve">accurately </w:delText>
        </w:r>
      </w:del>
      <w:ins w:id="29" w:author="Acaru, Silviu" w:date="2026-03-14T22:46:00Z" w16du:dateUtc="2026-03-14T21:46:00Z">
        <w:r w:rsidR="00B32A55">
          <w:rPr>
            <w:rFonts w:ascii="Times New Roman" w:eastAsia="Times New Roman" w:hAnsi="Times New Roman" w:cs="Times New Roman"/>
            <w:sz w:val="24"/>
            <w:szCs w:val="24"/>
          </w:rPr>
          <w:t>reliably</w:t>
        </w:r>
        <w:r w:rsidR="00B32A55" w:rsidRPr="00703122">
          <w:rPr>
            <w:rFonts w:ascii="Times New Roman" w:eastAsia="Times New Roman" w:hAnsi="Times New Roman" w:cs="Times New Roman"/>
            <w:sz w:val="24"/>
            <w:szCs w:val="24"/>
          </w:rPr>
          <w:t xml:space="preserve"> </w:t>
        </w:r>
      </w:ins>
      <w:r w:rsidRPr="00703122">
        <w:rPr>
          <w:rFonts w:ascii="Times New Roman" w:eastAsia="Times New Roman" w:hAnsi="Times New Roman" w:cs="Times New Roman"/>
          <w:sz w:val="24"/>
          <w:szCs w:val="24"/>
        </w:rPr>
        <w:t xml:space="preserve">predicts glass transition temperatures for lignin-based polyurethanes within </w:t>
      </w:r>
      <w:del w:id="30" w:author="Acaru, Silviu" w:date="2026-03-14T22:46:00Z" w16du:dateUtc="2026-03-14T21:46:00Z">
        <w:r w:rsidRPr="00703122" w:rsidDel="00B32A55">
          <w:rPr>
            <w:rFonts w:ascii="Times New Roman" w:eastAsia="Times New Roman" w:hAnsi="Times New Roman" w:cs="Times New Roman"/>
            <w:sz w:val="24"/>
            <w:szCs w:val="24"/>
          </w:rPr>
          <w:delText>6.66</w:delText>
        </w:r>
      </w:del>
      <w:ins w:id="31" w:author="Acaru, Silviu" w:date="2026-03-15T21:03:00Z" w16du:dateUtc="2026-03-15T20:03:00Z">
        <w:r w:rsidR="00DE3B51">
          <w:rPr>
            <w:rFonts w:ascii="Times New Roman" w:eastAsia="Times New Roman" w:hAnsi="Times New Roman" w:cs="Times New Roman"/>
            <w:sz w:val="24"/>
            <w:szCs w:val="24"/>
          </w:rPr>
          <w:t>13.41</w:t>
        </w:r>
      </w:ins>
      <w:ins w:id="32" w:author="Acaru, Silviu" w:date="2026-03-15T22:14:00Z" w16du:dateUtc="2026-03-15T21:14:00Z">
        <w:r w:rsidR="008E4F9B">
          <w:rPr>
            <w:rFonts w:ascii="Times New Roman" w:eastAsia="Times New Roman" w:hAnsi="Times New Roman" w:cs="Times New Roman"/>
            <w:sz w:val="24"/>
            <w:szCs w:val="24"/>
          </w:rPr>
          <w:t xml:space="preserve"> </w:t>
        </w:r>
      </w:ins>
      <w:r w:rsidRPr="00703122">
        <w:rPr>
          <w:rFonts w:ascii="Times New Roman" w:eastAsia="Times New Roman" w:hAnsi="Times New Roman" w:cs="Times New Roman"/>
          <w:sz w:val="24"/>
          <w:szCs w:val="24"/>
        </w:rPr>
        <w:t xml:space="preserve">°C, despite being trained on a dataset of only 136 formulations. The model efficiently combines </w:t>
      </w:r>
      <w:del w:id="33" w:author="Acaru, Silviu" w:date="2026-03-14T22:47:00Z" w16du:dateUtc="2026-03-14T21:47:00Z">
        <w:r w:rsidRPr="00703122" w:rsidDel="00B32A55">
          <w:rPr>
            <w:rFonts w:ascii="Times New Roman" w:eastAsia="Times New Roman" w:hAnsi="Times New Roman" w:cs="Times New Roman"/>
            <w:sz w:val="24"/>
            <w:szCs w:val="24"/>
          </w:rPr>
          <w:delText>seven key</w:delText>
        </w:r>
      </w:del>
      <w:ins w:id="34" w:author="Acaru, Silviu" w:date="2026-03-14T22:47:00Z" w16du:dateUtc="2026-03-14T21:47:00Z">
        <w:r w:rsidR="00B32A55">
          <w:rPr>
            <w:rFonts w:ascii="Times New Roman" w:eastAsia="Times New Roman" w:hAnsi="Times New Roman" w:cs="Times New Roman"/>
            <w:sz w:val="24"/>
            <w:szCs w:val="24"/>
          </w:rPr>
          <w:t>five input</w:t>
        </w:r>
      </w:ins>
      <w:r w:rsidRPr="00703122">
        <w:rPr>
          <w:rFonts w:ascii="Times New Roman" w:eastAsia="Times New Roman" w:hAnsi="Times New Roman" w:cs="Times New Roman"/>
          <w:sz w:val="24"/>
          <w:szCs w:val="24"/>
        </w:rPr>
        <w:t xml:space="preserve"> features to overcome this data limitation. This optimized workflow generated over 4 million novel lignin-</w:t>
      </w:r>
      <w:r w:rsidR="009E25C5" w:rsidRPr="00703122">
        <w:rPr>
          <w:rFonts w:ascii="Times New Roman" w:eastAsia="Times New Roman" w:hAnsi="Times New Roman" w:cs="Times New Roman"/>
          <w:sz w:val="24"/>
          <w:szCs w:val="24"/>
        </w:rPr>
        <w:t xml:space="preserve">polyurethane </w:t>
      </w:r>
      <w:r w:rsidRPr="00703122">
        <w:rPr>
          <w:rFonts w:ascii="Times New Roman" w:eastAsia="Times New Roman" w:hAnsi="Times New Roman" w:cs="Times New Roman"/>
          <w:sz w:val="24"/>
          <w:szCs w:val="24"/>
        </w:rPr>
        <w:t>formulations, with an intuitive interface accelerating the adoption of sustainable polyurethanes.</w:t>
      </w:r>
    </w:p>
    <w:p w14:paraId="6F4E070B" w14:textId="77777777" w:rsidR="009E25C5" w:rsidRPr="00487C81" w:rsidRDefault="009E25C5" w:rsidP="00B947BC">
      <w:pPr>
        <w:spacing w:before="120" w:after="120"/>
        <w:jc w:val="both"/>
        <w:rPr>
          <w:rFonts w:ascii="Times New Roman" w:eastAsia="Times New Roman" w:hAnsi="Times New Roman" w:cs="Times New Roman"/>
          <w:sz w:val="24"/>
          <w:szCs w:val="24"/>
        </w:rPr>
      </w:pPr>
    </w:p>
    <w:p w14:paraId="1A0222FE" w14:textId="3554B2BC" w:rsidR="00915D13" w:rsidRPr="00443E04" w:rsidRDefault="00915D13" w:rsidP="0077247B">
      <w:pPr>
        <w:pStyle w:val="Heading1"/>
        <w:numPr>
          <w:ilvl w:val="0"/>
          <w:numId w:val="2"/>
        </w:numPr>
        <w:spacing w:before="120" w:after="120"/>
        <w:rPr>
          <w:rFonts w:ascii="Times New Roman" w:eastAsia="Times New Roman" w:hAnsi="Times New Roman" w:cs="Times New Roman"/>
          <w:sz w:val="24"/>
          <w:szCs w:val="24"/>
        </w:rPr>
      </w:pPr>
      <w:bookmarkStart w:id="35" w:name="_Ref178349597"/>
      <w:bookmarkStart w:id="36" w:name="_Toc179040464"/>
      <w:r w:rsidRPr="00443E04">
        <w:rPr>
          <w:rFonts w:ascii="Times New Roman" w:eastAsia="Times New Roman" w:hAnsi="Times New Roman" w:cs="Times New Roman"/>
          <w:sz w:val="24"/>
          <w:szCs w:val="24"/>
        </w:rPr>
        <w:t>Introduction</w:t>
      </w:r>
      <w:bookmarkEnd w:id="35"/>
      <w:bookmarkEnd w:id="36"/>
    </w:p>
    <w:p w14:paraId="378620E3" w14:textId="64B4A583" w:rsidR="004200F2" w:rsidRPr="00DA0E70" w:rsidRDefault="004200F2" w:rsidP="00D43E05">
      <w:pPr>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The global polyurethane (PU) industry is experiencing growing pressure to develop environmentally friendly and bio-based alternatives in response to ecological concerns. This shift is driven by the increasing demand for high-performance materials in sectors like construction, automotive, furniture, and footwear, where sustainability has become a key priority</w:t>
      </w:r>
      <w:r w:rsidR="00220DF4">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vertAlign w:val="superscript"/>
          </w:rPr>
          <w:tag w:val="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
          <w:id w:val="1972789094"/>
          <w:placeholder>
            <w:docPart w:val="DefaultPlaceholder_-1854013440"/>
          </w:placeholder>
        </w:sdtPr>
        <w:sdtContent>
          <w:r w:rsidR="00412D9A" w:rsidRPr="00412D9A">
            <w:rPr>
              <w:rFonts w:ascii="Times New Roman" w:eastAsia="Times New Roman" w:hAnsi="Times New Roman" w:cs="Times New Roman"/>
              <w:color w:val="000000"/>
              <w:sz w:val="24"/>
              <w:szCs w:val="24"/>
              <w:vertAlign w:val="superscript"/>
            </w:rPr>
            <w:t>[1]</w:t>
          </w:r>
        </w:sdtContent>
      </w:sdt>
    </w:p>
    <w:p w14:paraId="2FA8698D" w14:textId="45EB792E" w:rsidR="004200F2" w:rsidRPr="00220DF4"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 xml:space="preserve">Historically, the creation of new materials has been a laborious process, heavily reliant on extensive laboratory experimentation. While crucial for material innovation, this conventional approach often proves inefficient, lengthy, and expensive. A prime example is the challenge of </w:t>
      </w:r>
      <w:r w:rsidR="00114136">
        <w:rPr>
          <w:rFonts w:ascii="Times New Roman" w:eastAsia="Times New Roman" w:hAnsi="Times New Roman" w:cs="Times New Roman"/>
          <w:sz w:val="24"/>
          <w:szCs w:val="24"/>
        </w:rPr>
        <w:t>regulating</w:t>
      </w:r>
      <w:r w:rsidR="00114136" w:rsidRPr="00DA0E70">
        <w:rPr>
          <w:rFonts w:ascii="Times New Roman" w:eastAsia="Times New Roman" w:hAnsi="Times New Roman" w:cs="Times New Roman"/>
          <w:sz w:val="24"/>
          <w:szCs w:val="24"/>
        </w:rPr>
        <w:t xml:space="preserve"> </w:t>
      </w:r>
      <w:r w:rsidR="00B24AB3">
        <w:rPr>
          <w:rFonts w:ascii="Times New Roman" w:eastAsia="Times New Roman" w:hAnsi="Times New Roman" w:cs="Times New Roman"/>
          <w:sz w:val="24"/>
          <w:szCs w:val="24"/>
        </w:rPr>
        <w:t>thermo</w:t>
      </w:r>
      <w:r w:rsidRPr="00DA0E70">
        <w:rPr>
          <w:rFonts w:ascii="Times New Roman" w:eastAsia="Times New Roman" w:hAnsi="Times New Roman" w:cs="Times New Roman"/>
          <w:sz w:val="24"/>
          <w:szCs w:val="24"/>
        </w:rPr>
        <w:t xml:space="preserve">mechanical </w:t>
      </w:r>
      <w:r w:rsidR="00B24AB3">
        <w:rPr>
          <w:rFonts w:ascii="Times New Roman" w:eastAsia="Times New Roman" w:hAnsi="Times New Roman" w:cs="Times New Roman"/>
          <w:sz w:val="24"/>
          <w:szCs w:val="24"/>
        </w:rPr>
        <w:t>properties</w:t>
      </w:r>
      <w:r w:rsidR="00114136">
        <w:rPr>
          <w:rFonts w:ascii="Times New Roman" w:eastAsia="Times New Roman" w:hAnsi="Times New Roman" w:cs="Times New Roman"/>
          <w:sz w:val="24"/>
          <w:szCs w:val="24"/>
        </w:rPr>
        <w:t xml:space="preserve"> in</w:t>
      </w:r>
      <w:r w:rsidRPr="00DA0E70">
        <w:rPr>
          <w:rFonts w:ascii="Times New Roman" w:eastAsia="Times New Roman" w:hAnsi="Times New Roman" w:cs="Times New Roman"/>
          <w:sz w:val="24"/>
          <w:szCs w:val="24"/>
        </w:rPr>
        <w:t xml:space="preserve"> PUs, which necessitates multiple experiments to adjust ingredient proportions, catalysts, and production methods, potentially hindering the rapid commercialization of new materials</w:t>
      </w:r>
      <w:r w:rsidR="00220DF4">
        <w:rPr>
          <w:rFonts w:ascii="Times New Roman" w:eastAsia="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
          <w:id w:val="2125106249"/>
          <w:placeholder>
            <w:docPart w:val="2A23C0C10C0E4FED93DEE4A1FC4F9B72"/>
          </w:placeholder>
        </w:sdtPr>
        <w:sdtContent>
          <w:r w:rsidR="00412D9A" w:rsidRPr="00412D9A">
            <w:rPr>
              <w:rFonts w:ascii="Times New Roman" w:hAnsi="Times New Roman" w:cs="Times New Roman"/>
              <w:color w:val="000000"/>
              <w:sz w:val="24"/>
              <w:szCs w:val="24"/>
              <w:vertAlign w:val="superscript"/>
            </w:rPr>
            <w:t>[2–7]</w:t>
          </w:r>
        </w:sdtContent>
      </w:sdt>
    </w:p>
    <w:p w14:paraId="6AE60BD4" w14:textId="340CAD45" w:rsidR="004200F2" w:rsidRPr="00DA0E70"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Recent progress in data-centric methodologies, however, offers a promising avenue for expediting PU discovery. The field of materials science has seen a surge in the application of artificial intelligence (AI) and machine learning (ML) techniques. Researchers are now employing sophisticated algorithms to forecast polymer structures and properties with remarkable precision, thereby reducing the need for costly physical experiments</w:t>
      </w:r>
      <w:r w:rsidR="00220DF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
          <w:id w:val="-20797406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[8,9]</w:t>
          </w:r>
        </w:sdtContent>
      </w:sdt>
      <w:r w:rsidRPr="00DA0E70">
        <w:rPr>
          <w:rFonts w:ascii="Times New Roman" w:eastAsia="Times New Roman" w:hAnsi="Times New Roman" w:cs="Times New Roman"/>
          <w:sz w:val="24"/>
          <w:szCs w:val="24"/>
        </w:rPr>
        <w:t xml:space="preserve"> These models achieve this by automating the prediction of critical performance metrics such as the glass transition property (</w:t>
      </w:r>
      <w:proofErr w:type="spellStart"/>
      <w:r w:rsidRPr="00DA0E70">
        <w:rPr>
          <w:rFonts w:ascii="Times New Roman" w:eastAsia="Times New Roman" w:hAnsi="Times New Roman" w:cs="Times New Roman"/>
          <w:sz w:val="24"/>
          <w:szCs w:val="24"/>
        </w:rPr>
        <w:t>T</w:t>
      </w:r>
      <w:r w:rsidRPr="00DA0E70">
        <w:rPr>
          <w:rFonts w:ascii="Times New Roman" w:eastAsia="Times New Roman" w:hAnsi="Times New Roman" w:cs="Times New Roman"/>
          <w:sz w:val="24"/>
          <w:szCs w:val="24"/>
          <w:vertAlign w:val="subscript"/>
        </w:rPr>
        <w:t>g</w:t>
      </w:r>
      <w:proofErr w:type="spellEnd"/>
      <w:r w:rsidRPr="00DA0E70">
        <w:rPr>
          <w:rFonts w:ascii="Times New Roman" w:eastAsia="Times New Roman" w:hAnsi="Times New Roman" w:cs="Times New Roman"/>
          <w:sz w:val="24"/>
          <w:szCs w:val="24"/>
        </w:rPr>
        <w:t>), even when working with sparse datasets</w:t>
      </w:r>
      <w:r w:rsidR="00823BA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
          <w:id w:val="15688368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[10–13]</w:t>
          </w:r>
        </w:sdtContent>
      </w:sdt>
    </w:p>
    <w:p w14:paraId="1660BA68" w14:textId="2F722923" w:rsidR="004200F2" w:rsidRPr="00DA0E70" w:rsidRDefault="004200F2" w:rsidP="00D43E05">
      <w:pPr>
        <w:pStyle w:val="whitespace-pre-wrap"/>
        <w:spacing w:before="0" w:beforeAutospacing="0" w:after="160" w:afterAutospacing="0"/>
        <w:jc w:val="both"/>
      </w:pPr>
      <w:r>
        <w:t xml:space="preserve">Despite these advancements, not all ML methods can </w:t>
      </w:r>
      <w:del w:id="37" w:author="Acaru, Silviu" w:date="2026-03-16T16:29:00Z" w16du:dateUtc="2026-03-16T15:29:00Z">
        <w:r w:rsidDel="005B7109">
          <w:delText xml:space="preserve">deal </w:delText>
        </w:r>
      </w:del>
      <w:ins w:id="38" w:author="Acaru, Silviu" w:date="2026-03-16T16:29:00Z" w16du:dateUtc="2026-03-16T15:29:00Z">
        <w:r w:rsidR="005B7109">
          <w:t>perform</w:t>
        </w:r>
        <w:r w:rsidR="005B7109">
          <w:t xml:space="preserve"> </w:t>
        </w:r>
      </w:ins>
      <w:r>
        <w:t>effectively with small experimental datasets. One of the primary limitations of traditional ML algorithms is their tendency to overfit when data is limited, meaning the model captures noise rather than underlying patterns</w:t>
      </w:r>
      <w:r w:rsidR="00220DF4">
        <w:t>.</w:t>
      </w:r>
      <w:sdt>
        <w:sdtPr>
          <w:rPr>
            <w:color w:val="000000"/>
            <w:vertAlign w:val="superscript"/>
          </w:rPr>
          <w:tag w:val="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
          <w:id w:val="-1664536298"/>
          <w:placeholder>
            <w:docPart w:val="2A23C0C10C0E4FED93DEE4A1FC4F9B72"/>
          </w:placeholder>
        </w:sdtPr>
        <w:sdtContent>
          <w:r w:rsidR="00412D9A" w:rsidRPr="00412D9A">
            <w:rPr>
              <w:color w:val="000000"/>
              <w:vertAlign w:val="superscript"/>
            </w:rPr>
            <w:t>[14]</w:t>
          </w:r>
        </w:sdtContent>
      </w:sdt>
      <w:r>
        <w:t xml:space="preserve"> This issue becomes particularly significant when developing advanced materials like PUs, where small deviations in formulation can lead to large variations in performance metrics. Furthermore, certain models struggle with capturing non-linear relationships that are often present in experimental datasets, requiring more sophisticated approaches to make accurate predictions from limited data</w:t>
      </w:r>
      <w:r w:rsidR="00220DF4">
        <w:t>.</w:t>
      </w:r>
      <w:sdt>
        <w:sdtPr>
          <w:rPr>
            <w:color w:val="000000"/>
            <w:vertAlign w:val="superscript"/>
          </w:rPr>
          <w:tag w:val="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
          <w:id w:val="-2005581781"/>
          <w:placeholder>
            <w:docPart w:val="2A23C0C10C0E4FED93DEE4A1FC4F9B72"/>
          </w:placeholder>
        </w:sdtPr>
        <w:sdtContent>
          <w:r w:rsidR="00412D9A" w:rsidRPr="00412D9A">
            <w:rPr>
              <w:color w:val="000000"/>
              <w:vertAlign w:val="superscript"/>
            </w:rPr>
            <w:t>[15]</w:t>
          </w:r>
        </w:sdtContent>
      </w:sdt>
    </w:p>
    <w:p w14:paraId="1A8400A0" w14:textId="7F926E9E" w:rsidR="004E266B" w:rsidRDefault="004200F2" w:rsidP="00BE4FBD">
      <w:pPr>
        <w:pStyle w:val="whitespace-pre-wrap"/>
        <w:jc w:val="both"/>
      </w:pPr>
      <w:r>
        <w:lastRenderedPageBreak/>
        <w:t xml:space="preserve">To overcome these limitations, ensemble methods have emerged as powerful tools. These </w:t>
      </w:r>
      <w:r w:rsidR="000619FB">
        <w:t xml:space="preserve">ML </w:t>
      </w:r>
      <w:r>
        <w:t>techniques combine multiple models</w:t>
      </w:r>
      <w:r w:rsidR="00B2312B">
        <w:t>,</w:t>
      </w:r>
      <w:r w:rsidR="00B2312B" w:rsidRPr="00B2312B">
        <w:t xml:space="preserve"> </w:t>
      </w:r>
      <w:r w:rsidR="002F72E7">
        <w:t>known as</w:t>
      </w:r>
      <w:r w:rsidR="00B2312B" w:rsidRPr="00B2312B">
        <w:t xml:space="preserve"> base learners</w:t>
      </w:r>
      <w:r w:rsidR="00B2312B">
        <w:t>,</w:t>
      </w:r>
      <w:r>
        <w:t xml:space="preserve"> to improve prediction accuracy and robustness. Random Forests (RF), for instance, construct multiple decision trees and aggregate their predictions.</w:t>
      </w:r>
      <w:r w:rsidR="00220DF4">
        <w:t xml:space="preserve"> Tao </w:t>
      </w:r>
      <w:r w:rsidR="00220DF4">
        <w:rPr>
          <w:i/>
        </w:rPr>
        <w:t xml:space="preserve">et al., </w:t>
      </w:r>
      <w:r>
        <w:t xml:space="preserve">evaluated 79 different ML models to predict the </w:t>
      </w:r>
      <w:proofErr w:type="spellStart"/>
      <w:r>
        <w:t>T</w:t>
      </w:r>
      <w:r w:rsidRPr="011A7C3E">
        <w:rPr>
          <w:vertAlign w:val="subscript"/>
        </w:rPr>
        <w:t>g</w:t>
      </w:r>
      <w:proofErr w:type="spellEnd"/>
      <w:r>
        <w:t xml:space="preserve"> of polymers, using various polymer representations and feature engineering approaches. RF models were among the top performers, particularly when using a polymer's repeat unit as the structural representation.</w:t>
      </w:r>
      <w:sdt>
        <w:sdtPr>
          <w:rPr>
            <w:color w:val="000000"/>
            <w:vertAlign w:val="superscript"/>
          </w:rPr>
          <w:tag w:val="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
          <w:id w:val="132759351"/>
          <w:placeholder>
            <w:docPart w:val="06D421F014FA4F42928926A8FDCC61A3"/>
          </w:placeholder>
        </w:sdtPr>
        <w:sdtContent>
          <w:r w:rsidR="00412D9A" w:rsidRPr="00412D9A">
            <w:rPr>
              <w:color w:val="000000"/>
              <w:vertAlign w:val="superscript"/>
            </w:rPr>
            <w:t>[16]</w:t>
          </w:r>
        </w:sdtContent>
      </w:sdt>
      <w:r w:rsidR="318CE70E">
        <w:t xml:space="preserve"> Ensemble models using polynomial base models have also been shown to improve prediction accuracy, moreover, in contrast to RF-based models, the final predictive model can be reformulated as a single model instance significantly improving computational efficiency at production level</w:t>
      </w:r>
      <w:r w:rsidR="00220DF4">
        <w:t>.</w:t>
      </w:r>
      <w:sdt>
        <w:sdtPr>
          <w:rPr>
            <w:color w:val="000000"/>
            <w:vertAlign w:val="superscript"/>
          </w:rPr>
          <w:tag w:val="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652573132"/>
          <w:placeholder>
            <w:docPart w:val="DefaultPlaceholder_-1854013440"/>
          </w:placeholder>
        </w:sdtPr>
        <w:sdtContent>
          <w:r w:rsidR="00412D9A" w:rsidRPr="00412D9A">
            <w:rPr>
              <w:color w:val="000000"/>
              <w:vertAlign w:val="superscript"/>
            </w:rPr>
            <w:t>[17]</w:t>
          </w:r>
        </w:sdtContent>
      </w:sdt>
      <w:r w:rsidR="318CE70E">
        <w:t xml:space="preserve"> Such models were successfully used for designing hyperbranched polymers as dispersing agents in inks</w:t>
      </w:r>
      <w:r w:rsidR="00220DF4">
        <w:t>.</w:t>
      </w:r>
      <w:sdt>
        <w:sdtPr>
          <w:rPr>
            <w:color w:val="000000"/>
            <w:vertAlign w:val="superscript"/>
          </w:rPr>
          <w:tag w:val="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
          <w:id w:val="1625340353"/>
          <w:placeholder>
            <w:docPart w:val="DefaultPlaceholder_-1854013440"/>
          </w:placeholder>
        </w:sdtPr>
        <w:sdtContent>
          <w:r w:rsidR="00412D9A" w:rsidRPr="00412D9A">
            <w:rPr>
              <w:color w:val="000000"/>
              <w:vertAlign w:val="superscript"/>
            </w:rPr>
            <w:t>[18]</w:t>
          </w:r>
        </w:sdtContent>
      </w:sdt>
      <w:r>
        <w:t xml:space="preserve"> Gradient Boosting Regression (GBR), another powerful ensemble method, has also proven effective in materials informatics. Unlike RF, which builds trees in parallel, GBR constructs trees sequentially, with each new tree correcting the errors of the previous ones.</w:t>
      </w:r>
      <w:r w:rsidR="00220DF4">
        <w:t xml:space="preserve"> Albuquerque </w:t>
      </w:r>
      <w:r w:rsidR="00220DF4" w:rsidRPr="009A7A28">
        <w:rPr>
          <w:i/>
        </w:rPr>
        <w:t>et al.</w:t>
      </w:r>
      <w:r>
        <w:t xml:space="preserve"> used GBR to </w:t>
      </w:r>
      <w:r w:rsidR="1B06701A">
        <w:t>analyze</w:t>
      </w:r>
      <w:r>
        <w:t xml:space="preserve"> various formulations of biobased epoxy resins.</w:t>
      </w:r>
      <w:sdt>
        <w:sdtPr>
          <w:rPr>
            <w:color w:val="000000"/>
            <w:vertAlign w:val="superscript"/>
          </w:rPr>
          <w:tag w:val="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
          <w:id w:val="-779255327"/>
          <w:placeholder>
            <w:docPart w:val="E7693DC6036F4FD89F911F12DD28D2AB"/>
          </w:placeholder>
        </w:sdtPr>
        <w:sdtContent>
          <w:r w:rsidR="00412D9A" w:rsidRPr="00412D9A">
            <w:rPr>
              <w:color w:val="000000"/>
              <w:vertAlign w:val="superscript"/>
            </w:rPr>
            <w:t>[19]</w:t>
          </w:r>
        </w:sdtContent>
      </w:sdt>
      <w:r>
        <w:t xml:space="preserve"> However, the limited dataset in that study (35 samples) resulted in significant overfitting, highlighting the need for more robust approaches to handle small data scenarios.</w:t>
      </w:r>
    </w:p>
    <w:p w14:paraId="686BC52A" w14:textId="653C7E32" w:rsidR="004200F2" w:rsidRPr="00DA0E70" w:rsidRDefault="004200F2" w:rsidP="00D43E05">
      <w:pPr>
        <w:pStyle w:val="whitespace-pre-wrap"/>
        <w:spacing w:before="0" w:beforeAutospacing="0" w:after="160" w:afterAutospacing="0"/>
        <w:jc w:val="both"/>
      </w:pPr>
      <w:r w:rsidRPr="00DA0E70">
        <w:t>In addressing the challenges, this study proposes an innovative approach that combines domain expertise with ensemble ML techniques</w:t>
      </w:r>
      <w:r>
        <w:t xml:space="preserve"> for </w:t>
      </w:r>
      <w:r w:rsidRPr="00DA0E70">
        <w:t>optimizing sustainable, lignin-based PUs. Traditional methods such as cross-validation and hyperparameter tuning are effective for refining individual models, but ensemble approaches—like stacking and bagging—offer the advantage of improving overall performance by leveraging multiple algorithms. Stacking, for instance, uses a meta-model to combine the predictions of various base models, which has been shown to significantly enhance predictive accuracy</w:t>
      </w:r>
      <w:r w:rsidR="00B61518">
        <w:t>.</w:t>
      </w:r>
      <w:r w:rsidR="00220DF4">
        <w:t xml:space="preserve"> Esmaeili </w:t>
      </w:r>
      <w:r w:rsidR="00220DF4" w:rsidRPr="009A7A28">
        <w:rPr>
          <w:i/>
        </w:rPr>
        <w:t>et al.</w:t>
      </w:r>
      <w:r w:rsidRPr="00DA0E70">
        <w:t xml:space="preserve"> applied this technique to improve the prediction of polymer solubility parameters by integrating Support Vector Machines (SVMs), Neural Networks (NNs), and RFs, with a linear regressor serving as the meta-model.</w:t>
      </w:r>
      <w:sdt>
        <w:sdtPr>
          <w:rPr>
            <w:color w:val="000000"/>
            <w:vertAlign w:val="superscript"/>
          </w:rPr>
          <w:tag w:val="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
          <w:id w:val="1498529440"/>
          <w:placeholder>
            <w:docPart w:val="FB9B0ECAD0D3455A80B5033DF89C7549"/>
          </w:placeholder>
        </w:sdtPr>
        <w:sdtContent>
          <w:r w:rsidR="00412D9A" w:rsidRPr="00412D9A">
            <w:rPr>
              <w:color w:val="000000"/>
              <w:vertAlign w:val="superscript"/>
            </w:rPr>
            <w:t>[20]</w:t>
          </w:r>
        </w:sdtContent>
      </w:sdt>
      <w:r w:rsidRPr="00DA0E70">
        <w:t xml:space="preserve"> Similarly, bagging, which trains models on random subsets of the data to reduce variance, has proven effective for managing heterogeneous datasets. </w:t>
      </w:r>
      <w:r w:rsidR="00220DF4">
        <w:t>T</w:t>
      </w:r>
      <w:r w:rsidRPr="00DA0E70">
        <w:t xml:space="preserve">he utility of bagging </w:t>
      </w:r>
      <w:r w:rsidR="009764D0">
        <w:t xml:space="preserve">was demonstrated </w:t>
      </w:r>
      <w:r w:rsidRPr="00DA0E70">
        <w:t>for improving the prediction of polymer mechanical properties and the robustness of polymer degradation models, respectively.</w:t>
      </w:r>
      <w:sdt>
        <w:sdtPr>
          <w:rPr>
            <w:color w:val="000000"/>
            <w:vertAlign w:val="superscript"/>
          </w:rPr>
          <w:tag w:val="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
          <w:id w:val="-257065464"/>
          <w:placeholder>
            <w:docPart w:val="3C84A04552A54983BE97E29A31C331D6"/>
          </w:placeholder>
        </w:sdtPr>
        <w:sdtContent>
          <w:r w:rsidR="00412D9A" w:rsidRPr="00412D9A">
            <w:rPr>
              <w:color w:val="000000"/>
              <w:vertAlign w:val="superscript"/>
            </w:rPr>
            <w:t>[21,22]</w:t>
          </w:r>
        </w:sdtContent>
      </w:sdt>
    </w:p>
    <w:p w14:paraId="0977C623" w14:textId="5E888B76" w:rsidR="004200F2" w:rsidRPr="00DA0E70" w:rsidRDefault="004200F2" w:rsidP="00D43E05">
      <w:pPr>
        <w:pStyle w:val="whitespace-pre-wrap"/>
        <w:spacing w:before="0" w:beforeAutospacing="0" w:after="160" w:afterAutospacing="0"/>
        <w:jc w:val="both"/>
      </w:pPr>
      <w:r w:rsidRPr="00DA0E70">
        <w:t>This study builds on these advancements by combining stacking and bagging techniques with domain-specific knowledge to enhance the predictive accuracy and formulation optimization of lig</w:t>
      </w:r>
      <w:r>
        <w:t xml:space="preserve">nin-based PUs. A range of models - </w:t>
      </w:r>
      <w:r w:rsidRPr="00DA0E70">
        <w:t>linear (</w:t>
      </w:r>
      <w:r w:rsidRPr="00F928FB">
        <w:rPr>
          <w:i/>
        </w:rPr>
        <w:t>e.g.</w:t>
      </w:r>
      <w:r w:rsidRPr="00DA0E70">
        <w:t xml:space="preserve">, Lasso, </w:t>
      </w:r>
      <w:proofErr w:type="spellStart"/>
      <w:r w:rsidRPr="00DA0E70">
        <w:t>ElasticNet</w:t>
      </w:r>
      <w:proofErr w:type="spellEnd"/>
      <w:r w:rsidRPr="00DA0E70">
        <w:t>), kernel-based (</w:t>
      </w:r>
      <w:r w:rsidR="00F928FB" w:rsidRPr="00F928FB">
        <w:rPr>
          <w:i/>
        </w:rPr>
        <w:t>e.g.</w:t>
      </w:r>
      <w:r w:rsidR="00F928FB" w:rsidRPr="00DA0E70">
        <w:t xml:space="preserve">, </w:t>
      </w:r>
      <w:r w:rsidRPr="00DA0E70">
        <w:t>SVMs), and tree-based (</w:t>
      </w:r>
      <w:r w:rsidR="00F928FB" w:rsidRPr="00F928FB">
        <w:rPr>
          <w:i/>
        </w:rPr>
        <w:t>e.g.</w:t>
      </w:r>
      <w:r w:rsidR="00F928FB" w:rsidRPr="00DA0E70">
        <w:t xml:space="preserve">, </w:t>
      </w:r>
      <w:r w:rsidRPr="00DA0E70">
        <w:t>RF, GBR</w:t>
      </w:r>
      <w:r>
        <w:t xml:space="preserve">) - </w:t>
      </w:r>
      <w:r w:rsidRPr="00DA0E70">
        <w:t>are employed to capture both linear and non-linear relationships within the data. Linear models, in particular, have shown consistent performance in polymer research</w:t>
      </w:r>
      <w:r w:rsidR="009764D0">
        <w:t>.</w:t>
      </w:r>
      <w:sdt>
        <w:sdtPr>
          <w:rPr>
            <w:color w:val="000000"/>
            <w:vertAlign w:val="superscript"/>
          </w:rPr>
          <w:tag w:val="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
          <w:id w:val="-405540883"/>
          <w:placeholder>
            <w:docPart w:val="F731932655DC4CCF9DC0833126A2F615"/>
          </w:placeholder>
        </w:sdtPr>
        <w:sdtContent>
          <w:r w:rsidR="00412D9A" w:rsidRPr="00412D9A">
            <w:rPr>
              <w:color w:val="000000"/>
              <w:vertAlign w:val="superscript"/>
            </w:rPr>
            <w:t>[23,24]</w:t>
          </w:r>
        </w:sdtContent>
      </w:sdt>
      <w:r w:rsidRPr="00DA0E70">
        <w:t xml:space="preserve"> By integrating the strengths of these diverse models, the proposed approach seeks to establish more reliable </w:t>
      </w:r>
      <w:r>
        <w:t xml:space="preserve">data driven </w:t>
      </w:r>
      <w:r w:rsidRPr="00DA0E70">
        <w:t xml:space="preserve">structure-property relationships and improve the prediction accuracy of sustainable PU formulations, particularly when working with small </w:t>
      </w:r>
      <w:r>
        <w:t xml:space="preserve">experimental </w:t>
      </w:r>
      <w:r w:rsidRPr="00DA0E70">
        <w:t>datasets.</w:t>
      </w:r>
      <w:r w:rsidR="00A72504" w:rsidRPr="00A72504">
        <w:t xml:space="preserve"> </w:t>
      </w:r>
      <w:r w:rsidR="00A72504">
        <w:t>A</w:t>
      </w:r>
      <w:r w:rsidR="00A72504" w:rsidRPr="001D382D">
        <w:t xml:space="preserve"> user-friendly interface that incorporates the model as its core</w:t>
      </w:r>
      <w:r w:rsidR="00A72504">
        <w:t xml:space="preserve"> is introduced</w:t>
      </w:r>
      <w:r w:rsidR="00A72504" w:rsidRPr="001D382D">
        <w:t xml:space="preserve">, enabling chemists to visualize recipe formulations based on desired properties, </w:t>
      </w:r>
      <w:r w:rsidR="00A72504">
        <w:t>exemplified by</w:t>
      </w:r>
      <w:r w:rsidR="00A72504" w:rsidRPr="001D382D">
        <w:t xml:space="preserve"> the </w:t>
      </w:r>
      <w:proofErr w:type="spellStart"/>
      <w:r w:rsidR="00A72504" w:rsidRPr="001D382D">
        <w:t>T</w:t>
      </w:r>
      <w:r w:rsidR="00A72504" w:rsidRPr="001D382D">
        <w:rPr>
          <w:vertAlign w:val="subscript"/>
        </w:rPr>
        <w:t>g</w:t>
      </w:r>
      <w:proofErr w:type="spellEnd"/>
      <w:r w:rsidR="00A72504" w:rsidRPr="001D382D">
        <w:t>. This interface simplifies the interaction with the model, removing the need for chemists to have in-depth knowledge of ML techniques and allowing them to focus on leveraging its capabilities with ease.</w:t>
      </w:r>
    </w:p>
    <w:p w14:paraId="52F8D314" w14:textId="77777777" w:rsidR="004200F2" w:rsidRPr="00DA0E70" w:rsidRDefault="004200F2" w:rsidP="00D43E05">
      <w:pPr>
        <w:pStyle w:val="whitespace-pre-wrap"/>
        <w:spacing w:before="0" w:beforeAutospacing="0" w:after="160" w:afterAutospacing="0"/>
        <w:jc w:val="both"/>
      </w:pPr>
      <w:r w:rsidRPr="00DA0E70">
        <w:lastRenderedPageBreak/>
        <w:t xml:space="preserve">The central research question guiding this study is: </w:t>
      </w:r>
      <w:r w:rsidRPr="00B00153">
        <w:rPr>
          <w:i/>
        </w:rPr>
        <w:t>Can ML models, in combination with domain expertise, effectively predict and optimize the formulations of sustainable, lignin-based PUs, especially in the context of limited data</w:t>
      </w:r>
      <w:r>
        <w:t>?</w:t>
      </w:r>
      <w:r w:rsidRPr="00DA0E70">
        <w:t xml:space="preserve"> </w:t>
      </w:r>
    </w:p>
    <w:p w14:paraId="0E1DD705" w14:textId="312109D5" w:rsidR="00443E04" w:rsidRPr="001D382D" w:rsidRDefault="00443E04" w:rsidP="00D43E05">
      <w:pPr>
        <w:jc w:val="both"/>
        <w:rPr>
          <w:rFonts w:ascii="Times New Roman" w:hAnsi="Times New Roman" w:cs="Times New Roman"/>
          <w:sz w:val="24"/>
          <w:szCs w:val="24"/>
        </w:rPr>
        <w:sectPr w:rsidR="00443E04" w:rsidRPr="001D382D" w:rsidSect="00203A30">
          <w:headerReference w:type="even" r:id="rId13"/>
          <w:footerReference w:type="even" r:id="rId14"/>
          <w:footerReference w:type="default" r:id="rId15"/>
          <w:headerReference w:type="first" r:id="rId16"/>
          <w:footerReference w:type="first" r:id="rId17"/>
          <w:pgSz w:w="12240" w:h="15840"/>
          <w:pgMar w:top="1440" w:right="1440" w:bottom="1440" w:left="1440" w:header="708" w:footer="708" w:gutter="0"/>
          <w:lnNumType w:countBy="1" w:restart="continuous"/>
          <w:cols w:space="708"/>
          <w:docGrid w:linePitch="360"/>
        </w:sectPr>
      </w:pPr>
    </w:p>
    <w:p w14:paraId="1332CD2F" w14:textId="58EBBED6" w:rsidR="00915D13" w:rsidRPr="00443E04" w:rsidRDefault="00915D13" w:rsidP="008A4A38">
      <w:pPr>
        <w:pStyle w:val="Heading1"/>
        <w:numPr>
          <w:ilvl w:val="0"/>
          <w:numId w:val="2"/>
        </w:numPr>
        <w:spacing w:before="120" w:after="120"/>
        <w:rPr>
          <w:rFonts w:ascii="Times New Roman" w:eastAsia="Times New Roman" w:hAnsi="Times New Roman" w:cs="Times New Roman"/>
          <w:sz w:val="24"/>
          <w:szCs w:val="24"/>
        </w:rPr>
      </w:pPr>
      <w:bookmarkStart w:id="39" w:name="_Toc179040465"/>
      <w:bookmarkStart w:id="40" w:name="_Ref179040821"/>
      <w:r w:rsidRPr="00443E04">
        <w:rPr>
          <w:rFonts w:ascii="Times New Roman" w:eastAsia="Times New Roman" w:hAnsi="Times New Roman" w:cs="Times New Roman"/>
          <w:sz w:val="24"/>
          <w:szCs w:val="24"/>
        </w:rPr>
        <w:lastRenderedPageBreak/>
        <w:t>Materials and Methods</w:t>
      </w:r>
      <w:bookmarkEnd w:id="39"/>
      <w:bookmarkEnd w:id="40"/>
    </w:p>
    <w:p w14:paraId="1EF63B26" w14:textId="2F139FC6" w:rsidR="00915D13" w:rsidRDefault="00915D13" w:rsidP="0077247B">
      <w:pPr>
        <w:pStyle w:val="Heading1"/>
        <w:numPr>
          <w:ilvl w:val="1"/>
          <w:numId w:val="2"/>
        </w:numPr>
        <w:spacing w:before="120" w:after="120"/>
        <w:rPr>
          <w:rFonts w:ascii="Times New Roman" w:eastAsia="Times New Roman" w:hAnsi="Times New Roman" w:cs="Times New Roman"/>
          <w:sz w:val="24"/>
          <w:szCs w:val="24"/>
        </w:rPr>
      </w:pPr>
      <w:bookmarkStart w:id="41" w:name="_Toc179040466"/>
      <w:r w:rsidRPr="00443E04">
        <w:rPr>
          <w:rFonts w:ascii="Times New Roman" w:eastAsia="Times New Roman" w:hAnsi="Times New Roman" w:cs="Times New Roman"/>
          <w:sz w:val="24"/>
          <w:szCs w:val="24"/>
        </w:rPr>
        <w:t>Lignin PU Experiments</w:t>
      </w:r>
      <w:bookmarkEnd w:id="41"/>
    </w:p>
    <w:p w14:paraId="1EE53C09" w14:textId="659BFF26" w:rsidR="007F63D4" w:rsidRPr="007F63D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Materials</w:t>
      </w:r>
    </w:p>
    <w:p w14:paraId="4B6E0694" w14:textId="28A9BEAD" w:rsidR="00F53D5D" w:rsidRPr="0069234C" w:rsidRDefault="00F53D5D" w:rsidP="0069234C">
      <w:pPr>
        <w:jc w:val="both"/>
        <w:rPr>
          <w:rFonts w:ascii="Times New Roman" w:hAnsi="Times New Roman" w:cs="Times New Roman"/>
          <w:sz w:val="24"/>
          <w:szCs w:val="24"/>
        </w:rPr>
      </w:pPr>
      <w:r w:rsidRPr="0069234C">
        <w:rPr>
          <w:rFonts w:ascii="Times New Roman" w:hAnsi="Times New Roman" w:cs="Times New Roman"/>
          <w:sz w:val="24"/>
          <w:szCs w:val="24"/>
        </w:rPr>
        <w:t xml:space="preserve">All commercially available solvents, reagents, and chemicals were used as received without further purification unless otherwise stated. </w:t>
      </w:r>
      <w:proofErr w:type="spellStart"/>
      <w:r w:rsidRPr="0069234C">
        <w:rPr>
          <w:rFonts w:ascii="Times New Roman" w:hAnsi="Times New Roman" w:cs="Times New Roman"/>
          <w:sz w:val="24"/>
          <w:szCs w:val="24"/>
        </w:rPr>
        <w:t>Polytetrahydrofurans</w:t>
      </w:r>
      <w:proofErr w:type="spellEnd"/>
      <w:r w:rsidRPr="0069234C">
        <w:rPr>
          <w:rFonts w:ascii="Times New Roman" w:hAnsi="Times New Roman" w:cs="Times New Roman"/>
          <w:sz w:val="24"/>
          <w:szCs w:val="24"/>
        </w:rPr>
        <w:t xml:space="preserve"> (PTHF</w:t>
      </w:r>
      <w:r w:rsidRPr="0069234C">
        <w:rPr>
          <w:rFonts w:ascii="Times New Roman" w:hAnsi="Times New Roman" w:cs="Times New Roman"/>
          <w:sz w:val="24"/>
          <w:szCs w:val="24"/>
          <w:vertAlign w:val="subscript"/>
        </w:rPr>
        <w:t>s</w:t>
      </w:r>
      <w:r w:rsidR="0069185A">
        <w:rPr>
          <w:rFonts w:ascii="Times New Roman" w:hAnsi="Times New Roman" w:cs="Times New Roman"/>
          <w:sz w:val="24"/>
          <w:szCs w:val="24"/>
        </w:rPr>
        <w:t>) with</w:t>
      </w:r>
      <w:r w:rsidRPr="0069234C">
        <w:rPr>
          <w:rFonts w:ascii="Times New Roman" w:hAnsi="Times New Roman" w:cs="Times New Roman"/>
          <w:sz w:val="24"/>
          <w:szCs w:val="24"/>
        </w:rPr>
        <w:t xml:space="preserve"> </w:t>
      </w:r>
      <w:r w:rsidRPr="0069234C">
        <w:rPr>
          <w:rFonts w:ascii="Times New Roman" w:hAnsi="Times New Roman" w:cs="Times New Roman"/>
          <w:i/>
          <w:iCs/>
          <w:sz w:val="24"/>
          <w:szCs w:val="24"/>
        </w:rPr>
        <w:t>M</w:t>
      </w:r>
      <w:r w:rsidRPr="0069234C">
        <w:rPr>
          <w:rFonts w:ascii="Times New Roman" w:hAnsi="Times New Roman" w:cs="Times New Roman"/>
          <w:i/>
          <w:iCs/>
          <w:sz w:val="24"/>
          <w:szCs w:val="24"/>
          <w:vertAlign w:val="subscript"/>
        </w:rPr>
        <w:t>n</w:t>
      </w:r>
      <w:ins w:id="42" w:author="Acaru, Silviu" w:date="2026-03-16T16:30:00Z" w16du:dateUtc="2026-03-16T15:30:00Z">
        <w:r w:rsidR="005B7109">
          <w:rPr>
            <w:rFonts w:ascii="Times New Roman" w:hAnsi="Times New Roman" w:cs="Times New Roman"/>
            <w:i/>
            <w:iCs/>
            <w:sz w:val="24"/>
            <w:szCs w:val="24"/>
            <w:vertAlign w:val="subscript"/>
          </w:rPr>
          <w:t xml:space="preserve"> </w:t>
        </w:r>
      </w:ins>
      <w:r w:rsidRPr="0069234C">
        <w:rPr>
          <w:rFonts w:ascii="Times New Roman" w:hAnsi="Times New Roman" w:cs="Times New Roman"/>
          <w:sz w:val="24"/>
          <w:szCs w:val="24"/>
        </w:rPr>
        <w:t>= 250, 650 and 10</w:t>
      </w:r>
      <w:r w:rsidR="009A7A28">
        <w:rPr>
          <w:rFonts w:ascii="Times New Roman" w:hAnsi="Times New Roman" w:cs="Times New Roman"/>
          <w:sz w:val="24"/>
          <w:szCs w:val="24"/>
        </w:rPr>
        <w:t>0</w:t>
      </w:r>
      <w:r w:rsidRPr="0069234C">
        <w:rPr>
          <w:rFonts w:ascii="Times New Roman" w:hAnsi="Times New Roman" w:cs="Times New Roman"/>
          <w:sz w:val="24"/>
          <w:szCs w:val="24"/>
        </w:rPr>
        <w:t>0 g/mol</w:t>
      </w:r>
      <w:r w:rsidRPr="0069234C">
        <w:rPr>
          <w:rStyle w:val="jss183"/>
          <w:rFonts w:ascii="Times New Roman" w:eastAsiaTheme="majorEastAsia" w:hAnsi="Times New Roman" w:cs="Times New Roman"/>
          <w:sz w:val="24"/>
          <w:szCs w:val="24"/>
        </w:rPr>
        <w:t xml:space="preserve"> </w:t>
      </w:r>
      <w:r w:rsidR="0069185A">
        <w:rPr>
          <w:rStyle w:val="jss183"/>
          <w:rFonts w:ascii="Times New Roman" w:eastAsiaTheme="majorEastAsia" w:hAnsi="Times New Roman" w:cs="Times New Roman"/>
          <w:sz w:val="24"/>
          <w:szCs w:val="24"/>
        </w:rPr>
        <w:t>and corresponding OH values of 8.68, 3.20 and 2.10 mmol/g,</w:t>
      </w:r>
      <w:r w:rsidR="00303113">
        <w:rPr>
          <w:rStyle w:val="jss183"/>
          <w:rFonts w:ascii="Times New Roman" w:eastAsiaTheme="majorEastAsia" w:hAnsi="Times New Roman" w:cs="Times New Roman"/>
          <w:sz w:val="24"/>
          <w:szCs w:val="24"/>
        </w:rPr>
        <w:t xml:space="preserve"> </w:t>
      </w:r>
      <w:r w:rsidRPr="0069234C">
        <w:rPr>
          <w:rFonts w:ascii="Times New Roman" w:hAnsi="Times New Roman" w:cs="Times New Roman"/>
          <w:sz w:val="24"/>
          <w:szCs w:val="24"/>
        </w:rPr>
        <w:t>were purchased from Merck Life Sciences. Stannous octoate (Sn(Oct)</w:t>
      </w:r>
      <w:r w:rsidRPr="0069234C">
        <w:rPr>
          <w:rFonts w:ascii="Times New Roman" w:hAnsi="Times New Roman" w:cs="Times New Roman"/>
          <w:sz w:val="24"/>
          <w:szCs w:val="24"/>
          <w:vertAlign w:val="subscript"/>
        </w:rPr>
        <w:t>2</w:t>
      </w:r>
      <w:r w:rsidRPr="0069234C">
        <w:rPr>
          <w:rFonts w:ascii="Times New Roman" w:hAnsi="Times New Roman" w:cs="Times New Roman"/>
          <w:sz w:val="24"/>
          <w:szCs w:val="24"/>
        </w:rPr>
        <w:t xml:space="preserve">) was purchased from Alfa </w:t>
      </w:r>
      <w:proofErr w:type="spellStart"/>
      <w:r w:rsidRPr="0069234C">
        <w:rPr>
          <w:rFonts w:ascii="Times New Roman" w:hAnsi="Times New Roman" w:cs="Times New Roman"/>
          <w:sz w:val="24"/>
          <w:szCs w:val="24"/>
        </w:rPr>
        <w:t>Aesar</w:t>
      </w:r>
      <w:proofErr w:type="spellEnd"/>
      <w:r w:rsidRPr="0069234C">
        <w:rPr>
          <w:rFonts w:ascii="Times New Roman" w:hAnsi="Times New Roman" w:cs="Times New Roman"/>
          <w:sz w:val="24"/>
          <w:szCs w:val="24"/>
        </w:rPr>
        <w:t xml:space="preserve">, while methyl ketone (MEK) and anhydrous tetrahydrofuran (THF) was purchased from VWR chemicals. Hexamethylene diisocyanate (HDI) and NCO trimer </w:t>
      </w:r>
      <w:proofErr w:type="spellStart"/>
      <w:r w:rsidRPr="0069234C">
        <w:rPr>
          <w:rFonts w:ascii="Times New Roman" w:hAnsi="Times New Roman" w:cs="Times New Roman"/>
          <w:sz w:val="24"/>
          <w:szCs w:val="24"/>
        </w:rPr>
        <w:t>Desmodur</w:t>
      </w:r>
      <w:proofErr w:type="spellEnd"/>
      <w:r w:rsidRPr="0069234C">
        <w:rPr>
          <w:rFonts w:ascii="Times New Roman" w:hAnsi="Times New Roman" w:cs="Times New Roman"/>
          <w:sz w:val="24"/>
          <w:szCs w:val="24"/>
          <w:vertAlign w:val="superscript"/>
        </w:rPr>
        <w:t>®</w:t>
      </w:r>
      <w:r w:rsidRPr="0069234C">
        <w:rPr>
          <w:rFonts w:ascii="Times New Roman" w:hAnsi="Times New Roman" w:cs="Times New Roman"/>
          <w:sz w:val="24"/>
          <w:szCs w:val="24"/>
        </w:rPr>
        <w:t xml:space="preserve"> ultra N 3600 (further mentioned as "HDI trimer" (</w:t>
      </w:r>
      <w:proofErr w:type="spellStart"/>
      <w:r w:rsidRPr="0069234C">
        <w:rPr>
          <w:rFonts w:ascii="Times New Roman" w:hAnsi="Times New Roman" w:cs="Times New Roman"/>
          <w:sz w:val="24"/>
          <w:szCs w:val="24"/>
        </w:rPr>
        <w:t>HDIt</w:t>
      </w:r>
      <w:proofErr w:type="spellEnd"/>
      <w:r w:rsidRPr="0069234C">
        <w:rPr>
          <w:rFonts w:ascii="Times New Roman" w:hAnsi="Times New Roman" w:cs="Times New Roman"/>
          <w:sz w:val="24"/>
          <w:szCs w:val="24"/>
        </w:rPr>
        <w:t xml:space="preserve">), </w:t>
      </w:r>
      <w:r w:rsidRPr="0069234C">
        <w:rPr>
          <w:rFonts w:ascii="Times New Roman" w:hAnsi="Times New Roman" w:cs="Times New Roman"/>
          <w:i/>
          <w:iCs/>
          <w:sz w:val="24"/>
          <w:szCs w:val="24"/>
        </w:rPr>
        <w:t>f</w:t>
      </w:r>
      <w:r w:rsidRPr="0069234C">
        <w:rPr>
          <w:rFonts w:ascii="Times New Roman" w:hAnsi="Times New Roman" w:cs="Times New Roman"/>
          <w:sz w:val="24"/>
          <w:szCs w:val="24"/>
          <w:vertAlign w:val="subscript"/>
        </w:rPr>
        <w:t>NCO</w:t>
      </w:r>
      <w:r w:rsidRPr="0069234C">
        <w:rPr>
          <w:rStyle w:val="jss183"/>
          <w:rFonts w:ascii="Times New Roman" w:eastAsiaTheme="majorEastAsia" w:hAnsi="Times New Roman" w:cs="Times New Roman"/>
          <w:sz w:val="24"/>
          <w:szCs w:val="24"/>
        </w:rPr>
        <w:t>~3.5 isocyanate groups/molecule</w:t>
      </w:r>
      <w:r w:rsidRPr="0069234C">
        <w:rPr>
          <w:rFonts w:ascii="Times New Roman" w:hAnsi="Times New Roman" w:cs="Times New Roman"/>
          <w:sz w:val="24"/>
          <w:szCs w:val="24"/>
        </w:rPr>
        <w:t xml:space="preserve">) was purchased from Covestro. </w:t>
      </w:r>
    </w:p>
    <w:p w14:paraId="1DB21BFA" w14:textId="27D082CF" w:rsidR="007F63D4" w:rsidRPr="007F63D4" w:rsidRDefault="00B24AB3"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Construction of the Dataset</w:t>
      </w:r>
    </w:p>
    <w:p w14:paraId="2CF7ECD6" w14:textId="007F797A" w:rsidR="00F53D5D" w:rsidRPr="00443E04" w:rsidRDefault="00F53D5D" w:rsidP="004200F2">
      <w:pPr>
        <w:pStyle w:val="Default"/>
        <w:spacing w:line="276" w:lineRule="auto"/>
        <w:jc w:val="both"/>
        <w:rPr>
          <w:rFonts w:ascii="Times New Roman" w:hAnsi="Times New Roman" w:cs="Times New Roman"/>
        </w:rPr>
      </w:pPr>
      <w:r w:rsidRPr="00B63291">
        <w:rPr>
          <w:rFonts w:ascii="Times New Roman" w:hAnsi="Times New Roman" w:cs="Times New Roman"/>
        </w:rPr>
        <w:t xml:space="preserve">A total of </w:t>
      </w:r>
      <w:r w:rsidR="009D1B10" w:rsidRPr="00B63291">
        <w:rPr>
          <w:rFonts w:ascii="Times New Roman" w:hAnsi="Times New Roman" w:cs="Times New Roman"/>
        </w:rPr>
        <w:t>1</w:t>
      </w:r>
      <w:r w:rsidR="009D1B10">
        <w:rPr>
          <w:rFonts w:ascii="Times New Roman" w:hAnsi="Times New Roman" w:cs="Times New Roman"/>
        </w:rPr>
        <w:t>8</w:t>
      </w:r>
      <w:r w:rsidR="009D1B10" w:rsidRPr="00B63291">
        <w:rPr>
          <w:rFonts w:ascii="Times New Roman" w:hAnsi="Times New Roman" w:cs="Times New Roman"/>
        </w:rPr>
        <w:t xml:space="preserve">0 </w:t>
      </w:r>
      <w:r w:rsidRPr="00B63291">
        <w:rPr>
          <w:rFonts w:ascii="Times New Roman" w:hAnsi="Times New Roman" w:cs="Times New Roman"/>
        </w:rPr>
        <w:t xml:space="preserve">lignin-based </w:t>
      </w:r>
      <w:r w:rsidR="00B63291">
        <w:rPr>
          <w:rFonts w:ascii="Times New Roman" w:hAnsi="Times New Roman" w:cs="Times New Roman"/>
        </w:rPr>
        <w:t>PU</w:t>
      </w:r>
      <w:r w:rsidRPr="00B63291">
        <w:rPr>
          <w:rFonts w:ascii="Times New Roman" w:hAnsi="Times New Roman" w:cs="Times New Roman"/>
        </w:rPr>
        <w:t xml:space="preserve"> films were prepared with different structural characteristics by changing relevant parameters in the formulation. Four main structural parameters during the PU fabrication were modified: (1) the amount of lignin in the polyol mixture, (2) the length of the co-polyol </w:t>
      </w:r>
      <w:proofErr w:type="spellStart"/>
      <w:r w:rsidRPr="00B63291">
        <w:rPr>
          <w:rFonts w:ascii="Times New Roman" w:hAnsi="Times New Roman" w:cs="Times New Roman"/>
        </w:rPr>
        <w:t>polytetrahydrofuran</w:t>
      </w:r>
      <w:proofErr w:type="spellEnd"/>
      <w:r w:rsidRPr="00B63291">
        <w:rPr>
          <w:rFonts w:ascii="Times New Roman" w:hAnsi="Times New Roman" w:cs="Times New Roman"/>
        </w:rPr>
        <w:t xml:space="preserve"> (PTHF), (3) the type and functionality of the isocyanate and (4) the mixing ratio of isocyanate to polyol. As observed in </w:t>
      </w:r>
      <w:r w:rsidR="006A20EA" w:rsidRPr="00B63291">
        <w:rPr>
          <w:rFonts w:ascii="Times New Roman" w:hAnsi="Times New Roman" w:cs="Times New Roman"/>
        </w:rPr>
        <w:fldChar w:fldCharType="begin"/>
      </w:r>
      <w:r w:rsidR="006A20EA" w:rsidRPr="00B63291">
        <w:rPr>
          <w:rFonts w:ascii="Times New Roman" w:hAnsi="Times New Roman" w:cs="Times New Roman"/>
        </w:rPr>
        <w:instrText xml:space="preserve"> REF _Ref177024659 \h </w:instrText>
      </w:r>
      <w:r w:rsidR="00443E04" w:rsidRPr="00B63291">
        <w:rPr>
          <w:rFonts w:ascii="Times New Roman" w:hAnsi="Times New Roman" w:cs="Times New Roman"/>
        </w:rPr>
        <w:instrText xml:space="preserve"> \* MERGEFORMAT </w:instrText>
      </w:r>
      <w:r w:rsidR="006A20EA" w:rsidRPr="00B63291">
        <w:rPr>
          <w:rFonts w:ascii="Times New Roman" w:hAnsi="Times New Roman" w:cs="Times New Roman"/>
        </w:rPr>
      </w:r>
      <w:r w:rsidR="006A20EA" w:rsidRPr="00B63291">
        <w:rPr>
          <w:rFonts w:ascii="Times New Roman" w:hAnsi="Times New Roman" w:cs="Times New Roman"/>
        </w:rPr>
        <w:fldChar w:fldCharType="separate"/>
      </w:r>
      <w:r w:rsidR="009A7A28" w:rsidRPr="06D4968B">
        <w:rPr>
          <w:rFonts w:ascii="Times New Roman" w:hAnsi="Times New Roman" w:cs="Times New Roman"/>
        </w:rPr>
        <w:t xml:space="preserve">Figure </w:t>
      </w:r>
      <w:r w:rsidR="009A7A28">
        <w:rPr>
          <w:rFonts w:ascii="Times New Roman" w:hAnsi="Times New Roman" w:cs="Times New Roman"/>
          <w:noProof/>
        </w:rPr>
        <w:t>1</w:t>
      </w:r>
      <w:r w:rsidR="006A20EA" w:rsidRPr="00B63291">
        <w:rPr>
          <w:rFonts w:ascii="Times New Roman" w:hAnsi="Times New Roman" w:cs="Times New Roman"/>
        </w:rPr>
        <w:fldChar w:fldCharType="end"/>
      </w:r>
      <w:r w:rsidRPr="00B63291">
        <w:rPr>
          <w:rFonts w:ascii="Times New Roman" w:hAnsi="Times New Roman" w:cs="Times New Roman"/>
        </w:rPr>
        <w:t>, lignin-based P</w:t>
      </w:r>
      <w:r w:rsidR="00EC70F5" w:rsidRPr="00B63291">
        <w:rPr>
          <w:rFonts w:ascii="Times New Roman" w:hAnsi="Times New Roman" w:cs="Times New Roman"/>
        </w:rPr>
        <w:t>U</w:t>
      </w:r>
      <w:r w:rsidRPr="00B63291">
        <w:rPr>
          <w:rFonts w:ascii="Times New Roman" w:hAnsi="Times New Roman" w:cs="Times New Roman"/>
        </w:rPr>
        <w:t>s were fabricated to present different thermal behavior by exchanging the lignin content in th</w:t>
      </w:r>
      <w:r w:rsidR="006A20EA" w:rsidRPr="00B63291">
        <w:rPr>
          <w:rFonts w:ascii="Times New Roman" w:hAnsi="Times New Roman" w:cs="Times New Roman"/>
        </w:rPr>
        <w:t xml:space="preserve">e polyol mixture (Parameter 1), </w:t>
      </w:r>
      <w:r w:rsidRPr="00B63291">
        <w:rPr>
          <w:rFonts w:ascii="Times New Roman" w:hAnsi="Times New Roman" w:cs="Times New Roman"/>
        </w:rPr>
        <w:t>the molar mass of the co-polyol PTHF (Parameter 2), the functionality of the isocyanate used for the synthesis (Parameter 3) and the mixing ratio  (</w:t>
      </w:r>
      <w:r w:rsidR="00A246AD" w:rsidRPr="00B63291">
        <w:rPr>
          <w:rFonts w:ascii="Times New Roman" w:hAnsi="Times New Roman" w:cs="Times New Roman"/>
        </w:rPr>
        <w:t>Ratio</w:t>
      </w:r>
      <w:r w:rsidRPr="00B63291">
        <w:rPr>
          <w:rFonts w:ascii="Times New Roman" w:hAnsi="Times New Roman" w:cs="Times New Roman"/>
        </w:rPr>
        <w:t>=[NCO</w:t>
      </w:r>
      <w:r w:rsidRPr="00D84E97">
        <w:rPr>
          <w:rFonts w:ascii="Times New Roman" w:hAnsi="Times New Roman" w:cs="Times New Roman"/>
          <w:vertAlign w:val="subscript"/>
        </w:rPr>
        <w:t xml:space="preserve">(HDI or </w:t>
      </w:r>
      <w:proofErr w:type="spellStart"/>
      <w:r w:rsidRPr="00D84E97">
        <w:rPr>
          <w:rFonts w:ascii="Times New Roman" w:hAnsi="Times New Roman" w:cs="Times New Roman"/>
          <w:vertAlign w:val="subscript"/>
        </w:rPr>
        <w:t>HDIt</w:t>
      </w:r>
      <w:proofErr w:type="spellEnd"/>
      <w:r w:rsidRPr="00D84E97">
        <w:rPr>
          <w:rFonts w:ascii="Times New Roman" w:hAnsi="Times New Roman" w:cs="Times New Roman"/>
          <w:vertAlign w:val="subscript"/>
        </w:rPr>
        <w:t>)</w:t>
      </w:r>
      <w:r w:rsidR="00D84E97">
        <w:rPr>
          <w:rFonts w:ascii="Times New Roman" w:hAnsi="Times New Roman" w:cs="Times New Roman"/>
        </w:rPr>
        <w:t>]/[OH</w:t>
      </w:r>
      <w:r w:rsidR="00D84E97" w:rsidRPr="00D84E97">
        <w:rPr>
          <w:rFonts w:ascii="Times New Roman" w:hAnsi="Times New Roman" w:cs="Times New Roman"/>
          <w:vertAlign w:val="subscript"/>
        </w:rPr>
        <w:t>(lignin + PTHF)</w:t>
      </w:r>
      <w:r w:rsidRPr="00B63291">
        <w:rPr>
          <w:rFonts w:ascii="Times New Roman" w:hAnsi="Times New Roman" w:cs="Times New Roman"/>
        </w:rPr>
        <w:t xml:space="preserve">] (Parameter 4). Regarding the latter, the use of either a difunctional isocyanate HDI or </w:t>
      </w:r>
      <w:proofErr w:type="spellStart"/>
      <w:r w:rsidRPr="00B63291">
        <w:rPr>
          <w:rFonts w:ascii="Times New Roman" w:hAnsi="Times New Roman" w:cs="Times New Roman"/>
        </w:rPr>
        <w:t>HDIt</w:t>
      </w:r>
      <w:proofErr w:type="spellEnd"/>
      <w:r w:rsidRPr="00B63291">
        <w:rPr>
          <w:rFonts w:ascii="Times New Roman" w:hAnsi="Times New Roman" w:cs="Times New Roman"/>
        </w:rPr>
        <w:t xml:space="preserve"> create</w:t>
      </w:r>
      <w:r w:rsidR="006A20EA" w:rsidRPr="00B63291">
        <w:rPr>
          <w:rFonts w:ascii="Times New Roman" w:hAnsi="Times New Roman" w:cs="Times New Roman"/>
        </w:rPr>
        <w:t>d</w:t>
      </w:r>
      <w:r w:rsidRPr="00B63291">
        <w:rPr>
          <w:rFonts w:ascii="Times New Roman" w:hAnsi="Times New Roman" w:cs="Times New Roman"/>
        </w:rPr>
        <w:t xml:space="preserve"> two main groups of specimens whereas in each group five subgroups </w:t>
      </w:r>
      <w:r w:rsidR="006A20EA" w:rsidRPr="00B63291">
        <w:rPr>
          <w:rFonts w:ascii="Times New Roman" w:hAnsi="Times New Roman" w:cs="Times New Roman"/>
        </w:rPr>
        <w:t xml:space="preserve">were </w:t>
      </w:r>
      <w:r w:rsidRPr="00B63291">
        <w:rPr>
          <w:rFonts w:ascii="Times New Roman" w:hAnsi="Times New Roman" w:cs="Times New Roman"/>
        </w:rPr>
        <w:t>created by gradua</w:t>
      </w:r>
      <w:r w:rsidR="00A246AD" w:rsidRPr="00B63291">
        <w:rPr>
          <w:rFonts w:ascii="Times New Roman" w:hAnsi="Times New Roman" w:cs="Times New Roman"/>
        </w:rPr>
        <w:t xml:space="preserve">lly increasing the mixing ratio </w:t>
      </w:r>
      <w:r w:rsidRPr="00B63291">
        <w:rPr>
          <w:rFonts w:ascii="Times New Roman" w:hAnsi="Times New Roman" w:cs="Times New Roman"/>
        </w:rPr>
        <w:t xml:space="preserve">from 0.6 to 1.4. Each subgroup synthesized with a particular </w:t>
      </w:r>
      <w:r w:rsidR="0063794D">
        <w:rPr>
          <w:rFonts w:ascii="Times New Roman" w:hAnsi="Times New Roman" w:cs="Times New Roman"/>
        </w:rPr>
        <w:t>r</w:t>
      </w:r>
      <w:r w:rsidR="0063794D" w:rsidRPr="00B63291">
        <w:rPr>
          <w:rFonts w:ascii="Times New Roman" w:hAnsi="Times New Roman" w:cs="Times New Roman"/>
        </w:rPr>
        <w:t xml:space="preserve">atio </w:t>
      </w:r>
      <w:r w:rsidR="006A20EA" w:rsidRPr="00B63291">
        <w:rPr>
          <w:rFonts w:ascii="Times New Roman" w:hAnsi="Times New Roman" w:cs="Times New Roman"/>
        </w:rPr>
        <w:t>was</w:t>
      </w:r>
      <w:r w:rsidRPr="00B63291">
        <w:rPr>
          <w:rFonts w:ascii="Times New Roman" w:hAnsi="Times New Roman" w:cs="Times New Roman"/>
        </w:rPr>
        <w:t xml:space="preserve"> further split into 3 </w:t>
      </w:r>
      <w:r w:rsidR="246103EB" w:rsidRPr="00B63291">
        <w:rPr>
          <w:rFonts w:ascii="Times New Roman" w:hAnsi="Times New Roman" w:cs="Times New Roman"/>
        </w:rPr>
        <w:t>sub</w:t>
      </w:r>
      <w:r w:rsidRPr="00B63291">
        <w:rPr>
          <w:rFonts w:ascii="Times New Roman" w:hAnsi="Times New Roman" w:cs="Times New Roman"/>
        </w:rPr>
        <w:t xml:space="preserve">groups by using PTHF of molar mass 250, 600 and 1000 g/mol where the impact of the polyol length was examined. Finally, each subgroup formulated with a certain isocyanate, mixing ratio, and PTHF </w:t>
      </w:r>
      <w:r w:rsidR="006A20EA" w:rsidRPr="00B63291">
        <w:rPr>
          <w:rFonts w:ascii="Times New Roman" w:hAnsi="Times New Roman" w:cs="Times New Roman"/>
        </w:rPr>
        <w:t>was</w:t>
      </w:r>
      <w:r w:rsidRPr="00B63291">
        <w:rPr>
          <w:rFonts w:ascii="Times New Roman" w:hAnsi="Times New Roman" w:cs="Times New Roman"/>
        </w:rPr>
        <w:t xml:space="preserve"> further divided in 5 final subgroups by changing the lignin content in the polyol mix. </w:t>
      </w:r>
      <w:r w:rsidRPr="28DFA070">
        <w:rPr>
          <w:rFonts w:ascii="Times New Roman" w:hAnsi="Times New Roman" w:cs="Times New Roman"/>
        </w:rPr>
        <w:t>In all cases, the same batch of extracted kraft lignin (EKL) was used</w:t>
      </w:r>
      <w:r w:rsidR="2EC96A57" w:rsidRPr="28DFA070">
        <w:rPr>
          <w:rFonts w:ascii="Times New Roman" w:hAnsi="Times New Roman" w:cs="Times New Roman"/>
        </w:rPr>
        <w:t>.</w:t>
      </w:r>
      <w:r w:rsidR="0063794D">
        <w:rPr>
          <w:rFonts w:ascii="Times New Roman" w:hAnsi="Times New Roman" w:cs="Times New Roman"/>
        </w:rPr>
        <w:tab/>
      </w:r>
      <w:r w:rsidR="0063794D">
        <w:rPr>
          <w:rFonts w:ascii="Times New Roman" w:hAnsi="Times New Roman" w:cs="Times New Roman"/>
        </w:rPr>
        <w:tab/>
      </w:r>
      <w:r w:rsidRPr="00443E04">
        <w:rPr>
          <w:rFonts w:ascii="Times New Roman" w:hAnsi="Times New Roman" w:cs="Times New Roman"/>
          <w:noProof/>
        </w:rPr>
        <w:drawing>
          <wp:inline distT="0" distB="0" distL="0" distR="0" wp14:anchorId="221004E3" wp14:editId="0C8AC721">
            <wp:extent cx="5943600" cy="1536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536065"/>
                    </a:xfrm>
                    <a:prstGeom prst="rect">
                      <a:avLst/>
                    </a:prstGeom>
                  </pic:spPr>
                </pic:pic>
              </a:graphicData>
            </a:graphic>
          </wp:inline>
        </w:drawing>
      </w:r>
    </w:p>
    <w:p w14:paraId="40243BD1" w14:textId="67CE3B1A" w:rsidR="00F53D5D" w:rsidRPr="00443E04" w:rsidRDefault="00F53D5D" w:rsidP="004200F2">
      <w:pPr>
        <w:pStyle w:val="Caption"/>
        <w:jc w:val="both"/>
        <w:rPr>
          <w:rFonts w:ascii="Times New Roman" w:hAnsi="Times New Roman" w:cs="Times New Roman"/>
          <w:sz w:val="24"/>
          <w:szCs w:val="24"/>
        </w:rPr>
      </w:pPr>
      <w:bookmarkStart w:id="43" w:name="_Ref177024659"/>
      <w:r w:rsidRPr="06D4968B">
        <w:rPr>
          <w:rFonts w:ascii="Times New Roman" w:hAnsi="Times New Roman" w:cs="Times New Roman"/>
          <w:sz w:val="24"/>
          <w:szCs w:val="24"/>
        </w:rPr>
        <w:t xml:space="preserve">Figure </w:t>
      </w:r>
      <w:r w:rsidRPr="06D4968B">
        <w:rPr>
          <w:rFonts w:ascii="Times New Roman" w:hAnsi="Times New Roman" w:cs="Times New Roman"/>
          <w:sz w:val="24"/>
          <w:szCs w:val="24"/>
        </w:rPr>
        <w:fldChar w:fldCharType="begin"/>
      </w:r>
      <w:r w:rsidRPr="06D4968B">
        <w:rPr>
          <w:rFonts w:ascii="Times New Roman" w:hAnsi="Times New Roman" w:cs="Times New Roman"/>
          <w:sz w:val="24"/>
          <w:szCs w:val="24"/>
        </w:rPr>
        <w:instrText xml:space="preserve"> SEQ Figure \* ARABIC </w:instrText>
      </w:r>
      <w:r w:rsidRPr="06D4968B">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6D4968B">
        <w:rPr>
          <w:rFonts w:ascii="Times New Roman" w:hAnsi="Times New Roman" w:cs="Times New Roman"/>
          <w:sz w:val="24"/>
          <w:szCs w:val="24"/>
        </w:rPr>
        <w:fldChar w:fldCharType="end"/>
      </w:r>
      <w:bookmarkEnd w:id="43"/>
      <w:r w:rsidR="00691FC7" w:rsidRPr="06D4968B">
        <w:rPr>
          <w:rFonts w:ascii="Times New Roman" w:hAnsi="Times New Roman" w:cs="Times New Roman"/>
          <w:sz w:val="24"/>
          <w:szCs w:val="24"/>
        </w:rPr>
        <w:t xml:space="preserve"> </w:t>
      </w:r>
      <w:r w:rsidRPr="06D4968B">
        <w:rPr>
          <w:rFonts w:ascii="Times New Roman" w:hAnsi="Times New Roman" w:cs="Times New Roman"/>
          <w:sz w:val="24"/>
          <w:szCs w:val="24"/>
        </w:rPr>
        <w:t>Scheme representing the 4 structural parameters modified during the preparation to obtain the 150 PUs</w:t>
      </w:r>
      <w:r w:rsidR="004A1B8E">
        <w:rPr>
          <w:rFonts w:ascii="Times New Roman" w:hAnsi="Times New Roman" w:cs="Times New Roman"/>
          <w:sz w:val="24"/>
          <w:szCs w:val="24"/>
        </w:rPr>
        <w:t>.</w:t>
      </w:r>
    </w:p>
    <w:p w14:paraId="1FAD0B50" w14:textId="03E88FDA" w:rsidR="007F63D4" w:rsidRPr="00443E0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lastRenderedPageBreak/>
        <w:t>Synthesis Procedure</w:t>
      </w:r>
    </w:p>
    <w:p w14:paraId="0C6A6851" w14:textId="1DE6C1A6"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EKL</w:t>
      </w:r>
      <w:r w:rsidR="6A4701C7"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65052169" w:rsidRPr="78F197D4">
        <w:rPr>
          <w:rFonts w:ascii="Times New Roman" w:hAnsi="Times New Roman" w:cs="Times New Roman"/>
          <w:sz w:val="24"/>
          <w:szCs w:val="24"/>
        </w:rPr>
        <w:t>i</w:t>
      </w:r>
      <w:r w:rsidRPr="78F197D4">
        <w:rPr>
          <w:rFonts w:ascii="Times New Roman" w:hAnsi="Times New Roman" w:cs="Times New Roman"/>
          <w:sz w:val="24"/>
          <w:szCs w:val="24"/>
        </w:rPr>
        <w:t xml:space="preserve">n a three neck 2 L round bottom flask equipped with mechanical stirring, 800 g of technical MEK </w:t>
      </w:r>
      <w:r w:rsidR="0063794D">
        <w:rPr>
          <w:rFonts w:ascii="Times New Roman" w:hAnsi="Times New Roman" w:cs="Times New Roman"/>
          <w:sz w:val="24"/>
          <w:szCs w:val="24"/>
        </w:rPr>
        <w:t>was</w:t>
      </w:r>
      <w:r w:rsidR="0063794D"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added to 200 g of Kraft lignin powder. The mixture was stirred (200 rpm) at </w:t>
      </w:r>
      <w:r w:rsidR="00F133BB">
        <w:rPr>
          <w:rFonts w:ascii="Times New Roman" w:hAnsi="Times New Roman" w:cs="Times New Roman"/>
          <w:sz w:val="24"/>
          <w:szCs w:val="24"/>
        </w:rPr>
        <w:t xml:space="preserve">room temperature (22 </w:t>
      </w:r>
      <w:r w:rsidRPr="78F197D4">
        <w:rPr>
          <w:rFonts w:ascii="Times New Roman" w:hAnsi="Times New Roman" w:cs="Times New Roman"/>
          <w:sz w:val="24"/>
          <w:szCs w:val="24"/>
        </w:rPr>
        <w:t>°C</w:t>
      </w:r>
      <w:r w:rsidR="00F133BB">
        <w:rPr>
          <w:rFonts w:ascii="Times New Roman" w:hAnsi="Times New Roman" w:cs="Times New Roman"/>
          <w:sz w:val="24"/>
          <w:szCs w:val="24"/>
        </w:rPr>
        <w:t>)</w:t>
      </w:r>
      <w:r w:rsidRPr="78F197D4">
        <w:rPr>
          <w:rFonts w:ascii="Times New Roman" w:hAnsi="Times New Roman" w:cs="Times New Roman"/>
          <w:sz w:val="24"/>
          <w:szCs w:val="24"/>
        </w:rPr>
        <w:t xml:space="preserve"> for 16 hours. After, a basic filtration under gravity was used to remove the insoluble fraction</w:t>
      </w:r>
      <w:r w:rsidR="0063794D">
        <w:rPr>
          <w:rFonts w:ascii="Times New Roman" w:hAnsi="Times New Roman" w:cs="Times New Roman"/>
          <w:sz w:val="24"/>
          <w:szCs w:val="24"/>
        </w:rPr>
        <w:t>. T</w:t>
      </w:r>
      <w:r w:rsidRPr="78F197D4">
        <w:rPr>
          <w:rFonts w:ascii="Times New Roman" w:hAnsi="Times New Roman" w:cs="Times New Roman"/>
          <w:sz w:val="24"/>
          <w:szCs w:val="24"/>
        </w:rPr>
        <w:t>he filtrate containing the EKL in MEK solution was dried under vacuum and in the oven at 45°C for 4 h.</w:t>
      </w:r>
      <w:r w:rsidR="0069185A">
        <w:rPr>
          <w:rFonts w:ascii="Times New Roman" w:hAnsi="Times New Roman" w:cs="Times New Roman"/>
          <w:sz w:val="24"/>
          <w:szCs w:val="24"/>
        </w:rPr>
        <w:t xml:space="preserve"> EKL is characterized by an OH value of 6.42 mmol/g and M</w:t>
      </w:r>
      <w:r w:rsidR="0069185A" w:rsidRPr="0057549D">
        <w:rPr>
          <w:rFonts w:ascii="Times New Roman" w:hAnsi="Times New Roman" w:cs="Times New Roman"/>
          <w:sz w:val="24"/>
          <w:szCs w:val="24"/>
          <w:vertAlign w:val="subscript"/>
        </w:rPr>
        <w:t>n</w:t>
      </w:r>
      <w:r w:rsidR="0069185A">
        <w:rPr>
          <w:rFonts w:ascii="Times New Roman" w:hAnsi="Times New Roman" w:cs="Times New Roman"/>
          <w:sz w:val="24"/>
          <w:szCs w:val="24"/>
        </w:rPr>
        <w:t xml:space="preserve"> = 1590 g/mol</w:t>
      </w:r>
      <w:r w:rsidR="00F36510">
        <w:rPr>
          <w:rFonts w:ascii="Times New Roman" w:hAnsi="Times New Roman" w:cs="Times New Roman"/>
          <w:sz w:val="24"/>
          <w:szCs w:val="24"/>
        </w:rPr>
        <w:t xml:space="preserve"> </w:t>
      </w:r>
      <w:r w:rsidR="008C736E">
        <w:rPr>
          <w:rFonts w:ascii="Times New Roman" w:hAnsi="Times New Roman" w:cs="Times New Roman"/>
          <w:sz w:val="24"/>
          <w:szCs w:val="24"/>
        </w:rPr>
        <w:t xml:space="preserve">and a dispersity of Ð = 1.9 </w:t>
      </w:r>
      <w:r w:rsidR="00F36510">
        <w:rPr>
          <w:rFonts w:ascii="Times New Roman" w:hAnsi="Times New Roman" w:cs="Times New Roman"/>
          <w:sz w:val="24"/>
          <w:szCs w:val="24"/>
        </w:rPr>
        <w:t>(as determined from GPC in THF calibrated with PS standards)</w:t>
      </w:r>
      <w:r w:rsidR="0069185A">
        <w:rPr>
          <w:rFonts w:ascii="Times New Roman" w:hAnsi="Times New Roman" w:cs="Times New Roman"/>
          <w:sz w:val="24"/>
          <w:szCs w:val="24"/>
        </w:rPr>
        <w:t>.</w:t>
      </w:r>
    </w:p>
    <w:p w14:paraId="6930AC76" w14:textId="6EC785B0" w:rsidR="00F53D5D" w:rsidRPr="00B63291" w:rsidRDefault="00F53D5D" w:rsidP="00B63291">
      <w:pPr>
        <w:jc w:val="both"/>
        <w:rPr>
          <w:rFonts w:ascii="Times New Roman" w:hAnsi="Times New Roman" w:cs="Times New Roman"/>
          <w:sz w:val="24"/>
          <w:szCs w:val="24"/>
        </w:rPr>
      </w:pPr>
      <w:r w:rsidRPr="011A7C3E">
        <w:rPr>
          <w:rFonts w:ascii="Times New Roman" w:hAnsi="Times New Roman" w:cs="Times New Roman"/>
          <w:b/>
          <w:bCs/>
          <w:sz w:val="24"/>
          <w:szCs w:val="24"/>
        </w:rPr>
        <w:t>PU fabrication</w:t>
      </w:r>
      <w:r w:rsidR="63782AE4" w:rsidRPr="011A7C3E">
        <w:rPr>
          <w:rFonts w:ascii="Times New Roman" w:hAnsi="Times New Roman" w:cs="Times New Roman"/>
          <w:sz w:val="24"/>
          <w:szCs w:val="24"/>
        </w:rPr>
        <w:t>:</w:t>
      </w:r>
      <w:r w:rsidRPr="011A7C3E">
        <w:rPr>
          <w:rFonts w:ascii="Times New Roman" w:hAnsi="Times New Roman" w:cs="Times New Roman"/>
          <w:sz w:val="24"/>
          <w:szCs w:val="24"/>
        </w:rPr>
        <w:t xml:space="preserve"> </w:t>
      </w:r>
      <w:r w:rsidR="78E15F37" w:rsidRPr="011A7C3E">
        <w:rPr>
          <w:rFonts w:ascii="Times New Roman" w:hAnsi="Times New Roman" w:cs="Times New Roman"/>
          <w:sz w:val="24"/>
          <w:szCs w:val="24"/>
        </w:rPr>
        <w:t>t</w:t>
      </w:r>
      <w:r w:rsidRPr="011A7C3E">
        <w:rPr>
          <w:rFonts w:ascii="Times New Roman" w:hAnsi="Times New Roman" w:cs="Times New Roman"/>
          <w:sz w:val="24"/>
          <w:szCs w:val="24"/>
        </w:rPr>
        <w:t xml:space="preserve">he series of PU films were prepared at various EKL to PTHF mass ratios (polyol mixture) using either HDI or </w:t>
      </w:r>
      <w:proofErr w:type="spellStart"/>
      <w:r w:rsidRPr="011A7C3E">
        <w:rPr>
          <w:rFonts w:ascii="Times New Roman" w:hAnsi="Times New Roman" w:cs="Times New Roman"/>
          <w:sz w:val="24"/>
          <w:szCs w:val="24"/>
        </w:rPr>
        <w:t>HDIt</w:t>
      </w:r>
      <w:proofErr w:type="spellEnd"/>
      <w:r w:rsidRPr="011A7C3E">
        <w:rPr>
          <w:rFonts w:ascii="Times New Roman" w:hAnsi="Times New Roman" w:cs="Times New Roman"/>
          <w:sz w:val="24"/>
          <w:szCs w:val="24"/>
        </w:rPr>
        <w:t xml:space="preserve"> as isocyanate comonomer, according to equation 1.</w:t>
      </w:r>
    </w:p>
    <w:p w14:paraId="5B73B974" w14:textId="0572D2E0" w:rsidR="00F53D5D" w:rsidRPr="00443E04"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 xml:space="preserve">EKL (%,w/w)= </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w</m:t>
                </m:r>
              </m:e>
              <m:sub>
                <m:r>
                  <w:rPr>
                    <w:rFonts w:ascii="Cambria Math" w:hAnsi="Cambria Math"/>
                    <w:szCs w:val="24"/>
                  </w:rPr>
                  <m:t xml:space="preserve"> EKL</m:t>
                </m:r>
              </m:sub>
            </m:sSub>
          </m:num>
          <m:den>
            <m:sSub>
              <m:sSubPr>
                <m:ctrlPr>
                  <w:rPr>
                    <w:rFonts w:ascii="Cambria Math" w:hAnsi="Cambria Math"/>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w</m:t>
                </m:r>
              </m:e>
              <m:sub>
                <m:r>
                  <w:rPr>
                    <w:rFonts w:ascii="Cambria Math" w:hAnsi="Cambria Math"/>
                    <w:szCs w:val="24"/>
                  </w:rPr>
                  <m:t>PTHF</m:t>
                </m:r>
              </m:sub>
            </m:sSub>
          </m:den>
        </m:f>
        <m:r>
          <w:rPr>
            <w:rFonts w:ascii="Cambria Math" w:hAnsi="Cambria Math"/>
            <w:szCs w:val="24"/>
          </w:rPr>
          <m:t>×100</m:t>
        </m:r>
      </m:oMath>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(1)</w:t>
      </w:r>
    </w:p>
    <w:p w14:paraId="390D4014" w14:textId="32BFA2C4" w:rsidR="00F53D5D" w:rsidRPr="00B63291" w:rsidRDefault="00886DF3" w:rsidP="00B63291">
      <w:pPr>
        <w:jc w:val="both"/>
        <w:rPr>
          <w:rFonts w:ascii="Times New Roman" w:hAnsi="Times New Roman" w:cs="Times New Roman"/>
          <w:sz w:val="24"/>
          <w:szCs w:val="24"/>
        </w:rPr>
      </w:pPr>
      <w:bookmarkStart w:id="44" w:name="_Hlk216251976"/>
      <w:r w:rsidRPr="78F197D4">
        <w:rPr>
          <w:rFonts w:ascii="Times New Roman" w:hAnsi="Times New Roman" w:cs="Times New Roman"/>
          <w:sz w:val="24"/>
          <w:szCs w:val="24"/>
        </w:rPr>
        <w:t xml:space="preserve">The [NCO]/[OH] </w:t>
      </w:r>
      <w:r w:rsidR="0063794D">
        <w:rPr>
          <w:rFonts w:ascii="Times New Roman" w:hAnsi="Times New Roman" w:cs="Times New Roman"/>
          <w:sz w:val="24"/>
          <w:szCs w:val="24"/>
        </w:rPr>
        <w:t>r</w:t>
      </w:r>
      <w:r w:rsidR="0063794D" w:rsidRPr="78F197D4">
        <w:rPr>
          <w:rFonts w:ascii="Times New Roman" w:hAnsi="Times New Roman" w:cs="Times New Roman"/>
          <w:sz w:val="24"/>
          <w:szCs w:val="24"/>
        </w:rPr>
        <w:t xml:space="preserve">atio </w:t>
      </w:r>
      <w:bookmarkEnd w:id="44"/>
      <w:r w:rsidR="00F53D5D" w:rsidRPr="78F197D4">
        <w:rPr>
          <w:rFonts w:ascii="Times New Roman" w:hAnsi="Times New Roman" w:cs="Times New Roman"/>
          <w:sz w:val="24"/>
          <w:szCs w:val="24"/>
        </w:rPr>
        <w:t xml:space="preserve">was equal to 0.6, 0.8, 1.0, 1.2 or 1.2 for every formulation and was calculated according to the isocyanate groups from either the HDI or </w:t>
      </w:r>
      <w:proofErr w:type="spellStart"/>
      <w:r w:rsidR="00F53D5D" w:rsidRPr="78F197D4">
        <w:rPr>
          <w:rFonts w:ascii="Times New Roman" w:hAnsi="Times New Roman" w:cs="Times New Roman"/>
          <w:sz w:val="24"/>
          <w:szCs w:val="24"/>
        </w:rPr>
        <w:t>HDIt</w:t>
      </w:r>
      <w:proofErr w:type="spellEnd"/>
      <w:r w:rsidR="00F53D5D" w:rsidRPr="78F197D4">
        <w:rPr>
          <w:rFonts w:ascii="Times New Roman" w:hAnsi="Times New Roman" w:cs="Times New Roman"/>
          <w:sz w:val="24"/>
          <w:szCs w:val="24"/>
        </w:rPr>
        <w:t xml:space="preserve"> and the total hydroxyl molar content from </w:t>
      </w:r>
      <w:r w:rsidR="00D44569">
        <w:rPr>
          <w:rFonts w:ascii="Times New Roman" w:hAnsi="Times New Roman" w:cs="Times New Roman"/>
          <w:sz w:val="24"/>
          <w:szCs w:val="24"/>
        </w:rPr>
        <w:t>EKL</w:t>
      </w:r>
      <w:r w:rsidR="00F53D5D" w:rsidRPr="78F197D4">
        <w:rPr>
          <w:rFonts w:ascii="Times New Roman" w:hAnsi="Times New Roman" w:cs="Times New Roman"/>
          <w:sz w:val="24"/>
          <w:szCs w:val="24"/>
        </w:rPr>
        <w:t xml:space="preserve"> (both phenolic and aliphatic groups</w:t>
      </w:r>
      <w:r w:rsidR="004200F2" w:rsidRPr="78F197D4">
        <w:rPr>
          <w:rFonts w:ascii="Times New Roman" w:hAnsi="Times New Roman" w:cs="Times New Roman"/>
          <w:sz w:val="24"/>
          <w:szCs w:val="24"/>
        </w:rPr>
        <w:t xml:space="preserve">) and PTHF based </w:t>
      </w:r>
      <w:r w:rsidR="0063794D">
        <w:rPr>
          <w:rFonts w:ascii="Times New Roman" w:hAnsi="Times New Roman" w:cs="Times New Roman"/>
          <w:sz w:val="24"/>
          <w:szCs w:val="24"/>
        </w:rPr>
        <w:t>on</w:t>
      </w:r>
      <w:r w:rsidR="0063794D" w:rsidRPr="78F197D4">
        <w:rPr>
          <w:rFonts w:ascii="Times New Roman" w:hAnsi="Times New Roman" w:cs="Times New Roman"/>
          <w:sz w:val="24"/>
          <w:szCs w:val="24"/>
        </w:rPr>
        <w:t xml:space="preserve"> </w:t>
      </w:r>
      <w:r w:rsidR="004200F2" w:rsidRPr="78F197D4">
        <w:rPr>
          <w:rFonts w:ascii="Times New Roman" w:hAnsi="Times New Roman" w:cs="Times New Roman"/>
          <w:sz w:val="24"/>
          <w:szCs w:val="24"/>
        </w:rPr>
        <w:t>equation 2:</w:t>
      </w:r>
    </w:p>
    <w:p w14:paraId="1A5D243A" w14:textId="70A03C9B" w:rsidR="00F53D5D" w:rsidRPr="00E60CA5"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Ratio=</m:t>
        </m:r>
        <m:f>
          <m:fPr>
            <m:ctrlPr>
              <w:rPr>
                <w:rFonts w:ascii="Cambria Math" w:hAnsi="Cambria Math"/>
                <w:i/>
                <w:szCs w:val="24"/>
              </w:rPr>
            </m:ctrlPr>
          </m:fPr>
          <m:num>
            <m:r>
              <w:rPr>
                <w:rFonts w:ascii="Cambria Math" w:hAnsi="Cambria Math"/>
                <w:szCs w:val="24"/>
              </w:rPr>
              <m:t>[NCO]</m:t>
            </m:r>
          </m:num>
          <m:den>
            <m:r>
              <w:rPr>
                <w:rFonts w:ascii="Cambria Math" w:hAnsi="Cambria Math"/>
                <w:szCs w:val="24"/>
              </w:rPr>
              <m:t>[OH]</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w</m:t>
                </m:r>
              </m:e>
              <m:sub>
                <m:r>
                  <w:rPr>
                    <w:rFonts w:ascii="Cambria Math" w:hAnsi="Cambria Math"/>
                    <w:szCs w:val="24"/>
                  </w:rPr>
                  <m:t>NCO</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[NCO]</m:t>
                </m:r>
              </m:e>
              <m:sub>
                <m:r>
                  <w:rPr>
                    <w:rFonts w:ascii="Cambria Math" w:hAnsi="Cambria Math"/>
                    <w:szCs w:val="24"/>
                  </w:rPr>
                  <m:t>NCO</m:t>
                </m:r>
              </m:sub>
            </m:sSub>
          </m:num>
          <m:den>
            <m:sSub>
              <m:sSubPr>
                <m:ctrlPr>
                  <w:rPr>
                    <w:rFonts w:ascii="Cambria Math" w:hAnsi="Cambria Math"/>
                    <w:i/>
                    <w:szCs w:val="24"/>
                  </w:rPr>
                </m:ctrlPr>
              </m:sSubPr>
              <m:e>
                <m:r>
                  <w:rPr>
                    <w:rFonts w:ascii="Cambria Math" w:hAnsi="Cambria Math"/>
                    <w:szCs w:val="24"/>
                  </w:rPr>
                  <m:t>w</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EKL</m:t>
                </m:r>
              </m:sub>
            </m:sSub>
          </m:den>
        </m:f>
      </m:oMath>
      <w:r w:rsidR="004200F2">
        <w:rPr>
          <w:rFonts w:ascii="Times New Roman" w:hAnsi="Times New Roman"/>
          <w:szCs w:val="24"/>
        </w:rPr>
        <w:t xml:space="preserve"> </w:t>
      </w:r>
      <w:r>
        <w:rPr>
          <w:rFonts w:ascii="Times New Roman" w:hAnsi="Times New Roman"/>
          <w:szCs w:val="24"/>
        </w:rPr>
        <w:tab/>
      </w:r>
      <w:r w:rsidR="00561611">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(2)</w:t>
      </w:r>
    </w:p>
    <w:p w14:paraId="02438EA7" w14:textId="224AE173" w:rsidR="00F53D5D" w:rsidRPr="00B63291" w:rsidRDefault="00F53D5D" w:rsidP="00B63291">
      <w:pPr>
        <w:jc w:val="both"/>
        <w:rPr>
          <w:rFonts w:ascii="Times New Roman" w:hAnsi="Times New Roman" w:cs="Times New Roman"/>
          <w:sz w:val="24"/>
          <w:szCs w:val="24"/>
        </w:rPr>
      </w:pPr>
      <w:r w:rsidRPr="00B63291">
        <w:rPr>
          <w:rFonts w:ascii="Times New Roman" w:hAnsi="Times New Roman" w:cs="Times New Roman"/>
          <w:sz w:val="24"/>
          <w:szCs w:val="24"/>
        </w:rPr>
        <w:t xml:space="preserve">Where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NCO</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PTHF</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00D44569">
        <w:rPr>
          <w:rFonts w:ascii="Times New Roman" w:hAnsi="Times New Roman" w:cs="Times New Roman"/>
          <w:sz w:val="24"/>
          <w:szCs w:val="24"/>
          <w:vertAlign w:val="subscript"/>
        </w:rPr>
        <w:t>EKL</w:t>
      </w:r>
      <w:proofErr w:type="spellEnd"/>
      <w:r w:rsidRPr="00B63291">
        <w:rPr>
          <w:rFonts w:ascii="Times New Roman" w:hAnsi="Times New Roman" w:cs="Times New Roman"/>
          <w:sz w:val="24"/>
          <w:szCs w:val="24"/>
        </w:rPr>
        <w:t xml:space="preserve"> represent the masses (g) of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PTHF and EKL, respectively; [NCO] is the molar content of isocyanate groups in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in mmol/g; [OH]</w:t>
      </w:r>
      <w:r w:rsidRPr="00B63291">
        <w:rPr>
          <w:rFonts w:ascii="Times New Roman" w:hAnsi="Times New Roman" w:cs="Times New Roman"/>
          <w:sz w:val="24"/>
          <w:szCs w:val="24"/>
          <w:vertAlign w:val="subscript"/>
        </w:rPr>
        <w:t>PTHF</w:t>
      </w:r>
      <w:r w:rsidRPr="00B63291">
        <w:rPr>
          <w:rFonts w:ascii="Times New Roman" w:hAnsi="Times New Roman" w:cs="Times New Roman"/>
          <w:sz w:val="24"/>
          <w:szCs w:val="24"/>
        </w:rPr>
        <w:t xml:space="preserve"> and [OH]</w:t>
      </w:r>
      <w:r w:rsidRPr="00B63291">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are the molar content of total hydroxyl groups in the co-polyol and EKL in mmol/g, respectively. The experimental procedure carried out for the synthesis of </w:t>
      </w:r>
      <w:r w:rsidR="00D44569">
        <w:rPr>
          <w:rFonts w:ascii="Times New Roman" w:hAnsi="Times New Roman" w:cs="Times New Roman"/>
          <w:sz w:val="24"/>
          <w:szCs w:val="24"/>
        </w:rPr>
        <w:t xml:space="preserve">EKL </w:t>
      </w:r>
      <w:r w:rsidRPr="00B63291">
        <w:rPr>
          <w:rFonts w:ascii="Times New Roman" w:hAnsi="Times New Roman" w:cs="Times New Roman"/>
          <w:sz w:val="24"/>
          <w:szCs w:val="24"/>
        </w:rPr>
        <w:t xml:space="preserve">PU films is described below. </w:t>
      </w:r>
    </w:p>
    <w:p w14:paraId="0C9FA9F1" w14:textId="70991323"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sz w:val="24"/>
          <w:szCs w:val="24"/>
        </w:rPr>
        <w:t>In a vial, catalyst (Sn(Oct)</w:t>
      </w:r>
      <w:r w:rsidRPr="0057549D">
        <w:rPr>
          <w:rFonts w:ascii="Times New Roman" w:hAnsi="Times New Roman" w:cs="Times New Roman"/>
          <w:sz w:val="24"/>
          <w:szCs w:val="24"/>
          <w:vertAlign w:val="subscript"/>
        </w:rPr>
        <w:t>2</w:t>
      </w:r>
      <w:r w:rsidRPr="78F197D4">
        <w:rPr>
          <w:rFonts w:ascii="Times New Roman" w:hAnsi="Times New Roman" w:cs="Times New Roman"/>
          <w:sz w:val="24"/>
          <w:szCs w:val="24"/>
        </w:rPr>
        <w:t>, 0.8 mol %</w:t>
      </w:r>
      <w:r w:rsidR="0039047F">
        <w:rPr>
          <w:rFonts w:ascii="Times New Roman" w:hAnsi="Times New Roman" w:cs="Times New Roman"/>
          <w:sz w:val="24"/>
          <w:szCs w:val="24"/>
        </w:rPr>
        <w:t xml:space="preserve"> with </w:t>
      </w:r>
      <w:r w:rsidRPr="78F197D4">
        <w:rPr>
          <w:rFonts w:ascii="Times New Roman" w:hAnsi="Times New Roman" w:cs="Times New Roman"/>
          <w:sz w:val="24"/>
          <w:szCs w:val="24"/>
        </w:rPr>
        <w:t>respect to the total [OH]</w:t>
      </w:r>
      <w:r w:rsidRPr="78F197D4">
        <w:rPr>
          <w:rFonts w:ascii="Times New Roman" w:hAnsi="Times New Roman" w:cs="Times New Roman"/>
          <w:sz w:val="24"/>
          <w:szCs w:val="24"/>
          <w:vertAlign w:val="subscript"/>
        </w:rPr>
        <w:t>PTHF</w:t>
      </w:r>
      <w:r w:rsidRPr="78F197D4">
        <w:rPr>
          <w:rFonts w:ascii="Times New Roman" w:hAnsi="Times New Roman" w:cs="Times New Roman"/>
          <w:sz w:val="24"/>
          <w:szCs w:val="24"/>
        </w:rPr>
        <w:t xml:space="preserve"> and [OH]</w:t>
      </w:r>
      <w:r w:rsidRPr="78F197D4">
        <w:rPr>
          <w:rFonts w:ascii="Times New Roman" w:hAnsi="Times New Roman" w:cs="Times New Roman"/>
          <w:sz w:val="24"/>
          <w:szCs w:val="24"/>
          <w:vertAlign w:val="subscript"/>
        </w:rPr>
        <w:t>EKL</w:t>
      </w:r>
      <w:r w:rsidRPr="78F197D4">
        <w:rPr>
          <w:rFonts w:ascii="Times New Roman" w:hAnsi="Times New Roman" w:cs="Times New Roman"/>
          <w:sz w:val="24"/>
          <w:szCs w:val="24"/>
        </w:rPr>
        <w:t xml:space="preserve"> (polyol mixture)</w:t>
      </w:r>
      <w:r w:rsidR="0039047F">
        <w:rPr>
          <w:rFonts w:ascii="Times New Roman" w:hAnsi="Times New Roman" w:cs="Times New Roman"/>
          <w:sz w:val="24"/>
          <w:szCs w:val="24"/>
        </w:rPr>
        <w:t xml:space="preserve"> content in</w:t>
      </w:r>
      <w:r w:rsidRPr="78F197D4">
        <w:rPr>
          <w:rFonts w:ascii="Times New Roman" w:hAnsi="Times New Roman" w:cs="Times New Roman"/>
          <w:sz w:val="24"/>
          <w:szCs w:val="24"/>
        </w:rPr>
        <w:t xml:space="preserve"> EKL and co-polyol PTHF were dissolved in dry </w:t>
      </w:r>
      <w:r w:rsidR="00B63291" w:rsidRPr="78F197D4">
        <w:rPr>
          <w:rFonts w:ascii="Times New Roman" w:hAnsi="Times New Roman" w:cs="Times New Roman"/>
          <w:sz w:val="24"/>
          <w:szCs w:val="24"/>
        </w:rPr>
        <w:t>tetrahydrofuran (</w:t>
      </w:r>
      <w:r w:rsidRPr="78F197D4">
        <w:rPr>
          <w:rFonts w:ascii="Times New Roman" w:hAnsi="Times New Roman" w:cs="Times New Roman"/>
          <w:sz w:val="24"/>
          <w:szCs w:val="24"/>
        </w:rPr>
        <w:t>THF</w:t>
      </w:r>
      <w:r w:rsidR="00B63291" w:rsidRPr="78F197D4">
        <w:rPr>
          <w:rFonts w:ascii="Times New Roman" w:hAnsi="Times New Roman" w:cs="Times New Roman"/>
          <w:sz w:val="24"/>
          <w:szCs w:val="24"/>
        </w:rPr>
        <w:t>)</w:t>
      </w:r>
      <w:r w:rsidRPr="78F197D4">
        <w:rPr>
          <w:rFonts w:ascii="Times New Roman" w:hAnsi="Times New Roman" w:cs="Times New Roman"/>
          <w:sz w:val="24"/>
          <w:szCs w:val="24"/>
        </w:rPr>
        <w:t xml:space="preserve"> (8 mL for 2 g of total formulation) and stirred </w:t>
      </w:r>
      <w:r w:rsidR="0024506C">
        <w:rPr>
          <w:rFonts w:ascii="Times New Roman" w:hAnsi="Times New Roman" w:cs="Times New Roman"/>
          <w:sz w:val="24"/>
          <w:szCs w:val="24"/>
        </w:rPr>
        <w:t>at room temperature</w:t>
      </w:r>
      <w:r w:rsidRPr="78F197D4">
        <w:rPr>
          <w:rFonts w:ascii="Times New Roman" w:hAnsi="Times New Roman" w:cs="Times New Roman"/>
          <w:sz w:val="24"/>
          <w:szCs w:val="24"/>
        </w:rPr>
        <w:t xml:space="preserve"> until complete dissolution. Afterwards, the isocyanate was added to the solution and the temperature </w:t>
      </w:r>
      <w:r w:rsidR="0024506C">
        <w:rPr>
          <w:rFonts w:ascii="Times New Roman" w:hAnsi="Times New Roman" w:cs="Times New Roman"/>
          <w:sz w:val="24"/>
          <w:szCs w:val="24"/>
        </w:rPr>
        <w:t xml:space="preserve">was </w:t>
      </w:r>
      <w:r w:rsidRPr="78F197D4">
        <w:rPr>
          <w:rFonts w:ascii="Times New Roman" w:hAnsi="Times New Roman" w:cs="Times New Roman"/>
          <w:sz w:val="24"/>
          <w:szCs w:val="24"/>
        </w:rPr>
        <w:t>raised to 60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w:t>
      </w:r>
      <w:r w:rsidR="0024506C">
        <w:rPr>
          <w:rFonts w:ascii="Times New Roman" w:hAnsi="Times New Roman" w:cs="Times New Roman"/>
          <w:sz w:val="24"/>
          <w:szCs w:val="24"/>
        </w:rPr>
        <w:t>reaction time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was depend</w:t>
      </w:r>
      <w:r w:rsidR="006A20EA" w:rsidRPr="78F197D4">
        <w:rPr>
          <w:rFonts w:ascii="Times New Roman" w:hAnsi="Times New Roman" w:cs="Times New Roman"/>
          <w:sz w:val="24"/>
          <w:szCs w:val="24"/>
        </w:rPr>
        <w:t>ent</w:t>
      </w:r>
      <w:r w:rsidRPr="78F197D4">
        <w:rPr>
          <w:rFonts w:ascii="Times New Roman" w:hAnsi="Times New Roman" w:cs="Times New Roman"/>
          <w:sz w:val="24"/>
          <w:szCs w:val="24"/>
        </w:rPr>
        <w:t xml:space="preserve"> of the formulation parameters and range</w:t>
      </w:r>
      <w:r w:rsidR="006A20EA" w:rsidRPr="78F197D4">
        <w:rPr>
          <w:rFonts w:ascii="Times New Roman" w:hAnsi="Times New Roman" w:cs="Times New Roman"/>
          <w:sz w:val="24"/>
          <w:szCs w:val="24"/>
        </w:rPr>
        <w:t>d</w:t>
      </w:r>
      <w:r w:rsidRPr="78F197D4">
        <w:rPr>
          <w:rFonts w:ascii="Times New Roman" w:hAnsi="Times New Roman" w:cs="Times New Roman"/>
          <w:sz w:val="24"/>
          <w:szCs w:val="24"/>
        </w:rPr>
        <w:t xml:space="preserve"> from 1-30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min. The solution was poured into Teflon molds (70 x 35 x 2 mm), the solvent was evaporated slowly overnight at </w:t>
      </w:r>
      <w:r w:rsidR="0024506C">
        <w:rPr>
          <w:rFonts w:ascii="Times New Roman" w:hAnsi="Times New Roman" w:cs="Times New Roman"/>
          <w:sz w:val="24"/>
          <w:szCs w:val="24"/>
        </w:rPr>
        <w:t>room temperature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and the curing was further perform</w:t>
      </w:r>
      <w:r w:rsidR="009B43F5" w:rsidRPr="78F197D4">
        <w:rPr>
          <w:rFonts w:ascii="Times New Roman" w:hAnsi="Times New Roman" w:cs="Times New Roman"/>
          <w:sz w:val="24"/>
          <w:szCs w:val="24"/>
        </w:rPr>
        <w:t xml:space="preserve">ed </w:t>
      </w:r>
      <w:r w:rsidR="0024506C">
        <w:rPr>
          <w:rFonts w:ascii="Times New Roman" w:hAnsi="Times New Roman" w:cs="Times New Roman"/>
          <w:sz w:val="24"/>
          <w:szCs w:val="24"/>
        </w:rPr>
        <w:t>in an</w:t>
      </w:r>
      <w:r w:rsidR="009B43F5" w:rsidRPr="78F197D4">
        <w:rPr>
          <w:rFonts w:ascii="Times New Roman" w:hAnsi="Times New Roman" w:cs="Times New Roman"/>
          <w:sz w:val="24"/>
          <w:szCs w:val="24"/>
        </w:rPr>
        <w:t xml:space="preserve"> oven for 6 h at 105</w:t>
      </w:r>
      <w:r w:rsidRPr="78F197D4">
        <w:rPr>
          <w:rFonts w:ascii="Times New Roman" w:hAnsi="Times New Roman" w:cs="Times New Roman"/>
          <w:sz w:val="24"/>
          <w:szCs w:val="24"/>
        </w:rPr>
        <w:t>°C. Finally, the film was pe</w:t>
      </w:r>
      <w:r w:rsidR="009B43F5" w:rsidRPr="78F197D4">
        <w:rPr>
          <w:rFonts w:ascii="Times New Roman" w:hAnsi="Times New Roman" w:cs="Times New Roman"/>
          <w:sz w:val="24"/>
          <w:szCs w:val="24"/>
        </w:rPr>
        <w:t xml:space="preserve">eled </w:t>
      </w:r>
      <w:r w:rsidR="0024506C">
        <w:rPr>
          <w:rFonts w:ascii="Times New Roman" w:hAnsi="Times New Roman" w:cs="Times New Roman"/>
          <w:sz w:val="24"/>
          <w:szCs w:val="24"/>
        </w:rPr>
        <w:t xml:space="preserve">off from the Teflon mold, </w:t>
      </w:r>
      <w:r w:rsidR="009B43F5" w:rsidRPr="78F197D4">
        <w:rPr>
          <w:rFonts w:ascii="Times New Roman" w:hAnsi="Times New Roman" w:cs="Times New Roman"/>
          <w:sz w:val="24"/>
          <w:szCs w:val="24"/>
        </w:rPr>
        <w:t>was vacuum-dried at 40</w:t>
      </w:r>
      <w:r w:rsidR="0024506C">
        <w:rPr>
          <w:rFonts w:ascii="Times New Roman" w:hAnsi="Times New Roman" w:cs="Times New Roman"/>
          <w:sz w:val="24"/>
          <w:szCs w:val="24"/>
        </w:rPr>
        <w:t xml:space="preserve"> </w:t>
      </w:r>
      <w:r w:rsidR="006A20EA" w:rsidRPr="78F197D4">
        <w:rPr>
          <w:rFonts w:ascii="Times New Roman" w:hAnsi="Times New Roman" w:cs="Times New Roman"/>
          <w:sz w:val="24"/>
          <w:szCs w:val="24"/>
        </w:rPr>
        <w:t>°</w:t>
      </w:r>
      <w:r w:rsidRPr="78F197D4">
        <w:rPr>
          <w:rFonts w:ascii="Times New Roman" w:hAnsi="Times New Roman" w:cs="Times New Roman"/>
          <w:sz w:val="24"/>
          <w:szCs w:val="24"/>
        </w:rPr>
        <w:t>C for 18 h to evaporate any residual THF and was stored in a desiccator before testing. The thickness of the obtained films was about 0.5 mm.</w:t>
      </w:r>
    </w:p>
    <w:p w14:paraId="4C223FDE" w14:textId="7A9A5C47" w:rsidR="005D16DD" w:rsidRPr="005D16DD" w:rsidRDefault="007F63D4" w:rsidP="005D16DD">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Characterization Techniques</w:t>
      </w:r>
    </w:p>
    <w:p w14:paraId="65929C04" w14:textId="278A4A41" w:rsidR="005D16DD" w:rsidRPr="00B63291" w:rsidRDefault="005D16D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Determination of Swelling Ratio</w:t>
      </w:r>
      <w:r w:rsidR="0BDF2DEC"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7023AF9D" w:rsidRPr="78F197D4">
        <w:rPr>
          <w:rFonts w:ascii="Times New Roman" w:hAnsi="Times New Roman" w:cs="Times New Roman"/>
          <w:sz w:val="24"/>
          <w:szCs w:val="24"/>
        </w:rPr>
        <w:t>s</w:t>
      </w:r>
      <w:r w:rsidRPr="78F197D4">
        <w:rPr>
          <w:rFonts w:ascii="Times New Roman" w:hAnsi="Times New Roman" w:cs="Times New Roman"/>
          <w:sz w:val="24"/>
          <w:szCs w:val="24"/>
        </w:rPr>
        <w:t>welling tests were carried out with round disc-shaped specimens with an average mass of 600 mg using THF to perform the solubility tests. The specimens were immersed in the solvent for 24 h at 25</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Subsequently, the swollen samples were weighed then dried overnight under vacuum at 80</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to obtain the dry weight. The swelling ratio was calculated using equation 3.</w:t>
      </w:r>
    </w:p>
    <w:p w14:paraId="2879D950" w14:textId="4E41F846" w:rsidR="005D16DD" w:rsidRPr="005D16DD" w:rsidRDefault="00585059" w:rsidP="002718FB">
      <w:pPr>
        <w:pStyle w:val="TAMainText"/>
        <w:spacing w:after="160" w:line="276" w:lineRule="auto"/>
        <w:jc w:val="right"/>
        <w:rPr>
          <w:rFonts w:ascii="Times New Roman" w:eastAsiaTheme="minorEastAsia" w:hAnsi="Times New Roman"/>
          <w:szCs w:val="24"/>
        </w:rPr>
      </w:pPr>
      <m:oMath>
        <m:r>
          <w:rPr>
            <w:rFonts w:ascii="Cambria Math" w:eastAsiaTheme="minorEastAsia" w:hAnsi="Cambria Math"/>
            <w:szCs w:val="24"/>
          </w:rPr>
          <m:t xml:space="preserve">Swelling ratio </m:t>
        </m:r>
        <m:d>
          <m:dPr>
            <m:ctrlPr>
              <w:rPr>
                <w:rFonts w:ascii="Cambria Math" w:eastAsiaTheme="minorEastAsia" w:hAnsi="Cambria Math"/>
                <w:i/>
                <w:szCs w:val="24"/>
              </w:rPr>
            </m:ctrlPr>
          </m:dPr>
          <m:e>
            <m:r>
              <w:rPr>
                <w:rFonts w:ascii="Cambria Math" w:eastAsiaTheme="minorEastAsia" w:hAnsi="Cambria Math"/>
                <w:szCs w:val="24"/>
              </w:rPr>
              <m:t>%</m:t>
            </m:r>
          </m:e>
        </m:d>
        <m:r>
          <w:rPr>
            <w:rFonts w:ascii="Cambria Math" w:eastAsiaTheme="minorEastAsia" w:hAnsi="Cambria Math"/>
            <w:szCs w:val="24"/>
          </w:rPr>
          <m:t>=</m:t>
        </m:r>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swollen</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num>
          <m:den>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den>
        </m:f>
        <m:r>
          <w:rPr>
            <w:rFonts w:ascii="Cambria Math" w:hAnsi="Cambria Math"/>
            <w:szCs w:val="24"/>
          </w:rPr>
          <m:t>×100</m:t>
        </m:r>
      </m:oMath>
      <w:r w:rsidRPr="00443E04">
        <w:rPr>
          <w:rFonts w:ascii="Times New Roman" w:eastAsiaTheme="minorEastAsia" w:hAnsi="Times New Roman"/>
          <w:szCs w:val="24"/>
        </w:rPr>
        <w:t xml:space="preserve"> </w:t>
      </w:r>
      <w:r w:rsidR="00561611">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sidR="005D16DD" w:rsidRPr="00443E04">
        <w:rPr>
          <w:rFonts w:ascii="Times New Roman" w:eastAsiaTheme="minorEastAsia" w:hAnsi="Times New Roman"/>
          <w:szCs w:val="24"/>
        </w:rPr>
        <w:t>(3)</w:t>
      </w:r>
    </w:p>
    <w:p w14:paraId="39E285E8" w14:textId="3F907B3A" w:rsidR="003A6A56" w:rsidRDefault="00F53D5D" w:rsidP="78F197D4">
      <w:pPr>
        <w:jc w:val="both"/>
        <w:rPr>
          <w:rFonts w:ascii="Times New Roman" w:hAnsi="Times New Roman" w:cs="Times New Roman"/>
          <w:sz w:val="24"/>
          <w:szCs w:val="24"/>
        </w:rPr>
      </w:pPr>
      <w:r w:rsidRPr="78F197D4">
        <w:rPr>
          <w:rFonts w:ascii="Times New Roman" w:hAnsi="Times New Roman" w:cs="Times New Roman"/>
          <w:b/>
          <w:bCs/>
          <w:sz w:val="24"/>
          <w:szCs w:val="24"/>
        </w:rPr>
        <w:lastRenderedPageBreak/>
        <w:t>Differential Scanning Calorimetry (DSC)</w:t>
      </w:r>
      <w:r w:rsidR="6E9AAE9E" w:rsidRPr="78F197D4">
        <w:rPr>
          <w:rFonts w:ascii="Times New Roman" w:hAnsi="Times New Roman" w:cs="Times New Roman"/>
          <w:b/>
          <w:bCs/>
          <w:sz w:val="24"/>
          <w:szCs w:val="24"/>
        </w:rPr>
        <w:t xml:space="preserve">: </w:t>
      </w:r>
      <w:r w:rsidRPr="78F197D4">
        <w:rPr>
          <w:rFonts w:ascii="Times New Roman" w:hAnsi="Times New Roman" w:cs="Times New Roman"/>
          <w:sz w:val="24"/>
          <w:szCs w:val="24"/>
        </w:rPr>
        <w:t>DSC was performed using a TA Instruments Discovery DSC 250 equipped with a refrigerated cooling system that allows cooling to -90</w:t>
      </w:r>
      <w:r w:rsidR="00FC77D2">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samples were measured in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pans with perforated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hermetic lids to allow a nitrogen atmosphere around the sample. DSC thermograms were rec</w:t>
      </w:r>
      <w:r w:rsidR="00980866">
        <w:rPr>
          <w:rFonts w:ascii="Times New Roman" w:hAnsi="Times New Roman" w:cs="Times New Roman"/>
          <w:sz w:val="24"/>
          <w:szCs w:val="24"/>
        </w:rPr>
        <w:t>orded with a heating rate of 10</w:t>
      </w:r>
      <w:r w:rsidR="00FC77D2">
        <w:rPr>
          <w:rFonts w:ascii="Times New Roman" w:hAnsi="Times New Roman" w:cs="Times New Roman"/>
          <w:sz w:val="24"/>
          <w:szCs w:val="24"/>
        </w:rPr>
        <w:t xml:space="preserve"> </w:t>
      </w:r>
      <w:r w:rsidR="00F85610" w:rsidRPr="78F197D4">
        <w:rPr>
          <w:rFonts w:ascii="Times New Roman" w:hAnsi="Times New Roman" w:cs="Times New Roman"/>
          <w:sz w:val="24"/>
          <w:szCs w:val="24"/>
        </w:rPr>
        <w:t>°C</w:t>
      </w:r>
      <w:r w:rsidR="00F85610">
        <w:rPr>
          <w:rFonts w:ascii="Times New Roman" w:hAnsi="Times New Roman" w:cs="Times New Roman"/>
          <w:sz w:val="24"/>
          <w:szCs w:val="24"/>
        </w:rPr>
        <w:t xml:space="preserve"> </w:t>
      </w:r>
      <w:r w:rsidRPr="78F197D4">
        <w:rPr>
          <w:rFonts w:ascii="Times New Roman" w:hAnsi="Times New Roman" w:cs="Times New Roman"/>
          <w:sz w:val="24"/>
          <w:szCs w:val="24"/>
        </w:rPr>
        <w:t>min</w:t>
      </w:r>
      <w:r w:rsidRPr="00F85610">
        <w:rPr>
          <w:rFonts w:ascii="Times New Roman" w:hAnsi="Times New Roman" w:cs="Times New Roman"/>
          <w:sz w:val="24"/>
          <w:szCs w:val="24"/>
          <w:vertAlign w:val="superscript"/>
        </w:rPr>
        <w:t>−1</w:t>
      </w:r>
      <w:r w:rsidRPr="78F197D4">
        <w:rPr>
          <w:rFonts w:ascii="Times New Roman" w:hAnsi="Times New Roman" w:cs="Times New Roman"/>
          <w:sz w:val="24"/>
          <w:szCs w:val="24"/>
        </w:rPr>
        <w:t>. Only experimental data obtained from the second heating step were reported.</w:t>
      </w:r>
      <w:r w:rsidR="00476067">
        <w:rPr>
          <w:rFonts w:ascii="Times New Roman" w:hAnsi="Times New Roman" w:cs="Times New Roman"/>
          <w:sz w:val="24"/>
          <w:szCs w:val="24"/>
        </w:rPr>
        <w:t xml:space="preserve"> A representative DSC thermogram is shown in Figure S1 of the Supporting Information.</w:t>
      </w:r>
    </w:p>
    <w:p w14:paraId="21284FF1" w14:textId="233B40BF" w:rsidR="0070473F" w:rsidRDefault="0070473F" w:rsidP="00075B6B">
      <w:pPr>
        <w:pStyle w:val="Heading1"/>
        <w:numPr>
          <w:ilvl w:val="1"/>
          <w:numId w:val="2"/>
        </w:numPr>
        <w:spacing w:before="120" w:after="120"/>
        <w:jc w:val="both"/>
        <w:rPr>
          <w:rFonts w:ascii="Times New Roman" w:eastAsia="Times New Roman" w:hAnsi="Times New Roman" w:cs="Times New Roman"/>
          <w:sz w:val="24"/>
          <w:szCs w:val="24"/>
        </w:rPr>
      </w:pPr>
      <w:r w:rsidRPr="0070473F">
        <w:rPr>
          <w:rFonts w:ascii="Times New Roman" w:eastAsia="Times New Roman" w:hAnsi="Times New Roman" w:cs="Times New Roman"/>
          <w:sz w:val="24"/>
          <w:szCs w:val="24"/>
        </w:rPr>
        <w:t>Machine Learning</w:t>
      </w:r>
    </w:p>
    <w:p w14:paraId="600BF30A" w14:textId="77777777" w:rsidR="002B1417" w:rsidRDefault="002B1417" w:rsidP="002B1417"/>
    <w:p w14:paraId="52F3CC68" w14:textId="0258BBA4" w:rsidR="002B1417" w:rsidRDefault="00F22F6B" w:rsidP="002B1417">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Hardware and software</w:t>
      </w:r>
    </w:p>
    <w:p w14:paraId="71B19450" w14:textId="77777777" w:rsidR="00F22F6B" w:rsidRPr="0057549D" w:rsidRDefault="00F22F6B" w:rsidP="00F22F6B">
      <w:pPr>
        <w:rPr>
          <w:rFonts w:ascii="Times New Roman" w:hAnsi="Times New Roman" w:cs="Times New Roman"/>
          <w:sz w:val="24"/>
          <w:szCs w:val="24"/>
        </w:rPr>
      </w:pPr>
    </w:p>
    <w:p w14:paraId="38620E63" w14:textId="615A8D28" w:rsidR="00F22F6B" w:rsidRPr="00F22F6B" w:rsidRDefault="00F22F6B" w:rsidP="00592D6E">
      <w:pPr>
        <w:jc w:val="both"/>
        <w:rPr>
          <w:rFonts w:ascii="Times New Roman" w:hAnsi="Times New Roman" w:cs="Times New Roman"/>
          <w:sz w:val="24"/>
          <w:szCs w:val="24"/>
        </w:rPr>
      </w:pPr>
      <w:r w:rsidRPr="0057549D">
        <w:rPr>
          <w:rFonts w:ascii="Times New Roman" w:hAnsi="Times New Roman" w:cs="Times New Roman"/>
          <w:sz w:val="24"/>
          <w:szCs w:val="24"/>
        </w:rPr>
        <w:t xml:space="preserve">All calculations were performed on a HP laptop with a </w:t>
      </w:r>
      <w:r w:rsidRPr="00C627D6">
        <w:rPr>
          <w:rFonts w:ascii="Times New Roman" w:hAnsi="Times New Roman" w:cs="Times New Roman"/>
          <w:sz w:val="24"/>
          <w:szCs w:val="24"/>
        </w:rPr>
        <w:t>13</w:t>
      </w:r>
      <w:r w:rsidRPr="00BE4FBD">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w:t>
      </w:r>
      <w:r w:rsidRPr="00592D6E">
        <w:rPr>
          <w:rFonts w:ascii="Times New Roman" w:hAnsi="Times New Roman" w:cs="Times New Roman"/>
          <w:sz w:val="24"/>
          <w:szCs w:val="24"/>
          <w:vertAlign w:val="superscript"/>
        </w:rPr>
        <w:t>®</w:t>
      </w:r>
      <w:r w:rsidRPr="00C627D6">
        <w:rPr>
          <w:rFonts w:ascii="Times New Roman" w:hAnsi="Times New Roman" w:cs="Times New Roman"/>
          <w:sz w:val="24"/>
          <w:szCs w:val="24"/>
        </w:rPr>
        <w:t xml:space="preserve"> Core™ i7-1365U processor running at 1.80GHz.</w:t>
      </w:r>
      <w:r>
        <w:rPr>
          <w:rFonts w:ascii="Times New Roman" w:hAnsi="Times New Roman" w:cs="Times New Roman"/>
          <w:sz w:val="24"/>
          <w:szCs w:val="24"/>
        </w:rPr>
        <w:t xml:space="preserve"> Python v. </w:t>
      </w:r>
      <w:r w:rsidR="00491445">
        <w:rPr>
          <w:rFonts w:ascii="Times New Roman" w:hAnsi="Times New Roman" w:cs="Times New Roman"/>
          <w:sz w:val="24"/>
          <w:szCs w:val="24"/>
        </w:rPr>
        <w:t xml:space="preserve">3.10 </w:t>
      </w:r>
      <w:r>
        <w:rPr>
          <w:rFonts w:ascii="Times New Roman" w:hAnsi="Times New Roman" w:cs="Times New Roman"/>
          <w:sz w:val="24"/>
          <w:szCs w:val="24"/>
        </w:rPr>
        <w:t>was used as programming language.</w:t>
      </w:r>
    </w:p>
    <w:p w14:paraId="5DAD13E4" w14:textId="77777777" w:rsidR="002B1417" w:rsidRPr="00740E11" w:rsidRDefault="002B1417" w:rsidP="00740E11"/>
    <w:p w14:paraId="3C7C8514" w14:textId="75A8D6A0" w:rsidR="00364B10" w:rsidRPr="00443E04" w:rsidRDefault="003C6376" w:rsidP="0070473F">
      <w:pPr>
        <w:pStyle w:val="Heading1"/>
        <w:numPr>
          <w:ilvl w:val="2"/>
          <w:numId w:val="2"/>
        </w:numPr>
        <w:spacing w:before="120" w:after="120"/>
        <w:rPr>
          <w:rFonts w:ascii="Times New Roman" w:hAnsi="Times New Roman" w:cs="Times New Roman"/>
          <w:sz w:val="24"/>
          <w:szCs w:val="24"/>
        </w:rPr>
      </w:pPr>
      <w:bookmarkStart w:id="45" w:name="_Toc179040468"/>
      <w:r w:rsidRPr="00443E04">
        <w:rPr>
          <w:rFonts w:ascii="Times New Roman" w:hAnsi="Times New Roman" w:cs="Times New Roman"/>
          <w:sz w:val="24"/>
          <w:szCs w:val="24"/>
        </w:rPr>
        <w:t xml:space="preserve">Dataset </w:t>
      </w:r>
      <w:r w:rsidR="00A5036B">
        <w:rPr>
          <w:rFonts w:ascii="Times New Roman" w:hAnsi="Times New Roman" w:cs="Times New Roman"/>
          <w:sz w:val="24"/>
          <w:szCs w:val="24"/>
        </w:rPr>
        <w:t>P</w:t>
      </w:r>
      <w:r w:rsidRPr="00443E04">
        <w:rPr>
          <w:rFonts w:ascii="Times New Roman" w:hAnsi="Times New Roman" w:cs="Times New Roman"/>
          <w:sz w:val="24"/>
          <w:szCs w:val="24"/>
        </w:rPr>
        <w:t xml:space="preserve">reparation and </w:t>
      </w:r>
      <w:r w:rsidR="00A5036B">
        <w:rPr>
          <w:rFonts w:ascii="Times New Roman" w:hAnsi="Times New Roman" w:cs="Times New Roman"/>
          <w:sz w:val="24"/>
          <w:szCs w:val="24"/>
        </w:rPr>
        <w:t>P</w:t>
      </w:r>
      <w:r w:rsidRPr="00443E04">
        <w:rPr>
          <w:rFonts w:ascii="Times New Roman" w:hAnsi="Times New Roman" w:cs="Times New Roman"/>
          <w:sz w:val="24"/>
          <w:szCs w:val="24"/>
        </w:rPr>
        <w:t>reprocessing</w:t>
      </w:r>
      <w:bookmarkEnd w:id="45"/>
    </w:p>
    <w:p w14:paraId="57F39161" w14:textId="5E3828E1" w:rsidR="00EA5184" w:rsidRDefault="00F40DB2" w:rsidP="00F40DB2">
      <w:pPr>
        <w:spacing w:before="120" w:after="120" w:line="240" w:lineRule="auto"/>
        <w:jc w:val="both"/>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The experimental</w:t>
      </w:r>
      <w:r w:rsidR="00AF053D">
        <w:rPr>
          <w:rFonts w:ascii="Times New Roman" w:eastAsia="Times New Roman" w:hAnsi="Times New Roman" w:cs="Times New Roman"/>
          <w:sz w:val="24"/>
          <w:szCs w:val="24"/>
        </w:rPr>
        <w:t xml:space="preserve"> raw</w:t>
      </w:r>
      <w:r w:rsidRPr="00443E04">
        <w:rPr>
          <w:rFonts w:ascii="Times New Roman" w:eastAsia="Times New Roman" w:hAnsi="Times New Roman" w:cs="Times New Roman"/>
          <w:sz w:val="24"/>
          <w:szCs w:val="24"/>
        </w:rPr>
        <w:t xml:space="preserve"> data</w:t>
      </w:r>
      <w:r w:rsidR="009D1B10">
        <w:rPr>
          <w:rFonts w:ascii="Times New Roman" w:eastAsia="Times New Roman" w:hAnsi="Times New Roman" w:cs="Times New Roman"/>
          <w:sz w:val="24"/>
          <w:szCs w:val="24"/>
        </w:rPr>
        <w:t xml:space="preserve"> (dataset.csv in Supporting Information)</w:t>
      </w:r>
      <w:r w:rsidRPr="00443E04">
        <w:rPr>
          <w:rFonts w:ascii="Times New Roman" w:eastAsia="Times New Roman" w:hAnsi="Times New Roman" w:cs="Times New Roman"/>
          <w:sz w:val="24"/>
          <w:szCs w:val="24"/>
        </w:rPr>
        <w:t xml:space="preserve">, initially compiled in </w:t>
      </w:r>
      <w:r w:rsidR="001713BF" w:rsidRPr="00443E04">
        <w:rPr>
          <w:rFonts w:ascii="Times New Roman" w:eastAsia="Times New Roman" w:hAnsi="Times New Roman" w:cs="Times New Roman"/>
          <w:sz w:val="24"/>
          <w:szCs w:val="24"/>
        </w:rPr>
        <w:t xml:space="preserve">excel </w:t>
      </w:r>
      <w:r w:rsidRPr="00443E04">
        <w:rPr>
          <w:rFonts w:ascii="Times New Roman" w:eastAsia="Times New Roman" w:hAnsi="Times New Roman" w:cs="Times New Roman"/>
          <w:sz w:val="24"/>
          <w:szCs w:val="24"/>
        </w:rPr>
        <w:t xml:space="preserve">spreadsheet format, was converted to a CSV file and imported into a Python environment for preprocessing. The preprocessing </w:t>
      </w:r>
      <w:r w:rsidR="00E23891">
        <w:rPr>
          <w:rFonts w:ascii="Times New Roman" w:eastAsia="Times New Roman" w:hAnsi="Times New Roman" w:cs="Times New Roman"/>
          <w:sz w:val="24"/>
          <w:szCs w:val="24"/>
        </w:rPr>
        <w:t>consisted of</w:t>
      </w:r>
      <w:r w:rsidRPr="00443E04">
        <w:rPr>
          <w:rFonts w:ascii="Times New Roman" w:eastAsia="Times New Roman" w:hAnsi="Times New Roman" w:cs="Times New Roman"/>
          <w:sz w:val="24"/>
          <w:szCs w:val="24"/>
        </w:rPr>
        <w:t xml:space="preserve"> several steps: categorical feature encoding using </w:t>
      </w:r>
      <w:proofErr w:type="spellStart"/>
      <w:r w:rsidRPr="00443E04">
        <w:rPr>
          <w:rFonts w:ascii="Times New Roman" w:eastAsia="Times New Roman" w:hAnsi="Times New Roman" w:cs="Times New Roman"/>
          <w:sz w:val="24"/>
          <w:szCs w:val="24"/>
        </w:rPr>
        <w:t>LabelEncoder</w:t>
      </w:r>
      <w:proofErr w:type="spellEnd"/>
      <w:r w:rsidRPr="00443E04">
        <w:rPr>
          <w:rFonts w:ascii="Times New Roman" w:eastAsia="Times New Roman" w:hAnsi="Times New Roman" w:cs="Times New Roman"/>
          <w:sz w:val="24"/>
          <w:szCs w:val="24"/>
        </w:rPr>
        <w:t xml:space="preserve"> to transform nominal variables into numerical representations, </w:t>
      </w:r>
      <w:r w:rsidR="009242FE">
        <w:rPr>
          <w:rFonts w:ascii="Times New Roman" w:eastAsia="Times New Roman" w:hAnsi="Times New Roman" w:cs="Times New Roman"/>
          <w:sz w:val="24"/>
          <w:szCs w:val="24"/>
        </w:rPr>
        <w:t xml:space="preserve">dropping instances with missing values </w:t>
      </w:r>
      <w:r w:rsidRPr="00443E04">
        <w:rPr>
          <w:rFonts w:ascii="Times New Roman" w:eastAsia="Times New Roman" w:hAnsi="Times New Roman" w:cs="Times New Roman"/>
          <w:sz w:val="24"/>
          <w:szCs w:val="24"/>
        </w:rPr>
        <w:t xml:space="preserve">and feature scaling using </w:t>
      </w:r>
      <w:proofErr w:type="spellStart"/>
      <w:r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to normalize the dataset comprising both numeric and categorical features. </w:t>
      </w:r>
      <w:r w:rsidR="00082A3E" w:rsidRPr="00443E04">
        <w:rPr>
          <w:rFonts w:ascii="Times New Roman" w:eastAsia="Times New Roman" w:hAnsi="Times New Roman" w:cs="Times New Roman"/>
          <w:sz w:val="24"/>
          <w:szCs w:val="24"/>
        </w:rPr>
        <w:t xml:space="preserve">We chose </w:t>
      </w:r>
      <w:proofErr w:type="spellStart"/>
      <w:r w:rsidR="00082A3E"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for its resilience to outliers and suitability for heterogeneous data types. </w:t>
      </w:r>
    </w:p>
    <w:p w14:paraId="09D49931" w14:textId="0B394CF9" w:rsidR="009242FE" w:rsidRPr="009242FE" w:rsidRDefault="000A227D" w:rsidP="00F40DB2">
      <w:pPr>
        <w:spacing w:before="120" w:after="120" w:line="240" w:lineRule="auto"/>
        <w:jc w:val="both"/>
        <w:rPr>
          <w:rFonts w:ascii="Times New Roman" w:eastAsia="Times New Roman" w:hAnsi="Times New Roman" w:cs="Times New Roman"/>
          <w:sz w:val="24"/>
          <w:szCs w:val="24"/>
        </w:rPr>
      </w:pPr>
      <w:r w:rsidRPr="000A227D">
        <w:rPr>
          <w:rFonts w:ascii="Times New Roman" w:eastAsia="Times New Roman" w:hAnsi="Times New Roman" w:cs="Times New Roman"/>
          <w:sz w:val="24"/>
          <w:szCs w:val="24"/>
        </w:rPr>
        <w:t>The</w:t>
      </w:r>
      <w:r w:rsidR="006A7041">
        <w:rPr>
          <w:rFonts w:ascii="Times New Roman" w:eastAsia="Times New Roman" w:hAnsi="Times New Roman" w:cs="Times New Roman"/>
          <w:sz w:val="24"/>
          <w:szCs w:val="24"/>
        </w:rPr>
        <w:t xml:space="preserve"> preprocessed</w:t>
      </w:r>
      <w:r w:rsidRPr="000A227D">
        <w:rPr>
          <w:rFonts w:ascii="Times New Roman" w:eastAsia="Times New Roman" w:hAnsi="Times New Roman" w:cs="Times New Roman"/>
          <w:sz w:val="24"/>
          <w:szCs w:val="24"/>
        </w:rPr>
        <w:t xml:space="preserve"> dataset comprised nine input features and one target variable</w:t>
      </w:r>
      <w:r w:rsidR="002B1417">
        <w:rPr>
          <w:rFonts w:ascii="Times New Roman" w:eastAsia="Times New Roman" w:hAnsi="Times New Roman" w:cs="Times New Roman"/>
          <w:sz w:val="24"/>
          <w:szCs w:val="24"/>
        </w:rPr>
        <w:t xml:space="preserve"> (</w:t>
      </w:r>
      <w:proofErr w:type="spellStart"/>
      <w:r w:rsidR="002B1417">
        <w:rPr>
          <w:rFonts w:ascii="Times New Roman" w:eastAsia="Times New Roman" w:hAnsi="Times New Roman" w:cs="Times New Roman"/>
          <w:sz w:val="24"/>
          <w:szCs w:val="24"/>
        </w:rPr>
        <w:t>T</w:t>
      </w:r>
      <w:r w:rsidR="002B1417" w:rsidRPr="00740E11">
        <w:rPr>
          <w:rFonts w:ascii="Times New Roman" w:eastAsia="Times New Roman" w:hAnsi="Times New Roman" w:cs="Times New Roman"/>
          <w:sz w:val="24"/>
          <w:szCs w:val="24"/>
          <w:vertAlign w:val="subscript"/>
        </w:rPr>
        <w:t>g</w:t>
      </w:r>
      <w:proofErr w:type="spellEnd"/>
      <w:r w:rsidR="002B1417">
        <w:rPr>
          <w:rFonts w:ascii="Times New Roman" w:eastAsia="Times New Roman" w:hAnsi="Times New Roman" w:cs="Times New Roman"/>
          <w:sz w:val="24"/>
          <w:szCs w:val="24"/>
        </w:rPr>
        <w:t>)</w:t>
      </w:r>
      <w:r w:rsidRPr="000A227D">
        <w:rPr>
          <w:rFonts w:ascii="Times New Roman" w:eastAsia="Times New Roman" w:hAnsi="Times New Roman" w:cs="Times New Roman"/>
          <w:sz w:val="24"/>
          <w:szCs w:val="24"/>
        </w:rPr>
        <w:t>. The first eight features represented experimental parameters used in the synthesis process. The ninth feature</w:t>
      </w:r>
      <w:r w:rsidR="00F22F6B">
        <w:rPr>
          <w:rFonts w:ascii="Times New Roman" w:eastAsia="Times New Roman" w:hAnsi="Times New Roman" w:cs="Times New Roman"/>
          <w:sz w:val="24"/>
          <w:szCs w:val="24"/>
        </w:rPr>
        <w:t xml:space="preserve"> (swelling ratio)</w:t>
      </w:r>
      <w:r w:rsidRPr="000A227D">
        <w:rPr>
          <w:rFonts w:ascii="Times New Roman" w:eastAsia="Times New Roman" w:hAnsi="Times New Roman" w:cs="Times New Roman"/>
          <w:sz w:val="24"/>
          <w:szCs w:val="24"/>
        </w:rPr>
        <w:t xml:space="preserve"> and the target variable </w:t>
      </w:r>
      <w:r w:rsidR="00F22F6B">
        <w:rPr>
          <w:rFonts w:ascii="Times New Roman" w:eastAsia="Times New Roman" w:hAnsi="Times New Roman" w:cs="Times New Roman"/>
          <w:sz w:val="24"/>
          <w:szCs w:val="24"/>
        </w:rPr>
        <w:t>(</w:t>
      </w:r>
      <w:proofErr w:type="spellStart"/>
      <w:r w:rsidR="00F22F6B">
        <w:rPr>
          <w:rFonts w:ascii="Times New Roman" w:eastAsia="Times New Roman" w:hAnsi="Times New Roman" w:cs="Times New Roman"/>
          <w:sz w:val="24"/>
          <w:szCs w:val="24"/>
        </w:rPr>
        <w:t>T</w:t>
      </w:r>
      <w:r w:rsidR="00F22F6B" w:rsidRPr="00740E11">
        <w:rPr>
          <w:rFonts w:ascii="Times New Roman" w:eastAsia="Times New Roman" w:hAnsi="Times New Roman" w:cs="Times New Roman"/>
          <w:sz w:val="24"/>
          <w:szCs w:val="24"/>
          <w:vertAlign w:val="subscript"/>
        </w:rPr>
        <w:t>g</w:t>
      </w:r>
      <w:proofErr w:type="spellEnd"/>
      <w:r w:rsidR="00F22F6B">
        <w:rPr>
          <w:rFonts w:ascii="Times New Roman" w:eastAsia="Times New Roman" w:hAnsi="Times New Roman" w:cs="Times New Roman"/>
          <w:sz w:val="24"/>
          <w:szCs w:val="24"/>
        </w:rPr>
        <w:t xml:space="preserve">) </w:t>
      </w:r>
      <w:r w:rsidRPr="000A227D">
        <w:rPr>
          <w:rFonts w:ascii="Times New Roman" w:eastAsia="Times New Roman" w:hAnsi="Times New Roman" w:cs="Times New Roman"/>
          <w:sz w:val="24"/>
          <w:szCs w:val="24"/>
        </w:rPr>
        <w:t>were both characterization values obtained from the synthesized product</w:t>
      </w:r>
      <w:r>
        <w:rPr>
          <w:rFonts w:ascii="Times New Roman" w:eastAsia="Times New Roman" w:hAnsi="Times New Roman" w:cs="Times New Roman"/>
          <w:sz w:val="24"/>
          <w:szCs w:val="24"/>
        </w:rPr>
        <w:t xml:space="preserve"> </w:t>
      </w:r>
      <w:r w:rsidRPr="000B726F">
        <w:rPr>
          <w:rFonts w:ascii="Times New Roman" w:eastAsia="Times New Roman" w:hAnsi="Times New Roman" w:cs="Times New Roman"/>
          <w:sz w:val="24"/>
          <w:szCs w:val="24"/>
        </w:rPr>
        <w:t xml:space="preserve">(see </w:t>
      </w:r>
      <w:r w:rsidRPr="000B726F">
        <w:rPr>
          <w:rFonts w:ascii="Times New Roman" w:eastAsia="Times New Roman" w:hAnsi="Times New Roman" w:cs="Times New Roman"/>
          <w:sz w:val="24"/>
          <w:szCs w:val="24"/>
        </w:rPr>
        <w:fldChar w:fldCharType="begin"/>
      </w:r>
      <w:r w:rsidRPr="000B726F">
        <w:rPr>
          <w:rFonts w:ascii="Times New Roman" w:eastAsia="Times New Roman" w:hAnsi="Times New Roman" w:cs="Times New Roman"/>
          <w:sz w:val="24"/>
          <w:szCs w:val="24"/>
        </w:rPr>
        <w:instrText xml:space="preserve"> REF _Ref177039979 \h </w:instrText>
      </w:r>
      <w:r>
        <w:rPr>
          <w:rFonts w:ascii="Times New Roman" w:eastAsia="Times New Roman" w:hAnsi="Times New Roman" w:cs="Times New Roman"/>
          <w:sz w:val="24"/>
          <w:szCs w:val="24"/>
        </w:rPr>
        <w:instrText xml:space="preserve"> \* MERGEFORMAT </w:instrText>
      </w:r>
      <w:r w:rsidRPr="000B726F">
        <w:rPr>
          <w:rFonts w:ascii="Times New Roman" w:eastAsia="Times New Roman" w:hAnsi="Times New Roman" w:cs="Times New Roman"/>
          <w:sz w:val="24"/>
          <w:szCs w:val="24"/>
        </w:rPr>
      </w:r>
      <w:r w:rsidRPr="000B726F">
        <w:rPr>
          <w:rFonts w:ascii="Times New Roman" w:eastAsia="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Pr="000B726F">
        <w:rPr>
          <w:rFonts w:ascii="Times New Roman" w:eastAsia="Times New Roman" w:hAnsi="Times New Roman" w:cs="Times New Roman"/>
          <w:sz w:val="24"/>
          <w:szCs w:val="24"/>
        </w:rPr>
        <w:fldChar w:fldCharType="end"/>
      </w:r>
      <w:r w:rsidRPr="000B726F">
        <w:rPr>
          <w:rFonts w:ascii="Times New Roman" w:eastAsia="Times New Roman" w:hAnsi="Times New Roman" w:cs="Times New Roman"/>
          <w:sz w:val="24"/>
          <w:szCs w:val="24"/>
        </w:rPr>
        <w:t>).</w:t>
      </w:r>
      <w:r w:rsidR="009242FE">
        <w:rPr>
          <w:rFonts w:ascii="Times New Roman" w:eastAsia="Times New Roman" w:hAnsi="Times New Roman" w:cs="Times New Roman"/>
          <w:sz w:val="24"/>
          <w:szCs w:val="24"/>
        </w:rPr>
        <w:t xml:space="preserve"> The</w:t>
      </w:r>
      <w:r w:rsidR="00E83847">
        <w:rPr>
          <w:rFonts w:ascii="Times New Roman" w:eastAsia="Times New Roman" w:hAnsi="Times New Roman" w:cs="Times New Roman"/>
          <w:sz w:val="24"/>
          <w:szCs w:val="24"/>
        </w:rPr>
        <w:t xml:space="preserve"> raw</w:t>
      </w:r>
      <w:r w:rsidR="009242FE">
        <w:rPr>
          <w:rFonts w:ascii="Times New Roman" w:eastAsia="Times New Roman" w:hAnsi="Times New Roman" w:cs="Times New Roman"/>
          <w:sz w:val="24"/>
          <w:szCs w:val="24"/>
        </w:rPr>
        <w:t xml:space="preserve"> dataset contained instances with no values in the target (</w:t>
      </w:r>
      <w:r w:rsidR="009242FE" w:rsidRPr="009242FE">
        <w:rPr>
          <w:rFonts w:ascii="Times New Roman" w:eastAsia="Times New Roman" w:hAnsi="Times New Roman" w:cs="Times New Roman"/>
          <w:i/>
          <w:sz w:val="24"/>
          <w:szCs w:val="24"/>
        </w:rPr>
        <w:t>e.g.,</w:t>
      </w:r>
      <w:r w:rsidR="009242FE">
        <w:rPr>
          <w:rFonts w:ascii="Times New Roman" w:eastAsia="Times New Roman" w:hAnsi="Times New Roman" w:cs="Times New Roman"/>
          <w:sz w:val="24"/>
          <w:szCs w:val="24"/>
        </w:rPr>
        <w:t xml:space="preserve"> “</w:t>
      </w:r>
      <w:proofErr w:type="spellStart"/>
      <w:r w:rsidR="009242FE">
        <w:rPr>
          <w:rFonts w:ascii="Times New Roman" w:eastAsia="Times New Roman" w:hAnsi="Times New Roman" w:cs="Times New Roman"/>
          <w:sz w:val="24"/>
          <w:szCs w:val="24"/>
        </w:rPr>
        <w:t>NaN</w:t>
      </w:r>
      <w:proofErr w:type="spellEnd"/>
      <w:r w:rsidR="009242FE">
        <w:rPr>
          <w:rFonts w:ascii="Times New Roman" w:eastAsia="Times New Roman" w:hAnsi="Times New Roman" w:cs="Times New Roman"/>
          <w:sz w:val="24"/>
          <w:szCs w:val="24"/>
        </w:rPr>
        <w:t xml:space="preserve">” for </w:t>
      </w:r>
      <w:proofErr w:type="spellStart"/>
      <w:r w:rsidR="009242FE" w:rsidRPr="009242FE">
        <w:rPr>
          <w:rFonts w:ascii="Times New Roman" w:eastAsia="Times New Roman" w:hAnsi="Times New Roman" w:cs="Times New Roman"/>
          <w:sz w:val="24"/>
          <w:szCs w:val="24"/>
        </w:rPr>
        <w:t>T</w:t>
      </w:r>
      <w:r w:rsidR="009242FE" w:rsidRPr="009242FE">
        <w:rPr>
          <w:rFonts w:ascii="Times New Roman" w:eastAsia="Times New Roman" w:hAnsi="Times New Roman" w:cs="Times New Roman"/>
          <w:sz w:val="24"/>
          <w:szCs w:val="24"/>
          <w:vertAlign w:val="subscript"/>
        </w:rPr>
        <w:t>g</w:t>
      </w:r>
      <w:proofErr w:type="spellEnd"/>
      <w:r w:rsidR="009242FE">
        <w:rPr>
          <w:rFonts w:ascii="Times New Roman" w:eastAsia="Times New Roman" w:hAnsi="Times New Roman" w:cs="Times New Roman"/>
          <w:sz w:val="24"/>
          <w:szCs w:val="24"/>
        </w:rPr>
        <w:t>)</w:t>
      </w:r>
      <w:r w:rsidR="00980866">
        <w:rPr>
          <w:rFonts w:ascii="Times New Roman" w:eastAsia="Times New Roman" w:hAnsi="Times New Roman" w:cs="Times New Roman"/>
          <w:sz w:val="24"/>
          <w:szCs w:val="24"/>
        </w:rPr>
        <w:t xml:space="preserve"> as well as instances with 0 </w:t>
      </w:r>
      <w:proofErr w:type="spellStart"/>
      <w:r w:rsidR="00980866">
        <w:rPr>
          <w:rFonts w:ascii="Times New Roman" w:eastAsia="Times New Roman" w:hAnsi="Times New Roman" w:cs="Times New Roman"/>
          <w:sz w:val="24"/>
          <w:szCs w:val="24"/>
        </w:rPr>
        <w:t>wt</w:t>
      </w:r>
      <w:proofErr w:type="spellEnd"/>
      <w:r w:rsidR="00980866">
        <w:rPr>
          <w:rFonts w:ascii="Times New Roman" w:eastAsia="Times New Roman" w:hAnsi="Times New Roman" w:cs="Times New Roman"/>
          <w:sz w:val="24"/>
          <w:szCs w:val="24"/>
        </w:rPr>
        <w:t>% lignin content. We</w:t>
      </w:r>
      <w:r w:rsidR="009242FE">
        <w:rPr>
          <w:rFonts w:ascii="Times New Roman" w:eastAsia="Times New Roman" w:hAnsi="Times New Roman" w:cs="Times New Roman"/>
          <w:sz w:val="24"/>
          <w:szCs w:val="24"/>
        </w:rPr>
        <w:t xml:space="preserve"> removed th</w:t>
      </w:r>
      <w:r w:rsidR="00980866">
        <w:rPr>
          <w:rFonts w:ascii="Times New Roman" w:eastAsia="Times New Roman" w:hAnsi="Times New Roman" w:cs="Times New Roman"/>
          <w:sz w:val="24"/>
          <w:szCs w:val="24"/>
        </w:rPr>
        <w:t>e</w:t>
      </w:r>
      <w:r w:rsidR="009242FE">
        <w:rPr>
          <w:rFonts w:ascii="Times New Roman" w:eastAsia="Times New Roman" w:hAnsi="Times New Roman" w:cs="Times New Roman"/>
          <w:sz w:val="24"/>
          <w:szCs w:val="24"/>
        </w:rPr>
        <w:t xml:space="preserve">se </w:t>
      </w:r>
      <w:r w:rsidR="00980866">
        <w:rPr>
          <w:rFonts w:ascii="Times New Roman" w:eastAsia="Times New Roman" w:hAnsi="Times New Roman" w:cs="Times New Roman"/>
          <w:sz w:val="24"/>
          <w:szCs w:val="24"/>
        </w:rPr>
        <w:t>rows</w:t>
      </w:r>
      <w:r w:rsidR="009242FE">
        <w:rPr>
          <w:rFonts w:ascii="Times New Roman" w:eastAsia="Times New Roman" w:hAnsi="Times New Roman" w:cs="Times New Roman"/>
          <w:sz w:val="24"/>
          <w:szCs w:val="24"/>
        </w:rPr>
        <w:t>, which reduced the dat</w:t>
      </w:r>
      <w:r w:rsidR="00980866">
        <w:rPr>
          <w:rFonts w:ascii="Times New Roman" w:eastAsia="Times New Roman" w:hAnsi="Times New Roman" w:cs="Times New Roman"/>
          <w:sz w:val="24"/>
          <w:szCs w:val="24"/>
        </w:rPr>
        <w:t>aset from 180 instances to 136.</w:t>
      </w:r>
    </w:p>
    <w:p w14:paraId="18F4C80E" w14:textId="5066F382" w:rsidR="00436F61" w:rsidRPr="004A1B8E" w:rsidRDefault="00436F61" w:rsidP="00436F61">
      <w:pPr>
        <w:pStyle w:val="Caption"/>
        <w:keepNext/>
        <w:rPr>
          <w:rFonts w:ascii="Times New Roman" w:hAnsi="Times New Roman" w:cs="Times New Roman"/>
          <w:sz w:val="24"/>
          <w:szCs w:val="24"/>
        </w:rPr>
      </w:pPr>
      <w:bookmarkStart w:id="46" w:name="_Ref177039979"/>
      <w:r w:rsidRPr="004A1B8E">
        <w:rPr>
          <w:rFonts w:ascii="Times New Roman" w:hAnsi="Times New Roman" w:cs="Times New Roman"/>
          <w:sz w:val="24"/>
          <w:szCs w:val="24"/>
        </w:rPr>
        <w:t xml:space="preserve">Table </w:t>
      </w:r>
      <w:r w:rsidRPr="004A1B8E">
        <w:rPr>
          <w:rFonts w:ascii="Times New Roman" w:hAnsi="Times New Roman" w:cs="Times New Roman"/>
          <w:sz w:val="24"/>
          <w:szCs w:val="24"/>
        </w:rPr>
        <w:fldChar w:fldCharType="begin"/>
      </w:r>
      <w:r w:rsidRPr="004A1B8E">
        <w:rPr>
          <w:rFonts w:ascii="Times New Roman" w:hAnsi="Times New Roman" w:cs="Times New Roman"/>
          <w:sz w:val="24"/>
          <w:szCs w:val="24"/>
        </w:rPr>
        <w:instrText xml:space="preserve"> SEQ Table \* ARABIC </w:instrText>
      </w:r>
      <w:r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04A1B8E">
        <w:rPr>
          <w:rFonts w:ascii="Times New Roman" w:hAnsi="Times New Roman" w:cs="Times New Roman"/>
          <w:sz w:val="24"/>
          <w:szCs w:val="24"/>
        </w:rPr>
        <w:fldChar w:fldCharType="end"/>
      </w:r>
      <w:bookmarkEnd w:id="46"/>
      <w:r w:rsidRPr="004A1B8E">
        <w:rPr>
          <w:rFonts w:ascii="Times New Roman" w:hAnsi="Times New Roman" w:cs="Times New Roman"/>
          <w:sz w:val="24"/>
          <w:szCs w:val="24"/>
        </w:rPr>
        <w:t xml:space="preserve"> </w:t>
      </w:r>
      <w:r w:rsidR="00E23891" w:rsidRPr="004A1B8E">
        <w:rPr>
          <w:rFonts w:ascii="Times New Roman" w:hAnsi="Times New Roman" w:cs="Times New Roman"/>
          <w:sz w:val="24"/>
          <w:szCs w:val="24"/>
        </w:rPr>
        <w:t>Dataset f</w:t>
      </w:r>
      <w:r w:rsidRPr="004A1B8E">
        <w:rPr>
          <w:rFonts w:ascii="Times New Roman" w:hAnsi="Times New Roman" w:cs="Times New Roman"/>
          <w:sz w:val="24"/>
          <w:szCs w:val="24"/>
        </w:rPr>
        <w:t xml:space="preserve">eatures for machine </w:t>
      </w:r>
      <w:r w:rsidR="005A1C89" w:rsidRPr="004A1B8E">
        <w:rPr>
          <w:rFonts w:ascii="Times New Roman" w:hAnsi="Times New Roman" w:cs="Times New Roman"/>
          <w:sz w:val="24"/>
          <w:szCs w:val="24"/>
        </w:rPr>
        <w:t>learning model</w:t>
      </w:r>
      <w:r w:rsidR="00B40032" w:rsidRPr="004A1B8E">
        <w:rPr>
          <w:rFonts w:ascii="Times New Roman" w:hAnsi="Times New Roman" w:cs="Times New Roman"/>
          <w:sz w:val="24"/>
          <w:szCs w:val="24"/>
        </w:rPr>
        <w:t>; * mandatory features use</w:t>
      </w:r>
      <w:r w:rsidR="006A7041" w:rsidRPr="004A1B8E">
        <w:rPr>
          <w:rFonts w:ascii="Times New Roman" w:hAnsi="Times New Roman" w:cs="Times New Roman"/>
          <w:sz w:val="24"/>
          <w:szCs w:val="24"/>
        </w:rPr>
        <w:t>d</w:t>
      </w:r>
      <w:r w:rsidR="00B40032" w:rsidRPr="004A1B8E">
        <w:rPr>
          <w:rFonts w:ascii="Times New Roman" w:hAnsi="Times New Roman" w:cs="Times New Roman"/>
          <w:sz w:val="24"/>
          <w:szCs w:val="24"/>
        </w:rPr>
        <w:t xml:space="preserve"> in the wrapper method</w:t>
      </w:r>
      <w:r w:rsidR="006A7041" w:rsidRPr="004A1B8E">
        <w:rPr>
          <w:rFonts w:ascii="Times New Roman" w:hAnsi="Times New Roman" w:cs="Times New Roman"/>
          <w:sz w:val="24"/>
          <w:szCs w:val="24"/>
        </w:rPr>
        <w:t xml:space="preserve"> for feature selection.</w:t>
      </w:r>
    </w:p>
    <w:tbl>
      <w:tblPr>
        <w:tblStyle w:val="PlainTable4"/>
        <w:tblW w:w="0" w:type="auto"/>
        <w:tblBorders>
          <w:bottom w:val="single" w:sz="4" w:space="0" w:color="auto"/>
        </w:tblBorders>
        <w:tblLook w:val="04A0" w:firstRow="1" w:lastRow="0" w:firstColumn="1" w:lastColumn="0" w:noHBand="0" w:noVBand="1"/>
      </w:tblPr>
      <w:tblGrid>
        <w:gridCol w:w="805"/>
        <w:gridCol w:w="874"/>
        <w:gridCol w:w="839"/>
        <w:gridCol w:w="1019"/>
        <w:gridCol w:w="1008"/>
        <w:gridCol w:w="915"/>
        <w:gridCol w:w="1139"/>
        <w:gridCol w:w="821"/>
        <w:gridCol w:w="821"/>
        <w:gridCol w:w="1119"/>
      </w:tblGrid>
      <w:tr w:rsidR="00B40032" w:rsidRPr="00443E04" w14:paraId="1272BDE5" w14:textId="3512BAEF" w:rsidTr="009764D0">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single" w:sz="4" w:space="0" w:color="auto"/>
            </w:tcBorders>
            <w:vAlign w:val="center"/>
          </w:tcPr>
          <w:p w14:paraId="6D524754" w14:textId="54087EB3" w:rsidR="00EA5184" w:rsidRPr="00443E04" w:rsidRDefault="00884A62" w:rsidP="009764D0">
            <w:pPr>
              <w:spacing w:before="120" w:after="12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l</w:t>
            </w:r>
            <w:r w:rsidR="00EA5184" w:rsidRPr="00443E04">
              <w:rPr>
                <w:rFonts w:ascii="Times New Roman" w:eastAsia="Times New Roman" w:hAnsi="Times New Roman" w:cs="Times New Roman"/>
                <w:sz w:val="16"/>
                <w:szCs w:val="16"/>
              </w:rPr>
              <w:t>ignin</w:t>
            </w:r>
          </w:p>
        </w:tc>
        <w:tc>
          <w:tcPr>
            <w:tcW w:w="0" w:type="auto"/>
            <w:tcBorders>
              <w:top w:val="double" w:sz="4" w:space="0" w:color="auto"/>
              <w:bottom w:val="single" w:sz="4" w:space="0" w:color="auto"/>
            </w:tcBorders>
            <w:vAlign w:val="center"/>
          </w:tcPr>
          <w:p w14:paraId="08874F5D" w14:textId="6B8D2904"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Co-</w:t>
            </w:r>
            <w:r w:rsidR="007F4BEA" w:rsidRPr="00443E04">
              <w:rPr>
                <w:rFonts w:ascii="Times New Roman" w:eastAsia="Times New Roman" w:hAnsi="Times New Roman" w:cs="Times New Roman"/>
                <w:sz w:val="16"/>
                <w:szCs w:val="16"/>
              </w:rPr>
              <w:t>polyol</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49FC615A" w14:textId="176CA11E"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w:t>
            </w:r>
            <w:r w:rsidR="00E23891">
              <w:rPr>
                <w:rFonts w:ascii="Times New Roman" w:eastAsia="Times New Roman" w:hAnsi="Times New Roman" w:cs="Times New Roman"/>
                <w:sz w:val="16"/>
                <w:szCs w:val="16"/>
              </w:rPr>
              <w:t>-</w:t>
            </w:r>
            <w:r w:rsidRPr="00443E04">
              <w:rPr>
                <w:rFonts w:ascii="Times New Roman" w:eastAsia="Times New Roman" w:hAnsi="Times New Roman" w:cs="Times New Roman"/>
                <w:sz w:val="16"/>
                <w:szCs w:val="16"/>
              </w:rPr>
              <w:t>polyol type</w:t>
            </w:r>
          </w:p>
        </w:tc>
        <w:tc>
          <w:tcPr>
            <w:tcW w:w="0" w:type="auto"/>
            <w:tcBorders>
              <w:top w:val="double" w:sz="4" w:space="0" w:color="auto"/>
              <w:bottom w:val="single" w:sz="4" w:space="0" w:color="auto"/>
            </w:tcBorders>
            <w:vAlign w:val="center"/>
          </w:tcPr>
          <w:p w14:paraId="722F86DE" w14:textId="3737D81B"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isocyanate</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2455F64D" w14:textId="0630A449" w:rsidR="00EA5184" w:rsidRPr="00443E04" w:rsidRDefault="007F4BEA"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Amount of isocyanate based on ratio</w:t>
            </w:r>
          </w:p>
        </w:tc>
        <w:tc>
          <w:tcPr>
            <w:tcW w:w="0" w:type="auto"/>
            <w:tcBorders>
              <w:top w:val="double" w:sz="4" w:space="0" w:color="auto"/>
              <w:bottom w:val="single" w:sz="4" w:space="0" w:color="auto"/>
            </w:tcBorders>
            <w:vAlign w:val="center"/>
          </w:tcPr>
          <w:p w14:paraId="10D6A0FF" w14:textId="0901C5B2"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443E04">
              <w:rPr>
                <w:rFonts w:ascii="Times New Roman" w:eastAsia="Times New Roman" w:hAnsi="Times New Roman" w:cs="Times New Roman"/>
                <w:sz w:val="16"/>
                <w:szCs w:val="16"/>
              </w:rPr>
              <w:t>Isocyante</w:t>
            </w:r>
            <w:proofErr w:type="spellEnd"/>
            <w:r w:rsidRPr="00443E04">
              <w:rPr>
                <w:rFonts w:ascii="Times New Roman" w:eastAsia="Times New Roman" w:hAnsi="Times New Roman" w:cs="Times New Roman"/>
                <w:sz w:val="16"/>
                <w:szCs w:val="16"/>
              </w:rPr>
              <w:t xml:space="preserve"> type</w:t>
            </w:r>
          </w:p>
        </w:tc>
        <w:tc>
          <w:tcPr>
            <w:tcW w:w="0" w:type="auto"/>
            <w:tcBorders>
              <w:top w:val="double" w:sz="4" w:space="0" w:color="auto"/>
              <w:bottom w:val="single" w:sz="4" w:space="0" w:color="auto"/>
            </w:tcBorders>
            <w:vAlign w:val="center"/>
          </w:tcPr>
          <w:p w14:paraId="14EB12E2" w14:textId="16A847D0"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Mixing</w:t>
            </w:r>
            <w:r w:rsidR="009764D0">
              <w:rPr>
                <w:rFonts w:ascii="Times New Roman" w:eastAsia="Times New Roman" w:hAnsi="Times New Roman" w:cs="Times New Roman"/>
                <w:sz w:val="16"/>
                <w:szCs w:val="16"/>
              </w:rPr>
              <w:t xml:space="preserve"> molar</w:t>
            </w:r>
            <w:r w:rsidRPr="00443E04">
              <w:rPr>
                <w:rFonts w:ascii="Times New Roman" w:eastAsia="Times New Roman" w:hAnsi="Times New Roman" w:cs="Times New Roman"/>
                <w:sz w:val="16"/>
                <w:szCs w:val="16"/>
              </w:rPr>
              <w:t xml:space="preserve"> ratio</w:t>
            </w:r>
            <w:r w:rsidR="005C32C6">
              <w:rPr>
                <w:rFonts w:ascii="Times New Roman" w:eastAsia="Times New Roman" w:hAnsi="Times New Roman" w:cs="Times New Roman"/>
                <w:sz w:val="16"/>
                <w:szCs w:val="16"/>
              </w:rPr>
              <w:t xml:space="preserve"> </w:t>
            </w:r>
            <w:r w:rsidR="005C32C6" w:rsidRPr="001D213C">
              <w:rPr>
                <w:rFonts w:ascii="Times New Roman" w:eastAsia="Times New Roman" w:hAnsi="Times New Roman" w:cs="Times New Roman"/>
                <w:sz w:val="16"/>
                <w:szCs w:val="16"/>
              </w:rPr>
              <w:t>[NCO]/[OH]</w:t>
            </w:r>
          </w:p>
        </w:tc>
        <w:tc>
          <w:tcPr>
            <w:tcW w:w="0" w:type="auto"/>
            <w:tcBorders>
              <w:top w:val="double" w:sz="4" w:space="0" w:color="auto"/>
              <w:bottom w:val="single" w:sz="4" w:space="0" w:color="auto"/>
            </w:tcBorders>
            <w:vAlign w:val="center"/>
          </w:tcPr>
          <w:p w14:paraId="19401D14" w14:textId="4DD875D0"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Catalyst</w:t>
            </w:r>
            <w:r w:rsidR="007F4BEA">
              <w:rPr>
                <w:rFonts w:ascii="Times New Roman" w:eastAsia="Times New Roman" w:hAnsi="Times New Roman" w:cs="Times New Roman"/>
                <w:sz w:val="16"/>
                <w:szCs w:val="16"/>
              </w:rPr>
              <w:t xml:space="preserve"> amount</w:t>
            </w:r>
          </w:p>
        </w:tc>
        <w:tc>
          <w:tcPr>
            <w:tcW w:w="0" w:type="auto"/>
            <w:tcBorders>
              <w:top w:val="double" w:sz="4" w:space="0" w:color="auto"/>
              <w:bottom w:val="single" w:sz="4" w:space="0" w:color="auto"/>
            </w:tcBorders>
            <w:vAlign w:val="center"/>
          </w:tcPr>
          <w:p w14:paraId="4BA84BDA" w14:textId="4AB6B19D"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w:t>
            </w:r>
          </w:p>
        </w:tc>
        <w:tc>
          <w:tcPr>
            <w:tcW w:w="0" w:type="auto"/>
            <w:tcBorders>
              <w:top w:val="double" w:sz="4" w:space="0" w:color="auto"/>
              <w:bottom w:val="single" w:sz="4" w:space="0" w:color="auto"/>
            </w:tcBorders>
            <w:vAlign w:val="center"/>
          </w:tcPr>
          <w:p w14:paraId="2A9A3F83" w14:textId="3F11B5A6"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Glass transition temperature</w:t>
            </w:r>
          </w:p>
        </w:tc>
      </w:tr>
      <w:tr w:rsidR="00B40032" w:rsidRPr="00443E04" w14:paraId="23AFBB07" w14:textId="7A835283" w:rsidTr="009764D0">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56EBA98C" w14:textId="0E4EAAF2" w:rsidR="00EA5184" w:rsidRPr="009764D0" w:rsidRDefault="00EA5184" w:rsidP="009764D0">
            <w:pPr>
              <w:spacing w:before="120" w:after="120"/>
              <w:rPr>
                <w:rFonts w:ascii="Times New Roman" w:eastAsia="Times New Roman" w:hAnsi="Times New Roman" w:cs="Times New Roman"/>
                <w:b w:val="0"/>
                <w:sz w:val="16"/>
                <w:szCs w:val="16"/>
              </w:rPr>
            </w:pPr>
            <w:r w:rsidRPr="009764D0">
              <w:rPr>
                <w:rFonts w:ascii="Times New Roman" w:eastAsia="Times New Roman" w:hAnsi="Times New Roman" w:cs="Times New Roman"/>
                <w:b w:val="0"/>
                <w:sz w:val="16"/>
                <w:szCs w:val="16"/>
              </w:rPr>
              <w:t>Lignin (</w:t>
            </w:r>
            <w:proofErr w:type="spellStart"/>
            <w:r w:rsidRPr="009764D0">
              <w:rPr>
                <w:rFonts w:ascii="Times New Roman" w:eastAsia="Times New Roman" w:hAnsi="Times New Roman" w:cs="Times New Roman"/>
                <w:b w:val="0"/>
                <w:sz w:val="16"/>
                <w:szCs w:val="16"/>
              </w:rPr>
              <w:t>wt</w:t>
            </w:r>
            <w:proofErr w:type="spellEnd"/>
            <w:r w:rsidRPr="009764D0">
              <w:rPr>
                <w:rFonts w:ascii="Times New Roman" w:eastAsia="Times New Roman" w:hAnsi="Times New Roman" w:cs="Times New Roman"/>
                <w:b w:val="0"/>
                <w:sz w:val="16"/>
                <w:szCs w:val="16"/>
              </w:rPr>
              <w:t>%)</w:t>
            </w:r>
            <w:r w:rsidR="00B40032" w:rsidRPr="009764D0">
              <w:rPr>
                <w:rFonts w:ascii="Times New Roman" w:eastAsia="Times New Roman" w:hAnsi="Times New Roman" w:cs="Times New Roman"/>
                <w:b w:val="0"/>
                <w:sz w:val="16"/>
                <w:szCs w:val="16"/>
              </w:rPr>
              <w:t>*</w:t>
            </w:r>
          </w:p>
        </w:tc>
        <w:tc>
          <w:tcPr>
            <w:tcW w:w="0" w:type="auto"/>
            <w:tcBorders>
              <w:top w:val="single" w:sz="4" w:space="0" w:color="auto"/>
            </w:tcBorders>
            <w:vAlign w:val="center"/>
          </w:tcPr>
          <w:p w14:paraId="29D431E8" w14:textId="69056CE0"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4C8B6726" w14:textId="6567C7E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type (PTHF)</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1B00FCCA" w14:textId="60940FB8"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0FEE9F03" w14:textId="307A4F4C"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(mmol NCO)</w:t>
            </w:r>
          </w:p>
        </w:tc>
        <w:tc>
          <w:tcPr>
            <w:tcW w:w="0" w:type="auto"/>
            <w:tcBorders>
              <w:top w:val="single" w:sz="4" w:space="0" w:color="auto"/>
            </w:tcBorders>
            <w:vAlign w:val="center"/>
          </w:tcPr>
          <w:p w14:paraId="5056F075" w14:textId="7556CF30"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type</w:t>
            </w:r>
          </w:p>
        </w:tc>
        <w:tc>
          <w:tcPr>
            <w:tcW w:w="0" w:type="auto"/>
            <w:tcBorders>
              <w:top w:val="single" w:sz="4" w:space="0" w:color="auto"/>
            </w:tcBorders>
            <w:vAlign w:val="center"/>
          </w:tcPr>
          <w:p w14:paraId="3253A573" w14:textId="7B00B68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Ratio</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4DFF0AA9" w14:textId="43CB61D5"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Tin(II) octoate</w:t>
            </w:r>
            <w:r w:rsidR="00B24AB3">
              <w:rPr>
                <w:rFonts w:ascii="Times New Roman" w:eastAsia="Times New Roman" w:hAnsi="Times New Roman" w:cs="Times New Roman"/>
                <w:sz w:val="16"/>
                <w:szCs w:val="16"/>
              </w:rPr>
              <w:t xml:space="preserve"> (</w:t>
            </w:r>
            <w:proofErr w:type="spellStart"/>
            <w:r w:rsidR="00B24AB3">
              <w:rPr>
                <w:rFonts w:ascii="Times New Roman" w:eastAsia="Times New Roman" w:hAnsi="Times New Roman" w:cs="Times New Roman"/>
                <w:sz w:val="16"/>
                <w:szCs w:val="16"/>
              </w:rPr>
              <w:t>wt</w:t>
            </w:r>
            <w:proofErr w:type="spellEnd"/>
            <w:r w:rsidR="00B24AB3">
              <w:rPr>
                <w:rFonts w:ascii="Times New Roman" w:eastAsia="Times New Roman" w:hAnsi="Times New Roman" w:cs="Times New Roman"/>
                <w:sz w:val="16"/>
                <w:szCs w:val="16"/>
              </w:rPr>
              <w:t>%)</w:t>
            </w:r>
          </w:p>
        </w:tc>
        <w:tc>
          <w:tcPr>
            <w:tcW w:w="0" w:type="auto"/>
            <w:tcBorders>
              <w:top w:val="single" w:sz="4" w:space="0" w:color="auto"/>
            </w:tcBorders>
            <w:vAlign w:val="center"/>
          </w:tcPr>
          <w:p w14:paraId="4C48E616" w14:textId="12CDB3DE"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 (%)</w:t>
            </w:r>
          </w:p>
        </w:tc>
        <w:tc>
          <w:tcPr>
            <w:tcW w:w="0" w:type="auto"/>
            <w:tcBorders>
              <w:top w:val="single" w:sz="4" w:space="0" w:color="auto"/>
            </w:tcBorders>
            <w:vAlign w:val="center"/>
          </w:tcPr>
          <w:p w14:paraId="1B016833" w14:textId="68D3C782"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443E04">
              <w:rPr>
                <w:rFonts w:ascii="Times New Roman" w:eastAsia="Times New Roman" w:hAnsi="Times New Roman" w:cs="Times New Roman"/>
                <w:sz w:val="16"/>
                <w:szCs w:val="16"/>
              </w:rPr>
              <w:t>T</w:t>
            </w:r>
            <w:r w:rsidRPr="00443E04">
              <w:rPr>
                <w:rFonts w:ascii="Times New Roman" w:eastAsia="Times New Roman" w:hAnsi="Times New Roman" w:cs="Times New Roman"/>
                <w:sz w:val="16"/>
                <w:szCs w:val="16"/>
                <w:vertAlign w:val="subscript"/>
              </w:rPr>
              <w:t>g</w:t>
            </w:r>
            <w:proofErr w:type="spellEnd"/>
            <w:r w:rsidRPr="00443E04">
              <w:rPr>
                <w:rFonts w:ascii="Times New Roman" w:eastAsia="Times New Roman" w:hAnsi="Times New Roman" w:cs="Times New Roman"/>
                <w:sz w:val="16"/>
                <w:szCs w:val="16"/>
              </w:rPr>
              <w:t xml:space="preserve"> (°C)</w:t>
            </w:r>
          </w:p>
        </w:tc>
      </w:tr>
    </w:tbl>
    <w:p w14:paraId="36DF3771" w14:textId="6040C6F6" w:rsidR="00DD74C9" w:rsidRDefault="00DD74C9" w:rsidP="0070473F">
      <w:pPr>
        <w:pStyle w:val="Heading1"/>
        <w:numPr>
          <w:ilvl w:val="2"/>
          <w:numId w:val="2"/>
        </w:numPr>
        <w:spacing w:before="120" w:after="120"/>
        <w:rPr>
          <w:rFonts w:ascii="Times New Roman" w:hAnsi="Times New Roman" w:cs="Times New Roman"/>
          <w:sz w:val="24"/>
          <w:szCs w:val="24"/>
        </w:rPr>
      </w:pPr>
      <w:bookmarkStart w:id="47" w:name="_Ref178527208"/>
      <w:bookmarkStart w:id="48" w:name="_Toc179040469"/>
      <w:r w:rsidRPr="00443E04">
        <w:rPr>
          <w:rFonts w:ascii="Times New Roman" w:hAnsi="Times New Roman" w:cs="Times New Roman"/>
          <w:sz w:val="24"/>
          <w:szCs w:val="24"/>
        </w:rPr>
        <w:t xml:space="preserve">Feature </w:t>
      </w:r>
      <w:bookmarkEnd w:id="47"/>
      <w:bookmarkEnd w:id="48"/>
      <w:r w:rsidR="00A5036B">
        <w:rPr>
          <w:rFonts w:ascii="Times New Roman" w:hAnsi="Times New Roman" w:cs="Times New Roman"/>
          <w:sz w:val="24"/>
          <w:szCs w:val="24"/>
        </w:rPr>
        <w:t>S</w:t>
      </w:r>
      <w:r w:rsidR="00A5036B" w:rsidRPr="00443E04">
        <w:rPr>
          <w:rFonts w:ascii="Times New Roman" w:hAnsi="Times New Roman" w:cs="Times New Roman"/>
          <w:sz w:val="24"/>
          <w:szCs w:val="24"/>
        </w:rPr>
        <w:t>election</w:t>
      </w:r>
    </w:p>
    <w:p w14:paraId="38960824" w14:textId="4FA0833A" w:rsidR="000B726F" w:rsidRDefault="000B726F" w:rsidP="00CE6C27">
      <w:pPr>
        <w:jc w:val="both"/>
        <w:rPr>
          <w:rFonts w:ascii="Times New Roman" w:hAnsi="Times New Roman" w:cs="Times New Roman"/>
          <w:sz w:val="24"/>
          <w:szCs w:val="24"/>
        </w:rPr>
      </w:pPr>
      <w:r>
        <w:rPr>
          <w:rFonts w:ascii="Times New Roman" w:hAnsi="Times New Roman" w:cs="Times New Roman"/>
          <w:sz w:val="24"/>
          <w:szCs w:val="24"/>
        </w:rPr>
        <w:t>We applied two methods t</w:t>
      </w:r>
      <w:r w:rsidR="002877A3" w:rsidRPr="000B726F">
        <w:rPr>
          <w:rFonts w:ascii="Times New Roman" w:hAnsi="Times New Roman" w:cs="Times New Roman"/>
          <w:sz w:val="24"/>
          <w:szCs w:val="24"/>
        </w:rPr>
        <w:t xml:space="preserve">o identify the features most critical for developing the ML model. </w:t>
      </w:r>
    </w:p>
    <w:p w14:paraId="634FB52A" w14:textId="173D6BFB" w:rsidR="000A227D" w:rsidRDefault="000B726F" w:rsidP="00CE6C27">
      <w:pPr>
        <w:jc w:val="both"/>
        <w:rPr>
          <w:rFonts w:ascii="Times New Roman" w:hAnsi="Times New Roman" w:cs="Times New Roman"/>
          <w:sz w:val="24"/>
          <w:szCs w:val="24"/>
        </w:rPr>
      </w:pPr>
      <w:r w:rsidRPr="011A7C3E">
        <w:rPr>
          <w:rFonts w:ascii="Times New Roman" w:hAnsi="Times New Roman" w:cs="Times New Roman"/>
          <w:sz w:val="24"/>
          <w:szCs w:val="24"/>
        </w:rPr>
        <w:lastRenderedPageBreak/>
        <w:t>The</w:t>
      </w:r>
      <w:r w:rsidR="005D16DD" w:rsidRPr="011A7C3E">
        <w:rPr>
          <w:rFonts w:ascii="Times New Roman" w:hAnsi="Times New Roman" w:cs="Times New Roman"/>
          <w:sz w:val="24"/>
          <w:szCs w:val="24"/>
        </w:rPr>
        <w:t xml:space="preserve"> first method was </w:t>
      </w:r>
      <w:r w:rsidR="002877A3" w:rsidRPr="011A7C3E">
        <w:rPr>
          <w:rFonts w:ascii="Times New Roman" w:hAnsi="Times New Roman" w:cs="Times New Roman"/>
          <w:sz w:val="24"/>
          <w:szCs w:val="24"/>
        </w:rPr>
        <w:t>Pri</w:t>
      </w:r>
      <w:r w:rsidRPr="011A7C3E">
        <w:rPr>
          <w:rFonts w:ascii="Times New Roman" w:hAnsi="Times New Roman" w:cs="Times New Roman"/>
          <w:sz w:val="24"/>
          <w:szCs w:val="24"/>
        </w:rPr>
        <w:t>ncipal Component Analysis (PCA). PCA</w:t>
      </w:r>
      <w:r w:rsidR="002877A3" w:rsidRPr="011A7C3E">
        <w:rPr>
          <w:rFonts w:ascii="Times New Roman" w:hAnsi="Times New Roman" w:cs="Times New Roman"/>
          <w:sz w:val="24"/>
          <w:szCs w:val="24"/>
        </w:rPr>
        <w:t xml:space="preserve"> is a statistical technique used </w:t>
      </w:r>
      <w:r w:rsidRPr="011A7C3E">
        <w:rPr>
          <w:rFonts w:ascii="Times New Roman" w:hAnsi="Times New Roman" w:cs="Times New Roman"/>
          <w:sz w:val="24"/>
          <w:szCs w:val="24"/>
        </w:rPr>
        <w:t>in</w:t>
      </w:r>
      <w:r w:rsidR="002877A3" w:rsidRPr="011A7C3E">
        <w:rPr>
          <w:rFonts w:ascii="Times New Roman" w:hAnsi="Times New Roman" w:cs="Times New Roman"/>
          <w:sz w:val="24"/>
          <w:szCs w:val="24"/>
        </w:rPr>
        <w:t xml:space="preserve"> feature selection </w:t>
      </w:r>
      <w:r w:rsidRPr="011A7C3E">
        <w:rPr>
          <w:rFonts w:ascii="Times New Roman" w:hAnsi="Times New Roman" w:cs="Times New Roman"/>
          <w:sz w:val="24"/>
          <w:szCs w:val="24"/>
        </w:rPr>
        <w:t>through reduction of</w:t>
      </w:r>
      <w:r w:rsidR="002877A3" w:rsidRPr="011A7C3E">
        <w:rPr>
          <w:rFonts w:ascii="Times New Roman" w:hAnsi="Times New Roman" w:cs="Times New Roman"/>
          <w:sz w:val="24"/>
          <w:szCs w:val="24"/>
        </w:rPr>
        <w:t xml:space="preserve"> the number of variables. </w:t>
      </w:r>
      <w:r w:rsidRPr="011A7C3E">
        <w:rPr>
          <w:rFonts w:ascii="Times New Roman" w:hAnsi="Times New Roman" w:cs="Times New Roman"/>
          <w:sz w:val="24"/>
          <w:szCs w:val="24"/>
        </w:rPr>
        <w:t>It</w:t>
      </w:r>
      <w:r w:rsidR="002877A3" w:rsidRPr="011A7C3E">
        <w:rPr>
          <w:rFonts w:ascii="Times New Roman" w:hAnsi="Times New Roman" w:cs="Times New Roman"/>
          <w:sz w:val="24"/>
          <w:szCs w:val="24"/>
        </w:rPr>
        <w:t xml:space="preserve"> works by transforming the original features of a dataset into a new set of uncorrelated variables called principal components (PCs). These components are linear combinations of the original features and are ordered so that the first few capture the most si</w:t>
      </w:r>
      <w:r w:rsidR="000A227D" w:rsidRPr="011A7C3E">
        <w:rPr>
          <w:rFonts w:ascii="Times New Roman" w:hAnsi="Times New Roman" w:cs="Times New Roman"/>
          <w:sz w:val="24"/>
          <w:szCs w:val="24"/>
        </w:rPr>
        <w:t xml:space="preserve">gnificant variance in the data. </w:t>
      </w:r>
      <w:r w:rsidRPr="011A7C3E">
        <w:rPr>
          <w:rFonts w:ascii="Times New Roman" w:hAnsi="Times New Roman" w:cs="Times New Roman"/>
          <w:sz w:val="24"/>
          <w:szCs w:val="24"/>
        </w:rPr>
        <w:t>In order to</w:t>
      </w:r>
      <w:r w:rsidR="002877A3" w:rsidRPr="011A7C3E">
        <w:rPr>
          <w:rFonts w:ascii="Times New Roman" w:hAnsi="Times New Roman" w:cs="Times New Roman"/>
          <w:sz w:val="24"/>
          <w:szCs w:val="24"/>
        </w:rPr>
        <w:t xml:space="preserve"> determine the most important features, we aimed to identify those that explain </w:t>
      </w:r>
      <w:r w:rsidRPr="011A7C3E">
        <w:rPr>
          <w:rFonts w:ascii="Times New Roman" w:hAnsi="Times New Roman" w:cs="Times New Roman"/>
          <w:sz w:val="24"/>
          <w:szCs w:val="24"/>
        </w:rPr>
        <w:t xml:space="preserve">more than </w:t>
      </w:r>
      <w:r w:rsidR="002877A3" w:rsidRPr="011A7C3E">
        <w:rPr>
          <w:rFonts w:ascii="Times New Roman" w:hAnsi="Times New Roman" w:cs="Times New Roman"/>
          <w:sz w:val="24"/>
          <w:szCs w:val="24"/>
        </w:rPr>
        <w:t>9</w:t>
      </w:r>
      <w:r w:rsidRPr="011A7C3E">
        <w:rPr>
          <w:rFonts w:ascii="Times New Roman" w:hAnsi="Times New Roman" w:cs="Times New Roman"/>
          <w:sz w:val="24"/>
          <w:szCs w:val="24"/>
        </w:rPr>
        <w:t>0</w:t>
      </w:r>
      <w:r w:rsidR="00C14B3E">
        <w:rPr>
          <w:rFonts w:ascii="Times New Roman" w:hAnsi="Times New Roman" w:cs="Times New Roman"/>
          <w:sz w:val="24"/>
          <w:szCs w:val="24"/>
        </w:rPr>
        <w:t xml:space="preserve"> </w:t>
      </w:r>
      <w:r w:rsidR="002877A3" w:rsidRPr="011A7C3E">
        <w:rPr>
          <w:rFonts w:ascii="Times New Roman" w:hAnsi="Times New Roman" w:cs="Times New Roman"/>
          <w:sz w:val="24"/>
          <w:szCs w:val="24"/>
        </w:rPr>
        <w:t xml:space="preserve">% of the total variance. This threshold provides an effective balance between retaining the majority of the data's variability and reducing the dataset's </w:t>
      </w:r>
      <w:r w:rsidR="002877A3" w:rsidRPr="00B61518">
        <w:rPr>
          <w:rFonts w:ascii="Times New Roman" w:hAnsi="Times New Roman" w:cs="Times New Roman"/>
          <w:sz w:val="24"/>
          <w:szCs w:val="24"/>
        </w:rPr>
        <w:t>dimensionality</w:t>
      </w:r>
      <w:r w:rsidR="00823BA4">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
          <w:id w:val="-1425255283"/>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[25,26]</w:t>
          </w:r>
        </w:sdtContent>
      </w:sdt>
      <w:r w:rsidR="002877A3" w:rsidRPr="00B61518">
        <w:rPr>
          <w:rFonts w:ascii="Times New Roman" w:hAnsi="Times New Roman" w:cs="Times New Roman"/>
          <w:sz w:val="24"/>
          <w:szCs w:val="24"/>
        </w:rPr>
        <w:t xml:space="preserve"> We </w:t>
      </w:r>
      <w:r w:rsidR="002877A3" w:rsidRPr="011A7C3E">
        <w:rPr>
          <w:rFonts w:ascii="Times New Roman" w:hAnsi="Times New Roman" w:cs="Times New Roman"/>
          <w:sz w:val="24"/>
          <w:szCs w:val="24"/>
        </w:rPr>
        <w:t>comput</w:t>
      </w:r>
      <w:r w:rsidRPr="011A7C3E">
        <w:rPr>
          <w:rFonts w:ascii="Times New Roman" w:hAnsi="Times New Roman" w:cs="Times New Roman"/>
          <w:sz w:val="24"/>
          <w:szCs w:val="24"/>
        </w:rPr>
        <w:t>ed</w:t>
      </w:r>
      <w:r w:rsidR="002877A3" w:rsidRPr="011A7C3E">
        <w:rPr>
          <w:rFonts w:ascii="Times New Roman" w:hAnsi="Times New Roman" w:cs="Times New Roman"/>
          <w:sz w:val="24"/>
          <w:szCs w:val="24"/>
        </w:rPr>
        <w:t xml:space="preserve"> the loading for each feature, which represent</w:t>
      </w:r>
      <w:r w:rsidR="00C14B3E">
        <w:rPr>
          <w:rFonts w:ascii="Times New Roman" w:hAnsi="Times New Roman" w:cs="Times New Roman"/>
          <w:sz w:val="24"/>
          <w:szCs w:val="24"/>
        </w:rPr>
        <w:t>s</w:t>
      </w:r>
      <w:r w:rsidR="002877A3" w:rsidRPr="011A7C3E">
        <w:rPr>
          <w:rFonts w:ascii="Times New Roman" w:hAnsi="Times New Roman" w:cs="Times New Roman"/>
          <w:sz w:val="24"/>
          <w:szCs w:val="24"/>
        </w:rPr>
        <w:t xml:space="preserve"> the contribution of that feature in forming each PC. Higher loading indicate</w:t>
      </w:r>
      <w:r w:rsidR="14DD9689" w:rsidRPr="011A7C3E">
        <w:rPr>
          <w:rFonts w:ascii="Times New Roman" w:hAnsi="Times New Roman" w:cs="Times New Roman"/>
          <w:sz w:val="24"/>
          <w:szCs w:val="24"/>
        </w:rPr>
        <w:t>s</w:t>
      </w:r>
      <w:r w:rsidR="002877A3" w:rsidRPr="011A7C3E">
        <w:rPr>
          <w:rFonts w:ascii="Times New Roman" w:hAnsi="Times New Roman" w:cs="Times New Roman"/>
          <w:sz w:val="24"/>
          <w:szCs w:val="24"/>
        </w:rPr>
        <w:t xml:space="preserve"> a stronger influence on the corresponding component.</w:t>
      </w:r>
      <w:r w:rsidR="00B40032" w:rsidRPr="011A7C3E">
        <w:rPr>
          <w:rFonts w:ascii="Times New Roman" w:hAnsi="Times New Roman" w:cs="Times New Roman"/>
          <w:sz w:val="24"/>
          <w:szCs w:val="24"/>
        </w:rPr>
        <w:t xml:space="preserve"> </w:t>
      </w:r>
    </w:p>
    <w:p w14:paraId="09878E5C" w14:textId="0449E23F" w:rsidR="000A227D" w:rsidRDefault="000B726F" w:rsidP="00CE6C27">
      <w:pPr>
        <w:jc w:val="both"/>
        <w:rPr>
          <w:rFonts w:ascii="Times New Roman" w:hAnsi="Times New Roman" w:cs="Times New Roman"/>
          <w:sz w:val="24"/>
          <w:szCs w:val="24"/>
        </w:rPr>
      </w:pPr>
      <w:r>
        <w:rPr>
          <w:rFonts w:ascii="Times New Roman" w:hAnsi="Times New Roman" w:cs="Times New Roman"/>
          <w:sz w:val="24"/>
          <w:szCs w:val="24"/>
        </w:rPr>
        <w:t>We ranked the features</w:t>
      </w:r>
      <w:r w:rsidR="002877A3" w:rsidRPr="000B726F">
        <w:rPr>
          <w:rFonts w:ascii="Times New Roman" w:hAnsi="Times New Roman" w:cs="Times New Roman"/>
          <w:sz w:val="24"/>
          <w:szCs w:val="24"/>
        </w:rPr>
        <w:t xml:space="preserve"> </w:t>
      </w:r>
      <w:r>
        <w:rPr>
          <w:rFonts w:ascii="Times New Roman" w:hAnsi="Times New Roman" w:cs="Times New Roman"/>
          <w:sz w:val="24"/>
          <w:szCs w:val="24"/>
        </w:rPr>
        <w:t>based on</w:t>
      </w:r>
      <w:r w:rsidR="002877A3" w:rsidRPr="000B726F">
        <w:rPr>
          <w:rFonts w:ascii="Times New Roman" w:hAnsi="Times New Roman" w:cs="Times New Roman"/>
          <w:sz w:val="24"/>
          <w:szCs w:val="24"/>
        </w:rPr>
        <w:t xml:space="preserve"> two key metrics: the average absolute loading and the maximum absolute loading. The average absolute loading is the mean of the absolute values of a feature's l</w:t>
      </w:r>
      <w:r>
        <w:rPr>
          <w:rFonts w:ascii="Times New Roman" w:hAnsi="Times New Roman" w:cs="Times New Roman"/>
          <w:sz w:val="24"/>
          <w:szCs w:val="24"/>
        </w:rPr>
        <w:t xml:space="preserve">oading across the selected PCs. This </w:t>
      </w:r>
      <w:r w:rsidR="002877A3" w:rsidRPr="000B726F">
        <w:rPr>
          <w:rFonts w:ascii="Times New Roman" w:hAnsi="Times New Roman" w:cs="Times New Roman"/>
          <w:sz w:val="24"/>
          <w:szCs w:val="24"/>
        </w:rPr>
        <w:t>reflect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overall importance across all considered components. The maximum absolute loading, on the other hand, identifies the highest absolute value of a f</w:t>
      </w:r>
      <w:r>
        <w:rPr>
          <w:rFonts w:ascii="Times New Roman" w:hAnsi="Times New Roman" w:cs="Times New Roman"/>
          <w:sz w:val="24"/>
          <w:szCs w:val="24"/>
        </w:rPr>
        <w:t>eature's loading across the PCs. This</w:t>
      </w:r>
      <w:r w:rsidR="002877A3" w:rsidRPr="000B726F">
        <w:rPr>
          <w:rFonts w:ascii="Times New Roman" w:hAnsi="Times New Roman" w:cs="Times New Roman"/>
          <w:sz w:val="24"/>
          <w:szCs w:val="24"/>
        </w:rPr>
        <w:t xml:space="preserve"> highlight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strongest contribution to any single component.</w:t>
      </w:r>
      <w:r w:rsidR="000A227D">
        <w:rPr>
          <w:rFonts w:ascii="Times New Roman" w:hAnsi="Times New Roman" w:cs="Times New Roman"/>
          <w:sz w:val="24"/>
          <w:szCs w:val="24"/>
        </w:rPr>
        <w:t xml:space="preserve"> </w:t>
      </w:r>
    </w:p>
    <w:p w14:paraId="41221990" w14:textId="63BE21CB" w:rsidR="00E76FD5" w:rsidRDefault="006A7041" w:rsidP="00CE6C27">
      <w:pPr>
        <w:jc w:val="both"/>
        <w:rPr>
          <w:rFonts w:ascii="Times New Roman" w:hAnsi="Times New Roman" w:cs="Times New Roman"/>
          <w:sz w:val="24"/>
          <w:szCs w:val="24"/>
        </w:rPr>
      </w:pPr>
      <w:r w:rsidRPr="006A7041">
        <w:rPr>
          <w:rFonts w:ascii="Times New Roman" w:hAnsi="Times New Roman" w:cs="Times New Roman"/>
          <w:sz w:val="24"/>
          <w:szCs w:val="24"/>
        </w:rPr>
        <w:t>The second approach employed a wrapper method to identify the most effective combination of features for predictive performance. This method systematically evaluated different feature subsets in conjunction with model training and optimization. We defined two feature lists: "</w:t>
      </w:r>
      <w:r w:rsidRPr="78F197D4">
        <w:rPr>
          <w:rFonts w:ascii="Times New Roman" w:hAnsi="Times New Roman" w:cs="Times New Roman"/>
          <w:i/>
          <w:iCs/>
          <w:sz w:val="24"/>
          <w:szCs w:val="24"/>
        </w:rPr>
        <w:t>mandatory</w:t>
      </w:r>
      <w:r w:rsidRPr="006A7041">
        <w:rPr>
          <w:rFonts w:ascii="Times New Roman" w:hAnsi="Times New Roman" w:cs="Times New Roman"/>
          <w:sz w:val="24"/>
          <w:szCs w:val="24"/>
        </w:rPr>
        <w:t>" features always included in the model and "</w:t>
      </w:r>
      <w:r w:rsidRPr="78F197D4">
        <w:rPr>
          <w:rFonts w:ascii="Times New Roman" w:hAnsi="Times New Roman" w:cs="Times New Roman"/>
          <w:i/>
          <w:iCs/>
          <w:sz w:val="24"/>
          <w:szCs w:val="24"/>
        </w:rPr>
        <w:t>optional</w:t>
      </w:r>
      <w:r w:rsidRPr="006A7041">
        <w:rPr>
          <w:rFonts w:ascii="Times New Roman" w:hAnsi="Times New Roman" w:cs="Times New Roman"/>
          <w:sz w:val="24"/>
          <w:szCs w:val="24"/>
        </w:rPr>
        <w:t xml:space="preserve">" features explored in every possible combination (see </w:t>
      </w:r>
      <w:r w:rsidR="00534049" w:rsidRPr="000B726F">
        <w:rPr>
          <w:rFonts w:ascii="Times New Roman" w:hAnsi="Times New Roman" w:cs="Times New Roman"/>
          <w:sz w:val="24"/>
          <w:szCs w:val="24"/>
        </w:rPr>
        <w:fldChar w:fldCharType="begin"/>
      </w:r>
      <w:r w:rsidR="00534049" w:rsidRPr="000B726F">
        <w:rPr>
          <w:rFonts w:ascii="Times New Roman" w:hAnsi="Times New Roman" w:cs="Times New Roman"/>
          <w:sz w:val="24"/>
          <w:szCs w:val="24"/>
        </w:rPr>
        <w:instrText xml:space="preserve"> REF _Ref177039979 \h  \* MERGEFORMAT </w:instrText>
      </w:r>
      <w:r w:rsidR="00534049" w:rsidRPr="000B726F">
        <w:rPr>
          <w:rFonts w:ascii="Times New Roman" w:hAnsi="Times New Roman" w:cs="Times New Roman"/>
          <w:sz w:val="24"/>
          <w:szCs w:val="24"/>
        </w:rPr>
      </w:r>
      <w:r w:rsidR="00534049" w:rsidRPr="000B726F">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00534049" w:rsidRPr="000B726F">
        <w:rPr>
          <w:rFonts w:ascii="Times New Roman" w:hAnsi="Times New Roman" w:cs="Times New Roman"/>
          <w:sz w:val="24"/>
          <w:szCs w:val="24"/>
        </w:rPr>
        <w:fldChar w:fldCharType="end"/>
      </w:r>
      <w:r w:rsidR="0F31C2DC" w:rsidRPr="006A7041">
        <w:rPr>
          <w:rFonts w:ascii="Times New Roman" w:hAnsi="Times New Roman" w:cs="Times New Roman"/>
          <w:sz w:val="24"/>
          <w:szCs w:val="24"/>
        </w:rPr>
        <w:t xml:space="preserve"> for feature designation</w:t>
      </w:r>
      <w:r w:rsidRPr="006A7041">
        <w:rPr>
          <w:rFonts w:ascii="Times New Roman" w:hAnsi="Times New Roman" w:cs="Times New Roman"/>
          <w:sz w:val="24"/>
          <w:szCs w:val="24"/>
        </w:rPr>
        <w:t xml:space="preserve">). The wrapper method generated all subsets of optional features and combined them with the mandatory features, creating diverse feature combinations. For each combination, we trained the model using the ensemble method detailed in </w:t>
      </w:r>
      <w:r w:rsidRPr="000B726F">
        <w:rPr>
          <w:rFonts w:ascii="Times New Roman" w:hAnsi="Times New Roman" w:cs="Times New Roman"/>
          <w:sz w:val="24"/>
          <w:szCs w:val="24"/>
        </w:rPr>
        <w:fldChar w:fldCharType="begin"/>
      </w:r>
      <w:r w:rsidRPr="000B726F">
        <w:rPr>
          <w:rFonts w:ascii="Times New Roman" w:hAnsi="Times New Roman" w:cs="Times New Roman"/>
          <w:sz w:val="24"/>
          <w:szCs w:val="24"/>
        </w:rPr>
        <w:instrText xml:space="preserve"> REF _Ref176954462 \h  \* MERGEFORMAT </w:instrText>
      </w:r>
      <w:r w:rsidRPr="000B726F">
        <w:rPr>
          <w:rFonts w:ascii="Times New Roman" w:hAnsi="Times New Roman" w:cs="Times New Roman"/>
          <w:sz w:val="24"/>
          <w:szCs w:val="24"/>
        </w:rPr>
      </w:r>
      <w:r w:rsidRPr="000B726F">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Pr="000B726F">
        <w:rPr>
          <w:rFonts w:ascii="Times New Roman" w:hAnsi="Times New Roman" w:cs="Times New Roman"/>
          <w:sz w:val="24"/>
          <w:szCs w:val="24"/>
        </w:rPr>
        <w:fldChar w:fldCharType="end"/>
      </w:r>
      <w:r w:rsidRPr="000B726F">
        <w:rPr>
          <w:rFonts w:ascii="Times New Roman" w:hAnsi="Times New Roman" w:cs="Times New Roman"/>
          <w:sz w:val="24"/>
          <w:szCs w:val="24"/>
        </w:rPr>
        <w:t xml:space="preserve"> </w:t>
      </w:r>
      <w:r w:rsidRPr="006A7041">
        <w:rPr>
          <w:rFonts w:ascii="Times New Roman" w:hAnsi="Times New Roman" w:cs="Times New Roman"/>
          <w:sz w:val="24"/>
          <w:szCs w:val="24"/>
        </w:rPr>
        <w:t xml:space="preserve">to predict the </w:t>
      </w:r>
      <w:proofErr w:type="spellStart"/>
      <w:r w:rsidRPr="006A7041">
        <w:rPr>
          <w:rFonts w:ascii="Times New Roman" w:hAnsi="Times New Roman" w:cs="Times New Roman"/>
          <w:sz w:val="24"/>
          <w:szCs w:val="24"/>
        </w:rPr>
        <w:t>T</w:t>
      </w:r>
      <w:r w:rsidRPr="00534049">
        <w:rPr>
          <w:rFonts w:ascii="Times New Roman" w:hAnsi="Times New Roman" w:cs="Times New Roman"/>
          <w:sz w:val="24"/>
          <w:szCs w:val="24"/>
          <w:vertAlign w:val="subscript"/>
        </w:rPr>
        <w:t>g</w:t>
      </w:r>
      <w:proofErr w:type="spellEnd"/>
      <w:r w:rsidRPr="006A7041">
        <w:rPr>
          <w:rFonts w:ascii="Times New Roman" w:hAnsi="Times New Roman" w:cs="Times New Roman"/>
          <w:sz w:val="24"/>
          <w:szCs w:val="24"/>
        </w:rPr>
        <w:t>.</w:t>
      </w:r>
      <w:r w:rsidR="00161493">
        <w:rPr>
          <w:rFonts w:ascii="Times New Roman" w:hAnsi="Times New Roman" w:cs="Times New Roman"/>
          <w:sz w:val="24"/>
          <w:szCs w:val="24"/>
        </w:rPr>
        <w:t xml:space="preserve"> These results are presented in section </w:t>
      </w:r>
      <w:r w:rsidR="00161493">
        <w:rPr>
          <w:rFonts w:ascii="Times New Roman" w:hAnsi="Times New Roman" w:cs="Times New Roman"/>
          <w:sz w:val="24"/>
          <w:szCs w:val="24"/>
        </w:rPr>
        <w:fldChar w:fldCharType="begin"/>
      </w:r>
      <w:r w:rsidR="00161493">
        <w:rPr>
          <w:rFonts w:ascii="Times New Roman" w:hAnsi="Times New Roman" w:cs="Times New Roman"/>
          <w:sz w:val="24"/>
          <w:szCs w:val="24"/>
        </w:rPr>
        <w:instrText xml:space="preserve"> REF _Ref182311670 \r \h </w:instrText>
      </w:r>
      <w:r w:rsidR="00161493">
        <w:rPr>
          <w:rFonts w:ascii="Times New Roman" w:hAnsi="Times New Roman" w:cs="Times New Roman"/>
          <w:sz w:val="24"/>
          <w:szCs w:val="24"/>
        </w:rPr>
      </w:r>
      <w:r w:rsidR="00161493">
        <w:rPr>
          <w:rFonts w:ascii="Times New Roman" w:hAnsi="Times New Roman" w:cs="Times New Roman"/>
          <w:sz w:val="24"/>
          <w:szCs w:val="24"/>
        </w:rPr>
        <w:fldChar w:fldCharType="separate"/>
      </w:r>
      <w:r w:rsidR="009A7A28">
        <w:rPr>
          <w:rFonts w:ascii="Times New Roman" w:hAnsi="Times New Roman" w:cs="Times New Roman"/>
          <w:sz w:val="24"/>
          <w:szCs w:val="24"/>
        </w:rPr>
        <w:t>3.2</w:t>
      </w:r>
      <w:r w:rsidR="00161493">
        <w:rPr>
          <w:rFonts w:ascii="Times New Roman" w:hAnsi="Times New Roman" w:cs="Times New Roman"/>
          <w:sz w:val="24"/>
          <w:szCs w:val="24"/>
        </w:rPr>
        <w:fldChar w:fldCharType="end"/>
      </w:r>
      <w:r w:rsidR="00161493">
        <w:rPr>
          <w:rFonts w:ascii="Times New Roman" w:hAnsi="Times New Roman" w:cs="Times New Roman"/>
          <w:sz w:val="24"/>
          <w:szCs w:val="24"/>
        </w:rPr>
        <w:t xml:space="preserve">. </w:t>
      </w:r>
      <w:r w:rsidRPr="006A7041">
        <w:rPr>
          <w:rFonts w:ascii="Times New Roman" w:hAnsi="Times New Roman" w:cs="Times New Roman"/>
          <w:sz w:val="24"/>
          <w:szCs w:val="24"/>
        </w:rPr>
        <w:t>By iterating through all possible feature</w:t>
      </w:r>
      <w:r w:rsidR="00E75E5F">
        <w:rPr>
          <w:rFonts w:ascii="Times New Roman" w:hAnsi="Times New Roman" w:cs="Times New Roman"/>
          <w:sz w:val="24"/>
          <w:szCs w:val="24"/>
        </w:rPr>
        <w:t>s</w:t>
      </w:r>
      <w:r w:rsidRPr="006A7041">
        <w:rPr>
          <w:rFonts w:ascii="Times New Roman" w:hAnsi="Times New Roman" w:cs="Times New Roman"/>
          <w:sz w:val="24"/>
          <w:szCs w:val="24"/>
        </w:rPr>
        <w:t xml:space="preserve"> and model combinations and evaluating their performance based on predefined metrics, the wrapper method identified the optimal combination that yielded the best predictive accuracy. This approach ensured that feature selection was directly t</w:t>
      </w:r>
      <w:r w:rsidR="00534049">
        <w:rPr>
          <w:rFonts w:ascii="Times New Roman" w:hAnsi="Times New Roman" w:cs="Times New Roman"/>
          <w:sz w:val="24"/>
          <w:szCs w:val="24"/>
        </w:rPr>
        <w:t>ied to the model's performance.</w:t>
      </w:r>
      <w:r w:rsidR="00E76FD5">
        <w:rPr>
          <w:rFonts w:ascii="Times New Roman" w:hAnsi="Times New Roman" w:cs="Times New Roman"/>
          <w:sz w:val="24"/>
          <w:szCs w:val="24"/>
        </w:rPr>
        <w:t xml:space="preserve"> </w:t>
      </w:r>
      <w:r w:rsidR="000E0ECF">
        <w:rPr>
          <w:rFonts w:ascii="Times New Roman" w:hAnsi="Times New Roman" w:cs="Times New Roman"/>
          <w:sz w:val="24"/>
          <w:szCs w:val="24"/>
        </w:rPr>
        <w:t>Notably, during the</w:t>
      </w:r>
      <w:r w:rsidR="00E76FD5" w:rsidRPr="00E76FD5">
        <w:rPr>
          <w:rFonts w:ascii="Times New Roman" w:hAnsi="Times New Roman" w:cs="Times New Roman"/>
          <w:sz w:val="24"/>
          <w:szCs w:val="24"/>
        </w:rPr>
        <w:t xml:space="preserve"> early stages of the study, we observed low </w:t>
      </w:r>
      <w:r w:rsidR="004B2BB2">
        <w:rPr>
          <w:rFonts w:ascii="Times New Roman" w:hAnsi="Times New Roman" w:cs="Times New Roman"/>
          <w:sz w:val="24"/>
          <w:szCs w:val="24"/>
        </w:rPr>
        <w:t>performing</w:t>
      </w:r>
      <w:r w:rsidR="004B2BB2" w:rsidRPr="00E76FD5">
        <w:rPr>
          <w:rFonts w:ascii="Times New Roman" w:hAnsi="Times New Roman" w:cs="Times New Roman"/>
          <w:sz w:val="24"/>
          <w:szCs w:val="24"/>
        </w:rPr>
        <w:t xml:space="preserve"> </w:t>
      </w:r>
      <w:r w:rsidR="00E76FD5" w:rsidRPr="00E76FD5">
        <w:rPr>
          <w:rFonts w:ascii="Times New Roman" w:hAnsi="Times New Roman" w:cs="Times New Roman"/>
          <w:sz w:val="24"/>
          <w:szCs w:val="24"/>
        </w:rPr>
        <w:t xml:space="preserve">models </w:t>
      </w:r>
      <w:r w:rsidR="00DB4D2F">
        <w:rPr>
          <w:rFonts w:ascii="Times New Roman" w:hAnsi="Times New Roman" w:cs="Times New Roman"/>
          <w:sz w:val="24"/>
          <w:szCs w:val="24"/>
        </w:rPr>
        <w:t>when using only the</w:t>
      </w:r>
      <w:r w:rsidR="00E76FD5" w:rsidRPr="00E76FD5">
        <w:rPr>
          <w:rFonts w:ascii="Times New Roman" w:hAnsi="Times New Roman" w:cs="Times New Roman"/>
          <w:sz w:val="24"/>
          <w:szCs w:val="24"/>
        </w:rPr>
        <w:t xml:space="preserve"> four input </w:t>
      </w:r>
      <w:r w:rsidR="00E02235">
        <w:rPr>
          <w:rFonts w:ascii="Times New Roman" w:hAnsi="Times New Roman" w:cs="Times New Roman"/>
          <w:sz w:val="24"/>
          <w:szCs w:val="24"/>
        </w:rPr>
        <w:t>variables</w:t>
      </w:r>
      <w:r w:rsidR="00E76FD5" w:rsidRPr="00E76FD5">
        <w:rPr>
          <w:rFonts w:ascii="Times New Roman" w:hAnsi="Times New Roman" w:cs="Times New Roman"/>
          <w:sz w:val="24"/>
          <w:szCs w:val="24"/>
        </w:rPr>
        <w:t xml:space="preserve"> (e.g., the parameters shown in Figure 1). This prompted us to integrate additional features, </w:t>
      </w:r>
      <w:r w:rsidR="00DB4D2F">
        <w:rPr>
          <w:rFonts w:ascii="Times New Roman" w:hAnsi="Times New Roman" w:cs="Times New Roman"/>
          <w:sz w:val="24"/>
          <w:szCs w:val="24"/>
        </w:rPr>
        <w:t xml:space="preserve">which </w:t>
      </w:r>
      <w:r w:rsidR="00E76FD5" w:rsidRPr="00E76FD5">
        <w:rPr>
          <w:rFonts w:ascii="Times New Roman" w:hAnsi="Times New Roman" w:cs="Times New Roman"/>
          <w:sz w:val="24"/>
          <w:szCs w:val="24"/>
        </w:rPr>
        <w:t>includ</w:t>
      </w:r>
      <w:r w:rsidR="00DB4D2F">
        <w:rPr>
          <w:rFonts w:ascii="Times New Roman" w:hAnsi="Times New Roman" w:cs="Times New Roman"/>
          <w:sz w:val="24"/>
          <w:szCs w:val="24"/>
        </w:rPr>
        <w:t>ed</w:t>
      </w:r>
      <w:r w:rsidR="00E76FD5" w:rsidRPr="00E76FD5">
        <w:rPr>
          <w:rFonts w:ascii="Times New Roman" w:hAnsi="Times New Roman" w:cs="Times New Roman"/>
          <w:sz w:val="24"/>
          <w:szCs w:val="24"/>
        </w:rPr>
        <w:t xml:space="preserve"> the swelling ratio</w:t>
      </w:r>
      <w:r w:rsidR="00E02235">
        <w:rPr>
          <w:rFonts w:ascii="Times New Roman" w:hAnsi="Times New Roman" w:cs="Times New Roman"/>
          <w:sz w:val="24"/>
          <w:szCs w:val="24"/>
        </w:rPr>
        <w:t xml:space="preserve"> output as a</w:t>
      </w:r>
      <w:ins w:id="49" w:author="Acaru, Silviu" w:date="2026-03-15T21:08:00Z" w16du:dateUtc="2026-03-15T20:08:00Z">
        <w:r w:rsidR="00112E26">
          <w:rPr>
            <w:rFonts w:ascii="Times New Roman" w:hAnsi="Times New Roman" w:cs="Times New Roman"/>
            <w:sz w:val="24"/>
            <w:szCs w:val="24"/>
          </w:rPr>
          <w:t>n</w:t>
        </w:r>
      </w:ins>
      <w:r w:rsidR="00E02235">
        <w:rPr>
          <w:rFonts w:ascii="Times New Roman" w:hAnsi="Times New Roman" w:cs="Times New Roman"/>
          <w:sz w:val="24"/>
          <w:szCs w:val="24"/>
        </w:rPr>
        <w:t xml:space="preserve"> input feature</w:t>
      </w:r>
      <w:r w:rsidR="00E76FD5" w:rsidRPr="00E76FD5">
        <w:rPr>
          <w:rFonts w:ascii="Times New Roman" w:hAnsi="Times New Roman" w:cs="Times New Roman"/>
          <w:sz w:val="24"/>
          <w:szCs w:val="24"/>
        </w:rPr>
        <w:t xml:space="preserve">. The results presented in </w:t>
      </w:r>
      <w:r w:rsidR="007B7697">
        <w:rPr>
          <w:rFonts w:ascii="Times New Roman" w:hAnsi="Times New Roman" w:cs="Times New Roman"/>
          <w:sz w:val="24"/>
          <w:szCs w:val="24"/>
        </w:rPr>
        <w:t>S</w:t>
      </w:r>
      <w:r w:rsidR="00E76FD5" w:rsidRPr="00E76FD5">
        <w:rPr>
          <w:rFonts w:ascii="Times New Roman" w:hAnsi="Times New Roman" w:cs="Times New Roman"/>
          <w:sz w:val="24"/>
          <w:szCs w:val="24"/>
        </w:rPr>
        <w:t xml:space="preserve">upporting </w:t>
      </w:r>
      <w:r w:rsidR="007B7697">
        <w:rPr>
          <w:rFonts w:ascii="Times New Roman" w:hAnsi="Times New Roman" w:cs="Times New Roman"/>
          <w:sz w:val="24"/>
          <w:szCs w:val="24"/>
        </w:rPr>
        <w:t>I</w:t>
      </w:r>
      <w:r w:rsidR="00E76FD5" w:rsidRPr="00E76FD5">
        <w:rPr>
          <w:rFonts w:ascii="Times New Roman" w:hAnsi="Times New Roman" w:cs="Times New Roman"/>
          <w:sz w:val="24"/>
          <w:szCs w:val="24"/>
        </w:rPr>
        <w:t xml:space="preserve">nformation section </w:t>
      </w:r>
      <w:r w:rsidR="0058549D">
        <w:rPr>
          <w:rFonts w:ascii="Times New Roman" w:hAnsi="Times New Roman" w:cs="Times New Roman"/>
          <w:sz w:val="24"/>
          <w:szCs w:val="24"/>
        </w:rPr>
        <w:t>3.</w:t>
      </w:r>
      <w:r w:rsidR="00E76FD5" w:rsidRPr="00E76FD5">
        <w:rPr>
          <w:rFonts w:ascii="Times New Roman" w:hAnsi="Times New Roman" w:cs="Times New Roman"/>
          <w:sz w:val="24"/>
          <w:szCs w:val="24"/>
        </w:rPr>
        <w:t>2 demonstrate how datasets without swelling ratio return a higher</w:t>
      </w:r>
      <w:ins w:id="50" w:author="Acaru, Silviu" w:date="2026-03-15T21:22:00Z" w16du:dateUtc="2026-03-15T20:22:00Z">
        <w:r w:rsidR="00E14180">
          <w:rPr>
            <w:rFonts w:ascii="Times New Roman" w:hAnsi="Times New Roman" w:cs="Times New Roman"/>
            <w:sz w:val="24"/>
            <w:szCs w:val="24"/>
          </w:rPr>
          <w:t xml:space="preserve"> </w:t>
        </w:r>
        <w:r w:rsidR="00E14180" w:rsidRPr="00F87AD0">
          <w:rPr>
            <w:rFonts w:ascii="Times New Roman" w:hAnsi="Times New Roman" w:cs="Times New Roman"/>
            <w:sz w:val="24"/>
            <w:szCs w:val="24"/>
          </w:rPr>
          <w:t>Mean Absolute Error</w:t>
        </w:r>
      </w:ins>
      <w:r w:rsidR="00E76FD5" w:rsidRPr="00E76FD5">
        <w:rPr>
          <w:rFonts w:ascii="Times New Roman" w:hAnsi="Times New Roman" w:cs="Times New Roman"/>
          <w:sz w:val="24"/>
          <w:szCs w:val="24"/>
        </w:rPr>
        <w:t xml:space="preserve"> </w:t>
      </w:r>
      <w:ins w:id="51" w:author="Acaru, Silviu" w:date="2026-03-15T21:22:00Z" w16du:dateUtc="2026-03-15T20:22:00Z">
        <w:r w:rsidR="00E14180">
          <w:rPr>
            <w:rFonts w:ascii="Times New Roman" w:hAnsi="Times New Roman" w:cs="Times New Roman"/>
            <w:sz w:val="24"/>
            <w:szCs w:val="24"/>
          </w:rPr>
          <w:t>(</w:t>
        </w:r>
      </w:ins>
      <w:r w:rsidR="00E76FD5" w:rsidRPr="00E76FD5">
        <w:rPr>
          <w:rFonts w:ascii="Times New Roman" w:hAnsi="Times New Roman" w:cs="Times New Roman"/>
          <w:sz w:val="24"/>
          <w:szCs w:val="24"/>
        </w:rPr>
        <w:t>MAE</w:t>
      </w:r>
      <w:ins w:id="52" w:author="Acaru, Silviu" w:date="2026-03-15T21:22:00Z" w16du:dateUtc="2026-03-15T20:22:00Z">
        <w:r w:rsidR="00E14180">
          <w:rPr>
            <w:rFonts w:ascii="Times New Roman" w:hAnsi="Times New Roman" w:cs="Times New Roman"/>
            <w:sz w:val="24"/>
            <w:szCs w:val="24"/>
          </w:rPr>
          <w:t>)</w:t>
        </w:r>
      </w:ins>
      <w:r w:rsidR="00E76FD5" w:rsidRPr="00E76FD5">
        <w:rPr>
          <w:rFonts w:ascii="Times New Roman" w:hAnsi="Times New Roman" w:cs="Times New Roman"/>
          <w:sz w:val="24"/>
          <w:szCs w:val="24"/>
        </w:rPr>
        <w:t xml:space="preserve"> </w:t>
      </w:r>
      <w:del w:id="53" w:author="Acaru, Silviu" w:date="2026-03-15T21:21:00Z" w16du:dateUtc="2026-03-15T20:21:00Z">
        <w:r w:rsidR="00E76FD5" w:rsidRPr="00E76FD5" w:rsidDel="00E14180">
          <w:rPr>
            <w:rFonts w:ascii="Times New Roman" w:hAnsi="Times New Roman" w:cs="Times New Roman"/>
            <w:sz w:val="24"/>
            <w:szCs w:val="24"/>
          </w:rPr>
          <w:delText xml:space="preserve">and larger standard deviation </w:delText>
        </w:r>
      </w:del>
      <w:r w:rsidR="00E76FD5" w:rsidRPr="00E76FD5">
        <w:rPr>
          <w:rFonts w:ascii="Times New Roman" w:hAnsi="Times New Roman" w:cs="Times New Roman"/>
          <w:sz w:val="24"/>
          <w:szCs w:val="24"/>
        </w:rPr>
        <w:t>than when swelling ratio is used.</w:t>
      </w:r>
    </w:p>
    <w:p w14:paraId="4F6933FA" w14:textId="4BB98670" w:rsidR="00534049" w:rsidRPr="000B726F" w:rsidRDefault="00534049" w:rsidP="00CE6C27">
      <w:pPr>
        <w:jc w:val="both"/>
        <w:rPr>
          <w:rFonts w:ascii="Times New Roman" w:hAnsi="Times New Roman" w:cs="Times New Roman"/>
          <w:sz w:val="24"/>
          <w:szCs w:val="24"/>
        </w:rPr>
      </w:pPr>
      <w:r w:rsidRPr="011A7C3E">
        <w:rPr>
          <w:rFonts w:ascii="Times New Roman" w:hAnsi="Times New Roman" w:cs="Times New Roman"/>
          <w:sz w:val="24"/>
          <w:szCs w:val="24"/>
        </w:rPr>
        <w:t xml:space="preserve">After completing </w:t>
      </w:r>
      <w:r w:rsidR="00F42926" w:rsidRPr="011A7C3E">
        <w:rPr>
          <w:rFonts w:ascii="Times New Roman" w:hAnsi="Times New Roman" w:cs="Times New Roman"/>
          <w:sz w:val="24"/>
          <w:szCs w:val="24"/>
        </w:rPr>
        <w:t xml:space="preserve">the </w:t>
      </w:r>
      <w:r w:rsidRPr="011A7C3E">
        <w:rPr>
          <w:rFonts w:ascii="Times New Roman" w:hAnsi="Times New Roman" w:cs="Times New Roman"/>
          <w:sz w:val="24"/>
          <w:szCs w:val="24"/>
        </w:rPr>
        <w:t xml:space="preserve">PCA and wrapper analyses, we assessed the results </w:t>
      </w:r>
      <w:r w:rsidR="00F42926" w:rsidRPr="011A7C3E">
        <w:rPr>
          <w:rFonts w:ascii="Times New Roman" w:hAnsi="Times New Roman" w:cs="Times New Roman"/>
          <w:sz w:val="24"/>
          <w:szCs w:val="24"/>
        </w:rPr>
        <w:t xml:space="preserve">and we </w:t>
      </w:r>
      <w:r w:rsidR="005F1340">
        <w:rPr>
          <w:rFonts w:ascii="Times New Roman" w:hAnsi="Times New Roman" w:cs="Times New Roman"/>
          <w:sz w:val="24"/>
          <w:szCs w:val="24"/>
        </w:rPr>
        <w:t>compared</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the</w:t>
      </w:r>
      <w:r w:rsidRPr="011A7C3E">
        <w:rPr>
          <w:rFonts w:ascii="Times New Roman" w:hAnsi="Times New Roman" w:cs="Times New Roman"/>
          <w:sz w:val="24"/>
          <w:szCs w:val="24"/>
        </w:rPr>
        <w:t xml:space="preserve"> outcomes </w:t>
      </w:r>
      <w:r w:rsidR="00986282">
        <w:rPr>
          <w:rFonts w:ascii="Times New Roman" w:hAnsi="Times New Roman" w:cs="Times New Roman"/>
          <w:sz w:val="24"/>
          <w:szCs w:val="24"/>
        </w:rPr>
        <w:t>against</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domain</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expertise</w:t>
      </w:r>
      <w:r w:rsidRPr="011A7C3E">
        <w:rPr>
          <w:rFonts w:ascii="Times New Roman" w:hAnsi="Times New Roman" w:cs="Times New Roman"/>
          <w:sz w:val="24"/>
          <w:szCs w:val="24"/>
        </w:rPr>
        <w:t xml:space="preserve"> and a correlation analysis of features. </w:t>
      </w:r>
      <w:r w:rsidR="00165D75">
        <w:rPr>
          <w:rFonts w:ascii="Times New Roman" w:hAnsi="Times New Roman" w:cs="Times New Roman"/>
          <w:sz w:val="24"/>
          <w:szCs w:val="24"/>
        </w:rPr>
        <w:t xml:space="preserve">The selection of the dataset features was ultimately based on the model performance with the lowest </w:t>
      </w:r>
      <w:del w:id="54" w:author="Acaru, Silviu" w:date="2026-03-15T21:22:00Z" w16du:dateUtc="2026-03-15T20:22:00Z">
        <w:r w:rsidR="009C7298" w:rsidRPr="00F87AD0" w:rsidDel="00E14180">
          <w:rPr>
            <w:rFonts w:ascii="Times New Roman" w:hAnsi="Times New Roman" w:cs="Times New Roman"/>
            <w:sz w:val="24"/>
            <w:szCs w:val="24"/>
          </w:rPr>
          <w:delText xml:space="preserve">Mean Absolute Error </w:delText>
        </w:r>
        <w:r w:rsidR="009C7298" w:rsidDel="00E14180">
          <w:rPr>
            <w:rFonts w:ascii="Times New Roman" w:hAnsi="Times New Roman" w:cs="Times New Roman"/>
            <w:sz w:val="24"/>
            <w:szCs w:val="24"/>
          </w:rPr>
          <w:delText>(</w:delText>
        </w:r>
      </w:del>
      <w:r w:rsidR="00165D75">
        <w:rPr>
          <w:rFonts w:ascii="Times New Roman" w:hAnsi="Times New Roman" w:cs="Times New Roman"/>
          <w:sz w:val="24"/>
          <w:szCs w:val="24"/>
        </w:rPr>
        <w:t>MAE</w:t>
      </w:r>
      <w:del w:id="55" w:author="Acaru, Silviu" w:date="2026-03-15T21:22:00Z" w16du:dateUtc="2026-03-15T20:22:00Z">
        <w:r w:rsidR="009C7298" w:rsidDel="00E14180">
          <w:rPr>
            <w:rFonts w:ascii="Times New Roman" w:hAnsi="Times New Roman" w:cs="Times New Roman"/>
            <w:sz w:val="24"/>
            <w:szCs w:val="24"/>
          </w:rPr>
          <w:delText>)</w:delText>
        </w:r>
      </w:del>
      <w:r w:rsidR="00165D75">
        <w:rPr>
          <w:rFonts w:ascii="Times New Roman" w:hAnsi="Times New Roman" w:cs="Times New Roman"/>
          <w:sz w:val="24"/>
          <w:szCs w:val="24"/>
        </w:rPr>
        <w:t xml:space="preserve"> values. </w:t>
      </w:r>
      <w:r w:rsidRPr="011A7C3E">
        <w:rPr>
          <w:rFonts w:ascii="Times New Roman" w:hAnsi="Times New Roman" w:cs="Times New Roman"/>
          <w:sz w:val="24"/>
          <w:szCs w:val="24"/>
        </w:rPr>
        <w:t xml:space="preserve">This integration guided our selection of the optimal feature set for the final ML model, balancing predictive power with interpretability for </w:t>
      </w:r>
      <w:proofErr w:type="spellStart"/>
      <w:r w:rsidRPr="011A7C3E">
        <w:rPr>
          <w:rFonts w:ascii="Times New Roman" w:hAnsi="Times New Roman" w:cs="Times New Roman"/>
          <w:sz w:val="24"/>
          <w:szCs w:val="24"/>
        </w:rPr>
        <w:t>T</w:t>
      </w:r>
      <w:r w:rsidRPr="011A7C3E">
        <w:rPr>
          <w:rFonts w:ascii="Times New Roman" w:hAnsi="Times New Roman" w:cs="Times New Roman"/>
          <w:sz w:val="24"/>
          <w:szCs w:val="24"/>
          <w:vertAlign w:val="subscript"/>
        </w:rPr>
        <w:t>g</w:t>
      </w:r>
      <w:proofErr w:type="spellEnd"/>
      <w:r w:rsidRPr="011A7C3E">
        <w:rPr>
          <w:rFonts w:ascii="Times New Roman" w:hAnsi="Times New Roman" w:cs="Times New Roman"/>
          <w:sz w:val="24"/>
          <w:szCs w:val="24"/>
        </w:rPr>
        <w:t xml:space="preserve"> prediction.</w:t>
      </w:r>
      <w:r w:rsidR="00CB06DA">
        <w:rPr>
          <w:rFonts w:ascii="Times New Roman" w:hAnsi="Times New Roman" w:cs="Times New Roman"/>
          <w:sz w:val="24"/>
          <w:szCs w:val="24"/>
        </w:rPr>
        <w:t xml:space="preserve"> </w:t>
      </w:r>
      <w:r w:rsidR="00986282">
        <w:rPr>
          <w:rFonts w:ascii="Times New Roman" w:hAnsi="Times New Roman" w:cs="Times New Roman"/>
          <w:sz w:val="24"/>
          <w:szCs w:val="24"/>
        </w:rPr>
        <w:t>Additional results</w:t>
      </w:r>
      <w:r w:rsidR="00CB06DA">
        <w:rPr>
          <w:rFonts w:ascii="Times New Roman" w:hAnsi="Times New Roman" w:cs="Times New Roman"/>
          <w:sz w:val="24"/>
          <w:szCs w:val="24"/>
        </w:rPr>
        <w:t xml:space="preserve"> of the</w:t>
      </w:r>
      <w:r w:rsidR="00986282">
        <w:rPr>
          <w:rFonts w:ascii="Times New Roman" w:hAnsi="Times New Roman" w:cs="Times New Roman"/>
          <w:sz w:val="24"/>
          <w:szCs w:val="24"/>
        </w:rPr>
        <w:t xml:space="preserve"> PCA </w:t>
      </w:r>
      <w:del w:id="56" w:author="Acaru, Silviu" w:date="2026-03-15T21:25:00Z" w16du:dateUtc="2026-03-15T20:25:00Z">
        <w:r w:rsidR="00986282" w:rsidDel="00E14180">
          <w:rPr>
            <w:rFonts w:ascii="Times New Roman" w:hAnsi="Times New Roman" w:cs="Times New Roman"/>
            <w:sz w:val="24"/>
            <w:szCs w:val="24"/>
          </w:rPr>
          <w:delText>and</w:delText>
        </w:r>
        <w:r w:rsidR="00CB06DA" w:rsidDel="00E14180">
          <w:rPr>
            <w:rFonts w:ascii="Times New Roman" w:hAnsi="Times New Roman" w:cs="Times New Roman"/>
            <w:sz w:val="24"/>
            <w:szCs w:val="24"/>
          </w:rPr>
          <w:delText xml:space="preserve"> wrapper analysis </w:delText>
        </w:r>
      </w:del>
      <w:r w:rsidR="00CB06DA">
        <w:rPr>
          <w:rFonts w:ascii="Times New Roman" w:hAnsi="Times New Roman" w:cs="Times New Roman"/>
          <w:sz w:val="24"/>
          <w:szCs w:val="24"/>
        </w:rPr>
        <w:t xml:space="preserve">are available in </w:t>
      </w:r>
      <w:r w:rsidR="002B1417">
        <w:rPr>
          <w:rFonts w:ascii="Times New Roman" w:hAnsi="Times New Roman" w:cs="Times New Roman"/>
          <w:sz w:val="24"/>
          <w:szCs w:val="24"/>
        </w:rPr>
        <w:t xml:space="preserve">Supporting Information section </w:t>
      </w:r>
      <w:r w:rsidR="0058549D">
        <w:rPr>
          <w:rFonts w:ascii="Times New Roman" w:hAnsi="Times New Roman" w:cs="Times New Roman"/>
          <w:sz w:val="24"/>
          <w:szCs w:val="24"/>
        </w:rPr>
        <w:t>3</w:t>
      </w:r>
      <w:r w:rsidR="00CB06DA">
        <w:rPr>
          <w:rFonts w:ascii="Times New Roman" w:hAnsi="Times New Roman" w:cs="Times New Roman"/>
          <w:sz w:val="24"/>
          <w:szCs w:val="24"/>
        </w:rPr>
        <w:t>.</w:t>
      </w:r>
    </w:p>
    <w:p w14:paraId="13ADF60C" w14:textId="77777777" w:rsidR="00DD74C9" w:rsidRDefault="00DD74C9" w:rsidP="0070473F">
      <w:pPr>
        <w:pStyle w:val="Heading1"/>
        <w:numPr>
          <w:ilvl w:val="2"/>
          <w:numId w:val="2"/>
        </w:numPr>
        <w:spacing w:before="120" w:after="120"/>
        <w:rPr>
          <w:rFonts w:ascii="Times New Roman" w:hAnsi="Times New Roman" w:cs="Times New Roman"/>
          <w:sz w:val="24"/>
          <w:szCs w:val="24"/>
        </w:rPr>
      </w:pPr>
      <w:bookmarkStart w:id="57" w:name="_Ref178349601"/>
      <w:bookmarkStart w:id="58" w:name="_Toc179040470"/>
      <w:r w:rsidRPr="00443E04">
        <w:rPr>
          <w:rFonts w:ascii="Times New Roman" w:hAnsi="Times New Roman" w:cs="Times New Roman"/>
          <w:sz w:val="24"/>
          <w:szCs w:val="24"/>
        </w:rPr>
        <w:t>Ensemble Learning Regression</w:t>
      </w:r>
      <w:bookmarkEnd w:id="57"/>
      <w:bookmarkEnd w:id="58"/>
    </w:p>
    <w:p w14:paraId="7EC3F182" w14:textId="77777777" w:rsidR="005142FA" w:rsidRDefault="005142FA" w:rsidP="005142FA"/>
    <w:p w14:paraId="21C6E6A2" w14:textId="706148E2" w:rsidR="005142FA" w:rsidRPr="0096426F" w:rsidRDefault="005142FA" w:rsidP="0096426F">
      <w:pPr>
        <w:jc w:val="both"/>
      </w:pPr>
      <w:r w:rsidRPr="00443E04">
        <w:rPr>
          <w:rFonts w:ascii="Times New Roman" w:hAnsi="Times New Roman" w:cs="Times New Roman"/>
          <w:sz w:val="24"/>
          <w:szCs w:val="24"/>
        </w:rPr>
        <w:lastRenderedPageBreak/>
        <w:t xml:space="preserve">The ensemble method employed in this study combined multiple base models with a meta-model to improve predictive performance. The </w:t>
      </w:r>
      <w:r>
        <w:rPr>
          <w:rFonts w:ascii="Times New Roman" w:hAnsi="Times New Roman" w:cs="Times New Roman"/>
          <w:sz w:val="24"/>
          <w:szCs w:val="24"/>
        </w:rPr>
        <w:t>implementation scheme</w:t>
      </w:r>
      <w:r w:rsidRPr="00443E04">
        <w:rPr>
          <w:rFonts w:ascii="Times New Roman" w:hAnsi="Times New Roman" w:cs="Times New Roman"/>
          <w:sz w:val="24"/>
          <w:szCs w:val="24"/>
        </w:rPr>
        <w:t xml:space="preserve"> is shown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_Ref176954462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Figure </w:t>
      </w:r>
      <w:r>
        <w:rPr>
          <w:rFonts w:ascii="Times New Roman" w:hAnsi="Times New Roman" w:cs="Times New Roman"/>
          <w:noProof/>
          <w:sz w:val="24"/>
          <w:szCs w:val="24"/>
        </w:rPr>
        <w:t>2</w:t>
      </w:r>
      <w:r w:rsidRPr="00443E04">
        <w:rPr>
          <w:rFonts w:ascii="Times New Roman" w:hAnsi="Times New Roman" w:cs="Times New Roman"/>
          <w:sz w:val="24"/>
          <w:szCs w:val="24"/>
        </w:rPr>
        <w:fldChar w:fldCharType="end"/>
      </w:r>
      <w:r>
        <w:rPr>
          <w:rFonts w:ascii="Times New Roman" w:hAnsi="Times New Roman" w:cs="Times New Roman"/>
          <w:sz w:val="24"/>
          <w:szCs w:val="24"/>
        </w:rPr>
        <w:t xml:space="preserve"> and it is commonly referred to as stacking ensemble.</w:t>
      </w:r>
    </w:p>
    <w:p w14:paraId="50F6472E" w14:textId="1973BBA9" w:rsidR="008705F4" w:rsidRPr="00443E04" w:rsidRDefault="0072194A" w:rsidP="008705F4">
      <w:pPr>
        <w:keepNext/>
        <w:spacing w:before="120" w:after="120" w:line="240" w:lineRule="auto"/>
        <w:jc w:val="center"/>
        <w:rPr>
          <w:rFonts w:ascii="Times New Roman" w:hAnsi="Times New Roman" w:cs="Times New Roman"/>
        </w:rPr>
      </w:pPr>
      <w:ins w:id="59" w:author="Acaru, Silviu" w:date="2026-03-12T21:20:00Z" w16du:dateUtc="2026-03-12T20:20:00Z">
        <w:r>
          <w:rPr>
            <w:rFonts w:ascii="Times New Roman" w:hAnsi="Times New Roman" w:cs="Times New Roman"/>
            <w:noProof/>
          </w:rPr>
          <w:drawing>
            <wp:inline distT="0" distB="0" distL="0" distR="0" wp14:anchorId="3C732C79" wp14:editId="00C368ED">
              <wp:extent cx="3137608" cy="3584448"/>
              <wp:effectExtent l="0" t="0" r="5715" b="0"/>
              <wp:docPr id="33073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7939" name="Picture 330737939"/>
                      <pic:cNvPicPr/>
                    </pic:nvPicPr>
                    <pic:blipFill>
                      <a:blip r:embed="rId19">
                        <a:extLst>
                          <a:ext uri="{28A0092B-C50C-407E-A947-70E740481C1C}">
                            <a14:useLocalDpi xmlns:a14="http://schemas.microsoft.com/office/drawing/2010/main" val="0"/>
                          </a:ext>
                        </a:extLst>
                      </a:blip>
                      <a:stretch>
                        <a:fillRect/>
                      </a:stretch>
                    </pic:blipFill>
                    <pic:spPr>
                      <a:xfrm>
                        <a:off x="0" y="0"/>
                        <a:ext cx="3164725" cy="3615426"/>
                      </a:xfrm>
                      <a:prstGeom prst="rect">
                        <a:avLst/>
                      </a:prstGeom>
                    </pic:spPr>
                  </pic:pic>
                </a:graphicData>
              </a:graphic>
            </wp:inline>
          </w:drawing>
        </w:r>
      </w:ins>
      <w:del w:id="60" w:author="Acaru, Silviu" w:date="2026-03-12T20:59:00Z" w16du:dateUtc="2026-03-12T19:59:00Z">
        <w:r w:rsidR="00E75E5F" w:rsidDel="003D45FD">
          <w:rPr>
            <w:rFonts w:ascii="Times New Roman" w:hAnsi="Times New Roman" w:cs="Times New Roman"/>
            <w:noProof/>
          </w:rPr>
          <w:drawing>
            <wp:inline distT="0" distB="0" distL="0" distR="0" wp14:anchorId="032C781E" wp14:editId="6CA20985">
              <wp:extent cx="2885240" cy="28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titled-diagram-2024-09-27-122247.tif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5240" cy="2880000"/>
                      </a:xfrm>
                      <a:prstGeom prst="rect">
                        <a:avLst/>
                      </a:prstGeom>
                    </pic:spPr>
                  </pic:pic>
                </a:graphicData>
              </a:graphic>
            </wp:inline>
          </w:drawing>
        </w:r>
      </w:del>
    </w:p>
    <w:p w14:paraId="4CC35681" w14:textId="7ED3296D" w:rsidR="006D6AF7" w:rsidRPr="001A6B86" w:rsidRDefault="008705F4" w:rsidP="00203A30">
      <w:pPr>
        <w:pStyle w:val="Caption"/>
        <w:jc w:val="both"/>
        <w:rPr>
          <w:rFonts w:ascii="Times New Roman" w:eastAsia="Times New Roman" w:hAnsi="Times New Roman" w:cs="Times New Roman"/>
          <w:sz w:val="24"/>
          <w:szCs w:val="24"/>
        </w:rPr>
      </w:pPr>
      <w:bookmarkStart w:id="61" w:name="_Ref176954462"/>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1A6B86">
        <w:rPr>
          <w:rFonts w:ascii="Times New Roman" w:hAnsi="Times New Roman" w:cs="Times New Roman"/>
          <w:sz w:val="24"/>
          <w:szCs w:val="24"/>
        </w:rPr>
        <w:fldChar w:fldCharType="end"/>
      </w:r>
      <w:bookmarkEnd w:id="61"/>
      <w:r w:rsidR="00A07CED" w:rsidRPr="001A6B86">
        <w:rPr>
          <w:rFonts w:ascii="Times New Roman" w:hAnsi="Times New Roman" w:cs="Times New Roman"/>
          <w:sz w:val="24"/>
          <w:szCs w:val="24"/>
        </w:rPr>
        <w:t xml:space="preserve"> </w:t>
      </w:r>
      <w:ins w:id="62" w:author="Acaru, Silviu" w:date="2026-03-12T21:24:00Z">
        <w:r w:rsidR="0072194A" w:rsidRPr="0072194A">
          <w:rPr>
            <w:rFonts w:ascii="Times New Roman" w:hAnsi="Times New Roman" w:cs="Times New Roman"/>
            <w:sz w:val="24"/>
            <w:szCs w:val="24"/>
          </w:rPr>
          <w:t>Process description for developing the stacked ensemble model and fitting of unseen data (e.</w:t>
        </w:r>
      </w:ins>
      <w:ins w:id="63" w:author="Acaru, Silviu" w:date="2026-03-16T16:37:00Z" w16du:dateUtc="2026-03-16T15:37:00Z">
        <w:r w:rsidR="005B7109">
          <w:rPr>
            <w:rFonts w:ascii="Times New Roman" w:hAnsi="Times New Roman" w:cs="Times New Roman"/>
            <w:sz w:val="24"/>
            <w:szCs w:val="24"/>
          </w:rPr>
          <w:t>g.,</w:t>
        </w:r>
      </w:ins>
      <w:ins w:id="64" w:author="Acaru, Silviu" w:date="2026-03-12T21:24:00Z">
        <w:r w:rsidR="0072194A" w:rsidRPr="0072194A">
          <w:rPr>
            <w:rFonts w:ascii="Times New Roman" w:hAnsi="Times New Roman" w:cs="Times New Roman"/>
            <w:sz w:val="24"/>
            <w:szCs w:val="24"/>
          </w:rPr>
          <w:t xml:space="preserve"> the mapping data). A stratified fixed splitting strategy was used to divide the dataset into training (approximately 104 samples), validation (16 samples), and test (16 samples) sets, ensuring representative target variable distribution across all partitions.</w:t>
        </w:r>
      </w:ins>
      <w:del w:id="65" w:author="Acaru, Silviu" w:date="2026-03-12T21:24:00Z" w16du:dateUtc="2026-03-12T20:24:00Z">
        <w:r w:rsidR="00A07CED" w:rsidRPr="00BA6A41" w:rsidDel="0072194A">
          <w:rPr>
            <w:rFonts w:ascii="Times New Roman" w:hAnsi="Times New Roman" w:cs="Times New Roman"/>
            <w:sz w:val="24"/>
            <w:szCs w:val="24"/>
          </w:rPr>
          <w:delText xml:space="preserve">Process description for developing the </w:delText>
        </w:r>
        <w:r w:rsidR="004A1B8E" w:rsidRPr="00BA6A41" w:rsidDel="0072194A">
          <w:rPr>
            <w:rFonts w:ascii="Times New Roman" w:hAnsi="Times New Roman" w:cs="Times New Roman"/>
            <w:sz w:val="24"/>
            <w:szCs w:val="24"/>
          </w:rPr>
          <w:delText xml:space="preserve">stacked ensemble </w:delText>
        </w:r>
        <w:r w:rsidR="00A07CED" w:rsidRPr="00BA6A41" w:rsidDel="0072194A">
          <w:rPr>
            <w:rFonts w:ascii="Times New Roman" w:hAnsi="Times New Roman" w:cs="Times New Roman"/>
            <w:sz w:val="24"/>
            <w:szCs w:val="24"/>
          </w:rPr>
          <w:delText>model and fitting of unseen data (</w:delText>
        </w:r>
        <w:r w:rsidR="00E11B25" w:rsidDel="0072194A">
          <w:rPr>
            <w:rFonts w:ascii="Times New Roman" w:hAnsi="Times New Roman" w:cs="Times New Roman"/>
            <w:sz w:val="24"/>
            <w:szCs w:val="24"/>
          </w:rPr>
          <w:delText>i</w:delText>
        </w:r>
        <w:r w:rsidR="00BA6A41" w:rsidRPr="00BA6A41" w:rsidDel="0072194A">
          <w:rPr>
            <w:rFonts w:ascii="Times New Roman" w:hAnsi="Times New Roman" w:cs="Times New Roman"/>
            <w:sz w:val="24"/>
            <w:szCs w:val="24"/>
          </w:rPr>
          <w:delText>.</w:delText>
        </w:r>
        <w:r w:rsidR="00E11B25" w:rsidDel="0072194A">
          <w:rPr>
            <w:rFonts w:ascii="Times New Roman" w:hAnsi="Times New Roman" w:cs="Times New Roman"/>
            <w:sz w:val="24"/>
            <w:szCs w:val="24"/>
          </w:rPr>
          <w:delText>e</w:delText>
        </w:r>
        <w:r w:rsidR="00BA6A41" w:rsidRPr="00BA6A41" w:rsidDel="0072194A">
          <w:rPr>
            <w:rFonts w:ascii="Times New Roman" w:hAnsi="Times New Roman" w:cs="Times New Roman"/>
            <w:sz w:val="24"/>
            <w:szCs w:val="24"/>
          </w:rPr>
          <w:delText xml:space="preserve">., the </w:delText>
        </w:r>
        <w:r w:rsidR="00A07CED" w:rsidRPr="00BA6A41" w:rsidDel="0072194A">
          <w:rPr>
            <w:rFonts w:ascii="Times New Roman" w:hAnsi="Times New Roman" w:cs="Times New Roman"/>
            <w:sz w:val="24"/>
            <w:szCs w:val="24"/>
          </w:rPr>
          <w:delText>mapping data)</w:delText>
        </w:r>
        <w:r w:rsidR="004A1B8E" w:rsidRPr="00BA6A41" w:rsidDel="0072194A">
          <w:rPr>
            <w:rFonts w:ascii="Times New Roman" w:hAnsi="Times New Roman" w:cs="Times New Roman"/>
            <w:sz w:val="24"/>
            <w:szCs w:val="24"/>
          </w:rPr>
          <w:delText>.</w:delText>
        </w:r>
        <w:r w:rsidR="00BA6A41" w:rsidRPr="00BA6A41" w:rsidDel="0072194A">
          <w:rPr>
            <w:rFonts w:ascii="Times New Roman" w:hAnsi="Times New Roman" w:cs="Times New Roman"/>
            <w:sz w:val="24"/>
            <w:szCs w:val="24"/>
          </w:rPr>
          <w:delText xml:space="preserve"> </w:delText>
        </w:r>
        <w:r w:rsidR="00BA6A41" w:rsidRPr="00BA6A41" w:rsidDel="0072194A">
          <w:rPr>
            <w:rFonts w:ascii="Times New Roman" w:hAnsi="Times New Roman" w:cs="Times New Roman"/>
            <w:sz w:val="24"/>
            <w:szCs w:val="24"/>
          </w:rPr>
          <w:lastRenderedPageBreak/>
          <w:delText>Repeated K-fold cross-validation</w:delText>
        </w:r>
        <w:r w:rsidR="009C7298" w:rsidDel="0072194A">
          <w:rPr>
            <w:rFonts w:ascii="Times New Roman" w:hAnsi="Times New Roman" w:cs="Times New Roman"/>
            <w:sz w:val="24"/>
            <w:szCs w:val="24"/>
          </w:rPr>
          <w:delText xml:space="preserve"> (5 splits and 2 repeats)</w:delText>
        </w:r>
        <w:r w:rsidR="00BA6A41" w:rsidRPr="00BA6A41" w:rsidDel="0072194A">
          <w:rPr>
            <w:rFonts w:ascii="Times New Roman" w:hAnsi="Times New Roman" w:cs="Times New Roman"/>
            <w:sz w:val="24"/>
            <w:szCs w:val="24"/>
          </w:rPr>
          <w:delText xml:space="preserve"> </w:delText>
        </w:r>
        <w:r w:rsidR="00F3482D" w:rsidDel="0072194A">
          <w:rPr>
            <w:rFonts w:ascii="Times New Roman" w:hAnsi="Times New Roman" w:cs="Times New Roman"/>
            <w:sz w:val="24"/>
            <w:szCs w:val="24"/>
          </w:rPr>
          <w:delText>was</w:delText>
        </w:r>
        <w:r w:rsidR="00BA6A41" w:rsidRPr="00BA6A41" w:rsidDel="0072194A">
          <w:rPr>
            <w:rFonts w:ascii="Times New Roman" w:hAnsi="Times New Roman" w:cs="Times New Roman"/>
            <w:sz w:val="24"/>
            <w:szCs w:val="24"/>
          </w:rPr>
          <w:delText xml:space="preserve"> used to </w:delText>
        </w:r>
        <w:r w:rsidR="009C7298" w:rsidDel="0072194A">
          <w:rPr>
            <w:rFonts w:ascii="Times New Roman" w:hAnsi="Times New Roman" w:cs="Times New Roman"/>
            <w:sz w:val="24"/>
            <w:szCs w:val="24"/>
          </w:rPr>
          <w:delText>divide</w:delText>
        </w:r>
        <w:r w:rsidR="00BA6A41" w:rsidRPr="00BA6A41" w:rsidDel="0072194A">
          <w:rPr>
            <w:rFonts w:ascii="Times New Roman" w:hAnsi="Times New Roman" w:cs="Times New Roman"/>
            <w:sz w:val="24"/>
            <w:szCs w:val="24"/>
          </w:rPr>
          <w:delText xml:space="preserve"> the dataset</w:delText>
        </w:r>
        <w:r w:rsidR="009C7298" w:rsidDel="0072194A">
          <w:rPr>
            <w:rFonts w:ascii="Times New Roman" w:hAnsi="Times New Roman" w:cs="Times New Roman"/>
            <w:sz w:val="24"/>
            <w:szCs w:val="24"/>
          </w:rPr>
          <w:delText xml:space="preserve"> into training and validation</w:delText>
        </w:r>
        <w:r w:rsidR="00BA6A41" w:rsidRPr="00BA6A41" w:rsidDel="0072194A">
          <w:rPr>
            <w:rFonts w:ascii="Times New Roman" w:hAnsi="Times New Roman" w:cs="Times New Roman"/>
            <w:sz w:val="24"/>
            <w:szCs w:val="24"/>
          </w:rPr>
          <w:delText xml:space="preserve">. </w:delText>
        </w:r>
      </w:del>
    </w:p>
    <w:p w14:paraId="078F18F7" w14:textId="22C5A00E" w:rsidR="00A07CED" w:rsidRDefault="00CE6C27" w:rsidP="00ED711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two other methods such as bagging and boosting and they differ </w:t>
      </w:r>
      <w:r w:rsidR="000A227D">
        <w:rPr>
          <w:rFonts w:ascii="Times New Roman" w:hAnsi="Times New Roman" w:cs="Times New Roman"/>
          <w:sz w:val="24"/>
          <w:szCs w:val="24"/>
        </w:rPr>
        <w:t>in</w:t>
      </w:r>
      <w:r>
        <w:rPr>
          <w:rFonts w:ascii="Times New Roman" w:hAnsi="Times New Roman" w:cs="Times New Roman"/>
          <w:sz w:val="24"/>
          <w:szCs w:val="24"/>
        </w:rPr>
        <w:t xml:space="preserve"> t</w:t>
      </w:r>
      <w:r w:rsidRPr="00CE6C27">
        <w:rPr>
          <w:rFonts w:ascii="Times New Roman" w:hAnsi="Times New Roman" w:cs="Times New Roman"/>
          <w:sz w:val="24"/>
          <w:szCs w:val="24"/>
        </w:rPr>
        <w:t>he way they combine the base models and the</w:t>
      </w:r>
      <w:r w:rsidR="000B726F">
        <w:rPr>
          <w:rFonts w:ascii="Times New Roman" w:hAnsi="Times New Roman" w:cs="Times New Roman"/>
          <w:sz w:val="24"/>
          <w:szCs w:val="24"/>
        </w:rPr>
        <w:t xml:space="preserve"> objectives they aim to achieve</w:t>
      </w:r>
      <w:r w:rsidR="009C7298">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
          <w:id w:val="1509946673"/>
          <w:placeholder>
            <w:docPart w:val="DefaultPlaceholder_-1854013440"/>
          </w:placeholder>
        </w:sdtPr>
        <w:sdtContent>
          <w:r w:rsidR="00412D9A" w:rsidRPr="00412D9A">
            <w:rPr>
              <w:rFonts w:ascii="Times New Roman" w:hAnsi="Times New Roman" w:cs="Times New Roman"/>
              <w:color w:val="000000"/>
              <w:sz w:val="24"/>
              <w:szCs w:val="24"/>
              <w:vertAlign w:val="superscript"/>
            </w:rPr>
            <w:t>[27]</w:t>
          </w:r>
        </w:sdtContent>
      </w:sdt>
      <w:r w:rsidR="009C7298">
        <w:rPr>
          <w:rFonts w:ascii="Times New Roman" w:hAnsi="Times New Roman" w:cs="Times New Roman"/>
          <w:sz w:val="24"/>
          <w:szCs w:val="24"/>
        </w:rPr>
        <w:t xml:space="preserve"> </w:t>
      </w:r>
      <w:r w:rsidR="000A227D" w:rsidRPr="000A227D">
        <w:rPr>
          <w:rFonts w:ascii="Times New Roman" w:hAnsi="Times New Roman" w:cs="Times New Roman"/>
          <w:sz w:val="24"/>
          <w:szCs w:val="24"/>
        </w:rPr>
        <w:t xml:space="preserve">Bagging, short for bootstrap aggregating, aims to reduce variance by training multiple models on bootstrapped samples of the original dataset and averaging their predictions. Boosting, on the other hand, focuses on reducing bias by sequentially training models that give more weight to misclassified instances from previous iterations. While bagging models are typically independent, boosting creates a strong dependency between successive models in </w:t>
      </w:r>
      <w:r w:rsidR="000A227D" w:rsidRPr="00170672">
        <w:rPr>
          <w:rFonts w:ascii="Times New Roman" w:hAnsi="Times New Roman" w:cs="Times New Roman"/>
          <w:sz w:val="24"/>
          <w:szCs w:val="24"/>
        </w:rPr>
        <w:t>the ensemble</w:t>
      </w:r>
      <w:r w:rsidR="00170672" w:rsidRPr="00170672">
        <w:rPr>
          <w:rFonts w:ascii="Times New Roman" w:hAnsi="Times New Roman" w:cs="Times New Roman"/>
          <w:sz w:val="24"/>
          <w:szCs w:val="24"/>
        </w:rPr>
        <w:t xml:space="preserve">. </w:t>
      </w:r>
      <w:r w:rsidR="00B273F0" w:rsidRPr="00170672">
        <w:rPr>
          <w:rFonts w:ascii="Times New Roman" w:hAnsi="Times New Roman" w:cs="Times New Roman"/>
          <w:sz w:val="24"/>
          <w:szCs w:val="24"/>
        </w:rPr>
        <w:t xml:space="preserve">The key distinguishing </w:t>
      </w:r>
      <w:r w:rsidR="00B273F0" w:rsidRPr="00B273F0">
        <w:rPr>
          <w:rFonts w:ascii="Times New Roman" w:hAnsi="Times New Roman" w:cs="Times New Roman"/>
          <w:sz w:val="24"/>
          <w:szCs w:val="24"/>
        </w:rPr>
        <w:t xml:space="preserve">feature of stacking is its use of a meta-learner, which learns to combine the predictions of diverse base models in an optimal way, potentially capturing complex </w:t>
      </w:r>
      <w:r w:rsidR="00B273F0" w:rsidRPr="00E75E5F">
        <w:rPr>
          <w:rFonts w:ascii="Times New Roman" w:hAnsi="Times New Roman" w:cs="Times New Roman"/>
          <w:sz w:val="24"/>
          <w:szCs w:val="24"/>
        </w:rPr>
        <w:t>interactions between these models and leading to superior overall performance</w:t>
      </w:r>
      <w:r w:rsidR="009C7298">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
          <w:id w:val="-82387021"/>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[28]</w:t>
          </w:r>
        </w:sdtContent>
      </w:sdt>
      <w:r w:rsidR="00170672" w:rsidRPr="003A2B8B">
        <w:rPr>
          <w:rFonts w:ascii="Times New Roman" w:hAnsi="Times New Roman" w:cs="Times New Roman"/>
          <w:sz w:val="24"/>
          <w:szCs w:val="24"/>
        </w:rPr>
        <w:t xml:space="preserve"> </w:t>
      </w:r>
      <w:r w:rsidR="00E75E5F">
        <w:rPr>
          <w:rFonts w:ascii="Times New Roman" w:hAnsi="Times New Roman" w:cs="Times New Roman"/>
          <w:sz w:val="24"/>
          <w:szCs w:val="24"/>
        </w:rPr>
        <w:t>However, w</w:t>
      </w:r>
      <w:r w:rsidR="00170672" w:rsidRPr="00E75E5F">
        <w:rPr>
          <w:rFonts w:ascii="Times New Roman" w:hAnsi="Times New Roman" w:cs="Times New Roman"/>
          <w:sz w:val="24"/>
          <w:szCs w:val="24"/>
        </w:rPr>
        <w:t>ithin the stacking ensemble</w:t>
      </w:r>
      <w:r w:rsidR="00E75E5F">
        <w:rPr>
          <w:rFonts w:ascii="Times New Roman" w:hAnsi="Times New Roman" w:cs="Times New Roman"/>
          <w:sz w:val="24"/>
          <w:szCs w:val="24"/>
        </w:rPr>
        <w:t xml:space="preserve"> we implemented</w:t>
      </w:r>
      <w:r w:rsidR="00170672" w:rsidRPr="00E75E5F">
        <w:rPr>
          <w:rFonts w:ascii="Times New Roman" w:hAnsi="Times New Roman" w:cs="Times New Roman"/>
          <w:sz w:val="24"/>
          <w:szCs w:val="24"/>
        </w:rPr>
        <w:t>, the tree-based models on their own can be considered as bagging methods.</w:t>
      </w:r>
    </w:p>
    <w:p w14:paraId="646A977D" w14:textId="21B19660" w:rsidR="005F0CD3" w:rsidRDefault="005142FA" w:rsidP="003C2282">
      <w:pPr>
        <w:spacing w:line="240" w:lineRule="auto"/>
        <w:jc w:val="both"/>
        <w:rPr>
          <w:rFonts w:ascii="Times New Roman" w:hAnsi="Times New Roman" w:cs="Times New Roman"/>
          <w:sz w:val="24"/>
          <w:szCs w:val="24"/>
        </w:rPr>
      </w:pPr>
      <w:r w:rsidRPr="005142FA">
        <w:rPr>
          <w:rFonts w:ascii="Times New Roman" w:hAnsi="Times New Roman" w:cs="Times New Roman"/>
          <w:sz w:val="24"/>
          <w:szCs w:val="24"/>
        </w:rPr>
        <w:t>Furthermore, the process description, which graphically outlines the model development and highlights feature importance and model strengths, is divided into three subsections.</w:t>
      </w:r>
      <w:r>
        <w:rPr>
          <w:rFonts w:ascii="Times New Roman" w:hAnsi="Times New Roman" w:cs="Times New Roman"/>
          <w:sz w:val="24"/>
          <w:szCs w:val="24"/>
        </w:rPr>
        <w:t xml:space="preserve"> The </w:t>
      </w:r>
      <w:r w:rsidR="001D213C">
        <w:rPr>
          <w:rFonts w:ascii="Times New Roman" w:hAnsi="Times New Roman" w:cs="Times New Roman"/>
          <w:sz w:val="24"/>
          <w:szCs w:val="24"/>
        </w:rPr>
        <w:t>f</w:t>
      </w:r>
      <w:r w:rsidR="00B14F38">
        <w:rPr>
          <w:rFonts w:ascii="Times New Roman" w:hAnsi="Times New Roman" w:cs="Times New Roman"/>
          <w:sz w:val="24"/>
          <w:szCs w:val="24"/>
        </w:rPr>
        <w:t xml:space="preserve">irst section focused on the tuning and performance assessment of the base models. </w:t>
      </w:r>
      <w:r w:rsidR="00455D1F">
        <w:rPr>
          <w:rFonts w:ascii="Times New Roman" w:hAnsi="Times New Roman" w:cs="Times New Roman"/>
          <w:sz w:val="24"/>
          <w:szCs w:val="24"/>
        </w:rPr>
        <w:t xml:space="preserve">The </w:t>
      </w:r>
      <w:r w:rsidR="005F0CD3">
        <w:rPr>
          <w:rFonts w:ascii="Times New Roman" w:hAnsi="Times New Roman" w:cs="Times New Roman"/>
          <w:sz w:val="24"/>
          <w:szCs w:val="24"/>
        </w:rPr>
        <w:t xml:space="preserve">base </w:t>
      </w:r>
      <w:r w:rsidR="00455D1F">
        <w:rPr>
          <w:rFonts w:ascii="Times New Roman" w:hAnsi="Times New Roman" w:cs="Times New Roman"/>
          <w:sz w:val="24"/>
          <w:szCs w:val="24"/>
        </w:rPr>
        <w:t xml:space="preserve">models were trained </w:t>
      </w:r>
      <w:r w:rsidR="00FE4013">
        <w:rPr>
          <w:rFonts w:ascii="Times New Roman" w:hAnsi="Times New Roman" w:cs="Times New Roman"/>
          <w:sz w:val="24"/>
          <w:szCs w:val="24"/>
        </w:rPr>
        <w:t xml:space="preserve">and </w:t>
      </w:r>
      <w:r w:rsidR="00A421FE">
        <w:rPr>
          <w:rFonts w:ascii="Times New Roman" w:hAnsi="Times New Roman" w:cs="Times New Roman"/>
          <w:sz w:val="24"/>
          <w:szCs w:val="24"/>
        </w:rPr>
        <w:t>validated</w:t>
      </w:r>
      <w:r w:rsidR="00FE4013">
        <w:rPr>
          <w:rFonts w:ascii="Times New Roman" w:hAnsi="Times New Roman" w:cs="Times New Roman"/>
          <w:sz w:val="24"/>
          <w:szCs w:val="24"/>
        </w:rPr>
        <w:t xml:space="preserve"> </w:t>
      </w:r>
      <w:r w:rsidR="003C2282">
        <w:rPr>
          <w:rFonts w:ascii="Times New Roman" w:hAnsi="Times New Roman" w:cs="Times New Roman"/>
          <w:sz w:val="24"/>
          <w:szCs w:val="24"/>
        </w:rPr>
        <w:t>using the</w:t>
      </w:r>
      <w:r w:rsidR="00455D1F">
        <w:rPr>
          <w:rFonts w:ascii="Times New Roman" w:hAnsi="Times New Roman" w:cs="Times New Roman"/>
          <w:sz w:val="24"/>
          <w:szCs w:val="24"/>
        </w:rPr>
        <w:t xml:space="preserve"> dataset derived from the analysis </w:t>
      </w:r>
      <w:r w:rsidR="00BF46E2">
        <w:rPr>
          <w:rFonts w:ascii="Times New Roman" w:hAnsi="Times New Roman" w:cs="Times New Roman"/>
          <w:sz w:val="24"/>
          <w:szCs w:val="24"/>
        </w:rPr>
        <w:t>carried</w:t>
      </w:r>
      <w:r>
        <w:rPr>
          <w:rFonts w:ascii="Times New Roman" w:hAnsi="Times New Roman" w:cs="Times New Roman"/>
          <w:sz w:val="24"/>
          <w:szCs w:val="24"/>
        </w:rPr>
        <w:t xml:space="preserve"> out</w:t>
      </w:r>
      <w:r w:rsidR="00BF46E2">
        <w:rPr>
          <w:rFonts w:ascii="Times New Roman" w:hAnsi="Times New Roman" w:cs="Times New Roman"/>
          <w:sz w:val="24"/>
          <w:szCs w:val="24"/>
        </w:rPr>
        <w:t xml:space="preserve"> under the</w:t>
      </w:r>
      <w:r w:rsidR="00455D1F">
        <w:rPr>
          <w:rFonts w:ascii="Times New Roman" w:hAnsi="Times New Roman" w:cs="Times New Roman"/>
          <w:sz w:val="24"/>
          <w:szCs w:val="24"/>
        </w:rPr>
        <w:t xml:space="preserve"> feature selection</w:t>
      </w:r>
      <w:r w:rsidR="00BF46E2">
        <w:rPr>
          <w:rFonts w:ascii="Times New Roman" w:hAnsi="Times New Roman" w:cs="Times New Roman"/>
          <w:sz w:val="24"/>
          <w:szCs w:val="24"/>
        </w:rPr>
        <w:t xml:space="preserve"> section </w:t>
      </w:r>
      <w:r w:rsidR="00BF46E2">
        <w:rPr>
          <w:rFonts w:ascii="Times New Roman" w:hAnsi="Times New Roman" w:cs="Times New Roman"/>
          <w:sz w:val="24"/>
          <w:szCs w:val="24"/>
        </w:rPr>
        <w:fldChar w:fldCharType="begin"/>
      </w:r>
      <w:r w:rsidR="00BF46E2">
        <w:rPr>
          <w:rFonts w:ascii="Times New Roman" w:hAnsi="Times New Roman" w:cs="Times New Roman"/>
          <w:sz w:val="24"/>
          <w:szCs w:val="24"/>
        </w:rPr>
        <w:instrText xml:space="preserve"> REF _Ref178527208 \r \h </w:instrText>
      </w:r>
      <w:r w:rsidR="00BF46E2">
        <w:rPr>
          <w:rFonts w:ascii="Times New Roman" w:hAnsi="Times New Roman" w:cs="Times New Roman"/>
          <w:sz w:val="24"/>
          <w:szCs w:val="24"/>
        </w:rPr>
      </w:r>
      <w:r w:rsidR="00BF46E2">
        <w:rPr>
          <w:rFonts w:ascii="Times New Roman" w:hAnsi="Times New Roman" w:cs="Times New Roman"/>
          <w:sz w:val="24"/>
          <w:szCs w:val="24"/>
        </w:rPr>
        <w:fldChar w:fldCharType="separate"/>
      </w:r>
      <w:r>
        <w:rPr>
          <w:rFonts w:ascii="Times New Roman" w:hAnsi="Times New Roman" w:cs="Times New Roman"/>
          <w:sz w:val="24"/>
          <w:szCs w:val="24"/>
        </w:rPr>
        <w:t>2.2.3</w:t>
      </w:r>
      <w:r w:rsidR="00BF46E2">
        <w:rPr>
          <w:rFonts w:ascii="Times New Roman" w:hAnsi="Times New Roman" w:cs="Times New Roman"/>
          <w:sz w:val="24"/>
          <w:szCs w:val="24"/>
        </w:rPr>
        <w:fldChar w:fldCharType="end"/>
      </w:r>
      <w:r w:rsidR="00455D1F">
        <w:rPr>
          <w:rFonts w:ascii="Times New Roman" w:hAnsi="Times New Roman" w:cs="Times New Roman"/>
          <w:sz w:val="24"/>
          <w:szCs w:val="24"/>
        </w:rPr>
        <w:t>.</w:t>
      </w:r>
      <w:r w:rsidR="00FE4013">
        <w:rPr>
          <w:rFonts w:ascii="Times New Roman" w:hAnsi="Times New Roman" w:cs="Times New Roman"/>
          <w:sz w:val="24"/>
          <w:szCs w:val="24"/>
        </w:rPr>
        <w:t xml:space="preserve"> </w:t>
      </w:r>
      <w:r w:rsidR="0044619A" w:rsidRPr="00F87AD0">
        <w:rPr>
          <w:rFonts w:ascii="Times New Roman" w:hAnsi="Times New Roman" w:cs="Times New Roman"/>
          <w:sz w:val="24"/>
          <w:szCs w:val="24"/>
        </w:rPr>
        <w:t>Th</w:t>
      </w:r>
      <w:r w:rsidR="003C2282">
        <w:rPr>
          <w:rFonts w:ascii="Times New Roman" w:hAnsi="Times New Roman" w:cs="Times New Roman"/>
          <w:sz w:val="24"/>
          <w:szCs w:val="24"/>
        </w:rPr>
        <w:t>is</w:t>
      </w:r>
      <w:r w:rsidR="0044619A" w:rsidRPr="00F87AD0">
        <w:rPr>
          <w:rFonts w:ascii="Times New Roman" w:hAnsi="Times New Roman" w:cs="Times New Roman"/>
          <w:sz w:val="24"/>
          <w:szCs w:val="24"/>
        </w:rPr>
        <w:t xml:space="preserve"> dataset</w:t>
      </w:r>
      <w:r w:rsidR="003C2282">
        <w:rPr>
          <w:rFonts w:ascii="Times New Roman" w:hAnsi="Times New Roman" w:cs="Times New Roman"/>
          <w:sz w:val="24"/>
          <w:szCs w:val="24"/>
        </w:rPr>
        <w:t xml:space="preserve"> contained the predictive features an</w:t>
      </w:r>
      <w:r w:rsidR="00A04449">
        <w:rPr>
          <w:rFonts w:ascii="Times New Roman" w:hAnsi="Times New Roman" w:cs="Times New Roman"/>
          <w:sz w:val="24"/>
          <w:szCs w:val="24"/>
        </w:rPr>
        <w:t>d</w:t>
      </w:r>
      <w:r w:rsidR="003C2282">
        <w:rPr>
          <w:rFonts w:ascii="Times New Roman" w:hAnsi="Times New Roman" w:cs="Times New Roman"/>
          <w:sz w:val="24"/>
          <w:szCs w:val="24"/>
        </w:rPr>
        <w:t xml:space="preserve"> the target variable </w:t>
      </w:r>
      <w:proofErr w:type="spellStart"/>
      <w:r w:rsidR="0044619A" w:rsidRPr="00F87AD0">
        <w:rPr>
          <w:rFonts w:ascii="Times New Roman" w:hAnsi="Times New Roman" w:cs="Times New Roman"/>
          <w:sz w:val="24"/>
          <w:szCs w:val="24"/>
        </w:rPr>
        <w:t>T</w:t>
      </w:r>
      <w:r w:rsidR="0044619A" w:rsidRPr="00170672">
        <w:rPr>
          <w:rFonts w:ascii="Times New Roman" w:hAnsi="Times New Roman" w:cs="Times New Roman"/>
          <w:sz w:val="24"/>
          <w:szCs w:val="24"/>
          <w:vertAlign w:val="subscript"/>
        </w:rPr>
        <w:t>g</w:t>
      </w:r>
      <w:proofErr w:type="spellEnd"/>
      <w:r w:rsidR="0044619A" w:rsidRPr="00F87AD0">
        <w:rPr>
          <w:rFonts w:ascii="Times New Roman" w:hAnsi="Times New Roman" w:cs="Times New Roman"/>
          <w:sz w:val="24"/>
          <w:szCs w:val="24"/>
        </w:rPr>
        <w:t xml:space="preserve">. </w:t>
      </w:r>
    </w:p>
    <w:p w14:paraId="64434043" w14:textId="5E42F989" w:rsidR="003C2282" w:rsidRDefault="003C2282" w:rsidP="00F87A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To evaluate the </w:t>
      </w:r>
      <w:del w:id="66" w:author="Acaru, Silviu" w:date="2026-03-15T20:40:00Z" w16du:dateUtc="2026-03-15T19:40:00Z">
        <w:r w:rsidDel="00652049">
          <w:rPr>
            <w:rFonts w:ascii="Times New Roman" w:hAnsi="Times New Roman" w:cs="Times New Roman"/>
            <w:sz w:val="24"/>
            <w:szCs w:val="24"/>
          </w:rPr>
          <w:delText>model</w:delText>
        </w:r>
      </w:del>
      <w:ins w:id="67" w:author="Acaru, Silviu" w:date="2026-03-15T20:40:00Z" w16du:dateUtc="2026-03-15T19:40:00Z">
        <w:r w:rsidR="00652049">
          <w:rPr>
            <w:rFonts w:ascii="Times New Roman" w:hAnsi="Times New Roman" w:cs="Times New Roman"/>
            <w:sz w:val="24"/>
            <w:szCs w:val="24"/>
          </w:rPr>
          <w:t>model’s</w:t>
        </w:r>
      </w:ins>
      <w:r>
        <w:rPr>
          <w:rFonts w:ascii="Times New Roman" w:hAnsi="Times New Roman" w:cs="Times New Roman"/>
          <w:sz w:val="24"/>
          <w:szCs w:val="24"/>
        </w:rPr>
        <w:t xml:space="preserve"> performance, a </w:t>
      </w:r>
      <w:del w:id="68" w:author="Acaru, Silviu" w:date="2026-03-12T21:26:00Z" w16du:dateUtc="2026-03-12T20:26:00Z">
        <w:r w:rsidDel="0072194A">
          <w:rPr>
            <w:rFonts w:ascii="Times New Roman" w:hAnsi="Times New Roman" w:cs="Times New Roman"/>
            <w:sz w:val="24"/>
            <w:szCs w:val="24"/>
          </w:rPr>
          <w:delText>repeated cross-validation</w:delText>
        </w:r>
      </w:del>
      <w:ins w:id="69" w:author="Acaru, Silviu" w:date="2026-03-12T21:26:00Z" w16du:dateUtc="2026-03-12T20:26:00Z">
        <w:r w:rsidR="0072194A">
          <w:rPr>
            <w:rFonts w:ascii="Times New Roman" w:hAnsi="Times New Roman" w:cs="Times New Roman"/>
            <w:sz w:val="24"/>
            <w:szCs w:val="24"/>
          </w:rPr>
          <w:t>stratified fixed splitting</w:t>
        </w:r>
      </w:ins>
      <w:r>
        <w:rPr>
          <w:rFonts w:ascii="Times New Roman" w:hAnsi="Times New Roman" w:cs="Times New Roman"/>
          <w:sz w:val="24"/>
          <w:szCs w:val="24"/>
        </w:rPr>
        <w:t xml:space="preserve"> approach was used. </w:t>
      </w:r>
      <w:ins w:id="70" w:author="Acaru, Silviu" w:date="2026-03-12T21:26:00Z" w16du:dateUtc="2026-03-12T20:26:00Z">
        <w:r w:rsidR="0072194A">
          <w:rPr>
            <w:rFonts w:ascii="Times New Roman" w:hAnsi="Times New Roman" w:cs="Times New Roman"/>
            <w:sz w:val="24"/>
            <w:szCs w:val="24"/>
          </w:rPr>
          <w:t xml:space="preserve">Rather than employing </w:t>
        </w:r>
      </w:ins>
      <w:del w:id="71" w:author="Acaru, Silviu" w:date="2026-03-12T21:27:00Z" w16du:dateUtc="2026-03-12T20:27:00Z">
        <w:r w:rsidDel="0072194A">
          <w:rPr>
            <w:rFonts w:ascii="Times New Roman" w:hAnsi="Times New Roman" w:cs="Times New Roman"/>
            <w:sz w:val="24"/>
            <w:szCs w:val="24"/>
          </w:rPr>
          <w:delText>Specifically, the</w:delText>
        </w:r>
        <w:r w:rsidR="00F87AD0" w:rsidRPr="00F87AD0" w:rsidDel="0072194A">
          <w:rPr>
            <w:rFonts w:ascii="Times New Roman" w:hAnsi="Times New Roman" w:cs="Times New Roman"/>
            <w:sz w:val="24"/>
            <w:szCs w:val="24"/>
          </w:rPr>
          <w:delText xml:space="preserve"> RepeatedKFold </w:delText>
        </w:r>
      </w:del>
      <w:r>
        <w:rPr>
          <w:rFonts w:ascii="Times New Roman" w:hAnsi="Times New Roman" w:cs="Times New Roman"/>
          <w:sz w:val="24"/>
          <w:szCs w:val="24"/>
        </w:rPr>
        <w:t xml:space="preserve">cross-validation </w:t>
      </w:r>
      <w:ins w:id="72" w:author="Acaru, Silviu" w:date="2026-03-12T21:27:00Z" w16du:dateUtc="2026-03-12T20:27:00Z">
        <w:r w:rsidR="0072194A">
          <w:rPr>
            <w:rFonts w:ascii="Times New Roman" w:hAnsi="Times New Roman" w:cs="Times New Roman"/>
            <w:sz w:val="24"/>
            <w:szCs w:val="24"/>
          </w:rPr>
          <w:t xml:space="preserve">splits, a stratified splitting </w:t>
        </w:r>
      </w:ins>
      <w:r>
        <w:rPr>
          <w:rFonts w:ascii="Times New Roman" w:hAnsi="Times New Roman" w:cs="Times New Roman"/>
          <w:sz w:val="24"/>
          <w:szCs w:val="24"/>
        </w:rPr>
        <w:t xml:space="preserve">technique was </w:t>
      </w:r>
      <w:ins w:id="73" w:author="Acaru, Silviu" w:date="2026-03-12T21:27:00Z" w16du:dateUtc="2026-03-12T20:27:00Z">
        <w:r w:rsidR="0072194A">
          <w:rPr>
            <w:rFonts w:ascii="Times New Roman" w:hAnsi="Times New Roman" w:cs="Times New Roman"/>
            <w:sz w:val="24"/>
            <w:szCs w:val="24"/>
          </w:rPr>
          <w:t xml:space="preserve">implemented to ensure that the validation and test sets were representative of the </w:t>
        </w:r>
      </w:ins>
      <w:ins w:id="74" w:author="Acaru, Silviu" w:date="2026-03-15T20:38:00Z" w16du:dateUtc="2026-03-15T19:38:00Z">
        <w:r w:rsidR="00652049">
          <w:rPr>
            <w:rFonts w:ascii="Times New Roman" w:hAnsi="Times New Roman" w:cs="Times New Roman"/>
            <w:sz w:val="24"/>
            <w:szCs w:val="24"/>
          </w:rPr>
          <w:t>entire</w:t>
        </w:r>
      </w:ins>
      <w:ins w:id="75" w:author="Acaru, Silviu" w:date="2026-03-12T21:27:00Z" w16du:dateUtc="2026-03-12T20:27:00Z">
        <w:r w:rsidR="0072194A">
          <w:rPr>
            <w:rFonts w:ascii="Times New Roman" w:hAnsi="Times New Roman" w:cs="Times New Roman"/>
            <w:sz w:val="24"/>
            <w:szCs w:val="24"/>
          </w:rPr>
          <w:t xml:space="preserve"> target variable distri</w:t>
        </w:r>
      </w:ins>
      <w:ins w:id="76" w:author="Acaru, Silviu" w:date="2026-03-12T21:28:00Z" w16du:dateUtc="2026-03-12T20:28:00Z">
        <w:r w:rsidR="0072194A">
          <w:rPr>
            <w:rFonts w:ascii="Times New Roman" w:hAnsi="Times New Roman" w:cs="Times New Roman"/>
            <w:sz w:val="24"/>
            <w:szCs w:val="24"/>
          </w:rPr>
          <w:t xml:space="preserve">bution, which was particularly important given the </w:t>
        </w:r>
      </w:ins>
      <w:ins w:id="77" w:author="Acaru, Silviu" w:date="2026-03-15T20:38:00Z" w16du:dateUtc="2026-03-15T19:38:00Z">
        <w:r w:rsidR="00652049">
          <w:rPr>
            <w:rFonts w:ascii="Times New Roman" w:hAnsi="Times New Roman" w:cs="Times New Roman"/>
            <w:sz w:val="24"/>
            <w:szCs w:val="24"/>
          </w:rPr>
          <w:t>relatively</w:t>
        </w:r>
      </w:ins>
      <w:ins w:id="78" w:author="Acaru, Silviu" w:date="2026-03-12T21:28:00Z" w16du:dateUtc="2026-03-12T20:28:00Z">
        <w:r w:rsidR="0072194A">
          <w:rPr>
            <w:rFonts w:ascii="Times New Roman" w:hAnsi="Times New Roman" w:cs="Times New Roman"/>
            <w:sz w:val="24"/>
            <w:szCs w:val="24"/>
          </w:rPr>
          <w:t xml:space="preserve"> small sizes of these sets. </w:t>
        </w:r>
      </w:ins>
      <w:del w:id="79" w:author="Acaru, Silviu" w:date="2026-03-12T21:28:00Z" w16du:dateUtc="2026-03-12T20:28:00Z">
        <w:r w:rsidDel="00443385">
          <w:rPr>
            <w:rFonts w:ascii="Times New Roman" w:hAnsi="Times New Roman" w:cs="Times New Roman"/>
            <w:sz w:val="24"/>
            <w:szCs w:val="24"/>
          </w:rPr>
          <w:delText>applied, with 5 folds and 2 repetitions, resulting in a total of 10 different train-validation splits.</w:delText>
        </w:r>
        <w:r w:rsidR="00C93F2B" w:rsidDel="00443385">
          <w:rPr>
            <w:rFonts w:ascii="Times New Roman" w:hAnsi="Times New Roman" w:cs="Times New Roman"/>
            <w:sz w:val="24"/>
            <w:szCs w:val="24"/>
          </w:rPr>
          <w:delText xml:space="preserve"> </w:delText>
        </w:r>
        <w:r w:rsidDel="00443385">
          <w:rPr>
            <w:rFonts w:ascii="Times New Roman" w:hAnsi="Times New Roman" w:cs="Times New Roman"/>
            <w:sz w:val="24"/>
            <w:szCs w:val="24"/>
          </w:rPr>
          <w:delText>In each fold of the cross-validation, the dataset was randomly shuffled an</w:delText>
        </w:r>
        <w:r w:rsidR="00A04449" w:rsidDel="00443385">
          <w:rPr>
            <w:rFonts w:ascii="Times New Roman" w:hAnsi="Times New Roman" w:cs="Times New Roman"/>
            <w:sz w:val="24"/>
            <w:szCs w:val="24"/>
          </w:rPr>
          <w:delText>d</w:delText>
        </w:r>
        <w:r w:rsidDel="00443385">
          <w:rPr>
            <w:rFonts w:ascii="Times New Roman" w:hAnsi="Times New Roman" w:cs="Times New Roman"/>
            <w:sz w:val="24"/>
            <w:szCs w:val="24"/>
          </w:rPr>
          <w:delText xml:space="preserve"> then split into a training set (approximately 1</w:delText>
        </w:r>
        <w:r w:rsidR="00986282" w:rsidDel="00443385">
          <w:rPr>
            <w:rFonts w:ascii="Times New Roman" w:hAnsi="Times New Roman" w:cs="Times New Roman"/>
            <w:sz w:val="24"/>
            <w:szCs w:val="24"/>
          </w:rPr>
          <w:delText>09</w:delText>
        </w:r>
        <w:r w:rsidDel="00443385">
          <w:rPr>
            <w:rFonts w:ascii="Times New Roman" w:hAnsi="Times New Roman" w:cs="Times New Roman"/>
            <w:sz w:val="24"/>
            <w:szCs w:val="24"/>
          </w:rPr>
          <w:delText xml:space="preserve"> samples) and a validation set (approximately </w:delText>
        </w:r>
        <w:r w:rsidR="00986282" w:rsidDel="00443385">
          <w:rPr>
            <w:rFonts w:ascii="Times New Roman" w:hAnsi="Times New Roman" w:cs="Times New Roman"/>
            <w:sz w:val="24"/>
            <w:szCs w:val="24"/>
          </w:rPr>
          <w:delText>27</w:delText>
        </w:r>
        <w:r w:rsidDel="00443385">
          <w:rPr>
            <w:rFonts w:ascii="Times New Roman" w:hAnsi="Times New Roman" w:cs="Times New Roman"/>
            <w:sz w:val="24"/>
            <w:szCs w:val="24"/>
          </w:rPr>
          <w:delText xml:space="preserve"> samples). This ensure</w:delText>
        </w:r>
        <w:r w:rsidR="00A04449" w:rsidDel="00443385">
          <w:rPr>
            <w:rFonts w:ascii="Times New Roman" w:hAnsi="Times New Roman" w:cs="Times New Roman"/>
            <w:sz w:val="24"/>
            <w:szCs w:val="24"/>
          </w:rPr>
          <w:delText>d</w:delText>
        </w:r>
        <w:r w:rsidDel="00443385">
          <w:rPr>
            <w:rFonts w:ascii="Times New Roman" w:hAnsi="Times New Roman" w:cs="Times New Roman"/>
            <w:sz w:val="24"/>
            <w:szCs w:val="24"/>
          </w:rPr>
          <w:delText xml:space="preserve"> that the validation data was randomly selected from the full dataset for each fold and repetition. </w:delText>
        </w:r>
      </w:del>
      <w:ins w:id="80" w:author="Acaru, Silviu" w:date="2026-03-12T21:28:00Z" w16du:dateUtc="2026-03-12T20:28:00Z">
        <w:r w:rsidR="00443385">
          <w:rPr>
            <w:rFonts w:ascii="Times New Roman" w:hAnsi="Times New Roman" w:cs="Times New Roman"/>
            <w:sz w:val="24"/>
            <w:szCs w:val="24"/>
          </w:rPr>
          <w:t>The stratified splitting process involved three sequential steps: (1) sorting all samples by the tar</w:t>
        </w:r>
      </w:ins>
      <w:ins w:id="81" w:author="Acaru, Silviu" w:date="2026-03-12T21:29:00Z" w16du:dateUtc="2026-03-12T20:29:00Z">
        <w:r w:rsidR="00443385">
          <w:rPr>
            <w:rFonts w:ascii="Times New Roman" w:hAnsi="Times New Roman" w:cs="Times New Roman"/>
            <w:sz w:val="24"/>
            <w:szCs w:val="24"/>
          </w:rPr>
          <w:t>get variable (</w:t>
        </w:r>
        <w:proofErr w:type="spellStart"/>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proofErr w:type="spellEnd"/>
        <w:r w:rsidR="00443385">
          <w:rPr>
            <w:rFonts w:ascii="Times New Roman" w:hAnsi="Times New Roman" w:cs="Times New Roman"/>
            <w:sz w:val="24"/>
            <w:szCs w:val="24"/>
          </w:rPr>
          <w:t>) in ascending order, (2) applying systematic sampling to select 16 validation samples evenly distributed across the sorted range , and (3) applying systematic sa</w:t>
        </w:r>
      </w:ins>
      <w:ins w:id="82" w:author="Acaru, Silviu" w:date="2026-03-12T21:30:00Z" w16du:dateUtc="2026-03-12T20:30:00Z">
        <w:r w:rsidR="00443385">
          <w:rPr>
            <w:rFonts w:ascii="Times New Roman" w:hAnsi="Times New Roman" w:cs="Times New Roman"/>
            <w:sz w:val="24"/>
            <w:szCs w:val="24"/>
          </w:rPr>
          <w:t xml:space="preserve">mpling again to the remaining samples to select 16 samples, with all remaining samples (104) allocated to the training set. This systematic approach ensured that low, medium, and high </w:t>
        </w:r>
        <w:proofErr w:type="spellStart"/>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ins>
      <w:proofErr w:type="spellEnd"/>
      <w:ins w:id="83" w:author="Acaru, Silviu" w:date="2026-03-12T21:31:00Z" w16du:dateUtc="2026-03-12T20:31:00Z">
        <w:r w:rsidR="00443385">
          <w:rPr>
            <w:rFonts w:ascii="Times New Roman" w:hAnsi="Times New Roman" w:cs="Times New Roman"/>
            <w:sz w:val="24"/>
            <w:szCs w:val="24"/>
          </w:rPr>
          <w:t xml:space="preserve"> values were proportionally represented in all three data partitions, thereby preventing the bias that could arise from random sampling with small validation and test sets</w:t>
        </w:r>
      </w:ins>
      <w:ins w:id="84" w:author="Acaru, Silviu" w:date="2026-03-15T22:19:00Z" w16du:dateUtc="2026-03-15T21:19:00Z">
        <w:r w:rsidR="004D3DB9">
          <w:rPr>
            <w:rFonts w:ascii="Times New Roman" w:hAnsi="Times New Roman" w:cs="Times New Roman"/>
            <w:sz w:val="24"/>
            <w:szCs w:val="24"/>
          </w:rPr>
          <w:t xml:space="preserve"> (see Figure S 4 in Supporting information for stratified statistics)</w:t>
        </w:r>
      </w:ins>
      <w:ins w:id="85" w:author="Acaru, Silviu" w:date="2026-03-12T21:31:00Z" w16du:dateUtc="2026-03-12T20:31:00Z">
        <w:r w:rsidR="00443385">
          <w:rPr>
            <w:rFonts w:ascii="Times New Roman" w:hAnsi="Times New Roman" w:cs="Times New Roman"/>
            <w:sz w:val="24"/>
            <w:szCs w:val="24"/>
          </w:rPr>
          <w:t xml:space="preserve">. A </w:t>
        </w:r>
      </w:ins>
      <w:ins w:id="86" w:author="Acaru, Silviu" w:date="2026-03-15T19:53:00Z" w16du:dateUtc="2026-03-15T18:53:00Z">
        <w:r w:rsidR="005A03D0">
          <w:rPr>
            <w:rFonts w:ascii="Times New Roman" w:hAnsi="Times New Roman" w:cs="Times New Roman"/>
            <w:sz w:val="24"/>
            <w:szCs w:val="24"/>
          </w:rPr>
          <w:t>consistent</w:t>
        </w:r>
      </w:ins>
      <w:ins w:id="87" w:author="Acaru, Silviu" w:date="2026-03-12T21:31:00Z" w16du:dateUtc="2026-03-12T20:31:00Z">
        <w:r w:rsidR="00443385">
          <w:rPr>
            <w:rFonts w:ascii="Times New Roman" w:hAnsi="Times New Roman" w:cs="Times New Roman"/>
            <w:sz w:val="24"/>
            <w:szCs w:val="24"/>
          </w:rPr>
          <w:t xml:space="preserve"> random seed was used to guarantee reproducibility and enable fair comparison across different feature combinations </w:t>
        </w:r>
      </w:ins>
      <w:ins w:id="88" w:author="Acaru, Silviu" w:date="2026-03-12T21:32:00Z" w16du:dateUtc="2026-03-12T20:32:00Z">
        <w:r w:rsidR="00443385">
          <w:rPr>
            <w:rFonts w:ascii="Times New Roman" w:hAnsi="Times New Roman" w:cs="Times New Roman"/>
            <w:sz w:val="24"/>
            <w:szCs w:val="24"/>
          </w:rPr>
          <w:t xml:space="preserve">and model configurations. </w:t>
        </w:r>
      </w:ins>
    </w:p>
    <w:p w14:paraId="1177FE4E" w14:textId="2808367C" w:rsidR="009C7298" w:rsidRDefault="00C93F2B" w:rsidP="00443385">
      <w:pPr>
        <w:spacing w:line="240" w:lineRule="auto"/>
        <w:jc w:val="both"/>
        <w:rPr>
          <w:rFonts w:ascii="Times New Roman" w:hAnsi="Times New Roman" w:cs="Times New Roman"/>
          <w:sz w:val="24"/>
          <w:szCs w:val="24"/>
        </w:rPr>
      </w:pPr>
      <w:r>
        <w:rPr>
          <w:rFonts w:ascii="Times New Roman" w:hAnsi="Times New Roman" w:cs="Times New Roman"/>
          <w:sz w:val="24"/>
          <w:szCs w:val="24"/>
        </w:rPr>
        <w:t>Then, f</w:t>
      </w:r>
      <w:r w:rsidR="00F87AD0" w:rsidRPr="00F87AD0">
        <w:rPr>
          <w:rFonts w:ascii="Times New Roman" w:hAnsi="Times New Roman" w:cs="Times New Roman"/>
          <w:sz w:val="24"/>
          <w:szCs w:val="24"/>
        </w:rPr>
        <w:t xml:space="preserve">or each fold, we trained a </w:t>
      </w:r>
      <w:r w:rsidR="0044619A">
        <w:rPr>
          <w:rFonts w:ascii="Times New Roman" w:hAnsi="Times New Roman" w:cs="Times New Roman"/>
          <w:sz w:val="24"/>
          <w:szCs w:val="24"/>
        </w:rPr>
        <w:t>variety</w:t>
      </w:r>
      <w:r w:rsidR="00F87AD0" w:rsidRPr="00F87AD0">
        <w:rPr>
          <w:rFonts w:ascii="Times New Roman" w:hAnsi="Times New Roman" w:cs="Times New Roman"/>
          <w:sz w:val="24"/>
          <w:szCs w:val="24"/>
        </w:rPr>
        <w:t xml:space="preserve"> of base models, </w:t>
      </w:r>
      <w:r w:rsidR="2B3B04C1" w:rsidRPr="00F87AD0">
        <w:rPr>
          <w:rFonts w:ascii="Times New Roman" w:hAnsi="Times New Roman" w:cs="Times New Roman"/>
          <w:sz w:val="24"/>
          <w:szCs w:val="24"/>
        </w:rPr>
        <w:t>(</w:t>
      </w:r>
      <w:r w:rsidR="2B3B04C1" w:rsidRPr="00E75E5F">
        <w:rPr>
          <w:rFonts w:ascii="Times New Roman" w:hAnsi="Times New Roman" w:cs="Times New Roman"/>
          <w:i/>
          <w:sz w:val="24"/>
          <w:szCs w:val="24"/>
        </w:rPr>
        <w:t>e.g.</w:t>
      </w:r>
      <w:r w:rsidR="2B3B04C1" w:rsidRPr="00F87AD0">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GBR, </w:t>
      </w:r>
      <w:r w:rsidR="00170672">
        <w:rPr>
          <w:rFonts w:ascii="Times New Roman" w:hAnsi="Times New Roman" w:cs="Times New Roman"/>
          <w:sz w:val="24"/>
          <w:szCs w:val="24"/>
        </w:rPr>
        <w:t>RF</w:t>
      </w:r>
      <w:r w:rsidR="00F87AD0" w:rsidRPr="00F87AD0">
        <w:rPr>
          <w:rFonts w:ascii="Times New Roman" w:hAnsi="Times New Roman" w:cs="Times New Roman"/>
          <w:sz w:val="24"/>
          <w:szCs w:val="24"/>
        </w:rPr>
        <w:t>, Support Vector Regr</w:t>
      </w:r>
      <w:r w:rsidR="00E75E5F">
        <w:rPr>
          <w:rFonts w:ascii="Times New Roman" w:hAnsi="Times New Roman" w:cs="Times New Roman"/>
          <w:sz w:val="24"/>
          <w:szCs w:val="24"/>
        </w:rPr>
        <w:t xml:space="preserve">essor (SVR), Lasso, and </w:t>
      </w:r>
      <w:proofErr w:type="spellStart"/>
      <w:r w:rsidR="00E75E5F">
        <w:rPr>
          <w:rFonts w:ascii="Times New Roman" w:hAnsi="Times New Roman" w:cs="Times New Roman"/>
          <w:sz w:val="24"/>
          <w:szCs w:val="24"/>
        </w:rPr>
        <w:t>Elastic</w:t>
      </w:r>
      <w:r w:rsidR="00F87AD0" w:rsidRPr="00F87AD0">
        <w:rPr>
          <w:rFonts w:ascii="Times New Roman" w:hAnsi="Times New Roman" w:cs="Times New Roman"/>
          <w:sz w:val="24"/>
          <w:szCs w:val="24"/>
        </w:rPr>
        <w:t>Net</w:t>
      </w:r>
      <w:proofErr w:type="spellEnd"/>
      <w:r w:rsidR="00F87AD0" w:rsidRPr="00F87AD0">
        <w:rPr>
          <w:rFonts w:ascii="Times New Roman" w:hAnsi="Times New Roman" w:cs="Times New Roman"/>
          <w:sz w:val="24"/>
          <w:szCs w:val="24"/>
        </w:rPr>
        <w:t xml:space="preserve"> algorithms</w:t>
      </w:r>
      <w:r w:rsidR="14E87219" w:rsidRPr="00F87AD0">
        <w:rPr>
          <w:rFonts w:ascii="Times New Roman" w:hAnsi="Times New Roman" w:cs="Times New Roman"/>
          <w:sz w:val="24"/>
          <w:szCs w:val="24"/>
        </w:rPr>
        <w:t>)</w:t>
      </w:r>
      <w:r w:rsidR="003C2282">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Each algorithm underwent hyperparameter optimization using </w:t>
      </w:r>
      <w:proofErr w:type="spellStart"/>
      <w:r w:rsidR="00F87AD0" w:rsidRPr="00F87AD0">
        <w:rPr>
          <w:rFonts w:ascii="Times New Roman" w:hAnsi="Times New Roman" w:cs="Times New Roman"/>
          <w:sz w:val="24"/>
          <w:szCs w:val="24"/>
        </w:rPr>
        <w:t>GridSearchCV</w:t>
      </w:r>
      <w:proofErr w:type="spellEnd"/>
      <w:r w:rsidR="00F87AD0" w:rsidRPr="00F87AD0">
        <w:rPr>
          <w:rFonts w:ascii="Times New Roman" w:hAnsi="Times New Roman" w:cs="Times New Roman"/>
          <w:sz w:val="24"/>
          <w:szCs w:val="24"/>
        </w:rPr>
        <w:t xml:space="preserve"> with predefined parameter grids (</w:t>
      </w:r>
      <w:r w:rsidR="00F87AD0">
        <w:rPr>
          <w:rFonts w:ascii="Times New Roman" w:hAnsi="Times New Roman" w:cs="Times New Roman"/>
          <w:sz w:val="24"/>
          <w:szCs w:val="24"/>
        </w:rPr>
        <w:t xml:space="preserve">see </w:t>
      </w:r>
      <w:r w:rsidR="00F2535D">
        <w:rPr>
          <w:rFonts w:ascii="Times New Roman" w:hAnsi="Times New Roman" w:cs="Times New Roman"/>
          <w:sz w:val="24"/>
          <w:szCs w:val="24"/>
        </w:rPr>
        <w:t>Table S2</w:t>
      </w:r>
      <w:r w:rsidR="00F87AD0">
        <w:rPr>
          <w:rFonts w:ascii="Times New Roman" w:hAnsi="Times New Roman" w:cs="Times New Roman"/>
          <w:sz w:val="24"/>
          <w:szCs w:val="24"/>
        </w:rPr>
        <w:t xml:space="preserve"> in </w:t>
      </w:r>
      <w:r w:rsidR="00F2535D">
        <w:rPr>
          <w:rFonts w:ascii="Times New Roman" w:hAnsi="Times New Roman" w:cs="Times New Roman"/>
          <w:sz w:val="24"/>
          <w:szCs w:val="24"/>
        </w:rPr>
        <w:t>Supporting Information</w:t>
      </w:r>
      <w:r w:rsidR="00F94DF8">
        <w:rPr>
          <w:rFonts w:ascii="Times New Roman" w:hAnsi="Times New Roman" w:cs="Times New Roman"/>
          <w:sz w:val="24"/>
          <w:szCs w:val="24"/>
        </w:rPr>
        <w:t xml:space="preserve">). </w:t>
      </w:r>
      <w:ins w:id="89" w:author="Acaru, Silviu" w:date="2026-03-12T21:32:00Z" w16du:dateUtc="2026-03-12T20:32:00Z">
        <w:r w:rsidR="00443385">
          <w:rPr>
            <w:rFonts w:ascii="Times New Roman" w:hAnsi="Times New Roman" w:cs="Times New Roman"/>
            <w:sz w:val="24"/>
            <w:szCs w:val="24"/>
          </w:rPr>
          <w:t>To leverage the fixed validation set for hyperparameters sel</w:t>
        </w:r>
      </w:ins>
      <w:ins w:id="90" w:author="Acaru, Silviu" w:date="2026-03-12T21:34:00Z" w16du:dateUtc="2026-03-12T20:34:00Z">
        <w:r w:rsidR="00443385">
          <w:rPr>
            <w:rFonts w:ascii="Times New Roman" w:hAnsi="Times New Roman" w:cs="Times New Roman"/>
            <w:sz w:val="24"/>
            <w:szCs w:val="24"/>
          </w:rPr>
          <w:t>e</w:t>
        </w:r>
      </w:ins>
      <w:ins w:id="91" w:author="Acaru, Silviu" w:date="2026-03-12T21:32:00Z" w16du:dateUtc="2026-03-12T20:32:00Z">
        <w:r w:rsidR="00443385">
          <w:rPr>
            <w:rFonts w:ascii="Times New Roman" w:hAnsi="Times New Roman" w:cs="Times New Roman"/>
            <w:sz w:val="24"/>
            <w:szCs w:val="24"/>
          </w:rPr>
          <w:t xml:space="preserve">ction while maintaining proper data separation, the training and validation sets </w:t>
        </w:r>
      </w:ins>
      <w:ins w:id="92" w:author="Acaru, Silviu" w:date="2026-03-12T21:33:00Z" w16du:dateUtc="2026-03-12T20:33:00Z">
        <w:r w:rsidR="00443385">
          <w:rPr>
            <w:rFonts w:ascii="Times New Roman" w:hAnsi="Times New Roman" w:cs="Times New Roman"/>
            <w:sz w:val="24"/>
            <w:szCs w:val="24"/>
          </w:rPr>
          <w:t xml:space="preserve">were temporarily combined for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xml:space="preserve">, with a custom cross-validation split that designated training samples as the training fold and the validation samples as the validation fold. This ensured that </w:t>
        </w:r>
      </w:ins>
      <w:ins w:id="93" w:author="Acaru, Silviu" w:date="2026-03-15T19:53:00Z" w16du:dateUtc="2026-03-15T18:53:00Z">
        <w:r w:rsidR="005A03D0">
          <w:rPr>
            <w:rFonts w:ascii="Times New Roman" w:hAnsi="Times New Roman" w:cs="Times New Roman"/>
            <w:sz w:val="24"/>
            <w:szCs w:val="24"/>
          </w:rPr>
          <w:t>hyperparameter</w:t>
        </w:r>
      </w:ins>
      <w:ins w:id="94" w:author="Acaru, Silviu" w:date="2026-03-12T21:33:00Z" w16du:dateUtc="2026-03-12T20:33:00Z">
        <w:r w:rsidR="00443385">
          <w:rPr>
            <w:rFonts w:ascii="Times New Roman" w:hAnsi="Times New Roman" w:cs="Times New Roman"/>
            <w:sz w:val="24"/>
            <w:szCs w:val="24"/>
          </w:rPr>
          <w:t xml:space="preserve"> sel</w:t>
        </w:r>
      </w:ins>
      <w:ins w:id="95" w:author="Acaru, Silviu" w:date="2026-03-12T21:34:00Z" w16du:dateUtc="2026-03-12T20:34:00Z">
        <w:r w:rsidR="00443385">
          <w:rPr>
            <w:rFonts w:ascii="Times New Roman" w:hAnsi="Times New Roman" w:cs="Times New Roman"/>
            <w:sz w:val="24"/>
            <w:szCs w:val="24"/>
          </w:rPr>
          <w:t>e</w:t>
        </w:r>
      </w:ins>
      <w:ins w:id="96" w:author="Acaru, Silviu" w:date="2026-03-12T21:33:00Z" w16du:dateUtc="2026-03-12T20:33:00Z">
        <w:r w:rsidR="00443385">
          <w:rPr>
            <w:rFonts w:ascii="Times New Roman" w:hAnsi="Times New Roman" w:cs="Times New Roman"/>
            <w:sz w:val="24"/>
            <w:szCs w:val="24"/>
          </w:rPr>
          <w:t xml:space="preserve">ction was based on performance of the fixed validation set. After identifying </w:t>
        </w:r>
      </w:ins>
      <w:ins w:id="97" w:author="Acaru, Silviu" w:date="2026-03-12T21:34:00Z" w16du:dateUtc="2026-03-12T20:34:00Z">
        <w:r w:rsidR="00443385">
          <w:rPr>
            <w:rFonts w:ascii="Times New Roman" w:hAnsi="Times New Roman" w:cs="Times New Roman"/>
            <w:sz w:val="24"/>
            <w:szCs w:val="24"/>
          </w:rPr>
          <w:t xml:space="preserve">the optimal </w:t>
        </w:r>
        <w:r w:rsidR="00443385">
          <w:rPr>
            <w:rFonts w:ascii="Times New Roman" w:hAnsi="Times New Roman" w:cs="Times New Roman"/>
            <w:sz w:val="24"/>
            <w:szCs w:val="24"/>
          </w:rPr>
          <w:lastRenderedPageBreak/>
          <w:t xml:space="preserve">hyperparameters, each base model was retrained exclusively on the training set to prevent data leakage. </w:t>
        </w:r>
      </w:ins>
      <w:ins w:id="98" w:author="Acaru, Silviu" w:date="2026-03-12T21:35:00Z" w16du:dateUtc="2026-03-12T20:35:00Z">
        <w:r w:rsidR="00443385">
          <w:rPr>
            <w:rFonts w:ascii="Times New Roman" w:hAnsi="Times New Roman" w:cs="Times New Roman"/>
            <w:sz w:val="24"/>
            <w:szCs w:val="24"/>
          </w:rPr>
          <w:t>For</w:t>
        </w:r>
      </w:ins>
      <w:del w:id="99" w:author="Acaru, Silviu" w:date="2026-03-12T21:35:00Z" w16du:dateUtc="2026-03-12T20:35:00Z">
        <w:r w:rsidR="00AF70AC" w:rsidDel="00443385">
          <w:rPr>
            <w:rFonts w:ascii="Times New Roman" w:hAnsi="Times New Roman" w:cs="Times New Roman"/>
            <w:sz w:val="24"/>
            <w:szCs w:val="24"/>
          </w:rPr>
          <w:delText>Additionally</w:delText>
        </w:r>
        <w:r w:rsidR="005F0CD3" w:rsidDel="00443385">
          <w:rPr>
            <w:rFonts w:ascii="Times New Roman" w:hAnsi="Times New Roman" w:cs="Times New Roman"/>
            <w:sz w:val="24"/>
            <w:szCs w:val="24"/>
          </w:rPr>
          <w:delText>, f</w:delText>
        </w:r>
        <w:r w:rsidR="00F87AD0" w:rsidRPr="011A7C3E" w:rsidDel="00443385">
          <w:rPr>
            <w:rFonts w:ascii="Times New Roman" w:hAnsi="Times New Roman" w:cs="Times New Roman"/>
            <w:sz w:val="24"/>
            <w:szCs w:val="24"/>
          </w:rPr>
          <w:delText>or</w:delText>
        </w:r>
      </w:del>
      <w:r w:rsidR="00F87AD0" w:rsidRPr="011A7C3E">
        <w:rPr>
          <w:rFonts w:ascii="Times New Roman" w:hAnsi="Times New Roman" w:cs="Times New Roman"/>
          <w:sz w:val="24"/>
          <w:szCs w:val="24"/>
        </w:rPr>
        <w:t xml:space="preserve"> the tree-based models</w:t>
      </w:r>
      <w:r w:rsidR="003C2282">
        <w:rPr>
          <w:rFonts w:ascii="Times New Roman" w:hAnsi="Times New Roman" w:cs="Times New Roman"/>
          <w:sz w:val="24"/>
          <w:szCs w:val="24"/>
        </w:rPr>
        <w:t xml:space="preserve"> (GBR and RF), the number of base estimators was also tuned, testing values starting </w:t>
      </w:r>
      <w:r w:rsidR="00F87AD0" w:rsidRPr="011A7C3E">
        <w:rPr>
          <w:rFonts w:ascii="Times New Roman" w:hAnsi="Times New Roman" w:cs="Times New Roman"/>
          <w:sz w:val="24"/>
          <w:szCs w:val="24"/>
        </w:rPr>
        <w:t xml:space="preserve">from 1, 10, 50, 100, and then incrementing by 100 up to 1000, </w:t>
      </w:r>
      <w:r w:rsidR="00A04449">
        <w:rPr>
          <w:rFonts w:ascii="Times New Roman" w:hAnsi="Times New Roman" w:cs="Times New Roman"/>
          <w:sz w:val="24"/>
          <w:szCs w:val="24"/>
        </w:rPr>
        <w:t>to determine the optimal number of estimators</w:t>
      </w:r>
      <w:r w:rsidR="00F87AD0" w:rsidRPr="011A7C3E">
        <w:rPr>
          <w:rFonts w:ascii="Times New Roman" w:hAnsi="Times New Roman" w:cs="Times New Roman"/>
          <w:sz w:val="24"/>
          <w:szCs w:val="24"/>
        </w:rPr>
        <w:t>.</w:t>
      </w:r>
      <w:r w:rsidR="00F722A3">
        <w:rPr>
          <w:rFonts w:ascii="Times New Roman" w:hAnsi="Times New Roman" w:cs="Times New Roman"/>
          <w:sz w:val="24"/>
          <w:szCs w:val="24"/>
        </w:rPr>
        <w:t xml:space="preserve"> </w:t>
      </w:r>
      <w:ins w:id="100" w:author="Acaru, Silviu" w:date="2026-03-12T21:36:00Z" w16du:dateUtc="2026-03-12T20:36:00Z">
        <w:r w:rsidR="00443385">
          <w:rPr>
            <w:rFonts w:ascii="Times New Roman" w:hAnsi="Times New Roman" w:cs="Times New Roman"/>
            <w:sz w:val="24"/>
            <w:szCs w:val="24"/>
          </w:rPr>
          <w:t xml:space="preserve">The remaining hyperparameters (e.g., learning rate, max depth, regularization strength) were tuned via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The trained base models then generated predictions on all three data partitions (training, validation, and te</w:t>
        </w:r>
      </w:ins>
      <w:ins w:id="101" w:author="Acaru, Silviu" w:date="2026-03-12T21:37:00Z" w16du:dateUtc="2026-03-12T20:37:00Z">
        <w:r w:rsidR="00443385">
          <w:rPr>
            <w:rFonts w:ascii="Times New Roman" w:hAnsi="Times New Roman" w:cs="Times New Roman"/>
            <w:sz w:val="24"/>
            <w:szCs w:val="24"/>
          </w:rPr>
          <w:t xml:space="preserve">st sets), creating the meta features for the second layer of the ensemble. All five base models were used to construct the ensemble. </w:t>
        </w:r>
      </w:ins>
      <w:del w:id="102" w:author="Acaru, Silviu" w:date="2026-03-12T21:37:00Z" w16du:dateUtc="2026-03-12T20:37:00Z">
        <w:r w:rsidR="00AA59FC" w:rsidDel="00443385">
          <w:rPr>
            <w:rFonts w:ascii="Times New Roman" w:hAnsi="Times New Roman" w:cs="Times New Roman"/>
            <w:sz w:val="24"/>
            <w:szCs w:val="24"/>
          </w:rPr>
          <w:delText xml:space="preserve">Overall, taking into account both the individual algorithms and variations in base estimators, we assessed a total of 25 models. </w:delText>
        </w:r>
        <w:r w:rsidR="00A04449" w:rsidDel="00443385">
          <w:rPr>
            <w:rFonts w:ascii="Times New Roman" w:hAnsi="Times New Roman" w:cs="Times New Roman"/>
            <w:sz w:val="24"/>
            <w:szCs w:val="24"/>
          </w:rPr>
          <w:delText xml:space="preserve">The trained and tuned base models were used to make predictions on the validation set for each fold. The best base models (according to the lowest MAE) were selected to create the ensemble. These best base models were then used to generate predictions on the full dataset, capturing the full data distribution. These predictions served as the meta-features. </w:delText>
        </w:r>
      </w:del>
      <w:r w:rsidR="00A04449">
        <w:rPr>
          <w:rFonts w:ascii="Times New Roman" w:hAnsi="Times New Roman" w:cs="Times New Roman"/>
          <w:sz w:val="24"/>
          <w:szCs w:val="24"/>
        </w:rPr>
        <w:t>Therefore, t</w:t>
      </w:r>
      <w:r w:rsidR="0044619A" w:rsidRPr="0001616D">
        <w:rPr>
          <w:rFonts w:ascii="Times New Roman" w:hAnsi="Times New Roman" w:cs="Times New Roman"/>
          <w:sz w:val="24"/>
          <w:szCs w:val="24"/>
        </w:rPr>
        <w:t>he meta-feature matrix had rows corresponding to the number of data points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del w:id="103" w:author="Acaru, Silviu" w:date="2026-03-12T21:38:00Z" w16du:dateUtc="2026-03-12T20:38:00Z">
        <w:r w:rsidR="00985277" w:rsidDel="00443385">
          <w:rPr>
            <w:rFonts w:ascii="Times New Roman" w:hAnsi="Times New Roman" w:cs="Times New Roman"/>
            <w:sz w:val="24"/>
            <w:szCs w:val="24"/>
          </w:rPr>
          <w:delText>1</w:delText>
        </w:r>
        <w:r w:rsidR="00986282" w:rsidDel="00443385">
          <w:rPr>
            <w:rFonts w:ascii="Times New Roman" w:hAnsi="Times New Roman" w:cs="Times New Roman"/>
            <w:sz w:val="24"/>
            <w:szCs w:val="24"/>
          </w:rPr>
          <w:delText>36</w:delText>
        </w:r>
      </w:del>
      <w:ins w:id="104" w:author="Acaru, Silviu" w:date="2026-03-12T21:38:00Z" w16du:dateUtc="2026-03-12T20:38:00Z">
        <w:r w:rsidR="00443385">
          <w:rPr>
            <w:rFonts w:ascii="Times New Roman" w:hAnsi="Times New Roman" w:cs="Times New Roman"/>
            <w:sz w:val="24"/>
            <w:szCs w:val="24"/>
          </w:rPr>
          <w:t>104</w:t>
        </w:r>
      </w:ins>
      <w:r w:rsidR="00985277">
        <w:rPr>
          <w:rFonts w:ascii="Times New Roman" w:hAnsi="Times New Roman" w:cs="Times New Roman"/>
          <w:sz w:val="24"/>
          <w:szCs w:val="24"/>
        </w:rPr>
        <w:t>)</w:t>
      </w:r>
      <w:r w:rsidR="0044619A" w:rsidRPr="0001616D">
        <w:rPr>
          <w:rFonts w:ascii="Times New Roman" w:hAnsi="Times New Roman" w:cs="Times New Roman"/>
          <w:sz w:val="24"/>
          <w:szCs w:val="24"/>
        </w:rPr>
        <w:t xml:space="preserve"> and columns corresponding to the number of base models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5)</w:t>
      </w:r>
      <w:ins w:id="105" w:author="Acaru, Silviu" w:date="2026-03-12T21:38:00Z" w16du:dateUtc="2026-03-12T20:38:00Z">
        <w:r w:rsidR="00443385">
          <w:rPr>
            <w:rFonts w:ascii="Times New Roman" w:hAnsi="Times New Roman" w:cs="Times New Roman"/>
            <w:sz w:val="24"/>
            <w:szCs w:val="24"/>
          </w:rPr>
          <w:t xml:space="preserve">, while the validation and test </w:t>
        </w:r>
      </w:ins>
      <w:ins w:id="106" w:author="Acaru, Silviu" w:date="2026-03-15T20:39:00Z" w16du:dateUtc="2026-03-15T19:39:00Z">
        <w:r w:rsidR="00652049">
          <w:rPr>
            <w:rFonts w:ascii="Times New Roman" w:hAnsi="Times New Roman" w:cs="Times New Roman"/>
            <w:sz w:val="24"/>
            <w:szCs w:val="24"/>
          </w:rPr>
          <w:t>sets</w:t>
        </w:r>
      </w:ins>
      <w:ins w:id="107" w:author="Acaru, Silviu" w:date="2026-03-12T21:38:00Z" w16du:dateUtc="2026-03-12T20:38:00Z">
        <w:r w:rsidR="00443385">
          <w:rPr>
            <w:rFonts w:ascii="Times New Roman" w:hAnsi="Times New Roman" w:cs="Times New Roman"/>
            <w:sz w:val="24"/>
            <w:szCs w:val="24"/>
          </w:rPr>
          <w:t xml:space="preserve"> each produced (16 x 5) meta-feature matrices</w:t>
        </w:r>
      </w:ins>
      <w:r w:rsidR="0044619A" w:rsidRPr="0001616D">
        <w:rPr>
          <w:rFonts w:ascii="Times New Roman" w:hAnsi="Times New Roman" w:cs="Times New Roman"/>
          <w:sz w:val="24"/>
          <w:szCs w:val="24"/>
        </w:rPr>
        <w:t xml:space="preserve">. </w:t>
      </w:r>
    </w:p>
    <w:p w14:paraId="567F6BD3" w14:textId="26632737" w:rsidR="00C93F2B" w:rsidRDefault="00B14F38" w:rsidP="00903D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second section focused on the performance assessment of the meta-learner </w:t>
      </w:r>
      <w:del w:id="108" w:author="Acaru, Silviu" w:date="2026-03-12T21:39:00Z" w16du:dateUtc="2026-03-12T20:39:00Z">
        <w:r w:rsidDel="00903D17">
          <w:rPr>
            <w:rFonts w:ascii="Times New Roman" w:hAnsi="Times New Roman" w:cs="Times New Roman"/>
            <w:sz w:val="24"/>
            <w:szCs w:val="24"/>
          </w:rPr>
          <w:delText>using the meta-</w:delText>
        </w:r>
        <w:r w:rsidR="00C93F2B" w:rsidDel="00903D17">
          <w:rPr>
            <w:rFonts w:ascii="Times New Roman" w:hAnsi="Times New Roman" w:cs="Times New Roman"/>
            <w:sz w:val="24"/>
            <w:szCs w:val="24"/>
          </w:rPr>
          <w:delText>features and then</w:delText>
        </w:r>
        <w:r w:rsidR="00F94DF8" w:rsidDel="00903D17">
          <w:rPr>
            <w:rFonts w:ascii="Times New Roman" w:hAnsi="Times New Roman" w:cs="Times New Roman"/>
            <w:sz w:val="24"/>
            <w:szCs w:val="24"/>
          </w:rPr>
          <w:delText xml:space="preserve"> constructing the final model</w:delText>
        </w:r>
      </w:del>
      <w:ins w:id="109" w:author="Acaru, Silviu" w:date="2026-03-12T21:39:00Z" w16du:dateUtc="2026-03-12T20:39:00Z">
        <w:r w:rsidR="00903D17">
          <w:rPr>
            <w:rFonts w:ascii="Times New Roman" w:hAnsi="Times New Roman" w:cs="Times New Roman"/>
            <w:sz w:val="24"/>
            <w:szCs w:val="24"/>
          </w:rPr>
          <w:t>and the ensemble as a whole</w:t>
        </w:r>
      </w:ins>
      <w:r>
        <w:rPr>
          <w:rFonts w:ascii="Times New Roman" w:hAnsi="Times New Roman" w:cs="Times New Roman"/>
          <w:sz w:val="24"/>
          <w:szCs w:val="24"/>
        </w:rPr>
        <w:t xml:space="preserve">. </w:t>
      </w:r>
      <w:r w:rsidR="00F2535D">
        <w:rPr>
          <w:rFonts w:ascii="Times New Roman" w:hAnsi="Times New Roman" w:cs="Times New Roman"/>
          <w:sz w:val="24"/>
          <w:szCs w:val="24"/>
        </w:rPr>
        <w:t>The r</w:t>
      </w:r>
      <w:r w:rsidR="00A04449">
        <w:rPr>
          <w:rFonts w:ascii="Times New Roman" w:hAnsi="Times New Roman" w:cs="Times New Roman"/>
          <w:sz w:val="24"/>
          <w:szCs w:val="24"/>
        </w:rPr>
        <w:t xml:space="preserve">idge regression algorithm was used as </w:t>
      </w:r>
      <w:r w:rsidR="004709B0">
        <w:rPr>
          <w:rFonts w:ascii="Times New Roman" w:hAnsi="Times New Roman" w:cs="Times New Roman"/>
          <w:sz w:val="24"/>
          <w:szCs w:val="24"/>
        </w:rPr>
        <w:t>the</w:t>
      </w:r>
      <w:r w:rsidR="00A04449">
        <w:rPr>
          <w:rFonts w:ascii="Times New Roman" w:hAnsi="Times New Roman" w:cs="Times New Roman"/>
          <w:sz w:val="24"/>
          <w:szCs w:val="24"/>
        </w:rPr>
        <w:t xml:space="preserve"> meta-model.</w:t>
      </w:r>
      <w:ins w:id="110" w:author="Acaru, Silviu" w:date="2026-03-12T21:39:00Z" w16du:dateUtc="2026-03-12T20:39:00Z">
        <w:r w:rsidR="00903D17">
          <w:rPr>
            <w:rFonts w:ascii="Times New Roman" w:hAnsi="Times New Roman" w:cs="Times New Roman"/>
            <w:sz w:val="24"/>
            <w:szCs w:val="24"/>
          </w:rPr>
          <w:t xml:space="preserve"> The meta-model was trained on the training set meta-features and evaluated on both the </w:t>
        </w:r>
      </w:ins>
      <w:ins w:id="111" w:author="Acaru, Silviu" w:date="2026-03-12T21:40:00Z" w16du:dateUtc="2026-03-12T20:40:00Z">
        <w:r w:rsidR="00903D17">
          <w:rPr>
            <w:rFonts w:ascii="Times New Roman" w:hAnsi="Times New Roman" w:cs="Times New Roman"/>
            <w:sz w:val="24"/>
            <w:szCs w:val="24"/>
          </w:rPr>
          <w:t>validation and test set meta-features. Unlike the b</w:t>
        </w:r>
      </w:ins>
      <w:ins w:id="112" w:author="Acaru, Silviu" w:date="2026-03-15T19:53:00Z" w16du:dateUtc="2026-03-15T18:53:00Z">
        <w:r w:rsidR="005A03D0">
          <w:rPr>
            <w:rFonts w:ascii="Times New Roman" w:hAnsi="Times New Roman" w:cs="Times New Roman"/>
            <w:sz w:val="24"/>
            <w:szCs w:val="24"/>
          </w:rPr>
          <w:t>a</w:t>
        </w:r>
      </w:ins>
      <w:ins w:id="113" w:author="Acaru, Silviu" w:date="2026-03-12T21:40:00Z" w16du:dateUtc="2026-03-12T20:40:00Z">
        <w:r w:rsidR="00903D17">
          <w:rPr>
            <w:rFonts w:ascii="Times New Roman" w:hAnsi="Times New Roman" w:cs="Times New Roman"/>
            <w:sz w:val="24"/>
            <w:szCs w:val="24"/>
          </w:rPr>
          <w:t xml:space="preserve">se models, the meta-model did not undergo hyperparameter </w:t>
        </w:r>
      </w:ins>
      <w:ins w:id="114" w:author="Acaru, Silviu" w:date="2026-03-15T20:39:00Z" w16du:dateUtc="2026-03-15T19:39:00Z">
        <w:r w:rsidR="00652049">
          <w:rPr>
            <w:rFonts w:ascii="Times New Roman" w:hAnsi="Times New Roman" w:cs="Times New Roman"/>
            <w:sz w:val="24"/>
            <w:szCs w:val="24"/>
          </w:rPr>
          <w:t>tuning</w:t>
        </w:r>
      </w:ins>
      <w:ins w:id="115" w:author="Acaru, Silviu" w:date="2026-03-12T21:40:00Z" w16du:dateUtc="2026-03-12T20:40:00Z">
        <w:r w:rsidR="00903D17">
          <w:rPr>
            <w:rFonts w:ascii="Times New Roman" w:hAnsi="Times New Roman" w:cs="Times New Roman"/>
            <w:sz w:val="24"/>
            <w:szCs w:val="24"/>
          </w:rPr>
          <w:t xml:space="preserve">; </w:t>
        </w:r>
      </w:ins>
      <w:ins w:id="116" w:author="Acaru, Silviu" w:date="2026-03-15T20:39:00Z" w16du:dateUtc="2026-03-15T19:39:00Z">
        <w:r w:rsidR="00652049">
          <w:rPr>
            <w:rFonts w:ascii="Times New Roman" w:hAnsi="Times New Roman" w:cs="Times New Roman"/>
            <w:sz w:val="24"/>
            <w:szCs w:val="24"/>
          </w:rPr>
          <w:t>instead,</w:t>
        </w:r>
      </w:ins>
      <w:ins w:id="117" w:author="Acaru, Silviu" w:date="2026-03-12T21:40:00Z" w16du:dateUtc="2026-03-12T20:40:00Z">
        <w:r w:rsidR="00903D17">
          <w:rPr>
            <w:rFonts w:ascii="Times New Roman" w:hAnsi="Times New Roman" w:cs="Times New Roman"/>
            <w:sz w:val="24"/>
            <w:szCs w:val="24"/>
          </w:rPr>
          <w:t xml:space="preserve"> it was trained with default Ridge regression parameters. </w:t>
        </w:r>
      </w:ins>
      <w:r w:rsidR="00A04449">
        <w:rPr>
          <w:rFonts w:ascii="Times New Roman" w:hAnsi="Times New Roman" w:cs="Times New Roman"/>
          <w:sz w:val="24"/>
          <w:szCs w:val="24"/>
        </w:rPr>
        <w:t xml:space="preserve"> </w:t>
      </w:r>
      <w:del w:id="118" w:author="Acaru, Silviu" w:date="2026-03-12T21:40:00Z" w16du:dateUtc="2026-03-12T20:40:00Z">
        <w:r w:rsidR="007D6673" w:rsidDel="00903D17">
          <w:rPr>
            <w:rFonts w:ascii="Times New Roman" w:hAnsi="Times New Roman" w:cs="Times New Roman"/>
            <w:sz w:val="24"/>
            <w:szCs w:val="24"/>
          </w:rPr>
          <w:delText>We used the same RepeatedKfold cross-validation approach to split the meta-feature dataset into train and validation</w:delText>
        </w:r>
        <w:r w:rsidR="00166134" w:rsidDel="00903D17">
          <w:rPr>
            <w:rFonts w:ascii="Times New Roman" w:hAnsi="Times New Roman" w:cs="Times New Roman"/>
            <w:sz w:val="24"/>
            <w:szCs w:val="24"/>
          </w:rPr>
          <w:delText xml:space="preserve">. Unlike the base estimators where we </w:delText>
        </w:r>
        <w:r w:rsidR="00F94DF8" w:rsidDel="00903D17">
          <w:rPr>
            <w:rFonts w:ascii="Times New Roman" w:hAnsi="Times New Roman" w:cs="Times New Roman"/>
            <w:sz w:val="24"/>
            <w:szCs w:val="24"/>
          </w:rPr>
          <w:delText xml:space="preserve">also </w:delText>
        </w:r>
        <w:r w:rsidR="00166134" w:rsidDel="00903D17">
          <w:rPr>
            <w:rFonts w:ascii="Times New Roman" w:hAnsi="Times New Roman" w:cs="Times New Roman"/>
            <w:sz w:val="24"/>
            <w:szCs w:val="24"/>
          </w:rPr>
          <w:delText xml:space="preserve">used the cross-validation </w:delText>
        </w:r>
        <w:r w:rsidR="00986282" w:rsidDel="00903D17">
          <w:rPr>
            <w:rFonts w:ascii="Times New Roman" w:hAnsi="Times New Roman" w:cs="Times New Roman"/>
            <w:sz w:val="24"/>
            <w:szCs w:val="24"/>
          </w:rPr>
          <w:delText>to do the hyperparameter tuning,</w:delText>
        </w:r>
        <w:r w:rsidR="00166134" w:rsidDel="00903D17">
          <w:rPr>
            <w:rFonts w:ascii="Times New Roman" w:hAnsi="Times New Roman" w:cs="Times New Roman"/>
            <w:sz w:val="24"/>
            <w:szCs w:val="24"/>
          </w:rPr>
          <w:delText xml:space="preserve"> in this section, we only used it</w:delText>
        </w:r>
        <w:r w:rsidR="007D6673" w:rsidDel="00903D17">
          <w:rPr>
            <w:rFonts w:ascii="Times New Roman" w:hAnsi="Times New Roman" w:cs="Times New Roman"/>
            <w:sz w:val="24"/>
            <w:szCs w:val="24"/>
          </w:rPr>
          <w:delText xml:space="preserve"> to evaluate the performance of the ensemble model. </w:delText>
        </w:r>
      </w:del>
    </w:p>
    <w:p w14:paraId="73CB1A85" w14:textId="0149BCFE" w:rsidR="00F94DF8"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I</w:t>
      </w:r>
      <w:r w:rsidR="007D6673">
        <w:rPr>
          <w:rFonts w:ascii="Times New Roman" w:hAnsi="Times New Roman" w:cs="Times New Roman"/>
          <w:sz w:val="24"/>
          <w:szCs w:val="24"/>
        </w:rPr>
        <w:t xml:space="preserve">n both instances, the base models and the meta-model </w:t>
      </w:r>
      <w:r w:rsidR="00166134">
        <w:rPr>
          <w:rFonts w:ascii="Times New Roman" w:hAnsi="Times New Roman" w:cs="Times New Roman"/>
          <w:sz w:val="24"/>
          <w:szCs w:val="24"/>
        </w:rPr>
        <w:t>were</w:t>
      </w:r>
      <w:r w:rsidR="007D6673">
        <w:rPr>
          <w:rFonts w:ascii="Times New Roman" w:hAnsi="Times New Roman" w:cs="Times New Roman"/>
          <w:sz w:val="24"/>
          <w:szCs w:val="24"/>
        </w:rPr>
        <w:t xml:space="preserve"> monitored </w:t>
      </w:r>
      <w:r w:rsidR="00166134">
        <w:rPr>
          <w:rFonts w:ascii="Times New Roman" w:hAnsi="Times New Roman" w:cs="Times New Roman"/>
          <w:sz w:val="24"/>
          <w:szCs w:val="24"/>
        </w:rPr>
        <w:t>with regards to the</w:t>
      </w:r>
      <w:r w:rsidR="007D6673" w:rsidRPr="00F87AD0">
        <w:rPr>
          <w:rFonts w:ascii="Times New Roman" w:hAnsi="Times New Roman" w:cs="Times New Roman"/>
          <w:sz w:val="24"/>
          <w:szCs w:val="24"/>
        </w:rPr>
        <w:t xml:space="preserve"> metrics defined in section </w:t>
      </w:r>
      <w:r w:rsidR="007D6673">
        <w:rPr>
          <w:rFonts w:ascii="Times New Roman" w:hAnsi="Times New Roman" w:cs="Times New Roman"/>
          <w:sz w:val="24"/>
          <w:szCs w:val="24"/>
        </w:rPr>
        <w:fldChar w:fldCharType="begin"/>
      </w:r>
      <w:r w:rsidR="007D6673">
        <w:rPr>
          <w:rFonts w:ascii="Times New Roman" w:hAnsi="Times New Roman" w:cs="Times New Roman"/>
          <w:sz w:val="24"/>
          <w:szCs w:val="24"/>
        </w:rPr>
        <w:instrText xml:space="preserve"> REF _Ref177040919 \r \h </w:instrText>
      </w:r>
      <w:r w:rsidR="007D6673">
        <w:rPr>
          <w:rFonts w:ascii="Times New Roman" w:hAnsi="Times New Roman" w:cs="Times New Roman"/>
          <w:sz w:val="24"/>
          <w:szCs w:val="24"/>
        </w:rPr>
      </w:r>
      <w:r w:rsidR="007D6673">
        <w:rPr>
          <w:rFonts w:ascii="Times New Roman" w:hAnsi="Times New Roman" w:cs="Times New Roman"/>
          <w:sz w:val="24"/>
          <w:szCs w:val="24"/>
        </w:rPr>
        <w:fldChar w:fldCharType="separate"/>
      </w:r>
      <w:r w:rsidR="00F2535D">
        <w:rPr>
          <w:rFonts w:ascii="Times New Roman" w:hAnsi="Times New Roman" w:cs="Times New Roman"/>
          <w:sz w:val="24"/>
          <w:szCs w:val="24"/>
        </w:rPr>
        <w:t>2.2.5</w:t>
      </w:r>
      <w:r w:rsidR="007D6673">
        <w:rPr>
          <w:rFonts w:ascii="Times New Roman" w:hAnsi="Times New Roman" w:cs="Times New Roman"/>
          <w:sz w:val="24"/>
          <w:szCs w:val="24"/>
        </w:rPr>
        <w:fldChar w:fldCharType="end"/>
      </w:r>
      <w:r w:rsidR="007D6673" w:rsidRPr="00F87AD0">
        <w:rPr>
          <w:rFonts w:ascii="Times New Roman" w:hAnsi="Times New Roman" w:cs="Times New Roman"/>
          <w:sz w:val="24"/>
          <w:szCs w:val="24"/>
        </w:rPr>
        <w:t xml:space="preserve">. </w:t>
      </w:r>
      <w:del w:id="119" w:author="Acaru, Silviu" w:date="2026-03-12T21:41:00Z" w16du:dateUtc="2026-03-12T20:41:00Z">
        <w:r w:rsidR="00B14F38" w:rsidDel="00903D17">
          <w:rPr>
            <w:rFonts w:ascii="Times New Roman" w:hAnsi="Times New Roman" w:cs="Times New Roman"/>
            <w:sz w:val="24"/>
            <w:szCs w:val="24"/>
          </w:rPr>
          <w:delText>W</w:delText>
        </w:r>
        <w:r w:rsidR="007D6673" w:rsidDel="00903D17">
          <w:rPr>
            <w:rFonts w:ascii="Times New Roman" w:hAnsi="Times New Roman" w:cs="Times New Roman"/>
            <w:sz w:val="24"/>
            <w:szCs w:val="24"/>
          </w:rPr>
          <w:delText>e calculated the mean</w:delText>
        </w:r>
        <w:r w:rsidR="00166134" w:rsidDel="00903D17">
          <w:rPr>
            <w:rFonts w:ascii="Times New Roman" w:hAnsi="Times New Roman" w:cs="Times New Roman"/>
            <w:sz w:val="24"/>
            <w:szCs w:val="24"/>
          </w:rPr>
          <w:delText xml:space="preserve"> of the</w:delText>
        </w:r>
        <w:r w:rsidR="007D6673" w:rsidDel="00903D17">
          <w:rPr>
            <w:rFonts w:ascii="Times New Roman" w:hAnsi="Times New Roman" w:cs="Times New Roman"/>
            <w:sz w:val="24"/>
            <w:szCs w:val="24"/>
          </w:rPr>
          <w:delText xml:space="preserve"> </w:delText>
        </w:r>
        <w:r w:rsidR="00166134" w:rsidDel="00903D17">
          <w:rPr>
            <w:rFonts w:ascii="Times New Roman" w:hAnsi="Times New Roman" w:cs="Times New Roman"/>
            <w:sz w:val="24"/>
            <w:szCs w:val="24"/>
          </w:rPr>
          <w:delText>metrics across all cross</w:delText>
        </w:r>
        <w:r w:rsidR="00F2535D" w:rsidDel="00903D17">
          <w:rPr>
            <w:rFonts w:ascii="Times New Roman" w:hAnsi="Times New Roman" w:cs="Times New Roman"/>
            <w:sz w:val="24"/>
            <w:szCs w:val="24"/>
          </w:rPr>
          <w:delText>-</w:delText>
        </w:r>
        <w:r w:rsidR="00166134" w:rsidDel="00903D17">
          <w:rPr>
            <w:rFonts w:ascii="Times New Roman" w:hAnsi="Times New Roman" w:cs="Times New Roman"/>
            <w:sz w:val="24"/>
            <w:szCs w:val="24"/>
          </w:rPr>
          <w:delText>validation splits</w:delText>
        </w:r>
      </w:del>
      <w:ins w:id="120" w:author="Acaru, Silviu" w:date="2026-03-12T21:41:00Z" w16du:dateUtc="2026-03-12T20:41:00Z">
        <w:r w:rsidR="00903D17">
          <w:rPr>
            <w:rFonts w:ascii="Times New Roman" w:hAnsi="Times New Roman" w:cs="Times New Roman"/>
            <w:sz w:val="24"/>
            <w:szCs w:val="24"/>
          </w:rPr>
          <w:t>Metrics were computed separately for the training, validation, and test sets, providing comprehensive insight into model fitting, hyperparameter selection quality, and generalization performa</w:t>
        </w:r>
      </w:ins>
      <w:ins w:id="121" w:author="Acaru, Silviu" w:date="2026-03-12T21:42:00Z" w16du:dateUtc="2026-03-12T20:42:00Z">
        <w:r w:rsidR="00903D17">
          <w:rPr>
            <w:rFonts w:ascii="Times New Roman" w:hAnsi="Times New Roman" w:cs="Times New Roman"/>
            <w:sz w:val="24"/>
            <w:szCs w:val="24"/>
          </w:rPr>
          <w:t xml:space="preserve">nce respectively All metrics were calculated on the </w:t>
        </w:r>
      </w:ins>
      <w:ins w:id="122" w:author="Acaru, Silviu" w:date="2026-03-12T21:43:00Z" w16du:dateUtc="2026-03-12T20:43:00Z">
        <w:r w:rsidR="00903D17">
          <w:rPr>
            <w:rFonts w:ascii="Times New Roman" w:hAnsi="Times New Roman" w:cs="Times New Roman"/>
            <w:sz w:val="24"/>
            <w:szCs w:val="24"/>
          </w:rPr>
          <w:t>original</w:t>
        </w:r>
      </w:ins>
      <w:ins w:id="123" w:author="Acaru, Silviu" w:date="2026-03-12T21:42:00Z" w16du:dateUtc="2026-03-12T20:42:00Z">
        <w:r w:rsidR="00903D17">
          <w:rPr>
            <w:rFonts w:ascii="Times New Roman" w:hAnsi="Times New Roman" w:cs="Times New Roman"/>
            <w:sz w:val="24"/>
            <w:szCs w:val="24"/>
          </w:rPr>
          <w:t xml:space="preserve"> scale of the target variable</w:t>
        </w:r>
      </w:ins>
      <w:ins w:id="124" w:author="Acaru, Silviu" w:date="2026-03-12T21:43:00Z" w16du:dateUtc="2026-03-12T20:43:00Z">
        <w:r w:rsidR="00903D17">
          <w:rPr>
            <w:rFonts w:ascii="Times New Roman" w:hAnsi="Times New Roman" w:cs="Times New Roman"/>
            <w:sz w:val="24"/>
            <w:szCs w:val="24"/>
          </w:rPr>
          <w:t xml:space="preserve"> (</w:t>
        </w:r>
        <w:r w:rsidR="00903D17" w:rsidRPr="78F197D4">
          <w:rPr>
            <w:rFonts w:ascii="Times New Roman" w:hAnsi="Times New Roman" w:cs="Times New Roman"/>
            <w:sz w:val="24"/>
            <w:szCs w:val="24"/>
          </w:rPr>
          <w:t>°C</w:t>
        </w:r>
        <w:r w:rsidR="00903D17">
          <w:rPr>
            <w:rFonts w:ascii="Times New Roman" w:hAnsi="Times New Roman" w:cs="Times New Roman"/>
            <w:sz w:val="24"/>
            <w:szCs w:val="24"/>
          </w:rPr>
          <w:t>) by applying inverse transformation using the fitted scaler, ensuring interpretability of the results.</w:t>
        </w:r>
      </w:ins>
      <w:del w:id="125" w:author="Acaru, Silviu" w:date="2026-03-12T21:44:00Z" w16du:dateUtc="2026-03-12T20:44:00Z">
        <w:r w:rsidR="00166134" w:rsidDel="00903D17">
          <w:rPr>
            <w:rFonts w:ascii="Times New Roman" w:hAnsi="Times New Roman" w:cs="Times New Roman"/>
            <w:sz w:val="24"/>
            <w:szCs w:val="24"/>
          </w:rPr>
          <w:delText>. Additionally, we also calculated the lower and upper bounds of the 95</w:delText>
        </w:r>
        <w:r w:rsidR="00F2535D" w:rsidDel="00903D17">
          <w:rPr>
            <w:rFonts w:ascii="Times New Roman" w:hAnsi="Times New Roman" w:cs="Times New Roman"/>
            <w:sz w:val="24"/>
            <w:szCs w:val="24"/>
          </w:rPr>
          <w:delText xml:space="preserve"> </w:delText>
        </w:r>
        <w:r w:rsidR="00166134" w:rsidDel="00903D17">
          <w:rPr>
            <w:rFonts w:ascii="Times New Roman" w:hAnsi="Times New Roman" w:cs="Times New Roman"/>
            <w:sz w:val="24"/>
            <w:szCs w:val="24"/>
          </w:rPr>
          <w:delText xml:space="preserve">% confidence interval based on the metric values across the cross-validation splits. </w:delText>
        </w:r>
        <w:r w:rsidR="007D6673" w:rsidRPr="00E75E5F" w:rsidDel="00903D17">
          <w:rPr>
            <w:rFonts w:ascii="Times New Roman" w:hAnsi="Times New Roman" w:cs="Times New Roman"/>
            <w:sz w:val="24"/>
            <w:szCs w:val="24"/>
          </w:rPr>
          <w:delText>A confidence interval is a range of values that is likely to contain the true population parameter with a certain level of confidence. This means that we are 95</w:delText>
        </w:r>
        <w:r w:rsidR="00F2535D" w:rsidDel="00903D17">
          <w:rPr>
            <w:rFonts w:ascii="Times New Roman" w:hAnsi="Times New Roman" w:cs="Times New Roman"/>
            <w:sz w:val="24"/>
            <w:szCs w:val="24"/>
          </w:rPr>
          <w:delText xml:space="preserve"> </w:delText>
        </w:r>
        <w:r w:rsidR="007D6673" w:rsidRPr="00E75E5F" w:rsidDel="00903D17">
          <w:rPr>
            <w:rFonts w:ascii="Times New Roman" w:hAnsi="Times New Roman" w:cs="Times New Roman"/>
            <w:sz w:val="24"/>
            <w:szCs w:val="24"/>
          </w:rPr>
          <w:delText>% confident that the true population parameter (</w:delText>
        </w:r>
        <w:r w:rsidR="007D6673" w:rsidRPr="011A7C3E" w:rsidDel="00903D17">
          <w:rPr>
            <w:rFonts w:ascii="Times New Roman" w:hAnsi="Times New Roman" w:cs="Times New Roman"/>
            <w:i/>
            <w:iCs/>
            <w:sz w:val="24"/>
            <w:szCs w:val="24"/>
          </w:rPr>
          <w:delText>e.g.</w:delText>
        </w:r>
        <w:r w:rsidR="007D6673" w:rsidRPr="00E75E5F" w:rsidDel="00903D17">
          <w:rPr>
            <w:rFonts w:ascii="Times New Roman" w:hAnsi="Times New Roman" w:cs="Times New Roman"/>
            <w:sz w:val="24"/>
            <w:szCs w:val="24"/>
          </w:rPr>
          <w:delText xml:space="preserve">, the true accuracy of the </w:delText>
        </w:r>
        <w:r w:rsidR="00F722A3" w:rsidDel="00903D17">
          <w:rPr>
            <w:rFonts w:ascii="Times New Roman" w:hAnsi="Times New Roman" w:cs="Times New Roman"/>
            <w:sz w:val="24"/>
            <w:szCs w:val="24"/>
          </w:rPr>
          <w:delText xml:space="preserve">base model or the </w:delText>
        </w:r>
        <w:r w:rsidR="007D6673" w:rsidRPr="00E75E5F" w:rsidDel="00903D17">
          <w:rPr>
            <w:rFonts w:ascii="Times New Roman" w:hAnsi="Times New Roman" w:cs="Times New Roman"/>
            <w:sz w:val="24"/>
            <w:szCs w:val="24"/>
          </w:rPr>
          <w:delText>meta-model) falls within the range of the confidence interval.</w:delText>
        </w:r>
        <w:r w:rsidR="00B14F38" w:rsidDel="00903D17">
          <w:rPr>
            <w:rFonts w:ascii="Times New Roman" w:hAnsi="Times New Roman" w:cs="Times New Roman"/>
            <w:sz w:val="24"/>
            <w:szCs w:val="24"/>
          </w:rPr>
          <w:delText xml:space="preserve"> </w:delText>
        </w:r>
      </w:del>
    </w:p>
    <w:p w14:paraId="5884EC46" w14:textId="509019A0" w:rsidR="007D6673" w:rsidRPr="00F87AD0"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final model </w:t>
      </w:r>
      <w:r w:rsidR="00F722A3">
        <w:rPr>
          <w:rFonts w:ascii="Times New Roman" w:hAnsi="Times New Roman" w:cs="Times New Roman"/>
          <w:sz w:val="24"/>
          <w:szCs w:val="24"/>
        </w:rPr>
        <w:t>w</w:t>
      </w:r>
      <w:r w:rsidR="00C93F2B">
        <w:rPr>
          <w:rFonts w:ascii="Times New Roman" w:hAnsi="Times New Roman" w:cs="Times New Roman"/>
          <w:sz w:val="24"/>
          <w:szCs w:val="24"/>
        </w:rPr>
        <w:t xml:space="preserve">as </w:t>
      </w:r>
      <w:ins w:id="126" w:author="Acaru, Silviu" w:date="2026-03-12T21:45:00Z" w16du:dateUtc="2026-03-12T20:45:00Z">
        <w:r w:rsidR="00903D17">
          <w:rPr>
            <w:rFonts w:ascii="Times New Roman" w:hAnsi="Times New Roman" w:cs="Times New Roman"/>
            <w:sz w:val="24"/>
            <w:szCs w:val="24"/>
          </w:rPr>
          <w:t>identified based on the test set performance, specifically minimizing test MAE while monitoring validation MAE to assess consistency</w:t>
        </w:r>
      </w:ins>
      <w:ins w:id="127" w:author="Acaru, Silviu" w:date="2026-03-15T19:54:00Z" w16du:dateUtc="2026-03-15T18:54:00Z">
        <w:r w:rsidR="005A03D0">
          <w:rPr>
            <w:rFonts w:ascii="Times New Roman" w:hAnsi="Times New Roman" w:cs="Times New Roman"/>
            <w:sz w:val="24"/>
            <w:szCs w:val="24"/>
          </w:rPr>
          <w:t xml:space="preserve"> as well as other metrics as described in </w:t>
        </w:r>
        <w:r w:rsidR="005A03D0">
          <w:rPr>
            <w:rFonts w:ascii="Times New Roman" w:hAnsi="Times New Roman" w:cs="Times New Roman"/>
            <w:sz w:val="24"/>
            <w:szCs w:val="24"/>
          </w:rPr>
          <w:fldChar w:fldCharType="begin"/>
        </w:r>
        <w:r w:rsidR="005A03D0">
          <w:rPr>
            <w:rFonts w:ascii="Times New Roman" w:hAnsi="Times New Roman" w:cs="Times New Roman"/>
            <w:sz w:val="24"/>
            <w:szCs w:val="24"/>
          </w:rPr>
          <w:instrText xml:space="preserve"> REF _Ref177040919 \r \h </w:instrText>
        </w:r>
      </w:ins>
      <w:r w:rsidR="005A03D0">
        <w:rPr>
          <w:rFonts w:ascii="Times New Roman" w:hAnsi="Times New Roman" w:cs="Times New Roman"/>
          <w:sz w:val="24"/>
          <w:szCs w:val="24"/>
        </w:rPr>
      </w:r>
      <w:r w:rsidR="005A03D0">
        <w:rPr>
          <w:rFonts w:ascii="Times New Roman" w:hAnsi="Times New Roman" w:cs="Times New Roman"/>
          <w:sz w:val="24"/>
          <w:szCs w:val="24"/>
        </w:rPr>
        <w:fldChar w:fldCharType="separate"/>
      </w:r>
      <w:ins w:id="128" w:author="Acaru, Silviu" w:date="2026-03-15T19:54:00Z" w16du:dateUtc="2026-03-15T18:54:00Z">
        <w:r w:rsidR="005A03D0">
          <w:rPr>
            <w:rFonts w:ascii="Times New Roman" w:hAnsi="Times New Roman" w:cs="Times New Roman"/>
            <w:sz w:val="24"/>
            <w:szCs w:val="24"/>
          </w:rPr>
          <w:t>2.2.5</w:t>
        </w:r>
        <w:r w:rsidR="005A03D0">
          <w:rPr>
            <w:rFonts w:ascii="Times New Roman" w:hAnsi="Times New Roman" w:cs="Times New Roman"/>
            <w:sz w:val="24"/>
            <w:szCs w:val="24"/>
          </w:rPr>
          <w:fldChar w:fldCharType="end"/>
        </w:r>
      </w:ins>
      <w:ins w:id="129" w:author="Acaru, Silviu" w:date="2026-03-12T21:45:00Z" w16du:dateUtc="2026-03-12T20:45:00Z">
        <w:r w:rsidR="00903D17">
          <w:rPr>
            <w:rFonts w:ascii="Times New Roman" w:hAnsi="Times New Roman" w:cs="Times New Roman"/>
            <w:sz w:val="24"/>
            <w:szCs w:val="24"/>
          </w:rPr>
          <w:t xml:space="preserve">. </w:t>
        </w:r>
      </w:ins>
      <w:del w:id="130" w:author="Acaru, Silviu" w:date="2026-03-12T21:45:00Z" w16du:dateUtc="2026-03-12T20:45:00Z">
        <w:r w:rsidR="00F722A3" w:rsidDel="00903D17">
          <w:rPr>
            <w:rFonts w:ascii="Times New Roman" w:hAnsi="Times New Roman" w:cs="Times New Roman"/>
            <w:sz w:val="24"/>
            <w:szCs w:val="24"/>
          </w:rPr>
          <w:delText xml:space="preserve">constructed </w:delText>
        </w:r>
        <w:r w:rsidR="00C93F2B" w:rsidDel="00903D17">
          <w:rPr>
            <w:rFonts w:ascii="Times New Roman" w:hAnsi="Times New Roman" w:cs="Times New Roman"/>
            <w:sz w:val="24"/>
            <w:szCs w:val="24"/>
          </w:rPr>
          <w:delText xml:space="preserve">by training the </w:delText>
        </w:r>
        <w:r w:rsidR="00F2535D" w:rsidDel="00903D17">
          <w:rPr>
            <w:rFonts w:ascii="Times New Roman" w:hAnsi="Times New Roman" w:cs="Times New Roman"/>
            <w:sz w:val="24"/>
            <w:szCs w:val="24"/>
          </w:rPr>
          <w:delText xml:space="preserve">ridge </w:delText>
        </w:r>
        <w:r w:rsidR="00C93F2B" w:rsidDel="00903D17">
          <w:rPr>
            <w:rFonts w:ascii="Times New Roman" w:hAnsi="Times New Roman" w:cs="Times New Roman"/>
            <w:sz w:val="24"/>
            <w:szCs w:val="24"/>
          </w:rPr>
          <w:delText xml:space="preserve">algorithm </w:delText>
        </w:r>
        <w:r w:rsidR="00F722A3" w:rsidDel="00903D17">
          <w:rPr>
            <w:rFonts w:ascii="Times New Roman" w:hAnsi="Times New Roman" w:cs="Times New Roman"/>
            <w:sz w:val="24"/>
            <w:szCs w:val="24"/>
          </w:rPr>
          <w:delText>on the complete meta-features dataset.</w:delText>
        </w:r>
      </w:del>
      <w:r w:rsidR="00F722A3">
        <w:rPr>
          <w:rFonts w:ascii="Times New Roman" w:hAnsi="Times New Roman" w:cs="Times New Roman"/>
          <w:sz w:val="24"/>
          <w:szCs w:val="24"/>
        </w:rPr>
        <w:t xml:space="preserve"> This was used to determine new formulations by means of mapping unseen data or the use of an adaptive grid search method described in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_Ref182406233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2.3</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 xml:space="preserve"> and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_Ref182406235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2.4</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w:t>
      </w:r>
    </w:p>
    <w:p w14:paraId="57176736" w14:textId="06FC1C32" w:rsidR="008F2936" w:rsidRDefault="008F2936" w:rsidP="0070473F">
      <w:pPr>
        <w:pStyle w:val="Heading1"/>
        <w:numPr>
          <w:ilvl w:val="2"/>
          <w:numId w:val="2"/>
        </w:numPr>
        <w:spacing w:before="120" w:after="120"/>
        <w:rPr>
          <w:rFonts w:ascii="Times New Roman" w:hAnsi="Times New Roman" w:cs="Times New Roman"/>
          <w:sz w:val="24"/>
          <w:szCs w:val="24"/>
        </w:rPr>
      </w:pPr>
      <w:bookmarkStart w:id="131" w:name="_Ref177040919"/>
      <w:bookmarkStart w:id="132" w:name="_Toc179040471"/>
      <w:r w:rsidRPr="78F197D4">
        <w:rPr>
          <w:rFonts w:ascii="Times New Roman" w:hAnsi="Times New Roman" w:cs="Times New Roman"/>
          <w:sz w:val="24"/>
          <w:szCs w:val="24"/>
        </w:rPr>
        <w:t xml:space="preserve">Model </w:t>
      </w:r>
      <w:r w:rsidR="3C76A590" w:rsidRPr="78F197D4">
        <w:rPr>
          <w:rFonts w:ascii="Times New Roman" w:hAnsi="Times New Roman" w:cs="Times New Roman"/>
          <w:sz w:val="24"/>
          <w:szCs w:val="24"/>
        </w:rPr>
        <w:t>E</w:t>
      </w:r>
      <w:r w:rsidRPr="78F197D4">
        <w:rPr>
          <w:rFonts w:ascii="Times New Roman" w:hAnsi="Times New Roman" w:cs="Times New Roman"/>
          <w:sz w:val="24"/>
          <w:szCs w:val="24"/>
        </w:rPr>
        <w:t xml:space="preserve">valuation </w:t>
      </w:r>
      <w:r w:rsidR="71349498" w:rsidRPr="78F197D4">
        <w:rPr>
          <w:rFonts w:ascii="Times New Roman" w:hAnsi="Times New Roman" w:cs="Times New Roman"/>
          <w:sz w:val="24"/>
          <w:szCs w:val="24"/>
        </w:rPr>
        <w:t>M</w:t>
      </w:r>
      <w:r w:rsidRPr="78F197D4">
        <w:rPr>
          <w:rFonts w:ascii="Times New Roman" w:hAnsi="Times New Roman" w:cs="Times New Roman"/>
          <w:sz w:val="24"/>
          <w:szCs w:val="24"/>
        </w:rPr>
        <w:t>etrics</w:t>
      </w:r>
      <w:bookmarkEnd w:id="131"/>
      <w:bookmarkEnd w:id="132"/>
    </w:p>
    <w:p w14:paraId="69C92E82" w14:textId="6F79ACD6" w:rsidR="00506ACC" w:rsidRPr="00114E6E"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The evaluation of the</w:t>
      </w:r>
      <w:r w:rsidR="005F0CD3">
        <w:rPr>
          <w:rFonts w:ascii="Times New Roman" w:hAnsi="Times New Roman" w:cs="Times New Roman"/>
          <w:sz w:val="24"/>
          <w:szCs w:val="24"/>
        </w:rPr>
        <w:t xml:space="preserve"> </w:t>
      </w:r>
      <w:r w:rsidRPr="00455D1F">
        <w:rPr>
          <w:rFonts w:ascii="Times New Roman" w:hAnsi="Times New Roman" w:cs="Times New Roman"/>
          <w:sz w:val="24"/>
          <w:szCs w:val="24"/>
        </w:rPr>
        <w:t>ML model</w:t>
      </w:r>
      <w:r w:rsidR="003B60FE">
        <w:rPr>
          <w:rFonts w:ascii="Times New Roman" w:hAnsi="Times New Roman" w:cs="Times New Roman"/>
          <w:sz w:val="24"/>
          <w:szCs w:val="24"/>
        </w:rPr>
        <w:t>s</w:t>
      </w:r>
      <w:r w:rsidRPr="00455D1F">
        <w:rPr>
          <w:rFonts w:ascii="Times New Roman" w:hAnsi="Times New Roman" w:cs="Times New Roman"/>
          <w:sz w:val="24"/>
          <w:szCs w:val="24"/>
        </w:rPr>
        <w:t xml:space="preserve"> w</w:t>
      </w:r>
      <w:r w:rsidR="000A227D">
        <w:rPr>
          <w:rFonts w:ascii="Times New Roman" w:hAnsi="Times New Roman" w:cs="Times New Roman"/>
          <w:sz w:val="24"/>
          <w:szCs w:val="24"/>
        </w:rPr>
        <w:t>as based on three key metrics</w:t>
      </w:r>
      <w:r w:rsidR="00114E6E">
        <w:rPr>
          <w:rFonts w:ascii="Times New Roman" w:hAnsi="Times New Roman" w:cs="Times New Roman"/>
          <w:sz w:val="24"/>
          <w:szCs w:val="24"/>
        </w:rPr>
        <w:t>: R</w:t>
      </w:r>
      <w:r w:rsidR="00114E6E" w:rsidRPr="00114E6E">
        <w:rPr>
          <w:rFonts w:ascii="Times New Roman" w:hAnsi="Times New Roman" w:cs="Times New Roman"/>
          <w:sz w:val="24"/>
          <w:szCs w:val="24"/>
          <w:vertAlign w:val="superscript"/>
        </w:rPr>
        <w:t>2</w:t>
      </w:r>
      <w:r w:rsidR="00114E6E">
        <w:rPr>
          <w:rFonts w:ascii="Times New Roman" w:hAnsi="Times New Roman" w:cs="Times New Roman"/>
          <w:sz w:val="24"/>
          <w:szCs w:val="24"/>
        </w:rPr>
        <w:t xml:space="preserve">, mean square error (MSE) and MAE. </w:t>
      </w:r>
    </w:p>
    <w:p w14:paraId="685526B2" w14:textId="7F8D3C33"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lastRenderedPageBreak/>
        <w:t>R</w:t>
      </w:r>
      <w:r w:rsidRPr="00455D1F">
        <w:rPr>
          <w:rFonts w:ascii="Times New Roman" w:hAnsi="Times New Roman" w:cs="Times New Roman"/>
          <w:sz w:val="24"/>
          <w:szCs w:val="24"/>
          <w:vertAlign w:val="superscript"/>
        </w:rPr>
        <w:t>2</w:t>
      </w:r>
      <w:r w:rsidR="000A227D">
        <w:rPr>
          <w:rFonts w:ascii="Times New Roman" w:hAnsi="Times New Roman" w:cs="Times New Roman"/>
          <w:sz w:val="24"/>
          <w:szCs w:val="24"/>
        </w:rPr>
        <w:t xml:space="preserve"> is the</w:t>
      </w:r>
      <w:r w:rsidRPr="00455D1F">
        <w:rPr>
          <w:rFonts w:ascii="Times New Roman" w:hAnsi="Times New Roman" w:cs="Times New Roman"/>
          <w:sz w:val="24"/>
          <w:szCs w:val="24"/>
        </w:rPr>
        <w:t xml:space="preserve"> coefficient of determination</w:t>
      </w:r>
      <w:r w:rsidR="000A227D">
        <w:rPr>
          <w:rFonts w:ascii="Times New Roman" w:hAnsi="Times New Roman" w:cs="Times New Roman"/>
          <w:sz w:val="24"/>
          <w:szCs w:val="24"/>
        </w:rPr>
        <w:t xml:space="preserve"> and it</w:t>
      </w:r>
      <w:r w:rsidRPr="00455D1F">
        <w:rPr>
          <w:rFonts w:ascii="Times New Roman" w:hAnsi="Times New Roman" w:cs="Times New Roman"/>
          <w:sz w:val="24"/>
          <w:szCs w:val="24"/>
        </w:rPr>
        <w:t xml:space="preserve"> indicates the proportion of variance in the dependent variable predictable from the independent variable(s). R² ranges from 0 to 1, where 1 indicates a perfect fit.</w:t>
      </w:r>
    </w:p>
    <w:p w14:paraId="2D95D3ED" w14:textId="641B5A06" w:rsidR="00506ACC" w:rsidRPr="00455D1F" w:rsidRDefault="000A227D" w:rsidP="00585059">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num>
          <m:den>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den>
        </m:f>
      </m:oMath>
      <w:r w:rsidR="00585059">
        <w:rPr>
          <w:rFonts w:ascii="Times New Roman" w:eastAsiaTheme="minorEastAsia" w:hAnsi="Times New Roman" w:cs="Times New Roman"/>
          <w:sz w:val="24"/>
          <w:szCs w:val="24"/>
        </w:rPr>
        <w:t xml:space="preserve"> </w:t>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w:t>
      </w:r>
      <w:r w:rsidR="0058505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p w14:paraId="51E6C85B" w14:textId="302A247E"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MSE</w:t>
      </w:r>
      <w:r w:rsidR="000A227D">
        <w:rPr>
          <w:rFonts w:ascii="Times New Roman" w:hAnsi="Times New Roman" w:cs="Times New Roman"/>
          <w:sz w:val="24"/>
          <w:szCs w:val="24"/>
        </w:rPr>
        <w:t xml:space="preserve"> </w:t>
      </w:r>
      <w:r w:rsidRPr="00455D1F">
        <w:rPr>
          <w:rFonts w:ascii="Times New Roman" w:hAnsi="Times New Roman" w:cs="Times New Roman"/>
          <w:sz w:val="24"/>
          <w:szCs w:val="24"/>
        </w:rPr>
        <w:t>measures the average squared difference between estimated and actual values. It is always non-negative, and values closer to zero are better. MSE gives a higher weight to larger errors, as the differences are squared before they are averaged.</w:t>
      </w:r>
    </w:p>
    <w:p w14:paraId="7811B021" w14:textId="225AE630"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 xml:space="preserve">MSE=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5</w:t>
      </w:r>
      <w:r w:rsidR="000A227D">
        <w:rPr>
          <w:rFonts w:ascii="Times New Roman" w:eastAsiaTheme="minorEastAsia" w:hAnsi="Times New Roman" w:cs="Times New Roman"/>
          <w:sz w:val="24"/>
          <w:szCs w:val="24"/>
        </w:rPr>
        <w:t>)</w:t>
      </w:r>
    </w:p>
    <w:p w14:paraId="1BB376E4" w14:textId="7E3BA212" w:rsidR="00506ACC" w:rsidRPr="00455D1F" w:rsidRDefault="00455D1F" w:rsidP="00416F5B">
      <w:pPr>
        <w:jc w:val="both"/>
        <w:rPr>
          <w:rFonts w:ascii="Times New Roman" w:hAnsi="Times New Roman" w:cs="Times New Roman"/>
          <w:sz w:val="24"/>
          <w:szCs w:val="24"/>
        </w:rPr>
      </w:pPr>
      <w:r>
        <w:rPr>
          <w:rFonts w:ascii="Times New Roman" w:hAnsi="Times New Roman" w:cs="Times New Roman"/>
          <w:sz w:val="24"/>
          <w:szCs w:val="24"/>
        </w:rPr>
        <w:t>MAE</w:t>
      </w:r>
      <w:r w:rsidR="000A227D">
        <w:rPr>
          <w:rFonts w:ascii="Times New Roman" w:hAnsi="Times New Roman" w:cs="Times New Roman"/>
          <w:sz w:val="24"/>
          <w:szCs w:val="24"/>
        </w:rPr>
        <w:t xml:space="preserve"> </w:t>
      </w:r>
      <w:r w:rsidR="00506ACC" w:rsidRPr="00455D1F">
        <w:rPr>
          <w:rFonts w:ascii="Times New Roman" w:hAnsi="Times New Roman" w:cs="Times New Roman"/>
          <w:sz w:val="24"/>
          <w:szCs w:val="24"/>
        </w:rPr>
        <w:t>measures the average magnitude of errors in a set of predictions, without considering their direction. It is the average over the test sample of the absolute differences between prediction and actual observation. MAE is less sensitive to outliers compared to MSE.</w:t>
      </w:r>
    </w:p>
    <w:p w14:paraId="1DE3CB20" w14:textId="295FB46E"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MAE=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sidR="000A227D">
        <w:rPr>
          <w:rFonts w:ascii="Times New Roman" w:eastAsiaTheme="minorEastAsia" w:hAnsi="Times New Roman" w:cs="Times New Roman"/>
          <w:sz w:val="24"/>
          <w:szCs w:val="24"/>
        </w:rPr>
        <w:t>)</w:t>
      </w:r>
    </w:p>
    <w:p w14:paraId="34B57001" w14:textId="77777777" w:rsidR="00585059" w:rsidRPr="00455D1F" w:rsidRDefault="00585059" w:rsidP="00416F5B">
      <w:pPr>
        <w:jc w:val="both"/>
        <w:rPr>
          <w:rFonts w:ascii="Times New Roman" w:hAnsi="Times New Roman" w:cs="Times New Roman"/>
          <w:sz w:val="24"/>
          <w:szCs w:val="24"/>
        </w:rPr>
      </w:pPr>
      <w:r w:rsidRPr="011A7C3E">
        <w:rPr>
          <w:rFonts w:ascii="Times New Roman" w:eastAsiaTheme="minorEastAsia"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actual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predicted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is the mean of actual value</m:t>
        </m:r>
      </m:oMath>
      <w:r w:rsidRPr="011A7C3E">
        <w:rPr>
          <w:rFonts w:ascii="Times New Roman" w:eastAsiaTheme="minorEastAsia" w:hAnsi="Times New Roman" w:cs="Times New Roman"/>
          <w:sz w:val="24"/>
          <w:szCs w:val="24"/>
        </w:rPr>
        <w:t xml:space="preserve">, and </w:t>
      </w:r>
      <m:oMath>
        <m:r>
          <w:rPr>
            <w:rFonts w:ascii="Cambria Math" w:eastAsia="Times New Roman" w:hAnsi="Cambria Math" w:cs="Times New Roman"/>
            <w:sz w:val="24"/>
            <w:szCs w:val="24"/>
          </w:rPr>
          <m:t xml:space="preserve">n </m:t>
        </m:r>
        <m:r>
          <m:rPr>
            <m:sty m:val="p"/>
          </m:rPr>
          <w:rPr>
            <w:rFonts w:ascii="Cambria Math" w:eastAsia="Times New Roman" w:hAnsi="Cambria Math" w:cs="Times New Roman"/>
            <w:sz w:val="24"/>
            <w:szCs w:val="24"/>
          </w:rPr>
          <m:t>is the number of observations</m:t>
        </m:r>
      </m:oMath>
      <w:r w:rsidRPr="011A7C3E">
        <w:rPr>
          <w:rFonts w:ascii="Times New Roman" w:eastAsiaTheme="minorEastAsia" w:hAnsi="Times New Roman" w:cs="Times New Roman"/>
          <w:sz w:val="24"/>
          <w:szCs w:val="24"/>
        </w:rPr>
        <w:t>.</w:t>
      </w:r>
    </w:p>
    <w:p w14:paraId="0E74021D" w14:textId="41731412" w:rsidR="00797BE2" w:rsidRDefault="00797BE2" w:rsidP="0070473F">
      <w:pPr>
        <w:pStyle w:val="Heading1"/>
        <w:numPr>
          <w:ilvl w:val="1"/>
          <w:numId w:val="2"/>
        </w:numPr>
        <w:spacing w:before="120" w:after="120"/>
        <w:rPr>
          <w:rFonts w:ascii="Times New Roman" w:hAnsi="Times New Roman" w:cs="Times New Roman"/>
          <w:sz w:val="24"/>
          <w:szCs w:val="24"/>
        </w:rPr>
      </w:pPr>
      <w:bookmarkStart w:id="133" w:name="_Toc179040472"/>
      <w:bookmarkStart w:id="134" w:name="_Ref182406233"/>
      <w:r w:rsidRPr="00443E04">
        <w:rPr>
          <w:rFonts w:ascii="Times New Roman" w:hAnsi="Times New Roman" w:cs="Times New Roman"/>
          <w:sz w:val="24"/>
          <w:szCs w:val="24"/>
        </w:rPr>
        <w:t>Mapping</w:t>
      </w:r>
      <w:r w:rsidR="000A1535">
        <w:rPr>
          <w:rFonts w:ascii="Times New Roman" w:hAnsi="Times New Roman" w:cs="Times New Roman"/>
          <w:sz w:val="24"/>
          <w:szCs w:val="24"/>
        </w:rPr>
        <w:t xml:space="preserve"> for Model </w:t>
      </w:r>
      <w:r w:rsidR="001A6B86">
        <w:rPr>
          <w:rFonts w:ascii="Times New Roman" w:hAnsi="Times New Roman" w:cs="Times New Roman"/>
          <w:sz w:val="24"/>
          <w:szCs w:val="24"/>
        </w:rPr>
        <w:t>Behavior</w:t>
      </w:r>
      <w:bookmarkEnd w:id="133"/>
      <w:bookmarkEnd w:id="134"/>
    </w:p>
    <w:p w14:paraId="1E98623A" w14:textId="2D2730C9" w:rsidR="00455D1F" w:rsidRDefault="00114E6E" w:rsidP="00455D1F">
      <w:pPr>
        <w:jc w:val="both"/>
        <w:rPr>
          <w:rFonts w:ascii="Times New Roman" w:hAnsi="Times New Roman" w:cs="Times New Roman"/>
          <w:sz w:val="24"/>
          <w:szCs w:val="24"/>
        </w:rPr>
      </w:pPr>
      <w:r>
        <w:rPr>
          <w:rFonts w:ascii="Times New Roman" w:hAnsi="Times New Roman" w:cs="Times New Roman"/>
          <w:sz w:val="24"/>
          <w:szCs w:val="24"/>
        </w:rPr>
        <w:t>After developing the ML model, we sought to understand the model’s behavior and the relative importance of different features in determining the output. We did this by means of mapping</w:t>
      </w:r>
      <w:r w:rsidR="00F405E2">
        <w:rPr>
          <w:rFonts w:ascii="Times New Roman" w:hAnsi="Times New Roman" w:cs="Times New Roman"/>
          <w:sz w:val="24"/>
          <w:szCs w:val="24"/>
        </w:rPr>
        <w:t xml:space="preserve">, </w:t>
      </w:r>
      <w:r w:rsidR="00455D1F" w:rsidRPr="00455D1F">
        <w:rPr>
          <w:rFonts w:ascii="Times New Roman" w:hAnsi="Times New Roman" w:cs="Times New Roman"/>
          <w:sz w:val="24"/>
          <w:szCs w:val="24"/>
        </w:rPr>
        <w:t xml:space="preserve">through a systematic exploration of the entire feature space defined by the input parameters. We established discrete ranges for each feature (see </w:t>
      </w:r>
      <w:r w:rsidR="00455D1F" w:rsidRPr="00455D1F">
        <w:rPr>
          <w:rFonts w:ascii="Times New Roman" w:hAnsi="Times New Roman" w:cs="Times New Roman"/>
          <w:sz w:val="24"/>
          <w:szCs w:val="24"/>
        </w:rPr>
        <w:fldChar w:fldCharType="begin"/>
      </w:r>
      <w:r w:rsidR="00455D1F" w:rsidRPr="00455D1F">
        <w:rPr>
          <w:rFonts w:ascii="Times New Roman" w:hAnsi="Times New Roman" w:cs="Times New Roman"/>
          <w:sz w:val="24"/>
          <w:szCs w:val="24"/>
        </w:rPr>
        <w:instrText xml:space="preserve"> REF _Ref176262331 \h  \* MERGEFORMAT </w:instrText>
      </w:r>
      <w:r w:rsidR="00455D1F" w:rsidRPr="00455D1F">
        <w:rPr>
          <w:rFonts w:ascii="Times New Roman" w:hAnsi="Times New Roman" w:cs="Times New Roman"/>
          <w:sz w:val="24"/>
          <w:szCs w:val="24"/>
        </w:rPr>
      </w:r>
      <w:r w:rsidR="00455D1F" w:rsidRPr="00455D1F">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2</w:t>
      </w:r>
      <w:r w:rsidR="00455D1F" w:rsidRPr="00455D1F">
        <w:rPr>
          <w:rFonts w:ascii="Times New Roman" w:hAnsi="Times New Roman" w:cs="Times New Roman"/>
          <w:sz w:val="24"/>
          <w:szCs w:val="24"/>
        </w:rPr>
        <w:fldChar w:fldCharType="end"/>
      </w:r>
      <w:r w:rsidR="00455D1F" w:rsidRPr="00455D1F">
        <w:rPr>
          <w:rFonts w:ascii="Times New Roman" w:hAnsi="Times New Roman" w:cs="Times New Roman"/>
          <w:sz w:val="24"/>
          <w:szCs w:val="24"/>
        </w:rPr>
        <w:t>). Using these predefined ranges, then we generated all possible combinations of feature values. For each combination, the input data was scaled using a pre-trained scaler, and then fed into the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 </w:t>
      </w:r>
      <w:r w:rsidR="008536A2">
        <w:rPr>
          <w:rFonts w:ascii="Times New Roman" w:hAnsi="Times New Roman" w:cs="Times New Roman"/>
          <w:sz w:val="24"/>
          <w:szCs w:val="24"/>
        </w:rPr>
        <w:t>developed</w:t>
      </w:r>
      <w:r w:rsidR="00455D1F" w:rsidRPr="00455D1F">
        <w:rPr>
          <w:rFonts w:ascii="Times New Roman" w:hAnsi="Times New Roman" w:cs="Times New Roman"/>
          <w:sz w:val="24"/>
          <w:szCs w:val="24"/>
        </w:rPr>
        <w:t xml:space="preserve"> above. The predictions from these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w:t>
      </w:r>
      <w:r w:rsidR="008536A2">
        <w:rPr>
          <w:rFonts w:ascii="Times New Roman" w:hAnsi="Times New Roman" w:cs="Times New Roman"/>
          <w:sz w:val="24"/>
          <w:szCs w:val="24"/>
        </w:rPr>
        <w:t xml:space="preserve"> (described as meta-features)</w:t>
      </w:r>
      <w:r w:rsidR="00455D1F" w:rsidRPr="00455D1F">
        <w:rPr>
          <w:rFonts w:ascii="Times New Roman" w:hAnsi="Times New Roman" w:cs="Times New Roman"/>
          <w:sz w:val="24"/>
          <w:szCs w:val="24"/>
        </w:rPr>
        <w:t xml:space="preserve"> were then input into the meta-model, which produce</w:t>
      </w:r>
      <w:r w:rsidR="79A1A089" w:rsidRPr="00455D1F">
        <w:rPr>
          <w:rFonts w:ascii="Times New Roman" w:hAnsi="Times New Roman" w:cs="Times New Roman"/>
          <w:sz w:val="24"/>
          <w:szCs w:val="24"/>
        </w:rPr>
        <w:t>d</w:t>
      </w:r>
      <w:r w:rsidR="00455D1F" w:rsidRPr="00455D1F">
        <w:rPr>
          <w:rFonts w:ascii="Times New Roman" w:hAnsi="Times New Roman" w:cs="Times New Roman"/>
          <w:sz w:val="24"/>
          <w:szCs w:val="24"/>
        </w:rPr>
        <w:t xml:space="preserve"> </w:t>
      </w:r>
      <w:r w:rsidR="00F405E2">
        <w:rPr>
          <w:rFonts w:ascii="Times New Roman" w:hAnsi="Times New Roman" w:cs="Times New Roman"/>
          <w:sz w:val="24"/>
          <w:szCs w:val="24"/>
        </w:rPr>
        <w:t>the</w:t>
      </w:r>
      <w:r w:rsidR="00455D1F" w:rsidRPr="00455D1F">
        <w:rPr>
          <w:rFonts w:ascii="Times New Roman" w:hAnsi="Times New Roman" w:cs="Times New Roman"/>
          <w:sz w:val="24"/>
          <w:szCs w:val="24"/>
        </w:rPr>
        <w:t xml:space="preserve"> final </w:t>
      </w:r>
      <w:r w:rsidR="00455D1F" w:rsidRPr="00ED711C">
        <w:rPr>
          <w:rFonts w:ascii="Times New Roman" w:hAnsi="Times New Roman" w:cs="Times New Roman"/>
          <w:sz w:val="24"/>
          <w:szCs w:val="24"/>
        </w:rPr>
        <w:t>prediction</w:t>
      </w:r>
      <w:r w:rsidR="00ED711C" w:rsidRPr="00ED711C">
        <w:rPr>
          <w:rFonts w:ascii="Times New Roman" w:hAnsi="Times New Roman" w:cs="Times New Roman"/>
          <w:sz w:val="24"/>
          <w:szCs w:val="24"/>
        </w:rPr>
        <w:t xml:space="preserve"> (</w:t>
      </w:r>
      <w:r w:rsidR="00ED711C" w:rsidRPr="00ED711C">
        <w:rPr>
          <w:rFonts w:ascii="Times New Roman" w:hAnsi="Times New Roman" w:cs="Times New Roman"/>
          <w:sz w:val="24"/>
          <w:szCs w:val="24"/>
        </w:rPr>
        <w:fldChar w:fldCharType="begin"/>
      </w:r>
      <w:r w:rsidR="00ED711C" w:rsidRPr="00ED711C">
        <w:rPr>
          <w:rFonts w:ascii="Times New Roman" w:hAnsi="Times New Roman" w:cs="Times New Roman"/>
          <w:sz w:val="24"/>
          <w:szCs w:val="24"/>
        </w:rPr>
        <w:instrText xml:space="preserve"> REF _Ref176954462 \h </w:instrText>
      </w:r>
      <w:r w:rsidR="00ED711C">
        <w:rPr>
          <w:rFonts w:ascii="Times New Roman" w:hAnsi="Times New Roman" w:cs="Times New Roman"/>
          <w:sz w:val="24"/>
          <w:szCs w:val="24"/>
        </w:rPr>
        <w:instrText xml:space="preserve"> \* MERGEFORMAT </w:instrText>
      </w:r>
      <w:r w:rsidR="00ED711C" w:rsidRPr="00ED711C">
        <w:rPr>
          <w:rFonts w:ascii="Times New Roman" w:hAnsi="Times New Roman" w:cs="Times New Roman"/>
          <w:sz w:val="24"/>
          <w:szCs w:val="24"/>
        </w:rPr>
      </w:r>
      <w:r w:rsidR="00ED711C" w:rsidRPr="00ED711C">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00ED711C" w:rsidRPr="00ED711C">
        <w:rPr>
          <w:rFonts w:ascii="Times New Roman" w:hAnsi="Times New Roman" w:cs="Times New Roman"/>
          <w:sz w:val="24"/>
          <w:szCs w:val="24"/>
        </w:rPr>
        <w:fldChar w:fldCharType="end"/>
      </w:r>
      <w:r w:rsidR="00ED711C" w:rsidRPr="00ED711C">
        <w:rPr>
          <w:rFonts w:ascii="Times New Roman" w:hAnsi="Times New Roman" w:cs="Times New Roman"/>
          <w:sz w:val="24"/>
          <w:szCs w:val="24"/>
        </w:rPr>
        <w:t>)</w:t>
      </w:r>
      <w:r w:rsidR="00455D1F" w:rsidRPr="00ED711C">
        <w:rPr>
          <w:rFonts w:ascii="Times New Roman" w:hAnsi="Times New Roman" w:cs="Times New Roman"/>
          <w:sz w:val="24"/>
          <w:szCs w:val="24"/>
        </w:rPr>
        <w:t>.</w:t>
      </w:r>
      <w:r w:rsidR="00455D1F" w:rsidRPr="00455D1F">
        <w:rPr>
          <w:rFonts w:ascii="Times New Roman" w:hAnsi="Times New Roman" w:cs="Times New Roman"/>
          <w:sz w:val="24"/>
          <w:szCs w:val="24"/>
        </w:rPr>
        <w:t xml:space="preserve"> </w:t>
      </w:r>
      <w:r w:rsidR="00455D1F">
        <w:rPr>
          <w:rFonts w:ascii="Times New Roman" w:hAnsi="Times New Roman" w:cs="Times New Roman"/>
          <w:sz w:val="24"/>
          <w:szCs w:val="24"/>
        </w:rPr>
        <w:t xml:space="preserve">Through mapping the model performance, we acquired knowledge on </w:t>
      </w:r>
      <w:r w:rsidR="00F22F6B">
        <w:rPr>
          <w:rFonts w:ascii="Times New Roman" w:hAnsi="Times New Roman" w:cs="Times New Roman"/>
          <w:sz w:val="24"/>
          <w:szCs w:val="24"/>
        </w:rPr>
        <w:t xml:space="preserve">the </w:t>
      </w:r>
      <w:r w:rsidR="00455D1F">
        <w:rPr>
          <w:rFonts w:ascii="Times New Roman" w:hAnsi="Times New Roman" w:cs="Times New Roman"/>
          <w:sz w:val="24"/>
          <w:szCs w:val="24"/>
        </w:rPr>
        <w:t xml:space="preserve">synthesis formulation of over </w:t>
      </w:r>
      <w:r w:rsidR="00495DFB">
        <w:rPr>
          <w:rFonts w:ascii="Times New Roman" w:hAnsi="Times New Roman" w:cs="Times New Roman"/>
          <w:sz w:val="24"/>
          <w:szCs w:val="24"/>
        </w:rPr>
        <w:t>4</w:t>
      </w:r>
      <w:r w:rsidR="00455D1F">
        <w:rPr>
          <w:rFonts w:ascii="Times New Roman" w:hAnsi="Times New Roman" w:cs="Times New Roman"/>
          <w:sz w:val="24"/>
          <w:szCs w:val="24"/>
        </w:rPr>
        <w:t xml:space="preserve"> million sample combinations. </w:t>
      </w:r>
    </w:p>
    <w:p w14:paraId="6C366FB8" w14:textId="77777777" w:rsidR="00DD0A4B" w:rsidRPr="00455D1F" w:rsidRDefault="00DD0A4B" w:rsidP="00455D1F">
      <w:pPr>
        <w:jc w:val="both"/>
        <w:rPr>
          <w:rFonts w:ascii="Times New Roman" w:hAnsi="Times New Roman" w:cs="Times New Roman"/>
          <w:sz w:val="24"/>
          <w:szCs w:val="24"/>
        </w:rPr>
      </w:pPr>
    </w:p>
    <w:p w14:paraId="12AF6D63" w14:textId="3BF8DEDE" w:rsidR="00797BE2" w:rsidRPr="00443E04" w:rsidRDefault="00797BE2" w:rsidP="00ED711C">
      <w:pPr>
        <w:pStyle w:val="Caption"/>
        <w:keepNext/>
        <w:jc w:val="center"/>
        <w:rPr>
          <w:rFonts w:ascii="Times New Roman" w:hAnsi="Times New Roman" w:cs="Times New Roman"/>
          <w:sz w:val="24"/>
          <w:szCs w:val="24"/>
        </w:rPr>
      </w:pPr>
      <w:bookmarkStart w:id="135" w:name="_Ref176262331"/>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443E04">
        <w:rPr>
          <w:rFonts w:ascii="Times New Roman" w:hAnsi="Times New Roman" w:cs="Times New Roman"/>
          <w:sz w:val="24"/>
          <w:szCs w:val="24"/>
        </w:rPr>
        <w:fldChar w:fldCharType="end"/>
      </w:r>
      <w:bookmarkEnd w:id="135"/>
      <w:r w:rsidRPr="00443E04">
        <w:rPr>
          <w:rFonts w:ascii="Times New Roman" w:hAnsi="Times New Roman" w:cs="Times New Roman"/>
          <w:sz w:val="24"/>
          <w:szCs w:val="24"/>
        </w:rPr>
        <w:t xml:space="preserve"> Mapping parameters to explore the </w:t>
      </w:r>
      <w:proofErr w:type="spellStart"/>
      <w:r w:rsidRPr="00443E04">
        <w:rPr>
          <w:rFonts w:ascii="Times New Roman" w:hAnsi="Times New Roman" w:cs="Times New Roman"/>
          <w:sz w:val="24"/>
          <w:szCs w:val="24"/>
        </w:rPr>
        <w:t>T</w:t>
      </w:r>
      <w:r w:rsidRPr="00443E04">
        <w:rPr>
          <w:rFonts w:ascii="Times New Roman" w:hAnsi="Times New Roman" w:cs="Times New Roman"/>
          <w:sz w:val="24"/>
          <w:szCs w:val="24"/>
          <w:vertAlign w:val="subscript"/>
        </w:rPr>
        <w:t>g</w:t>
      </w:r>
      <w:proofErr w:type="spellEnd"/>
      <w:r w:rsidRPr="00443E04">
        <w:rPr>
          <w:rFonts w:ascii="Times New Roman" w:hAnsi="Times New Roman" w:cs="Times New Roman"/>
          <w:sz w:val="24"/>
          <w:szCs w:val="24"/>
          <w:vertAlign w:val="subscript"/>
        </w:rPr>
        <w:t xml:space="preserve"> </w:t>
      </w:r>
      <w:r w:rsidRPr="00443E04">
        <w:rPr>
          <w:rFonts w:ascii="Times New Roman" w:hAnsi="Times New Roman" w:cs="Times New Roman"/>
          <w:sz w:val="24"/>
          <w:szCs w:val="24"/>
        </w:rPr>
        <w:t>¬ prediction capabilities.</w:t>
      </w:r>
    </w:p>
    <w:tbl>
      <w:tblPr>
        <w:tblStyle w:val="PlainTable5"/>
        <w:tblW w:w="0" w:type="auto"/>
        <w:jc w:val="center"/>
        <w:tblLook w:val="04A0" w:firstRow="1" w:lastRow="0" w:firstColumn="1" w:lastColumn="0" w:noHBand="0" w:noVBand="1"/>
      </w:tblPr>
      <w:tblGrid>
        <w:gridCol w:w="2110"/>
        <w:gridCol w:w="4238"/>
        <w:gridCol w:w="2017"/>
        <w:tblGridChange w:id="136">
          <w:tblGrid>
            <w:gridCol w:w="2110"/>
            <w:gridCol w:w="4238"/>
            <w:gridCol w:w="2017"/>
          </w:tblGrid>
        </w:tblGridChange>
      </w:tblGrid>
      <w:tr w:rsidR="00797BE2" w:rsidRPr="00506ACC" w14:paraId="7288E7FD" w14:textId="77777777" w:rsidTr="0028047B">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F042583" w14:textId="77777777" w:rsidR="00797BE2" w:rsidRPr="00506ACC" w:rsidRDefault="00797BE2" w:rsidP="0028047B">
            <w:pPr>
              <w:spacing w:line="259" w:lineRule="auto"/>
              <w:rPr>
                <w:rFonts w:ascii="Times New Roman" w:hAnsi="Times New Roman" w:cs="Times New Roman"/>
                <w:b/>
                <w:bCs/>
                <w:sz w:val="16"/>
                <w:szCs w:val="16"/>
              </w:rPr>
            </w:pPr>
            <w:r w:rsidRPr="00506ACC">
              <w:rPr>
                <w:rFonts w:ascii="Times New Roman" w:hAnsi="Times New Roman" w:cs="Times New Roman"/>
                <w:b/>
                <w:bCs/>
                <w:sz w:val="16"/>
                <w:szCs w:val="16"/>
              </w:rPr>
              <w:t>Feature</w:t>
            </w:r>
          </w:p>
        </w:tc>
        <w:tc>
          <w:tcPr>
            <w:tcW w:w="4238" w:type="dxa"/>
            <w:hideMark/>
          </w:tcPr>
          <w:p w14:paraId="0D1FF56C"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Interval</w:t>
            </w:r>
          </w:p>
        </w:tc>
        <w:tc>
          <w:tcPr>
            <w:tcW w:w="2017" w:type="dxa"/>
            <w:hideMark/>
          </w:tcPr>
          <w:p w14:paraId="1E16FA31"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Representation</w:t>
            </w:r>
          </w:p>
        </w:tc>
      </w:tr>
      <w:tr w:rsidR="00797BE2" w:rsidRPr="00506ACC" w14:paraId="49973E52"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8CBFA"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Lignin (</w:t>
            </w:r>
            <w:proofErr w:type="spellStart"/>
            <w:r w:rsidRPr="00506ACC">
              <w:rPr>
                <w:rFonts w:ascii="Times New Roman" w:hAnsi="Times New Roman" w:cs="Times New Roman"/>
                <w:b/>
                <w:sz w:val="16"/>
                <w:szCs w:val="16"/>
              </w:rPr>
              <w:t>wt</w:t>
            </w:r>
            <w:proofErr w:type="spellEnd"/>
            <w:r w:rsidRPr="00506ACC">
              <w:rPr>
                <w:rFonts w:ascii="Times New Roman" w:hAnsi="Times New Roman" w:cs="Times New Roman"/>
                <w:b/>
                <w:sz w:val="16"/>
                <w:szCs w:val="16"/>
              </w:rPr>
              <w:t>%)</w:t>
            </w:r>
          </w:p>
        </w:tc>
        <w:tc>
          <w:tcPr>
            <w:tcW w:w="4238" w:type="dxa"/>
            <w:vAlign w:val="center"/>
            <w:hideMark/>
          </w:tcPr>
          <w:p w14:paraId="62F5DB0F"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70 (step of 1)</w:t>
            </w:r>
          </w:p>
        </w:tc>
        <w:tc>
          <w:tcPr>
            <w:tcW w:w="2017" w:type="dxa"/>
            <w:vAlign w:val="center"/>
            <w:hideMark/>
          </w:tcPr>
          <w:p w14:paraId="0CE1B2DB"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0, 1, 2, ..., 70</w:t>
            </w:r>
          </w:p>
        </w:tc>
      </w:tr>
      <w:tr w:rsidR="00797BE2" w:rsidRPr="00506ACC" w14:paraId="20F9EFB7"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786D3F"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Co-polyol type (PTHF)</w:t>
            </w:r>
          </w:p>
        </w:tc>
        <w:tc>
          <w:tcPr>
            <w:tcW w:w="4238" w:type="dxa"/>
            <w:vAlign w:val="center"/>
            <w:hideMark/>
          </w:tcPr>
          <w:p w14:paraId="62040FA2"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numeric values representing molecular weights</w:t>
            </w:r>
          </w:p>
        </w:tc>
        <w:tc>
          <w:tcPr>
            <w:tcW w:w="2017" w:type="dxa"/>
            <w:vAlign w:val="center"/>
            <w:hideMark/>
          </w:tcPr>
          <w:p w14:paraId="50D89C88"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250, 650, 1000</w:t>
            </w:r>
          </w:p>
        </w:tc>
      </w:tr>
      <w:tr w:rsidR="0028047B" w:rsidRPr="00506ACC" w14:paraId="41C5BBCA"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07C56B" w14:textId="0472ABCD" w:rsidR="0028047B" w:rsidRPr="00506ACC" w:rsidRDefault="0028047B" w:rsidP="0028047B">
            <w:pPr>
              <w:rPr>
                <w:rFonts w:ascii="Times New Roman" w:hAnsi="Times New Roman" w:cs="Times New Roman"/>
                <w:b/>
                <w:sz w:val="16"/>
                <w:szCs w:val="16"/>
              </w:rPr>
            </w:pPr>
            <w:r w:rsidRPr="00506ACC">
              <w:rPr>
                <w:rFonts w:ascii="Times New Roman" w:hAnsi="Times New Roman" w:cs="Times New Roman"/>
                <w:b/>
                <w:sz w:val="16"/>
                <w:szCs w:val="16"/>
              </w:rPr>
              <w:t xml:space="preserve">Ratio </w:t>
            </w:r>
          </w:p>
        </w:tc>
        <w:tc>
          <w:tcPr>
            <w:tcW w:w="4238" w:type="dxa"/>
            <w:vAlign w:val="center"/>
          </w:tcPr>
          <w:p w14:paraId="182D9AAD" w14:textId="3E357DC3"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17 equidistant points in the range from 0.6 to 1.4 (step of 0.05)</w:t>
            </w:r>
          </w:p>
        </w:tc>
        <w:tc>
          <w:tcPr>
            <w:tcW w:w="2017" w:type="dxa"/>
            <w:vAlign w:val="center"/>
          </w:tcPr>
          <w:p w14:paraId="28939B9E" w14:textId="252674B6"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0.6, 0.65, 0.7, 0.75…1.4</w:t>
            </w:r>
          </w:p>
        </w:tc>
      </w:tr>
      <w:tr w:rsidR="0028047B" w:rsidRPr="00506ACC" w14:paraId="02F3038D"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5F383E" w14:textId="66CE72BC" w:rsidR="0028047B" w:rsidRPr="00506ACC" w:rsidRDefault="0028047B" w:rsidP="0028047B">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4238" w:type="dxa"/>
            <w:vAlign w:val="center"/>
          </w:tcPr>
          <w:p w14:paraId="1DFD9338" w14:textId="19147682"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5 evenly spaced values between 0 and 66</w:t>
            </w:r>
          </w:p>
        </w:tc>
        <w:tc>
          <w:tcPr>
            <w:tcW w:w="2017" w:type="dxa"/>
            <w:vAlign w:val="center"/>
          </w:tcPr>
          <w:p w14:paraId="24058604" w14:textId="41131565"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28047B">
              <w:rPr>
                <w:rFonts w:ascii="Times New Roman" w:hAnsi="Times New Roman" w:cs="Times New Roman"/>
                <w:sz w:val="16"/>
                <w:szCs w:val="16"/>
              </w:rPr>
              <w:t>0, 16.5, 33</w:t>
            </w:r>
            <w:r>
              <w:rPr>
                <w:rFonts w:ascii="Times New Roman" w:hAnsi="Times New Roman" w:cs="Times New Roman"/>
                <w:sz w:val="16"/>
                <w:szCs w:val="16"/>
              </w:rPr>
              <w:t>, 49.5, 66</w:t>
            </w:r>
          </w:p>
        </w:tc>
      </w:tr>
      <w:tr w:rsidR="0028047B" w:rsidRPr="00506ACC" w14:paraId="74C382D3"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6DFEF2" w14:textId="52753126"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Isocyanate (</w:t>
            </w:r>
            <w:proofErr w:type="spellStart"/>
            <w:del w:id="137" w:author="Acaru, Silviu" w:date="2026-03-15T21:30:00Z" w16du:dateUtc="2026-03-15T20:30:00Z">
              <w:r w:rsidRPr="00506ACC" w:rsidDel="00241180">
                <w:rPr>
                  <w:rFonts w:ascii="Times New Roman" w:hAnsi="Times New Roman" w:cs="Times New Roman"/>
                  <w:b/>
                  <w:sz w:val="16"/>
                  <w:szCs w:val="16"/>
                </w:rPr>
                <w:delText>mmol NCO)</w:delText>
              </w:r>
            </w:del>
            <w:ins w:id="138" w:author="Acaru, Silviu" w:date="2026-03-15T21:30:00Z" w16du:dateUtc="2026-03-15T20:30:00Z">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 xml:space="preserve">% </w:t>
              </w:r>
            </w:ins>
          </w:p>
        </w:tc>
        <w:tc>
          <w:tcPr>
            <w:tcW w:w="4238" w:type="dxa"/>
            <w:vAlign w:val="center"/>
            <w:hideMark/>
          </w:tcPr>
          <w:p w14:paraId="29DA5DFC" w14:textId="35B1B438"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 xml:space="preserve">Discrete </w:t>
            </w:r>
            <w:del w:id="139" w:author="Acaru, Silviu" w:date="2026-03-15T21:31:00Z" w16du:dateUtc="2026-03-15T20:31:00Z">
              <w:r w:rsidRPr="00506ACC" w:rsidDel="00241180">
                <w:rPr>
                  <w:rFonts w:ascii="Times New Roman" w:hAnsi="Times New Roman" w:cs="Times New Roman"/>
                  <w:sz w:val="16"/>
                  <w:szCs w:val="16"/>
                </w:rPr>
                <w:delText xml:space="preserve">integers </w:delText>
              </w:r>
            </w:del>
            <w:ins w:id="140" w:author="Acaru, Silviu" w:date="2026-03-15T21:31:00Z" w16du:dateUtc="2026-03-15T20:31:00Z">
              <w:r w:rsidR="00241180">
                <w:rPr>
                  <w:rFonts w:ascii="Times New Roman" w:hAnsi="Times New Roman" w:cs="Times New Roman"/>
                  <w:sz w:val="16"/>
                  <w:szCs w:val="16"/>
                </w:rPr>
                <w:t xml:space="preserve">values </w:t>
              </w:r>
            </w:ins>
            <w:r w:rsidRPr="00506ACC">
              <w:rPr>
                <w:rFonts w:ascii="Times New Roman" w:hAnsi="Times New Roman" w:cs="Times New Roman"/>
                <w:sz w:val="16"/>
                <w:szCs w:val="16"/>
              </w:rPr>
              <w:t>ranging from 0 to 20 (step of 0.4)</w:t>
            </w:r>
          </w:p>
        </w:tc>
        <w:tc>
          <w:tcPr>
            <w:tcW w:w="2017" w:type="dxa"/>
            <w:vAlign w:val="center"/>
            <w:hideMark/>
          </w:tcPr>
          <w:p w14:paraId="39545EBE" w14:textId="7EBFB163"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0, 0.4, 0.8 ..., 19.6</w:t>
            </w:r>
            <w:ins w:id="141" w:author="Acaru, Silviu" w:date="2026-03-15T21:31:00Z" w16du:dateUtc="2026-03-15T20:31:00Z">
              <w:r w:rsidR="00241180">
                <w:rPr>
                  <w:rFonts w:ascii="Times New Roman" w:hAnsi="Times New Roman" w:cs="Times New Roman"/>
                  <w:sz w:val="16"/>
                  <w:szCs w:val="16"/>
                </w:rPr>
                <w:t>, 20</w:t>
              </w:r>
            </w:ins>
          </w:p>
        </w:tc>
      </w:tr>
      <w:tr w:rsidR="0028047B" w:rsidRPr="00506ACC" w14:paraId="362162AE" w14:textId="77777777" w:rsidTr="00241180">
        <w:tblPrEx>
          <w:tblW w:w="0" w:type="auto"/>
          <w:jc w:val="center"/>
          <w:tblPrExChange w:id="142" w:author="Acaru, Silviu" w:date="2026-03-15T21:31:00Z" w16du:dateUtc="2026-03-15T20:31:00Z">
            <w:tblPrEx>
              <w:tblW w:w="0" w:type="auto"/>
              <w:jc w:val="center"/>
            </w:tblPrEx>
          </w:tblPrExChange>
        </w:tblPrEx>
        <w:trPr>
          <w:trHeight w:val="20"/>
          <w:jc w:val="center"/>
          <w:trPrChange w:id="143" w:author="Acaru, Silviu" w:date="2026-03-15T21:31:00Z" w16du:dateUtc="2026-03-15T20:31:00Z">
            <w:trPr>
              <w:trHeight w:val="20"/>
              <w:jc w:val="center"/>
            </w:trPr>
          </w:trPrChange>
        </w:trPr>
        <w:tc>
          <w:tcPr>
            <w:cnfStyle w:val="001000000000" w:firstRow="0" w:lastRow="0" w:firstColumn="1" w:lastColumn="0" w:oddVBand="0" w:evenVBand="0" w:oddHBand="0" w:evenHBand="0" w:firstRowFirstColumn="0" w:firstRowLastColumn="0" w:lastRowFirstColumn="0" w:lastRowLastColumn="0"/>
            <w:tcW w:w="0" w:type="auto"/>
            <w:vAlign w:val="center"/>
            <w:tcPrChange w:id="144" w:author="Acaru, Silviu" w:date="2026-03-15T21:31:00Z" w16du:dateUtc="2026-03-15T20:31:00Z">
              <w:tcPr>
                <w:tcW w:w="0" w:type="auto"/>
                <w:vAlign w:val="center"/>
              </w:tcPr>
            </w:tcPrChange>
          </w:tcPr>
          <w:p w14:paraId="66B8385C" w14:textId="4FC8139A" w:rsidR="0028047B" w:rsidRPr="00506ACC" w:rsidRDefault="0028047B" w:rsidP="0028047B">
            <w:pPr>
              <w:spacing w:line="259" w:lineRule="auto"/>
              <w:rPr>
                <w:rFonts w:ascii="Times New Roman" w:hAnsi="Times New Roman" w:cs="Times New Roman"/>
                <w:b/>
                <w:sz w:val="16"/>
                <w:szCs w:val="16"/>
              </w:rPr>
            </w:pPr>
            <w:del w:id="145" w:author="Acaru, Silviu" w:date="2026-03-15T21:31:00Z" w16du:dateUtc="2026-03-15T20:31:00Z">
              <w:r w:rsidRPr="00506ACC" w:rsidDel="00241180">
                <w:rPr>
                  <w:rFonts w:ascii="Times New Roman" w:hAnsi="Times New Roman" w:cs="Times New Roman"/>
                  <w:b/>
                  <w:sz w:val="16"/>
                  <w:szCs w:val="16"/>
                </w:rPr>
                <w:delText>Tin(II) octoate</w:delText>
              </w:r>
            </w:del>
          </w:p>
        </w:tc>
        <w:tc>
          <w:tcPr>
            <w:tcW w:w="4238" w:type="dxa"/>
            <w:vAlign w:val="center"/>
            <w:tcPrChange w:id="146" w:author="Acaru, Silviu" w:date="2026-03-15T21:31:00Z" w16du:dateUtc="2026-03-15T20:31:00Z">
              <w:tcPr>
                <w:tcW w:w="4238" w:type="dxa"/>
                <w:vAlign w:val="center"/>
              </w:tcPr>
            </w:tcPrChange>
          </w:tcPr>
          <w:p w14:paraId="445711BD" w14:textId="071DC6F8" w:rsidR="0028047B" w:rsidRPr="00506ACC" w:rsidRDefault="0028047B"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47" w:author="Acaru, Silviu" w:date="2026-03-15T21:31:00Z" w16du:dateUtc="2026-03-15T20:31:00Z">
              <w:r w:rsidRPr="00506ACC" w:rsidDel="00241180">
                <w:rPr>
                  <w:rFonts w:ascii="Times New Roman" w:hAnsi="Times New Roman" w:cs="Times New Roman"/>
                  <w:sz w:val="16"/>
                  <w:szCs w:val="16"/>
                </w:rPr>
                <w:delText>4 equidistant points in the range from 0 to 1.5 (step of 0.5)</w:delText>
              </w:r>
            </w:del>
          </w:p>
        </w:tc>
        <w:tc>
          <w:tcPr>
            <w:tcW w:w="2017" w:type="dxa"/>
            <w:vAlign w:val="center"/>
            <w:tcPrChange w:id="148" w:author="Acaru, Silviu" w:date="2026-03-15T21:31:00Z" w16du:dateUtc="2026-03-15T20:31:00Z">
              <w:tcPr>
                <w:tcW w:w="2017" w:type="dxa"/>
                <w:vAlign w:val="center"/>
              </w:tcPr>
            </w:tcPrChange>
          </w:tcPr>
          <w:p w14:paraId="5B506436" w14:textId="77B8C9AC" w:rsidR="0028047B" w:rsidRPr="00506ACC" w:rsidRDefault="0028047B"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49" w:author="Acaru, Silviu" w:date="2026-03-15T21:31:00Z" w16du:dateUtc="2026-03-15T20:31:00Z">
              <w:r w:rsidRPr="00506ACC" w:rsidDel="00241180">
                <w:rPr>
                  <w:rFonts w:ascii="Times New Roman" w:hAnsi="Times New Roman" w:cs="Times New Roman"/>
                  <w:sz w:val="16"/>
                  <w:szCs w:val="16"/>
                </w:rPr>
                <w:delText>0, 0.5, 1.0, 1.5</w:delText>
              </w:r>
            </w:del>
          </w:p>
        </w:tc>
      </w:tr>
      <w:tr w:rsidR="0028047B" w:rsidRPr="00506ACC" w:rsidDel="00241180" w14:paraId="2E983021" w14:textId="367DA6E9" w:rsidTr="0028047B">
        <w:trPr>
          <w:cnfStyle w:val="000000100000" w:firstRow="0" w:lastRow="0" w:firstColumn="0" w:lastColumn="0" w:oddVBand="0" w:evenVBand="0" w:oddHBand="1" w:evenHBand="0" w:firstRowFirstColumn="0" w:firstRowLastColumn="0" w:lastRowFirstColumn="0" w:lastRowLastColumn="0"/>
          <w:trHeight w:val="20"/>
          <w:jc w:val="center"/>
          <w:del w:id="150" w:author="Acaru, Silviu" w:date="2026-03-15T21:27:00Z"/>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D378BD" w14:textId="48D07281" w:rsidR="0028047B" w:rsidRPr="00506ACC" w:rsidDel="00241180" w:rsidRDefault="0028047B" w:rsidP="0028047B">
            <w:pPr>
              <w:spacing w:line="259" w:lineRule="auto"/>
              <w:rPr>
                <w:del w:id="151" w:author="Acaru, Silviu" w:date="2026-03-15T21:27:00Z" w16du:dateUtc="2026-03-15T20:27:00Z"/>
                <w:rFonts w:ascii="Times New Roman" w:hAnsi="Times New Roman" w:cs="Times New Roman"/>
                <w:b/>
                <w:sz w:val="16"/>
                <w:szCs w:val="16"/>
              </w:rPr>
            </w:pPr>
            <w:del w:id="152" w:author="Acaru, Silviu" w:date="2026-03-15T21:27:00Z" w16du:dateUtc="2026-03-15T20:27:00Z">
              <w:r w:rsidRPr="00506ACC" w:rsidDel="00241180">
                <w:rPr>
                  <w:rFonts w:ascii="Times New Roman" w:hAnsi="Times New Roman" w:cs="Times New Roman"/>
                  <w:b/>
                  <w:sz w:val="16"/>
                  <w:szCs w:val="16"/>
                </w:rPr>
                <w:delText>Swelling ratio (%)</w:delText>
              </w:r>
            </w:del>
          </w:p>
        </w:tc>
        <w:tc>
          <w:tcPr>
            <w:tcW w:w="4238" w:type="dxa"/>
            <w:vAlign w:val="center"/>
            <w:hideMark/>
          </w:tcPr>
          <w:p w14:paraId="00CBC81A" w14:textId="5A82E2EF" w:rsidR="0028047B" w:rsidRPr="00506ACC" w:rsidDel="00241180"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del w:id="153" w:author="Acaru, Silviu" w:date="2026-03-15T21:27:00Z" w16du:dateUtc="2026-03-15T20:27:00Z"/>
                <w:rFonts w:ascii="Times New Roman" w:hAnsi="Times New Roman" w:cs="Times New Roman"/>
                <w:sz w:val="16"/>
                <w:szCs w:val="16"/>
              </w:rPr>
            </w:pPr>
            <w:del w:id="154" w:author="Acaru, Silviu" w:date="2026-03-15T21:27:00Z" w16du:dateUtc="2026-03-15T20:27:00Z">
              <w:r w:rsidRPr="00506ACC" w:rsidDel="00241180">
                <w:rPr>
                  <w:rFonts w:ascii="Times New Roman" w:hAnsi="Times New Roman" w:cs="Times New Roman"/>
                  <w:sz w:val="16"/>
                  <w:szCs w:val="16"/>
                </w:rPr>
                <w:delText xml:space="preserve">The min and max points in the range from 0 to 472 </w:delText>
              </w:r>
            </w:del>
          </w:p>
        </w:tc>
        <w:tc>
          <w:tcPr>
            <w:tcW w:w="2017" w:type="dxa"/>
            <w:vAlign w:val="center"/>
            <w:hideMark/>
          </w:tcPr>
          <w:p w14:paraId="24C82DF7" w14:textId="04010731" w:rsidR="0028047B" w:rsidRPr="00506ACC" w:rsidDel="00241180"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del w:id="155" w:author="Acaru, Silviu" w:date="2026-03-15T21:27:00Z" w16du:dateUtc="2026-03-15T20:27:00Z"/>
                <w:rFonts w:ascii="Times New Roman" w:hAnsi="Times New Roman" w:cs="Times New Roman"/>
                <w:sz w:val="16"/>
                <w:szCs w:val="16"/>
              </w:rPr>
            </w:pPr>
            <w:del w:id="156" w:author="Acaru, Silviu" w:date="2026-03-15T21:27:00Z" w16du:dateUtc="2026-03-15T20:27:00Z">
              <w:r w:rsidRPr="00506ACC" w:rsidDel="00241180">
                <w:rPr>
                  <w:rFonts w:ascii="Times New Roman" w:hAnsi="Times New Roman" w:cs="Times New Roman"/>
                  <w:sz w:val="16"/>
                  <w:szCs w:val="16"/>
                </w:rPr>
                <w:delText>0, 472</w:delText>
              </w:r>
            </w:del>
          </w:p>
        </w:tc>
      </w:tr>
    </w:tbl>
    <w:p w14:paraId="1F7B2756" w14:textId="0D7916C2" w:rsidR="00797BE2" w:rsidRPr="00443E04" w:rsidDel="00241180" w:rsidRDefault="00797BE2" w:rsidP="00797BE2">
      <w:pPr>
        <w:rPr>
          <w:del w:id="157" w:author="Acaru, Silviu" w:date="2026-03-15T21:27:00Z" w16du:dateUtc="2026-03-15T20:27:00Z"/>
          <w:rFonts w:ascii="Times New Roman" w:hAnsi="Times New Roman" w:cs="Times New Roman"/>
          <w:sz w:val="24"/>
          <w:szCs w:val="24"/>
        </w:rPr>
      </w:pPr>
    </w:p>
    <w:p w14:paraId="2F419566" w14:textId="04365BF9" w:rsidR="008F2936" w:rsidRPr="00443E04" w:rsidRDefault="00CB72F0" w:rsidP="00CB72F0">
      <w:pPr>
        <w:pStyle w:val="Heading1"/>
        <w:numPr>
          <w:ilvl w:val="1"/>
          <w:numId w:val="2"/>
        </w:numPr>
        <w:spacing w:before="120" w:after="120"/>
        <w:rPr>
          <w:rFonts w:ascii="Times New Roman" w:hAnsi="Times New Roman" w:cs="Times New Roman"/>
          <w:sz w:val="24"/>
          <w:szCs w:val="24"/>
        </w:rPr>
      </w:pPr>
      <w:bookmarkStart w:id="158" w:name="_Ref182406235"/>
      <w:r w:rsidRPr="00CB72F0">
        <w:rPr>
          <w:rFonts w:ascii="Times New Roman" w:hAnsi="Times New Roman" w:cs="Times New Roman"/>
          <w:sz w:val="24"/>
          <w:szCs w:val="24"/>
        </w:rPr>
        <w:lastRenderedPageBreak/>
        <w:t xml:space="preserve">Predicting New Synthesis Parameters </w:t>
      </w:r>
      <w:r>
        <w:rPr>
          <w:rFonts w:ascii="Times New Roman" w:hAnsi="Times New Roman" w:cs="Times New Roman"/>
          <w:sz w:val="24"/>
          <w:szCs w:val="24"/>
        </w:rPr>
        <w:t>f</w:t>
      </w:r>
      <w:r w:rsidRPr="00CB72F0">
        <w:rPr>
          <w:rFonts w:ascii="Times New Roman" w:hAnsi="Times New Roman" w:cs="Times New Roman"/>
          <w:sz w:val="24"/>
          <w:szCs w:val="24"/>
        </w:rPr>
        <w:t xml:space="preserve">or Formulations </w:t>
      </w:r>
      <w:r>
        <w:rPr>
          <w:rFonts w:ascii="Times New Roman" w:hAnsi="Times New Roman" w:cs="Times New Roman"/>
          <w:sz w:val="24"/>
          <w:szCs w:val="24"/>
        </w:rPr>
        <w:t>u</w:t>
      </w:r>
      <w:r w:rsidRPr="00CB72F0">
        <w:rPr>
          <w:rFonts w:ascii="Times New Roman" w:hAnsi="Times New Roman" w:cs="Times New Roman"/>
          <w:sz w:val="24"/>
          <w:szCs w:val="24"/>
        </w:rPr>
        <w:t xml:space="preserve">sing </w:t>
      </w:r>
      <w:r>
        <w:rPr>
          <w:rFonts w:ascii="Times New Roman" w:hAnsi="Times New Roman" w:cs="Times New Roman"/>
          <w:sz w:val="24"/>
          <w:szCs w:val="24"/>
        </w:rPr>
        <w:t>a</w:t>
      </w:r>
      <w:r w:rsidRPr="00CB72F0">
        <w:rPr>
          <w:rFonts w:ascii="Times New Roman" w:hAnsi="Times New Roman" w:cs="Times New Roman"/>
          <w:sz w:val="24"/>
          <w:szCs w:val="24"/>
        </w:rPr>
        <w:t>n Adaptive Grid Search</w:t>
      </w:r>
      <w:bookmarkEnd w:id="158"/>
    </w:p>
    <w:p w14:paraId="66DF541D" w14:textId="44D0B171"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The analysis of our model's performance</w:t>
      </w:r>
      <w:r w:rsidR="00CB72F0">
        <w:rPr>
          <w:rFonts w:ascii="Times New Roman" w:hAnsi="Times New Roman" w:cs="Times New Roman"/>
          <w:sz w:val="24"/>
          <w:szCs w:val="24"/>
        </w:rPr>
        <w:t xml:space="preserve"> through mapping</w:t>
      </w:r>
      <w:r w:rsidRPr="00C627D6">
        <w:rPr>
          <w:rFonts w:ascii="Times New Roman" w:hAnsi="Times New Roman" w:cs="Times New Roman"/>
          <w:sz w:val="24"/>
          <w:szCs w:val="24"/>
        </w:rPr>
        <w:t xml:space="preserve"> enabled us to develop new synthesis </w:t>
      </w:r>
      <w:r w:rsidR="00F22F6B">
        <w:rPr>
          <w:rFonts w:ascii="Times New Roman" w:hAnsi="Times New Roman" w:cs="Times New Roman"/>
          <w:sz w:val="24"/>
          <w:szCs w:val="24"/>
        </w:rPr>
        <w:t>formulations</w:t>
      </w:r>
      <w:r w:rsidR="00F22F6B" w:rsidRPr="00C627D6">
        <w:rPr>
          <w:rFonts w:ascii="Times New Roman" w:hAnsi="Times New Roman" w:cs="Times New Roman"/>
          <w:sz w:val="24"/>
          <w:szCs w:val="24"/>
        </w:rPr>
        <w:t xml:space="preserve"> </w:t>
      </w:r>
      <w:r w:rsidRPr="00C627D6">
        <w:rPr>
          <w:rFonts w:ascii="Times New Roman" w:hAnsi="Times New Roman" w:cs="Times New Roman"/>
          <w:sz w:val="24"/>
          <w:szCs w:val="24"/>
        </w:rPr>
        <w:t xml:space="preserve">effectively. However, we encountered significant challenges in the mapping process related to input feature increments. Using larger increments led to gaps in coverage of the desired target </w:t>
      </w:r>
      <w:proofErr w:type="spellStart"/>
      <w:r w:rsidRPr="00C627D6">
        <w:rPr>
          <w:rFonts w:ascii="Times New Roman" w:hAnsi="Times New Roman" w:cs="Times New Roman"/>
          <w:sz w:val="24"/>
          <w:szCs w:val="24"/>
        </w:rPr>
        <w:t>T</w:t>
      </w:r>
      <w:r w:rsidRPr="00CB72F0">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values, while using smaller increments (as detailed in </w:t>
      </w:r>
      <w:r w:rsidRPr="003567C1">
        <w:rPr>
          <w:rFonts w:ascii="Times New Roman" w:hAnsi="Times New Roman" w:cs="Times New Roman"/>
          <w:sz w:val="24"/>
          <w:szCs w:val="24"/>
        </w:rPr>
        <w:t>Table 2</w:t>
      </w:r>
      <w:r w:rsidRPr="00C627D6">
        <w:rPr>
          <w:rFonts w:ascii="Times New Roman" w:hAnsi="Times New Roman" w:cs="Times New Roman"/>
          <w:sz w:val="24"/>
          <w:szCs w:val="24"/>
        </w:rPr>
        <w:t xml:space="preserve">) generated over </w:t>
      </w:r>
      <w:r w:rsidR="00AF70AC">
        <w:rPr>
          <w:rFonts w:ascii="Times New Roman" w:hAnsi="Times New Roman" w:cs="Times New Roman"/>
          <w:sz w:val="24"/>
          <w:szCs w:val="24"/>
        </w:rPr>
        <w:t>4</w:t>
      </w:r>
      <w:r w:rsidRPr="00C627D6">
        <w:rPr>
          <w:rFonts w:ascii="Times New Roman" w:hAnsi="Times New Roman" w:cs="Times New Roman"/>
          <w:sz w:val="24"/>
          <w:szCs w:val="24"/>
        </w:rPr>
        <w:t xml:space="preserve"> million unique synthesis combinations. This vast number of combinations exceeded the practical limits of our computing hardware, </w:t>
      </w:r>
      <w:r w:rsidR="008536A2">
        <w:rPr>
          <w:rFonts w:ascii="Times New Roman" w:hAnsi="Times New Roman" w:cs="Times New Roman"/>
          <w:sz w:val="24"/>
          <w:szCs w:val="24"/>
        </w:rPr>
        <w:t>namely</w:t>
      </w:r>
      <w:r w:rsidRPr="00C627D6">
        <w:rPr>
          <w:rFonts w:ascii="Times New Roman" w:hAnsi="Times New Roman" w:cs="Times New Roman"/>
          <w:sz w:val="24"/>
          <w:szCs w:val="24"/>
        </w:rPr>
        <w:t xml:space="preserve"> a 13</w:t>
      </w:r>
      <w:r w:rsidRPr="00416F5B">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 Core™ i7-1365U processor running at 1.80GHz.</w:t>
      </w:r>
      <w:r w:rsidR="00CB72F0">
        <w:rPr>
          <w:rFonts w:ascii="Times New Roman" w:hAnsi="Times New Roman" w:cs="Times New Roman"/>
          <w:sz w:val="24"/>
          <w:szCs w:val="24"/>
        </w:rPr>
        <w:t xml:space="preserve"> </w:t>
      </w:r>
      <w:r w:rsidR="00CB72F0" w:rsidRPr="00CB72F0">
        <w:rPr>
          <w:rFonts w:ascii="Times New Roman" w:hAnsi="Times New Roman" w:cs="Times New Roman"/>
          <w:sz w:val="24"/>
          <w:szCs w:val="24"/>
        </w:rPr>
        <w:t>More specifically, the visualization library (</w:t>
      </w:r>
      <w:r w:rsidR="00372C93">
        <w:rPr>
          <w:rFonts w:ascii="Times New Roman" w:hAnsi="Times New Roman" w:cs="Times New Roman"/>
          <w:i/>
          <w:sz w:val="24"/>
          <w:szCs w:val="24"/>
        </w:rPr>
        <w:t>i.e.</w:t>
      </w:r>
      <w:r w:rsidR="00372C93">
        <w:rPr>
          <w:rFonts w:ascii="Times New Roman" w:hAnsi="Times New Roman" w:cs="Times New Roman"/>
          <w:sz w:val="24"/>
          <w:szCs w:val="24"/>
        </w:rPr>
        <w:t xml:space="preserve">, </w:t>
      </w:r>
      <w:proofErr w:type="spellStart"/>
      <w:r w:rsidR="00CB72F0" w:rsidRPr="00CB72F0">
        <w:rPr>
          <w:rFonts w:ascii="Times New Roman" w:hAnsi="Times New Roman" w:cs="Times New Roman"/>
          <w:sz w:val="24"/>
          <w:szCs w:val="24"/>
        </w:rPr>
        <w:t>plotly</w:t>
      </w:r>
      <w:proofErr w:type="spellEnd"/>
      <w:r w:rsidR="00CB72F0" w:rsidRPr="00CB72F0">
        <w:rPr>
          <w:rFonts w:ascii="Times New Roman" w:hAnsi="Times New Roman" w:cs="Times New Roman"/>
          <w:sz w:val="24"/>
          <w:szCs w:val="24"/>
        </w:rPr>
        <w:t>) failed to render the parallel coordinates plot, our chosen method for visualizing the relationships between synthesis parameters</w:t>
      </w:r>
      <w:r w:rsidR="00CB72F0">
        <w:rPr>
          <w:rFonts w:ascii="Times New Roman" w:hAnsi="Times New Roman" w:cs="Times New Roman"/>
          <w:sz w:val="24"/>
          <w:szCs w:val="24"/>
        </w:rPr>
        <w:t>.</w:t>
      </w:r>
    </w:p>
    <w:p w14:paraId="1063C6F4" w14:textId="29E3E085"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Furthermore, our initial mapping strategy's parameter-input approach, while effective at demonstrating feature-</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vertAlign w:val="subscript"/>
        </w:rPr>
        <w:t xml:space="preserve"> </w:t>
      </w:r>
      <w:r w:rsidRPr="00C627D6">
        <w:rPr>
          <w:rFonts w:ascii="Times New Roman" w:hAnsi="Times New Roman" w:cs="Times New Roman"/>
          <w:sz w:val="24"/>
          <w:szCs w:val="24"/>
        </w:rPr>
        <w:t>relationships, lacked direct output control. This limitation necessitated developing an alternative strategy that could balance fine-grained target output resolution with reasonable computational demands.</w:t>
      </w:r>
    </w:p>
    <w:p w14:paraId="26291F51" w14:textId="6351CB8B"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 xml:space="preserve">To address these challenges, we implemented an adaptive grid search algorithm that optimizes input parameters for </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prediction using our ensemble ML model. The algorithm operates on </w:t>
      </w:r>
      <w:r>
        <w:rPr>
          <w:rFonts w:ascii="Times New Roman" w:hAnsi="Times New Roman" w:cs="Times New Roman"/>
          <w:sz w:val="24"/>
          <w:szCs w:val="24"/>
        </w:rPr>
        <w:t xml:space="preserve">the </w:t>
      </w:r>
      <w:r w:rsidRPr="00C627D6">
        <w:rPr>
          <w:rFonts w:ascii="Times New Roman" w:hAnsi="Times New Roman" w:cs="Times New Roman"/>
          <w:sz w:val="24"/>
          <w:szCs w:val="24"/>
        </w:rPr>
        <w:t>seven input parameters initialized as a coarse grid (</w:t>
      </w:r>
      <w:r w:rsidRPr="000A1535">
        <w:rPr>
          <w:rFonts w:ascii="Times New Roman" w:hAnsi="Times New Roman" w:cs="Times New Roman"/>
          <w:sz w:val="24"/>
          <w:szCs w:val="24"/>
        </w:rPr>
        <w:fldChar w:fldCharType="begin"/>
      </w:r>
      <w:r w:rsidRPr="000A1535">
        <w:rPr>
          <w:rFonts w:ascii="Times New Roman" w:hAnsi="Times New Roman" w:cs="Times New Roman"/>
          <w:sz w:val="24"/>
          <w:szCs w:val="24"/>
        </w:rPr>
        <w:instrText xml:space="preserve"> REF _Ref178329346 \h  \* MERGEFORMAT </w:instrText>
      </w:r>
      <w:r w:rsidRPr="000A1535">
        <w:rPr>
          <w:rFonts w:ascii="Times New Roman" w:hAnsi="Times New Roman" w:cs="Times New Roman"/>
          <w:sz w:val="24"/>
          <w:szCs w:val="24"/>
        </w:rPr>
      </w:r>
      <w:r w:rsidRPr="000A1535">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3</w:t>
      </w:r>
      <w:r w:rsidRPr="000A1535">
        <w:rPr>
          <w:rFonts w:ascii="Times New Roman" w:hAnsi="Times New Roman" w:cs="Times New Roman"/>
          <w:sz w:val="24"/>
          <w:szCs w:val="24"/>
        </w:rPr>
        <w:fldChar w:fldCharType="end"/>
      </w:r>
      <w:r w:rsidRPr="00C627D6">
        <w:rPr>
          <w:rFonts w:ascii="Times New Roman" w:hAnsi="Times New Roman" w:cs="Times New Roman"/>
          <w:sz w:val="24"/>
          <w:szCs w:val="24"/>
        </w:rPr>
        <w:t xml:space="preserve">). For each target </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it systematically evaluates combinations of these parameters, using both base and meta-models for </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prediction.</w:t>
      </w:r>
    </w:p>
    <w:p w14:paraId="20E163D7" w14:textId="77777777" w:rsidR="00CB72F0" w:rsidRP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 xml:space="preserve">The algorithm works through an iterative refinement process. Initially, for each target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it systematically evaluates all parameter combinations within the current grid using both base and meta-models for prediction. The absolute difference between each predicted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and the target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is then calculated to identify the parameter combination that yields the smallest difference, representing the best match. Following this identification, the algorithm narrows the search range around these optimal parameters while maintaining the grid density. This entire process is repeated for three iterations, each time working within a more focused parameter space to progressively improve prediction accuracy.</w:t>
      </w:r>
    </w:p>
    <w:p w14:paraId="19BCE4C5" w14:textId="4946F2DE" w:rsid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 xml:space="preserve">We applied this method across target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values from -</w:t>
      </w:r>
      <w:r w:rsidR="00762F22">
        <w:rPr>
          <w:rFonts w:ascii="Times New Roman" w:hAnsi="Times New Roman" w:cs="Times New Roman"/>
          <w:sz w:val="24"/>
          <w:szCs w:val="24"/>
        </w:rPr>
        <w:t>17</w:t>
      </w:r>
      <w:r w:rsidRPr="00CB72F0">
        <w:rPr>
          <w:rFonts w:ascii="Times New Roman" w:hAnsi="Times New Roman" w:cs="Times New Roman"/>
          <w:sz w:val="24"/>
          <w:szCs w:val="24"/>
        </w:rPr>
        <w:t>°C to 1</w:t>
      </w:r>
      <w:r w:rsidR="00762F22">
        <w:rPr>
          <w:rFonts w:ascii="Times New Roman" w:hAnsi="Times New Roman" w:cs="Times New Roman"/>
          <w:sz w:val="24"/>
          <w:szCs w:val="24"/>
        </w:rPr>
        <w:t>0</w:t>
      </w:r>
      <w:r w:rsidRPr="00CB72F0">
        <w:rPr>
          <w:rFonts w:ascii="Times New Roman" w:hAnsi="Times New Roman" w:cs="Times New Roman"/>
          <w:sz w:val="24"/>
          <w:szCs w:val="24"/>
        </w:rPr>
        <w:t xml:space="preserve">0°C in </w:t>
      </w:r>
      <w:r w:rsidR="009528F0" w:rsidRPr="009528F0">
        <w:rPr>
          <w:rFonts w:ascii="Times New Roman" w:hAnsi="Times New Roman" w:cs="Times New Roman"/>
          <w:sz w:val="24"/>
          <w:szCs w:val="24"/>
        </w:rPr>
        <w:t>2.39°C</w:t>
      </w:r>
      <w:r w:rsidRPr="00CB72F0">
        <w:rPr>
          <w:rFonts w:ascii="Times New Roman" w:hAnsi="Times New Roman" w:cs="Times New Roman"/>
          <w:sz w:val="24"/>
          <w:szCs w:val="24"/>
        </w:rPr>
        <w:t xml:space="preserve"> increments. This systematic approach allowed us to identify optimal synthesis parameters for each target</w:t>
      </w:r>
      <w:r w:rsidR="00506C40">
        <w:rPr>
          <w:rFonts w:ascii="Times New Roman" w:hAnsi="Times New Roman" w:cs="Times New Roman"/>
          <w:sz w:val="24"/>
          <w:szCs w:val="24"/>
        </w:rPr>
        <w:t xml:space="preserve"> </w:t>
      </w:r>
      <w:proofErr w:type="spellStart"/>
      <w:r w:rsidR="00506C40">
        <w:rPr>
          <w:rFonts w:ascii="Times New Roman" w:hAnsi="Times New Roman" w:cs="Times New Roman"/>
          <w:sz w:val="24"/>
          <w:szCs w:val="24"/>
        </w:rPr>
        <w:t>T</w:t>
      </w:r>
      <w:r w:rsidR="00506C40" w:rsidRPr="00506C40">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temperature while avoiding the computational limitations of our initial exhaustive mapping strategy. The final output provide</w:t>
      </w:r>
      <w:r w:rsidR="00506C40">
        <w:rPr>
          <w:rFonts w:ascii="Times New Roman" w:hAnsi="Times New Roman" w:cs="Times New Roman"/>
          <w:sz w:val="24"/>
          <w:szCs w:val="24"/>
        </w:rPr>
        <w:t xml:space="preserve">d </w:t>
      </w:r>
      <w:r w:rsidRPr="00CB72F0">
        <w:rPr>
          <w:rFonts w:ascii="Times New Roman" w:hAnsi="Times New Roman" w:cs="Times New Roman"/>
          <w:sz w:val="24"/>
          <w:szCs w:val="24"/>
        </w:rPr>
        <w:t>a comprehensive set of synthesis formulations</w:t>
      </w:r>
      <w:r w:rsidR="00506C40">
        <w:rPr>
          <w:rFonts w:ascii="Times New Roman" w:hAnsi="Times New Roman" w:cs="Times New Roman"/>
          <w:sz w:val="24"/>
          <w:szCs w:val="24"/>
        </w:rPr>
        <w:t>.</w:t>
      </w:r>
    </w:p>
    <w:p w14:paraId="635C5ED8" w14:textId="25EFE74B" w:rsidR="00C36461" w:rsidRPr="004A1B8E" w:rsidRDefault="00C36461" w:rsidP="009E3FF7">
      <w:pPr>
        <w:pStyle w:val="Caption"/>
        <w:keepNext/>
        <w:jc w:val="center"/>
        <w:rPr>
          <w:rFonts w:ascii="Times New Roman" w:hAnsi="Times New Roman" w:cs="Times New Roman"/>
          <w:sz w:val="24"/>
          <w:szCs w:val="24"/>
        </w:rPr>
      </w:pPr>
      <w:bookmarkStart w:id="159" w:name="_Ref178329346"/>
      <w:r w:rsidRPr="004A1B8E">
        <w:rPr>
          <w:rFonts w:ascii="Times New Roman" w:hAnsi="Times New Roman" w:cs="Times New Roman"/>
          <w:sz w:val="24"/>
          <w:szCs w:val="24"/>
        </w:rPr>
        <w:t xml:space="preserve">Table </w:t>
      </w:r>
      <w:r w:rsidR="00E75E5F" w:rsidRPr="004A1B8E">
        <w:rPr>
          <w:rFonts w:ascii="Times New Roman" w:hAnsi="Times New Roman" w:cs="Times New Roman"/>
          <w:sz w:val="24"/>
          <w:szCs w:val="24"/>
        </w:rPr>
        <w:fldChar w:fldCharType="begin"/>
      </w:r>
      <w:r w:rsidR="00E75E5F" w:rsidRPr="004A1B8E">
        <w:rPr>
          <w:rFonts w:ascii="Times New Roman" w:hAnsi="Times New Roman" w:cs="Times New Roman"/>
          <w:sz w:val="24"/>
          <w:szCs w:val="24"/>
        </w:rPr>
        <w:instrText xml:space="preserve"> SEQ Table \* ARABIC </w:instrText>
      </w:r>
      <w:r w:rsidR="00E75E5F"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00E75E5F" w:rsidRPr="004A1B8E">
        <w:rPr>
          <w:rFonts w:ascii="Times New Roman" w:hAnsi="Times New Roman" w:cs="Times New Roman"/>
          <w:noProof/>
          <w:sz w:val="24"/>
          <w:szCs w:val="24"/>
        </w:rPr>
        <w:fldChar w:fldCharType="end"/>
      </w:r>
      <w:bookmarkEnd w:id="159"/>
      <w:r w:rsidRPr="004A1B8E">
        <w:rPr>
          <w:rFonts w:ascii="Times New Roman" w:hAnsi="Times New Roman" w:cs="Times New Roman"/>
          <w:sz w:val="24"/>
          <w:szCs w:val="24"/>
        </w:rPr>
        <w:t xml:space="preserve"> grid features and their parameters.</w:t>
      </w:r>
    </w:p>
    <w:tbl>
      <w:tblPr>
        <w:tblStyle w:val="PlainTable5"/>
        <w:tblW w:w="0" w:type="auto"/>
        <w:jc w:val="center"/>
        <w:tblLook w:val="04A0" w:firstRow="1" w:lastRow="0" w:firstColumn="1" w:lastColumn="0" w:noHBand="0" w:noVBand="1"/>
      </w:tblPr>
      <w:tblGrid>
        <w:gridCol w:w="2639"/>
        <w:gridCol w:w="3851"/>
      </w:tblGrid>
      <w:tr w:rsidR="008F2936" w:rsidRPr="009E3FF7" w14:paraId="0ECEEDE6" w14:textId="77777777" w:rsidTr="009E3F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12C9436B" w14:textId="44AD8750" w:rsidR="008F2936" w:rsidRPr="001E7FE3" w:rsidRDefault="00762F22" w:rsidP="006A20EA">
            <w:pPr>
              <w:rPr>
                <w:rFonts w:ascii="Times New Roman" w:hAnsi="Times New Roman" w:cs="Times New Roman"/>
                <w:b/>
                <w:sz w:val="16"/>
                <w:szCs w:val="16"/>
              </w:rPr>
            </w:pPr>
            <w:r>
              <w:rPr>
                <w:rFonts w:ascii="Times New Roman" w:hAnsi="Times New Roman" w:cs="Times New Roman"/>
                <w:b/>
                <w:sz w:val="16"/>
                <w:szCs w:val="16"/>
              </w:rPr>
              <w:t>Features</w:t>
            </w:r>
          </w:p>
        </w:tc>
        <w:tc>
          <w:tcPr>
            <w:tcW w:w="0" w:type="auto"/>
          </w:tcPr>
          <w:p w14:paraId="4E2C2687" w14:textId="74DEB2DA" w:rsidR="008F2936" w:rsidRPr="00762F22" w:rsidRDefault="00762F22" w:rsidP="006A20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762F22">
              <w:rPr>
                <w:rFonts w:ascii="Times New Roman" w:hAnsi="Times New Roman" w:cs="Times New Roman"/>
                <w:b/>
                <w:sz w:val="16"/>
                <w:szCs w:val="16"/>
              </w:rPr>
              <w:t>Values</w:t>
            </w:r>
          </w:p>
        </w:tc>
      </w:tr>
      <w:tr w:rsidR="00762F22" w:rsidRPr="009E3FF7" w14:paraId="3E9047D2"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8956C3" w14:textId="553858B4"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Lignin (</w:t>
            </w:r>
            <w:proofErr w:type="spellStart"/>
            <w:r w:rsidRPr="001E7FE3">
              <w:rPr>
                <w:rFonts w:ascii="Times New Roman" w:hAnsi="Times New Roman" w:cs="Times New Roman"/>
                <w:b/>
                <w:sz w:val="16"/>
                <w:szCs w:val="16"/>
              </w:rPr>
              <w:t>wt</w:t>
            </w:r>
            <w:proofErr w:type="spellEnd"/>
            <w:r w:rsidRPr="001E7FE3">
              <w:rPr>
                <w:rFonts w:ascii="Times New Roman" w:hAnsi="Times New Roman" w:cs="Times New Roman"/>
                <w:b/>
                <w:sz w:val="16"/>
                <w:szCs w:val="16"/>
              </w:rPr>
              <w:t>%)</w:t>
            </w:r>
          </w:p>
        </w:tc>
        <w:tc>
          <w:tcPr>
            <w:tcW w:w="0" w:type="auto"/>
          </w:tcPr>
          <w:p w14:paraId="36D2583F" w14:textId="6FF02498" w:rsidR="00762F22" w:rsidRPr="009E3FF7" w:rsidRDefault="00BB1F63"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B1F63">
              <w:rPr>
                <w:rFonts w:ascii="Times New Roman" w:hAnsi="Times New Roman" w:cs="Times New Roman"/>
                <w:sz w:val="16"/>
                <w:szCs w:val="16"/>
              </w:rPr>
              <w:t>0, 33.33, 66.67, 100</w:t>
            </w:r>
          </w:p>
        </w:tc>
      </w:tr>
      <w:tr w:rsidR="00762F22" w:rsidRPr="009E3FF7" w14:paraId="78CA7A89"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8B1EBC" w14:textId="52BB76C3"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type (PTHF)</w:t>
            </w:r>
          </w:p>
        </w:tc>
        <w:tc>
          <w:tcPr>
            <w:tcW w:w="0" w:type="auto"/>
          </w:tcPr>
          <w:p w14:paraId="3326F67A" w14:textId="745B362A" w:rsidR="00762F22" w:rsidRPr="009E3FF7" w:rsidRDefault="00762F22"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250, 650, 1000</w:t>
            </w:r>
          </w:p>
        </w:tc>
      </w:tr>
      <w:tr w:rsidR="00762F22" w:rsidRPr="009E3FF7" w14:paraId="44EAC65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777000" w14:textId="141134F8" w:rsidR="00762F22"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Ratio</w:t>
            </w:r>
          </w:p>
        </w:tc>
        <w:tc>
          <w:tcPr>
            <w:tcW w:w="0" w:type="auto"/>
          </w:tcPr>
          <w:p w14:paraId="2310571D" w14:textId="7329B7C0" w:rsidR="00762F22"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0.6, 0.8, 1.0, 1.2, 1.4</w:t>
            </w:r>
          </w:p>
        </w:tc>
      </w:tr>
      <w:tr w:rsidR="00762F22" w:rsidRPr="009E3FF7" w14:paraId="5AB32705"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202273" w14:textId="4824AFB9"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0" w:type="auto"/>
          </w:tcPr>
          <w:p w14:paraId="2BD6637B" w14:textId="21F73CFD" w:rsidR="00762F22" w:rsidRPr="009E3FF7" w:rsidRDefault="009528F0" w:rsidP="009528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r w:rsidR="00BB1F63" w:rsidRPr="00BB1F63">
              <w:rPr>
                <w:rFonts w:ascii="Times New Roman" w:hAnsi="Times New Roman" w:cs="Times New Roman"/>
                <w:sz w:val="16"/>
                <w:szCs w:val="16"/>
              </w:rPr>
              <w:t>Calculated as</w:t>
            </w:r>
            <w:r>
              <w:rPr>
                <w:rFonts w:ascii="Times New Roman" w:hAnsi="Times New Roman" w:cs="Times New Roman"/>
                <w:sz w:val="16"/>
                <w:szCs w:val="16"/>
              </w:rPr>
              <w:t xml:space="preserve"> 1</w:t>
            </w:r>
            <w:r w:rsidR="00BB1F63" w:rsidRPr="00BB1F63">
              <w:rPr>
                <w:rFonts w:ascii="Times New Roman" w:hAnsi="Times New Roman" w:cs="Times New Roman"/>
                <w:sz w:val="16"/>
                <w:szCs w:val="16"/>
              </w:rPr>
              <w:t xml:space="preserve">00 </w:t>
            </w:r>
            <w:r>
              <w:rPr>
                <w:rFonts w:ascii="Times New Roman" w:hAnsi="Times New Roman" w:cs="Times New Roman"/>
                <w:sz w:val="16"/>
                <w:szCs w:val="16"/>
              </w:rPr>
              <w:t>–</w:t>
            </w:r>
            <w:r w:rsidR="00BB1F63" w:rsidRPr="00BB1F63">
              <w:rPr>
                <w:rFonts w:ascii="Times New Roman" w:hAnsi="Times New Roman" w:cs="Times New Roman"/>
                <w:sz w:val="16"/>
                <w:szCs w:val="16"/>
              </w:rPr>
              <w:t xml:space="preserve"> Lignin</w:t>
            </w:r>
            <w:r>
              <w:rPr>
                <w:rFonts w:ascii="Times New Roman" w:hAnsi="Times New Roman" w:cs="Times New Roman"/>
                <w:sz w:val="16"/>
                <w:szCs w:val="16"/>
              </w:rPr>
              <w:t xml:space="preserve"> (</w:t>
            </w:r>
            <w:proofErr w:type="spellStart"/>
            <w:r>
              <w:rPr>
                <w:rFonts w:ascii="Times New Roman" w:hAnsi="Times New Roman" w:cs="Times New Roman"/>
                <w:sz w:val="16"/>
                <w:szCs w:val="16"/>
              </w:rPr>
              <w:t>wt</w:t>
            </w:r>
            <w:proofErr w:type="spellEnd"/>
            <w:r w:rsidR="00BB1F63" w:rsidRPr="00BB1F63">
              <w:rPr>
                <w:rFonts w:ascii="Times New Roman" w:hAnsi="Times New Roman" w:cs="Times New Roman"/>
                <w:sz w:val="16"/>
                <w:szCs w:val="16"/>
              </w:rPr>
              <w:t>%)</w:t>
            </w:r>
            <w:r>
              <w:rPr>
                <w:rFonts w:ascii="Times New Roman" w:hAnsi="Times New Roman" w:cs="Times New Roman"/>
                <w:sz w:val="16"/>
                <w:szCs w:val="16"/>
              </w:rPr>
              <w:t>)</w:t>
            </w:r>
            <w:r w:rsidR="00BB1F63" w:rsidRPr="00BB1F63">
              <w:rPr>
                <w:rFonts w:ascii="Times New Roman" w:hAnsi="Times New Roman" w:cs="Times New Roman"/>
                <w:sz w:val="16"/>
                <w:szCs w:val="16"/>
              </w:rPr>
              <w:t>: 0, 33.33, 66.67, 100</w:t>
            </w:r>
          </w:p>
        </w:tc>
      </w:tr>
      <w:tr w:rsidR="00762F22" w:rsidRPr="009E3FF7" w14:paraId="1245B6EA"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ECD3A5" w14:textId="60CF603B"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Isocyanate</w:t>
            </w:r>
            <w:del w:id="160" w:author="Acaru, Silviu" w:date="2026-03-15T21:33:00Z" w16du:dateUtc="2026-03-15T20:33:00Z">
              <w:r w:rsidRPr="001E7FE3" w:rsidDel="00241180">
                <w:rPr>
                  <w:rFonts w:ascii="Times New Roman" w:hAnsi="Times New Roman" w:cs="Times New Roman"/>
                  <w:b/>
                  <w:sz w:val="16"/>
                  <w:szCs w:val="16"/>
                </w:rPr>
                <w:delText xml:space="preserve"> content </w:delText>
              </w:r>
            </w:del>
            <w:r w:rsidRPr="001E7FE3">
              <w:rPr>
                <w:rFonts w:ascii="Times New Roman" w:hAnsi="Times New Roman" w:cs="Times New Roman"/>
                <w:b/>
                <w:sz w:val="16"/>
                <w:szCs w:val="16"/>
              </w:rPr>
              <w:t>(</w:t>
            </w:r>
            <w:proofErr w:type="spellStart"/>
            <w:ins w:id="161" w:author="Acaru, Silviu" w:date="2026-03-15T21:33:00Z" w16du:dateUtc="2026-03-15T20:33:00Z">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w:t>
              </w:r>
            </w:ins>
            <w:del w:id="162" w:author="Acaru, Silviu" w:date="2026-03-15T21:33:00Z" w16du:dateUtc="2026-03-15T20:33:00Z">
              <w:r w:rsidRPr="001E7FE3" w:rsidDel="00241180">
                <w:rPr>
                  <w:rFonts w:ascii="Times New Roman" w:hAnsi="Times New Roman" w:cs="Times New Roman"/>
                  <w:b/>
                  <w:sz w:val="16"/>
                  <w:szCs w:val="16"/>
                </w:rPr>
                <w:delText>mmol NCO</w:delText>
              </w:r>
            </w:del>
            <w:r w:rsidRPr="001E7FE3">
              <w:rPr>
                <w:rFonts w:ascii="Times New Roman" w:hAnsi="Times New Roman" w:cs="Times New Roman"/>
                <w:b/>
                <w:sz w:val="16"/>
                <w:szCs w:val="16"/>
              </w:rPr>
              <w:t>)</w:t>
            </w:r>
          </w:p>
        </w:tc>
        <w:tc>
          <w:tcPr>
            <w:tcW w:w="0" w:type="auto"/>
          </w:tcPr>
          <w:p w14:paraId="098018D7" w14:textId="77777777" w:rsidR="00762F22" w:rsidRPr="009E3FF7"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0, 5, 10, 15, 20</w:t>
            </w:r>
          </w:p>
        </w:tc>
      </w:tr>
      <w:tr w:rsidR="00762F22" w:rsidRPr="009E3FF7" w14:paraId="3C0DA9D3"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786FB70" w14:textId="744FBF0A" w:rsidR="00762F22" w:rsidRPr="001E7FE3" w:rsidRDefault="00762F22" w:rsidP="00762F22">
            <w:pPr>
              <w:tabs>
                <w:tab w:val="left" w:pos="993"/>
              </w:tabs>
              <w:rPr>
                <w:rFonts w:ascii="Times New Roman" w:hAnsi="Times New Roman" w:cs="Times New Roman"/>
                <w:b/>
                <w:sz w:val="16"/>
                <w:szCs w:val="16"/>
              </w:rPr>
            </w:pPr>
            <w:del w:id="163" w:author="Acaru, Silviu" w:date="2026-03-15T21:36:00Z" w16du:dateUtc="2026-03-15T20:36:00Z">
              <w:r w:rsidDel="003B45A2">
                <w:rPr>
                  <w:rFonts w:ascii="Times New Roman" w:hAnsi="Times New Roman" w:cs="Times New Roman"/>
                  <w:b/>
                  <w:sz w:val="16"/>
                  <w:szCs w:val="16"/>
                </w:rPr>
                <w:delText>Tin(II) octoate (wt%)</w:delText>
              </w:r>
            </w:del>
          </w:p>
        </w:tc>
        <w:tc>
          <w:tcPr>
            <w:tcW w:w="0" w:type="auto"/>
          </w:tcPr>
          <w:p w14:paraId="3068B5A8" w14:textId="48F82FD4" w:rsidR="00762F22" w:rsidRPr="009E3FF7" w:rsidRDefault="009528F0"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64" w:author="Acaru, Silviu" w:date="2026-03-15T21:36:00Z" w16du:dateUtc="2026-03-15T20:36:00Z">
              <w:r w:rsidRPr="009528F0" w:rsidDel="003B45A2">
                <w:rPr>
                  <w:rFonts w:ascii="Times New Roman" w:hAnsi="Times New Roman" w:cs="Times New Roman"/>
                  <w:sz w:val="16"/>
                  <w:szCs w:val="16"/>
                </w:rPr>
                <w:delText>0, 0.67, 1.33, 2.0</w:delText>
              </w:r>
            </w:del>
          </w:p>
        </w:tc>
      </w:tr>
      <w:tr w:rsidR="00762F22" w:rsidRPr="009E3FF7" w14:paraId="7AEABF1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6DD9CB" w14:textId="4883ADBB" w:rsidR="00762F22" w:rsidRPr="001E7FE3" w:rsidRDefault="00762F22" w:rsidP="00762F22">
            <w:pPr>
              <w:rPr>
                <w:rFonts w:ascii="Times New Roman" w:hAnsi="Times New Roman" w:cs="Times New Roman"/>
                <w:b/>
                <w:sz w:val="16"/>
                <w:szCs w:val="16"/>
              </w:rPr>
            </w:pPr>
            <w:del w:id="165" w:author="Acaru, Silviu" w:date="2026-03-15T21:36:00Z" w16du:dateUtc="2026-03-15T20:36:00Z">
              <w:r w:rsidRPr="001E7FE3" w:rsidDel="003B45A2">
                <w:rPr>
                  <w:rFonts w:ascii="Times New Roman" w:hAnsi="Times New Roman" w:cs="Times New Roman"/>
                  <w:b/>
                  <w:sz w:val="16"/>
                  <w:szCs w:val="16"/>
                </w:rPr>
                <w:delText>Swelling ratio (%)</w:delText>
              </w:r>
            </w:del>
          </w:p>
        </w:tc>
        <w:tc>
          <w:tcPr>
            <w:tcW w:w="0" w:type="auto"/>
          </w:tcPr>
          <w:p w14:paraId="2548F4F9" w14:textId="3260D978" w:rsidR="00762F22" w:rsidRPr="009E3FF7" w:rsidRDefault="00762F22" w:rsidP="00762F22">
            <w:pPr>
              <w:tabs>
                <w:tab w:val="left" w:pos="1007"/>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66" w:author="Acaru, Silviu" w:date="2026-03-15T21:36:00Z" w16du:dateUtc="2026-03-15T20:36:00Z">
              <w:r w:rsidRPr="009E3FF7" w:rsidDel="003B45A2">
                <w:rPr>
                  <w:rFonts w:ascii="Times New Roman" w:hAnsi="Times New Roman" w:cs="Times New Roman"/>
                  <w:sz w:val="16"/>
                  <w:szCs w:val="16"/>
                </w:rPr>
                <w:delText>0, 118, 236, 354, 472</w:delText>
              </w:r>
            </w:del>
          </w:p>
        </w:tc>
      </w:tr>
    </w:tbl>
    <w:p w14:paraId="3B154657" w14:textId="77777777" w:rsidR="00BB476D" w:rsidRDefault="00BB476D" w:rsidP="000A1535">
      <w:pPr>
        <w:jc w:val="both"/>
        <w:rPr>
          <w:rFonts w:ascii="Times New Roman" w:hAnsi="Times New Roman" w:cs="Times New Roman"/>
          <w:sz w:val="24"/>
          <w:szCs w:val="24"/>
        </w:rPr>
      </w:pPr>
    </w:p>
    <w:p w14:paraId="6DD51685" w14:textId="5E67AC8D" w:rsidR="000A1535" w:rsidRPr="000A1535" w:rsidRDefault="00171199" w:rsidP="000A1535">
      <w:pPr>
        <w:jc w:val="both"/>
        <w:rPr>
          <w:rFonts w:ascii="Times New Roman" w:hAnsi="Times New Roman" w:cs="Times New Roman"/>
          <w:sz w:val="24"/>
          <w:szCs w:val="24"/>
        </w:rPr>
      </w:pPr>
      <w:r w:rsidRPr="00171199">
        <w:rPr>
          <w:rFonts w:ascii="Times New Roman" w:hAnsi="Times New Roman" w:cs="Times New Roman"/>
          <w:sz w:val="24"/>
          <w:szCs w:val="24"/>
        </w:rPr>
        <w:lastRenderedPageBreak/>
        <w:t xml:space="preserve">This process generated a dataset of optimal parameter combinations and their corresponding predicted </w:t>
      </w:r>
      <w:proofErr w:type="spellStart"/>
      <w:r w:rsidRPr="00171199">
        <w:rPr>
          <w:rFonts w:ascii="Times New Roman" w:hAnsi="Times New Roman" w:cs="Times New Roman"/>
          <w:sz w:val="24"/>
          <w:szCs w:val="24"/>
        </w:rPr>
        <w:t>T</w:t>
      </w:r>
      <w:r w:rsidRPr="000A1535">
        <w:rPr>
          <w:rFonts w:ascii="Times New Roman" w:hAnsi="Times New Roman" w:cs="Times New Roman"/>
          <w:sz w:val="24"/>
          <w:szCs w:val="24"/>
          <w:vertAlign w:val="subscript"/>
        </w:rPr>
        <w:t>g</w:t>
      </w:r>
      <w:proofErr w:type="spellEnd"/>
      <w:r w:rsidRPr="00171199">
        <w:rPr>
          <w:rFonts w:ascii="Times New Roman" w:hAnsi="Times New Roman" w:cs="Times New Roman"/>
          <w:sz w:val="24"/>
          <w:szCs w:val="24"/>
        </w:rPr>
        <w:t xml:space="preserve"> values for each target.</w:t>
      </w:r>
      <w:r w:rsidR="000A1535">
        <w:rPr>
          <w:rFonts w:ascii="Times New Roman" w:hAnsi="Times New Roman" w:cs="Times New Roman"/>
          <w:sz w:val="24"/>
          <w:szCs w:val="24"/>
        </w:rPr>
        <w:t xml:space="preserve"> By setting a wider range for </w:t>
      </w:r>
      <w:proofErr w:type="spellStart"/>
      <w:r w:rsidR="000A1535">
        <w:rPr>
          <w:rFonts w:ascii="Times New Roman" w:hAnsi="Times New Roman" w:cs="Times New Roman"/>
          <w:sz w:val="24"/>
          <w:szCs w:val="24"/>
        </w:rPr>
        <w:t>T</w:t>
      </w:r>
      <w:r w:rsidR="000A1535" w:rsidRPr="000A1535">
        <w:rPr>
          <w:rFonts w:ascii="Times New Roman" w:hAnsi="Times New Roman" w:cs="Times New Roman"/>
          <w:sz w:val="24"/>
          <w:szCs w:val="24"/>
          <w:vertAlign w:val="subscript"/>
        </w:rPr>
        <w:t>g</w:t>
      </w:r>
      <w:proofErr w:type="spellEnd"/>
      <w:r w:rsidR="000A1535">
        <w:rPr>
          <w:rFonts w:ascii="Times New Roman" w:hAnsi="Times New Roman" w:cs="Times New Roman"/>
          <w:sz w:val="24"/>
          <w:szCs w:val="24"/>
        </w:rPr>
        <w:t xml:space="preserve"> than the data points available in the training dataset, we </w:t>
      </w:r>
      <w:r w:rsidR="00ED711C">
        <w:rPr>
          <w:rFonts w:ascii="Times New Roman" w:hAnsi="Times New Roman" w:cs="Times New Roman"/>
          <w:sz w:val="24"/>
          <w:szCs w:val="24"/>
        </w:rPr>
        <w:t xml:space="preserve">also </w:t>
      </w:r>
      <w:r w:rsidR="000A1535">
        <w:rPr>
          <w:rFonts w:ascii="Times New Roman" w:hAnsi="Times New Roman" w:cs="Times New Roman"/>
          <w:sz w:val="24"/>
          <w:szCs w:val="24"/>
        </w:rPr>
        <w:t xml:space="preserve">explored the extrapolation </w:t>
      </w:r>
      <w:r w:rsidR="00ED711C">
        <w:rPr>
          <w:rFonts w:ascii="Times New Roman" w:hAnsi="Times New Roman" w:cs="Times New Roman"/>
          <w:sz w:val="24"/>
          <w:szCs w:val="24"/>
        </w:rPr>
        <w:t>capacities</w:t>
      </w:r>
      <w:r w:rsidR="000A1535">
        <w:rPr>
          <w:rFonts w:ascii="Times New Roman" w:hAnsi="Times New Roman" w:cs="Times New Roman"/>
          <w:sz w:val="24"/>
          <w:szCs w:val="24"/>
        </w:rPr>
        <w:t xml:space="preserve"> of the ML model. </w:t>
      </w:r>
      <w:r w:rsidR="00ED711C">
        <w:rPr>
          <w:rFonts w:ascii="Times New Roman" w:hAnsi="Times New Roman" w:cs="Times New Roman"/>
          <w:sz w:val="24"/>
          <w:szCs w:val="24"/>
        </w:rPr>
        <w:t xml:space="preserve">We plotted the </w:t>
      </w:r>
      <w:r w:rsidR="00F405E2">
        <w:rPr>
          <w:rFonts w:ascii="Times New Roman" w:hAnsi="Times New Roman" w:cs="Times New Roman"/>
          <w:sz w:val="24"/>
          <w:szCs w:val="24"/>
        </w:rPr>
        <w:t xml:space="preserve">input determination </w:t>
      </w:r>
      <w:r w:rsidR="000A1535">
        <w:rPr>
          <w:rFonts w:ascii="Times New Roman" w:eastAsia="Times New Roman" w:hAnsi="Times New Roman" w:cs="Times New Roman"/>
          <w:sz w:val="24"/>
          <w:szCs w:val="24"/>
        </w:rPr>
        <w:t>dataset using parallel coordinates. This plot is</w:t>
      </w:r>
      <w:r w:rsidR="000A1535" w:rsidRPr="000A1535">
        <w:rPr>
          <w:rFonts w:ascii="Times New Roman" w:eastAsia="Times New Roman" w:hAnsi="Times New Roman" w:cs="Times New Roman"/>
          <w:sz w:val="24"/>
          <w:szCs w:val="24"/>
        </w:rPr>
        <w:t xml:space="preserve"> advantageous primarily because </w:t>
      </w:r>
      <w:r w:rsidR="000A1535">
        <w:rPr>
          <w:rFonts w:ascii="Times New Roman" w:eastAsia="Times New Roman" w:hAnsi="Times New Roman" w:cs="Times New Roman"/>
          <w:sz w:val="24"/>
          <w:szCs w:val="24"/>
        </w:rPr>
        <w:t>it</w:t>
      </w:r>
      <w:r w:rsidR="000A1535" w:rsidRPr="000A1535">
        <w:rPr>
          <w:rFonts w:ascii="Times New Roman" w:eastAsia="Times New Roman" w:hAnsi="Times New Roman" w:cs="Times New Roman"/>
          <w:sz w:val="24"/>
          <w:szCs w:val="24"/>
        </w:rPr>
        <w:t xml:space="preserve"> can display multiple variables in a single 2D </w:t>
      </w:r>
      <w:r w:rsidR="00506C40">
        <w:rPr>
          <w:rFonts w:ascii="Times New Roman" w:eastAsia="Times New Roman" w:hAnsi="Times New Roman" w:cs="Times New Roman"/>
          <w:sz w:val="24"/>
          <w:szCs w:val="24"/>
        </w:rPr>
        <w:t>graphic</w:t>
      </w:r>
      <w:r w:rsidR="000A1535" w:rsidRPr="000A1535">
        <w:rPr>
          <w:rFonts w:ascii="Times New Roman" w:eastAsia="Times New Roman" w:hAnsi="Times New Roman" w:cs="Times New Roman"/>
          <w:sz w:val="24"/>
          <w:szCs w:val="24"/>
        </w:rPr>
        <w:t xml:space="preserve">. </w:t>
      </w:r>
      <w:r w:rsidR="000A1535">
        <w:rPr>
          <w:rFonts w:ascii="Times New Roman" w:eastAsia="Times New Roman" w:hAnsi="Times New Roman" w:cs="Times New Roman"/>
          <w:sz w:val="24"/>
          <w:szCs w:val="24"/>
        </w:rPr>
        <w:t>It also allows</w:t>
      </w:r>
      <w:r w:rsidR="000A1535" w:rsidRPr="000A1535">
        <w:rPr>
          <w:rFonts w:ascii="Times New Roman" w:eastAsia="Times New Roman" w:hAnsi="Times New Roman" w:cs="Times New Roman"/>
          <w:sz w:val="24"/>
          <w:szCs w:val="24"/>
        </w:rPr>
        <w:t xml:space="preserve"> visualization for easy identification of relationships between different parameters and the </w:t>
      </w:r>
      <w:proofErr w:type="spellStart"/>
      <w:r w:rsidR="000A1535" w:rsidRPr="000A1535">
        <w:rPr>
          <w:rFonts w:ascii="Times New Roman" w:eastAsia="Times New Roman" w:hAnsi="Times New Roman" w:cs="Times New Roman"/>
          <w:sz w:val="24"/>
          <w:szCs w:val="24"/>
        </w:rPr>
        <w:t>T</w:t>
      </w:r>
      <w:r w:rsidR="000A1535" w:rsidRPr="000A1535">
        <w:rPr>
          <w:rFonts w:ascii="Times New Roman" w:eastAsia="Times New Roman" w:hAnsi="Times New Roman" w:cs="Times New Roman"/>
          <w:sz w:val="24"/>
          <w:szCs w:val="24"/>
          <w:vertAlign w:val="subscript"/>
        </w:rPr>
        <w:t>g</w:t>
      </w:r>
      <w:proofErr w:type="spellEnd"/>
      <w:r w:rsidR="00E75E5F">
        <w:rPr>
          <w:rFonts w:ascii="Times New Roman" w:eastAsia="Times New Roman" w:hAnsi="Times New Roman" w:cs="Times New Roman"/>
          <w:sz w:val="24"/>
          <w:szCs w:val="24"/>
        </w:rPr>
        <w:t xml:space="preserve"> and can ensure the adoption of the ML model by experimental chemists. </w:t>
      </w:r>
    </w:p>
    <w:p w14:paraId="491A2CF6" w14:textId="423D543D"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167" w:name="_Toc179040474"/>
      <w:bookmarkStart w:id="168" w:name="_Ref179040891"/>
      <w:r w:rsidRPr="00443E04">
        <w:rPr>
          <w:rFonts w:ascii="Times New Roman" w:eastAsia="Times New Roman" w:hAnsi="Times New Roman" w:cs="Times New Roman"/>
          <w:sz w:val="24"/>
          <w:szCs w:val="24"/>
        </w:rPr>
        <w:t>Results and Discussion</w:t>
      </w:r>
      <w:bookmarkEnd w:id="167"/>
      <w:bookmarkEnd w:id="168"/>
    </w:p>
    <w:p w14:paraId="0C3BC844" w14:textId="3B503213" w:rsidR="00C556CA" w:rsidRDefault="00C556CA" w:rsidP="0070473F">
      <w:pPr>
        <w:pStyle w:val="Heading1"/>
        <w:numPr>
          <w:ilvl w:val="1"/>
          <w:numId w:val="2"/>
        </w:numPr>
        <w:spacing w:before="120" w:after="120"/>
        <w:rPr>
          <w:rFonts w:ascii="Times New Roman" w:eastAsia="Times New Roman" w:hAnsi="Times New Roman" w:cs="Times New Roman"/>
          <w:sz w:val="24"/>
          <w:szCs w:val="24"/>
        </w:rPr>
      </w:pPr>
      <w:bookmarkStart w:id="169" w:name="_Toc179040475"/>
      <w:r w:rsidRPr="78F197D4">
        <w:rPr>
          <w:rFonts w:ascii="Times New Roman" w:eastAsia="Times New Roman" w:hAnsi="Times New Roman" w:cs="Times New Roman"/>
          <w:sz w:val="24"/>
          <w:szCs w:val="24"/>
        </w:rPr>
        <w:t xml:space="preserve">Dataset </w:t>
      </w:r>
      <w:r w:rsidR="19AD53EF" w:rsidRPr="78F197D4">
        <w:rPr>
          <w:rFonts w:ascii="Times New Roman" w:eastAsia="Times New Roman" w:hAnsi="Times New Roman" w:cs="Times New Roman"/>
          <w:sz w:val="24"/>
          <w:szCs w:val="24"/>
        </w:rPr>
        <w:t>O</w:t>
      </w:r>
      <w:r w:rsidRPr="78F197D4">
        <w:rPr>
          <w:rFonts w:ascii="Times New Roman" w:eastAsia="Times New Roman" w:hAnsi="Times New Roman" w:cs="Times New Roman"/>
          <w:sz w:val="24"/>
          <w:szCs w:val="24"/>
        </w:rPr>
        <w:t>verview</w:t>
      </w:r>
      <w:bookmarkEnd w:id="169"/>
    </w:p>
    <w:p w14:paraId="4EB8708C" w14:textId="59E92BF7" w:rsid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Correlation of Features</w:t>
      </w:r>
    </w:p>
    <w:p w14:paraId="312DC9FD" w14:textId="77777777" w:rsidR="00F22F6B" w:rsidRDefault="00F22F6B" w:rsidP="00F22F6B"/>
    <w:p w14:paraId="7C371F87" w14:textId="1C102DE0" w:rsidR="00F22F6B" w:rsidRPr="00416F5B" w:rsidRDefault="00F22F6B" w:rsidP="00416F5B">
      <w:pPr>
        <w:jc w:val="both"/>
        <w:rPr>
          <w:rFonts w:ascii="Times New Roman" w:eastAsia="Times New Roman" w:hAnsi="Times New Roman" w:cs="Times New Roman"/>
          <w:sz w:val="24"/>
          <w:szCs w:val="24"/>
        </w:rPr>
      </w:pPr>
      <w:r w:rsidRPr="00416F5B">
        <w:rPr>
          <w:rFonts w:ascii="Times New Roman" w:eastAsia="Times New Roman" w:hAnsi="Times New Roman" w:cs="Times New Roman"/>
          <w:sz w:val="24"/>
          <w:szCs w:val="24"/>
        </w:rPr>
        <w:t xml:space="preserve">The analysis of correlations with </w:t>
      </w:r>
      <w:proofErr w:type="spellStart"/>
      <w:r w:rsidRPr="00416F5B">
        <w:rPr>
          <w:rFonts w:ascii="Times New Roman" w:eastAsia="Times New Roman" w:hAnsi="Times New Roman" w:cs="Times New Roman"/>
          <w:sz w:val="24"/>
          <w:szCs w:val="24"/>
        </w:rPr>
        <w:t>T</w:t>
      </w:r>
      <w:r w:rsidRPr="00416F5B">
        <w:rPr>
          <w:rFonts w:ascii="Times New Roman" w:eastAsia="Times New Roman" w:hAnsi="Times New Roman" w:cs="Times New Roman"/>
          <w:sz w:val="24"/>
          <w:szCs w:val="24"/>
          <w:vertAlign w:val="subscript"/>
        </w:rPr>
        <w:t>g</w:t>
      </w:r>
      <w:proofErr w:type="spellEnd"/>
      <w:r w:rsidRPr="00416F5B">
        <w:rPr>
          <w:rFonts w:ascii="Times New Roman" w:eastAsia="Times New Roman" w:hAnsi="Times New Roman" w:cs="Times New Roman"/>
          <w:sz w:val="24"/>
          <w:szCs w:val="24"/>
        </w:rPr>
        <w:t xml:space="preserve"> reveals intriguing relationships among various features (Figure 3).</w:t>
      </w:r>
    </w:p>
    <w:p w14:paraId="79C33BC4" w14:textId="7C658D5B" w:rsidR="00AF6F07" w:rsidRDefault="00C30A7C">
      <w:pPr>
        <w:keepNext/>
        <w:jc w:val="center"/>
      </w:pPr>
      <w:r>
        <w:rPr>
          <w:noProof/>
        </w:rPr>
        <w:drawing>
          <wp:inline distT="0" distB="0" distL="0" distR="0" wp14:anchorId="5EECD212" wp14:editId="0CCD23E3">
            <wp:extent cx="3509448" cy="28109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tif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11922" cy="2812914"/>
                    </a:xfrm>
                    <a:prstGeom prst="rect">
                      <a:avLst/>
                    </a:prstGeom>
                  </pic:spPr>
                </pic:pic>
              </a:graphicData>
            </a:graphic>
          </wp:inline>
        </w:drawing>
      </w:r>
    </w:p>
    <w:p w14:paraId="2382AE7F" w14:textId="1C08B20B" w:rsidR="00F3644F" w:rsidRPr="001A6B86" w:rsidRDefault="0099207B" w:rsidP="00203A30">
      <w:pPr>
        <w:pStyle w:val="Caption"/>
        <w:jc w:val="both"/>
        <w:rPr>
          <w:rFonts w:ascii="Times New Roman" w:hAnsi="Times New Roman" w:cs="Times New Roman"/>
          <w:sz w:val="24"/>
          <w:szCs w:val="24"/>
        </w:rPr>
      </w:pPr>
      <w:bookmarkStart w:id="170" w:name="_Ref177115861"/>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Pr="001A6B86">
        <w:rPr>
          <w:rFonts w:ascii="Times New Roman" w:hAnsi="Times New Roman" w:cs="Times New Roman"/>
          <w:sz w:val="24"/>
          <w:szCs w:val="24"/>
        </w:rPr>
        <w:fldChar w:fldCharType="end"/>
      </w:r>
      <w:bookmarkEnd w:id="170"/>
      <w:r w:rsidRPr="001A6B86">
        <w:rPr>
          <w:rFonts w:ascii="Times New Roman" w:hAnsi="Times New Roman" w:cs="Times New Roman"/>
          <w:sz w:val="24"/>
          <w:szCs w:val="24"/>
        </w:rPr>
        <w:t xml:space="preserve"> </w:t>
      </w:r>
      <w:r w:rsidR="00A246AD" w:rsidRPr="001A6B86">
        <w:rPr>
          <w:rFonts w:ascii="Times New Roman" w:hAnsi="Times New Roman" w:cs="Times New Roman"/>
          <w:sz w:val="24"/>
          <w:szCs w:val="24"/>
        </w:rPr>
        <w:t>Heat map</w:t>
      </w:r>
      <w:r w:rsidRPr="001A6B86">
        <w:rPr>
          <w:rFonts w:ascii="Times New Roman" w:hAnsi="Times New Roman" w:cs="Times New Roman"/>
          <w:sz w:val="24"/>
          <w:szCs w:val="24"/>
        </w:rPr>
        <w:t xml:space="preserve"> </w:t>
      </w:r>
      <w:r w:rsidR="00643BB4">
        <w:rPr>
          <w:rFonts w:ascii="Times New Roman" w:hAnsi="Times New Roman" w:cs="Times New Roman"/>
          <w:sz w:val="24"/>
          <w:szCs w:val="24"/>
        </w:rPr>
        <w:t>showing</w:t>
      </w:r>
      <w:r w:rsidRPr="001A6B86">
        <w:rPr>
          <w:rFonts w:ascii="Times New Roman" w:hAnsi="Times New Roman" w:cs="Times New Roman"/>
          <w:sz w:val="24"/>
          <w:szCs w:val="24"/>
        </w:rPr>
        <w:t xml:space="preserve"> the correlation coefficient</w:t>
      </w:r>
      <w:r w:rsidR="00643BB4">
        <w:rPr>
          <w:rFonts w:ascii="Times New Roman" w:hAnsi="Times New Roman" w:cs="Times New Roman"/>
          <w:sz w:val="24"/>
          <w:szCs w:val="24"/>
        </w:rPr>
        <w:t>s</w:t>
      </w:r>
      <w:r w:rsidRPr="001A6B86">
        <w:rPr>
          <w:rFonts w:ascii="Times New Roman" w:hAnsi="Times New Roman" w:cs="Times New Roman"/>
          <w:sz w:val="24"/>
          <w:szCs w:val="24"/>
        </w:rPr>
        <w:t xml:space="preserve"> between </w:t>
      </w:r>
      <w:r w:rsidR="00643BB4">
        <w:rPr>
          <w:rFonts w:ascii="Times New Roman" w:hAnsi="Times New Roman" w:cs="Times New Roman"/>
          <w:sz w:val="24"/>
          <w:szCs w:val="24"/>
        </w:rPr>
        <w:t xml:space="preserve">the </w:t>
      </w:r>
      <w:r w:rsidRPr="001A6B86">
        <w:rPr>
          <w:rFonts w:ascii="Times New Roman" w:hAnsi="Times New Roman" w:cs="Times New Roman"/>
          <w:sz w:val="24"/>
          <w:szCs w:val="24"/>
        </w:rPr>
        <w:t>features within the dataset, 1 indicates a perfect positive correlation, -1 indicates a perfect negative correlation and 0 indicates no correlation.</w:t>
      </w:r>
    </w:p>
    <w:p w14:paraId="115C1191" w14:textId="7DA3D6F6" w:rsidR="00256B19" w:rsidRDefault="00A246AD" w:rsidP="00D43E05">
      <w:pPr>
        <w:pStyle w:val="whitespace-pre-wrap"/>
        <w:spacing w:before="0" w:beforeAutospacing="0" w:after="160" w:afterAutospacing="0"/>
        <w:jc w:val="both"/>
      </w:pPr>
      <w:r>
        <w:t xml:space="preserve">Lignin content, </w:t>
      </w:r>
      <w:r w:rsidR="00643BB4">
        <w:t>(</w:t>
      </w:r>
      <w:r>
        <w:t>"</w:t>
      </w:r>
      <w:r w:rsidRPr="000177A0">
        <w:rPr>
          <w:i/>
        </w:rPr>
        <w:t>Lignin (</w:t>
      </w:r>
      <w:proofErr w:type="spellStart"/>
      <w:r w:rsidRPr="000177A0">
        <w:rPr>
          <w:i/>
        </w:rPr>
        <w:t>wt</w:t>
      </w:r>
      <w:proofErr w:type="spellEnd"/>
      <w:r w:rsidRPr="000177A0">
        <w:rPr>
          <w:i/>
        </w:rPr>
        <w:t>%)</w:t>
      </w:r>
      <w:r>
        <w:t>"</w:t>
      </w:r>
      <w:r w:rsidR="00643BB4">
        <w:t>)</w:t>
      </w:r>
      <w:r>
        <w:t xml:space="preserve"> exhibits the strongest positive correlation with </w:t>
      </w:r>
      <w:proofErr w:type="spellStart"/>
      <w:r>
        <w:t>T</w:t>
      </w:r>
      <w:r w:rsidRPr="000177A0">
        <w:rPr>
          <w:vertAlign w:val="subscript"/>
        </w:rPr>
        <w:t>g</w:t>
      </w:r>
      <w:proofErr w:type="spellEnd"/>
      <w:r>
        <w:t>, indicating its significant influence on this property</w:t>
      </w:r>
      <w:r w:rsidR="004B7A86">
        <w:t>.</w:t>
      </w:r>
      <w:r w:rsidR="00643BB4">
        <w:t xml:space="preserve"> </w:t>
      </w:r>
      <w:r w:rsidR="004B7A86" w:rsidRPr="004B7A86">
        <w:t xml:space="preserve">This observation aligns with established chemical reasoning from the literature. Lignin, a complex polymer composed of phenolic compounds, is known to affect the crosslinking density </w:t>
      </w:r>
      <w:r w:rsidR="005F7C47">
        <w:t>of lignin-PU</w:t>
      </w:r>
      <w:r w:rsidR="005F7C47" w:rsidRPr="004B7A86">
        <w:t xml:space="preserve"> </w:t>
      </w:r>
      <w:r w:rsidR="004B7A86" w:rsidRPr="004B7A86">
        <w:t xml:space="preserve">materials. The presence of </w:t>
      </w:r>
      <w:r w:rsidR="005F7C47">
        <w:t>aromatic groups</w:t>
      </w:r>
      <w:r w:rsidR="004B7A86" w:rsidRPr="004B7A86">
        <w:t xml:space="preserve"> and π-π interactions</w:t>
      </w:r>
      <w:r w:rsidR="000A7E74">
        <w:t xml:space="preserve"> </w:t>
      </w:r>
      <w:r w:rsidR="004B7A86" w:rsidRPr="004B7A86">
        <w:t xml:space="preserve">can enhance the rigidity and thermal stability of the material. As the lignin content increases, the network of crosslinks becomes denser, restricting molecular mobility and leading to a higher </w:t>
      </w:r>
      <w:proofErr w:type="spellStart"/>
      <w:r w:rsidR="004B7A86" w:rsidRPr="004B7A86">
        <w:t>T</w:t>
      </w:r>
      <w:r w:rsidR="004B7A86" w:rsidRPr="004B7A86">
        <w:rPr>
          <w:vertAlign w:val="subscript"/>
        </w:rPr>
        <w:t>g</w:t>
      </w:r>
      <w:proofErr w:type="spellEnd"/>
      <w:r w:rsidR="00EA7C59">
        <w:t>.</w:t>
      </w:r>
      <w:sdt>
        <w:sdtPr>
          <w:rPr>
            <w:color w:val="000000"/>
            <w:vertAlign w:val="superscript"/>
          </w:rPr>
          <w:tag w:val="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
          <w:id w:val="9495345"/>
          <w:placeholder>
            <w:docPart w:val="DefaultPlaceholder_-1854013440"/>
          </w:placeholder>
        </w:sdtPr>
        <w:sdtContent>
          <w:r w:rsidR="00412D9A" w:rsidRPr="00412D9A">
            <w:rPr>
              <w:color w:val="000000"/>
              <w:vertAlign w:val="superscript"/>
            </w:rPr>
            <w:t>[29–31]</w:t>
          </w:r>
        </w:sdtContent>
      </w:sdt>
      <w:r w:rsidR="00E75E5F">
        <w:t xml:space="preserve"> </w:t>
      </w:r>
      <w:r>
        <w:t>Conversely, the co-polyol quantity ("</w:t>
      </w:r>
      <w:r w:rsidRPr="78F197D4">
        <w:rPr>
          <w:i/>
          <w:iCs/>
        </w:rPr>
        <w:t>Co-polyol (</w:t>
      </w:r>
      <w:proofErr w:type="spellStart"/>
      <w:r w:rsidRPr="78F197D4">
        <w:rPr>
          <w:i/>
          <w:iCs/>
        </w:rPr>
        <w:t>wt</w:t>
      </w:r>
      <w:proofErr w:type="spellEnd"/>
      <w:r w:rsidRPr="78F197D4">
        <w:rPr>
          <w:i/>
          <w:iCs/>
        </w:rPr>
        <w:t>%)</w:t>
      </w:r>
      <w:r>
        <w:t xml:space="preserve">") demonstrates the most substantial negative correlation with </w:t>
      </w:r>
      <w:proofErr w:type="spellStart"/>
      <w:r>
        <w:t>T</w:t>
      </w:r>
      <w:r w:rsidRPr="78F197D4">
        <w:rPr>
          <w:i/>
          <w:iCs/>
          <w:vertAlign w:val="subscript"/>
        </w:rPr>
        <w:t>g</w:t>
      </w:r>
      <w:proofErr w:type="spellEnd"/>
      <w:r w:rsidR="00993162">
        <w:t xml:space="preserve">. </w:t>
      </w:r>
      <w:r w:rsidR="00D444A6">
        <w:t xml:space="preserve">This observation </w:t>
      </w:r>
      <w:r w:rsidR="31BDEDFD">
        <w:t xml:space="preserve">aligns with </w:t>
      </w:r>
      <w:r w:rsidR="00E75E5F">
        <w:t>previous</w:t>
      </w:r>
      <w:r w:rsidR="31BDEDFD">
        <w:t xml:space="preserve"> knowledge</w:t>
      </w:r>
      <w:r w:rsidR="00E75E5F">
        <w:t>, where</w:t>
      </w:r>
      <w:r w:rsidR="00D444A6">
        <w:t xml:space="preserve"> an increase in the co-polyol content leads to a decrease in </w:t>
      </w:r>
      <w:proofErr w:type="spellStart"/>
      <w:r w:rsidR="00D444A6">
        <w:t>T</w:t>
      </w:r>
      <w:r w:rsidR="00D444A6" w:rsidRPr="78F197D4">
        <w:rPr>
          <w:vertAlign w:val="subscript"/>
        </w:rPr>
        <w:t>g</w:t>
      </w:r>
      <w:proofErr w:type="spellEnd"/>
      <w:r w:rsidR="00EA7C59">
        <w:t>.</w:t>
      </w:r>
      <w:sdt>
        <w:sdtPr>
          <w:rPr>
            <w:color w:val="000000"/>
            <w:vertAlign w:val="superscript"/>
          </w:rPr>
          <w:tag w:val="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
          <w:id w:val="393852786"/>
          <w:placeholder>
            <w:docPart w:val="DefaultPlaceholder_-1854013440"/>
          </w:placeholder>
        </w:sdtPr>
        <w:sdtContent>
          <w:r w:rsidR="00412D9A" w:rsidRPr="00412D9A">
            <w:rPr>
              <w:color w:val="000000"/>
              <w:vertAlign w:val="superscript"/>
            </w:rPr>
            <w:t>[32]</w:t>
          </w:r>
        </w:sdtContent>
      </w:sdt>
      <w:r w:rsidR="00E75E5F">
        <w:t xml:space="preserve"> </w:t>
      </w:r>
      <w:r>
        <w:t xml:space="preserve">Isocyanate-related features </w:t>
      </w:r>
      <w:r>
        <w:lastRenderedPageBreak/>
        <w:t>("</w:t>
      </w:r>
      <w:r w:rsidRPr="78F197D4">
        <w:rPr>
          <w:i/>
          <w:iCs/>
        </w:rPr>
        <w:t>Isocyanate (</w:t>
      </w:r>
      <w:proofErr w:type="spellStart"/>
      <w:r w:rsidRPr="78F197D4">
        <w:rPr>
          <w:i/>
          <w:iCs/>
        </w:rPr>
        <w:t>wt</w:t>
      </w:r>
      <w:proofErr w:type="spellEnd"/>
      <w:r w:rsidRPr="78F197D4">
        <w:rPr>
          <w:i/>
          <w:iCs/>
        </w:rPr>
        <w:t>%)</w:t>
      </w:r>
      <w:r>
        <w:t>" and "</w:t>
      </w:r>
      <w:r w:rsidRPr="78F197D4">
        <w:rPr>
          <w:i/>
          <w:iCs/>
        </w:rPr>
        <w:t>Isocyanate (mmol NCO)</w:t>
      </w:r>
      <w:r>
        <w:t xml:space="preserve">") show </w:t>
      </w:r>
      <w:r w:rsidR="00B22928">
        <w:t>similar</w:t>
      </w:r>
      <w:r>
        <w:t xml:space="preserve"> positive correlations, followed closely by the "</w:t>
      </w:r>
      <w:r w:rsidR="00B22928">
        <w:rPr>
          <w:i/>
          <w:iCs/>
        </w:rPr>
        <w:t>Ratio</w:t>
      </w:r>
      <w:r>
        <w:t>"</w:t>
      </w:r>
      <w:del w:id="171" w:author="Acaru, Silviu" w:date="2026-03-15T21:45:00Z" w16du:dateUtc="2026-03-15T20:45:00Z">
        <w:r w:rsidR="005C32C6" w:rsidDel="003B45A2">
          <w:delText xml:space="preserve"> </w:delText>
        </w:r>
        <w:r w:rsidR="005C32C6" w:rsidRPr="78F197D4" w:rsidDel="003B45A2">
          <w:delText>[NCO]/[OH]</w:delText>
        </w:r>
      </w:del>
      <w:r w:rsidR="00784E9C">
        <w:t xml:space="preserve">. </w:t>
      </w:r>
      <w:r w:rsidR="00256B19">
        <w:t xml:space="preserve">As the isocyanate </w:t>
      </w:r>
      <w:r w:rsidR="00993162">
        <w:t>increases,</w:t>
      </w:r>
      <w:r w:rsidR="00256B19">
        <w:t xml:space="preserve"> </w:t>
      </w:r>
      <w:r w:rsidR="001E6636">
        <w:t>the crosslinking density within the polymer network also increases</w:t>
      </w:r>
      <w:r w:rsidR="00EA7C59">
        <w:t>.</w:t>
      </w:r>
      <w:sdt>
        <w:sdtPr>
          <w:rPr>
            <w:color w:val="000000"/>
            <w:vertAlign w:val="superscript"/>
          </w:rPr>
          <w:tag w:val="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
          <w:id w:val="-984997758"/>
          <w:placeholder>
            <w:docPart w:val="DefaultPlaceholder_-1854013440"/>
          </w:placeholder>
        </w:sdtPr>
        <w:sdtContent>
          <w:r w:rsidR="00412D9A" w:rsidRPr="00412D9A">
            <w:rPr>
              <w:color w:val="000000"/>
              <w:vertAlign w:val="superscript"/>
            </w:rPr>
            <w:t>[33]</w:t>
          </w:r>
        </w:sdtContent>
      </w:sdt>
      <w:r w:rsidR="00A23921" w:rsidRPr="00A23921">
        <w:t xml:space="preserve"> </w:t>
      </w:r>
      <w:r w:rsidR="00A23921">
        <w:t>These correlations can also be logically explained by the inherent relationships between these features within the dataset, providing valuable insights into the interconnected nature of the variables under study.</w:t>
      </w:r>
    </w:p>
    <w:p w14:paraId="7DE974BD" w14:textId="271CB906" w:rsidR="00A23921" w:rsidRDefault="00A246AD" w:rsidP="00D43E05">
      <w:pPr>
        <w:pStyle w:val="whitespace-pre-wrap"/>
        <w:spacing w:before="0" w:beforeAutospacing="0" w:after="160" w:afterAutospacing="0"/>
        <w:jc w:val="both"/>
      </w:pPr>
      <w:r>
        <w:t>Examining correlations with swelling ratios uncovers a different pattern. The co-polyol feature ("</w:t>
      </w:r>
      <w:r w:rsidRPr="78F197D4">
        <w:rPr>
          <w:i/>
          <w:iCs/>
        </w:rPr>
        <w:t>Co-polyol (</w:t>
      </w:r>
      <w:proofErr w:type="spellStart"/>
      <w:r w:rsidRPr="78F197D4">
        <w:rPr>
          <w:i/>
          <w:iCs/>
        </w:rPr>
        <w:t>wt</w:t>
      </w:r>
      <w:proofErr w:type="spellEnd"/>
      <w:r w:rsidRPr="78F197D4">
        <w:rPr>
          <w:i/>
          <w:iCs/>
        </w:rPr>
        <w:t>%)</w:t>
      </w:r>
      <w:r>
        <w:t>") displays the strongest positive correlation, followed by its type ("</w:t>
      </w:r>
      <w:r w:rsidRPr="78F197D4">
        <w:rPr>
          <w:i/>
          <w:iCs/>
        </w:rPr>
        <w:t>Co-polyol Type (PTHF)</w:t>
      </w:r>
      <w:r>
        <w:t>").</w:t>
      </w:r>
      <w:r w:rsidR="00993162">
        <w:t xml:space="preserve"> The strong positive correlation between </w:t>
      </w:r>
      <w:del w:id="172" w:author="Acaru, Silviu" w:date="2026-03-15T21:38:00Z" w16du:dateUtc="2026-03-15T20:38:00Z">
        <w:r w:rsidR="00993162" w:rsidRPr="003B45A2" w:rsidDel="003B45A2">
          <w:rPr>
            <w:i/>
            <w:iCs/>
            <w:rPrChange w:id="173" w:author="Acaru, Silviu" w:date="2026-03-15T21:39:00Z" w16du:dateUtc="2026-03-15T20:39:00Z">
              <w:rPr/>
            </w:rPrChange>
          </w:rPr>
          <w:delText>c</w:delText>
        </w:r>
      </w:del>
      <w:ins w:id="174" w:author="Acaru, Silviu" w:date="2026-03-15T21:38:00Z" w16du:dateUtc="2026-03-15T20:38:00Z">
        <w:r w:rsidR="003B45A2" w:rsidRPr="003B45A2">
          <w:rPr>
            <w:i/>
            <w:iCs/>
            <w:rPrChange w:id="175" w:author="Acaru, Silviu" w:date="2026-03-15T21:39:00Z" w16du:dateUtc="2026-03-15T20:39:00Z">
              <w:rPr/>
            </w:rPrChange>
          </w:rPr>
          <w:t>C</w:t>
        </w:r>
      </w:ins>
      <w:r w:rsidR="00993162" w:rsidRPr="003B45A2">
        <w:rPr>
          <w:i/>
          <w:iCs/>
          <w:rPrChange w:id="176" w:author="Acaru, Silviu" w:date="2026-03-15T21:39:00Z" w16du:dateUtc="2026-03-15T20:39:00Z">
            <w:rPr/>
          </w:rPrChange>
        </w:rPr>
        <w:t>o-polyol (</w:t>
      </w:r>
      <w:proofErr w:type="spellStart"/>
      <w:r w:rsidR="00993162" w:rsidRPr="003B45A2">
        <w:rPr>
          <w:i/>
          <w:iCs/>
          <w:rPrChange w:id="177" w:author="Acaru, Silviu" w:date="2026-03-15T21:39:00Z" w16du:dateUtc="2026-03-15T20:39:00Z">
            <w:rPr/>
          </w:rPrChange>
        </w:rPr>
        <w:t>wt</w:t>
      </w:r>
      <w:proofErr w:type="spellEnd"/>
      <w:r w:rsidR="00993162" w:rsidRPr="003B45A2">
        <w:rPr>
          <w:i/>
          <w:iCs/>
          <w:rPrChange w:id="178" w:author="Acaru, Silviu" w:date="2026-03-15T21:39:00Z" w16du:dateUtc="2026-03-15T20:39:00Z">
            <w:rPr/>
          </w:rPrChange>
        </w:rPr>
        <w:t>%)</w:t>
      </w:r>
      <w:r w:rsidR="00993162">
        <w:t xml:space="preserve"> and </w:t>
      </w:r>
      <w:del w:id="179" w:author="Acaru, Silviu" w:date="2026-03-15T21:39:00Z" w16du:dateUtc="2026-03-15T20:39:00Z">
        <w:r w:rsidR="00993162" w:rsidDel="003B45A2">
          <w:delText xml:space="preserve">swelling </w:delText>
        </w:r>
      </w:del>
      <w:ins w:id="180" w:author="Acaru, Silviu" w:date="2026-03-15T21:39:00Z" w16du:dateUtc="2026-03-15T20:39:00Z">
        <w:r w:rsidR="003B45A2" w:rsidRPr="003B45A2">
          <w:rPr>
            <w:i/>
            <w:iCs/>
            <w:rPrChange w:id="181" w:author="Acaru, Silviu" w:date="2026-03-15T21:39:00Z" w16du:dateUtc="2026-03-15T20:39:00Z">
              <w:rPr/>
            </w:rPrChange>
          </w:rPr>
          <w:t xml:space="preserve">Swelling </w:t>
        </w:r>
      </w:ins>
      <w:r w:rsidR="00993162" w:rsidRPr="003B45A2">
        <w:rPr>
          <w:i/>
          <w:iCs/>
          <w:rPrChange w:id="182" w:author="Acaru, Silviu" w:date="2026-03-15T21:39:00Z" w16du:dateUtc="2026-03-15T20:39:00Z">
            <w:rPr/>
          </w:rPrChange>
        </w:rPr>
        <w:t>ratio</w:t>
      </w:r>
      <w:r w:rsidR="00993162">
        <w:t xml:space="preserve"> suggests that as the co-polyol content increases, the swelling ratio also increases. </w:t>
      </w:r>
      <w:r w:rsidR="00F36510" w:rsidRPr="00F36510">
        <w:t xml:space="preserve">As </w:t>
      </w:r>
      <w:r w:rsidR="00F36510">
        <w:t xml:space="preserve">the </w:t>
      </w:r>
      <w:r w:rsidR="00F36510" w:rsidRPr="00416F5B">
        <w:t>co-polyol content increases</w:t>
      </w:r>
      <w:r w:rsidR="00F36510">
        <w:t>, the amount of multifunctional lignin decreases (dataset.csv in supporting information). By consequence</w:t>
      </w:r>
      <w:r w:rsidR="00F36510" w:rsidRPr="00F36510">
        <w:t xml:space="preserve">, the lignin-PU network becomes </w:t>
      </w:r>
      <w:r w:rsidR="00F36510" w:rsidRPr="00416F5B">
        <w:t>less rigid and more flexible</w:t>
      </w:r>
      <w:r w:rsidR="00F36510" w:rsidRPr="00F36510">
        <w:t xml:space="preserve">, reducing </w:t>
      </w:r>
      <w:r w:rsidR="00F36510" w:rsidRPr="00416F5B">
        <w:t>crosslink density</w:t>
      </w:r>
      <w:r w:rsidR="00F36510" w:rsidRPr="00F36510">
        <w:t xml:space="preserve">, increasing </w:t>
      </w:r>
      <w:r w:rsidR="00F36510" w:rsidRPr="00416F5B">
        <w:t>free volume</w:t>
      </w:r>
      <w:r w:rsidR="00F36510" w:rsidRPr="00F36510">
        <w:t xml:space="preserve">, and improving </w:t>
      </w:r>
      <w:r w:rsidR="00F36510" w:rsidRPr="00416F5B">
        <w:t>THF</w:t>
      </w:r>
      <w:r w:rsidR="00F36510">
        <w:t xml:space="preserve"> (solvent for swelling studies)</w:t>
      </w:r>
      <w:r w:rsidR="00F36510" w:rsidRPr="00416F5B">
        <w:t xml:space="preserve"> affinity</w:t>
      </w:r>
      <w:r w:rsidR="00F36510" w:rsidRPr="00F36510">
        <w:t xml:space="preserve">—all of which contribute to a </w:t>
      </w:r>
      <w:r w:rsidR="00F36510" w:rsidRPr="00416F5B">
        <w:t>higher swelling ratio</w:t>
      </w:r>
      <w:r w:rsidR="00F36510" w:rsidRPr="00F36510">
        <w:t>.</w:t>
      </w:r>
      <w:r w:rsidR="00F36510">
        <w:t xml:space="preserve">  </w:t>
      </w:r>
      <w:del w:id="183" w:author="Acaru, Silviu" w:date="2026-03-15T21:39:00Z" w16du:dateUtc="2026-03-15T20:39:00Z">
        <w:r w:rsidDel="003B45A2">
          <w:delText>"</w:delText>
        </w:r>
      </w:del>
      <w:r w:rsidRPr="000177A0">
        <w:rPr>
          <w:i/>
        </w:rPr>
        <w:t>Isocyanate (</w:t>
      </w:r>
      <w:proofErr w:type="spellStart"/>
      <w:r w:rsidRPr="000177A0">
        <w:rPr>
          <w:i/>
        </w:rPr>
        <w:t>wt</w:t>
      </w:r>
      <w:proofErr w:type="spellEnd"/>
      <w:r w:rsidRPr="000177A0">
        <w:rPr>
          <w:i/>
        </w:rPr>
        <w:t>%)</w:t>
      </w:r>
      <w:del w:id="184" w:author="Acaru, Silviu" w:date="2026-03-15T21:39:00Z" w16du:dateUtc="2026-03-15T20:39:00Z">
        <w:r w:rsidDel="003B45A2">
          <w:delText>"</w:delText>
        </w:r>
      </w:del>
      <w:r>
        <w:t xml:space="preserve"> </w:t>
      </w:r>
      <w:r w:rsidR="001772B1">
        <w:t xml:space="preserve">shows </w:t>
      </w:r>
      <w:r>
        <w:t>the most pronounced negative relationship</w:t>
      </w:r>
      <w:r w:rsidR="001772B1">
        <w:t xml:space="preserve"> with the swelling degree</w:t>
      </w:r>
      <w:r>
        <w:t>.</w:t>
      </w:r>
      <w:r w:rsidR="00C70215" w:rsidRPr="00C70215">
        <w:t xml:space="preserve"> </w:t>
      </w:r>
      <w:r w:rsidR="001772B1" w:rsidRPr="001772B1">
        <w:t xml:space="preserve">As </w:t>
      </w:r>
      <w:r w:rsidR="001772B1">
        <w:t xml:space="preserve">the </w:t>
      </w:r>
      <w:r w:rsidR="001772B1" w:rsidRPr="001772B1">
        <w:t>isocyanate content increases, the lignin-PU network becomes more crosslinked, less flexible, and less permeable to THF, leading to a lower swelling degree</w:t>
      </w:r>
      <w:r w:rsidR="00EA7C59">
        <w:t>.</w:t>
      </w:r>
      <w:sdt>
        <w:sdtPr>
          <w:rPr>
            <w:color w:val="000000"/>
            <w:vertAlign w:val="superscript"/>
          </w:rPr>
          <w:tag w:val="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
          <w:id w:val="1658573979"/>
          <w:placeholder>
            <w:docPart w:val="DefaultPlaceholder_-1854013440"/>
          </w:placeholder>
        </w:sdtPr>
        <w:sdtContent>
          <w:r w:rsidR="00412D9A">
            <w:rPr>
              <w:color w:val="000000"/>
              <w:vertAlign w:val="superscript"/>
            </w:rPr>
            <w:t>[34]</w:t>
          </w:r>
        </w:sdtContent>
      </w:sdt>
      <w:r w:rsidR="00E75E5F">
        <w:t xml:space="preserve"> </w:t>
      </w:r>
    </w:p>
    <w:p w14:paraId="308EA743" w14:textId="7A84E6B0" w:rsidR="00637F11" w:rsidRP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Clustering of Data</w:t>
      </w:r>
    </w:p>
    <w:p w14:paraId="50447DE7" w14:textId="4CE85042"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In Figure 4, we used density contours and scatter plots to deepen the understanding of the experimental dataset.</w:t>
      </w:r>
    </w:p>
    <w:p w14:paraId="6E9EDB23" w14:textId="3662CF3B"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 xml:space="preserve">From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Pr="00443E04">
        <w:rPr>
          <w:rFonts w:ascii="Times New Roman" w:hAnsi="Times New Roman" w:cs="Times New Roman"/>
          <w:sz w:val="24"/>
          <w:szCs w:val="24"/>
        </w:rPr>
        <w:t xml:space="preserve"> </w:t>
      </w:r>
      <w:r w:rsidRPr="00601561">
        <w:rPr>
          <w:rFonts w:ascii="Times New Roman" w:hAnsi="Times New Roman" w:cs="Times New Roman"/>
          <w:sz w:val="24"/>
          <w:szCs w:val="24"/>
        </w:rPr>
        <w:t xml:space="preserve">which used </w:t>
      </w:r>
      <w:proofErr w:type="spellStart"/>
      <w:r w:rsidRPr="00601561">
        <w:rPr>
          <w:rFonts w:ascii="Times New Roman" w:hAnsi="Times New Roman" w:cs="Times New Roman"/>
          <w:sz w:val="24"/>
          <w:szCs w:val="24"/>
        </w:rPr>
        <w:t>HDIt</w:t>
      </w:r>
      <w:proofErr w:type="spellEnd"/>
      <w:r w:rsidRPr="00601561">
        <w:rPr>
          <w:rFonts w:ascii="Times New Roman" w:hAnsi="Times New Roman" w:cs="Times New Roman"/>
          <w:sz w:val="24"/>
          <w:szCs w:val="24"/>
        </w:rPr>
        <w:t xml:space="preserve"> within its synthesis formulation, the distinct bimodal clustering of data points shows that low lignin content (10-20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correlates with low </w:t>
      </w:r>
      <w:proofErr w:type="spellStart"/>
      <w:r w:rsidRPr="00601561">
        <w:rPr>
          <w:rFonts w:ascii="Times New Roman" w:hAnsi="Times New Roman" w:cs="Times New Roman"/>
          <w:sz w:val="24"/>
          <w:szCs w:val="24"/>
        </w:rPr>
        <w:t>T</w:t>
      </w:r>
      <w:r w:rsidRPr="00E4536A">
        <w:rPr>
          <w:rFonts w:ascii="Times New Roman" w:hAnsi="Times New Roman" w:cs="Times New Roman"/>
          <w:sz w:val="24"/>
          <w:szCs w:val="24"/>
          <w:vertAlign w:val="subscript"/>
        </w:rPr>
        <w:t>g</w:t>
      </w:r>
      <w:proofErr w:type="spellEnd"/>
      <w:r w:rsidRPr="00601561">
        <w:rPr>
          <w:rFonts w:ascii="Times New Roman" w:hAnsi="Times New Roman" w:cs="Times New Roman"/>
          <w:sz w:val="24"/>
          <w:szCs w:val="24"/>
        </w:rPr>
        <w:t xml:space="preserve"> and increased swelling ratio. Higher lignin content (30-40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highlighted by green and blue dots, generally shows increased </w:t>
      </w:r>
      <w:proofErr w:type="spellStart"/>
      <w:r w:rsidRPr="00601561">
        <w:rPr>
          <w:rFonts w:ascii="Times New Roman" w:hAnsi="Times New Roman" w:cs="Times New Roman"/>
          <w:sz w:val="24"/>
          <w:szCs w:val="24"/>
        </w:rPr>
        <w:t>T</w:t>
      </w:r>
      <w:r w:rsidRPr="00E4536A">
        <w:rPr>
          <w:rFonts w:ascii="Times New Roman" w:hAnsi="Times New Roman" w:cs="Times New Roman"/>
          <w:sz w:val="24"/>
          <w:szCs w:val="24"/>
          <w:vertAlign w:val="subscript"/>
        </w:rPr>
        <w:t>g</w:t>
      </w:r>
      <w:proofErr w:type="spellEnd"/>
      <w:r w:rsidRPr="00601561">
        <w:rPr>
          <w:rFonts w:ascii="Times New Roman" w:hAnsi="Times New Roman" w:cs="Times New Roman"/>
          <w:sz w:val="24"/>
          <w:szCs w:val="24"/>
        </w:rPr>
        <w:t xml:space="preserve"> with lower swelling ratios, though some data points appear dispersed in the lower </w:t>
      </w:r>
      <w:proofErr w:type="spellStart"/>
      <w:r w:rsidRPr="00601561">
        <w:rPr>
          <w:rFonts w:ascii="Times New Roman" w:hAnsi="Times New Roman" w:cs="Times New Roman"/>
          <w:sz w:val="24"/>
          <w:szCs w:val="24"/>
        </w:rPr>
        <w:t>T</w:t>
      </w:r>
      <w:r w:rsidRPr="00E4536A">
        <w:rPr>
          <w:rFonts w:ascii="Times New Roman" w:hAnsi="Times New Roman" w:cs="Times New Roman"/>
          <w:sz w:val="24"/>
          <w:szCs w:val="24"/>
          <w:vertAlign w:val="subscript"/>
        </w:rPr>
        <w:t>g</w:t>
      </w:r>
      <w:proofErr w:type="spellEnd"/>
      <w:r w:rsidRPr="00601561">
        <w:rPr>
          <w:rFonts w:ascii="Times New Roman" w:hAnsi="Times New Roman" w:cs="Times New Roman"/>
          <w:sz w:val="24"/>
          <w:szCs w:val="24"/>
        </w:rPr>
        <w:t xml:space="preserve"> regions, particularly for lignin 30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w:t>
      </w:r>
      <w:r w:rsidR="008424DA" w:rsidRPr="008424DA">
        <w:rPr>
          <w:rFonts w:ascii="Times New Roman" w:hAnsi="Times New Roman" w:cs="Times New Roman"/>
          <w:sz w:val="24"/>
          <w:szCs w:val="24"/>
        </w:rPr>
        <w:t xml:space="preserve">Higher lignin content introduces more aromatic units, which increase </w:t>
      </w:r>
      <w:proofErr w:type="spellStart"/>
      <w:r w:rsidR="008424DA" w:rsidRPr="00F86CE2">
        <w:rPr>
          <w:rFonts w:ascii="Times New Roman" w:hAnsi="Times New Roman" w:cs="Times New Roman"/>
          <w:sz w:val="24"/>
          <w:szCs w:val="24"/>
        </w:rPr>
        <w:t>T</w:t>
      </w:r>
      <w:r w:rsidR="008424DA" w:rsidRPr="00F86CE2">
        <w:rPr>
          <w:rFonts w:ascii="Times New Roman" w:hAnsi="Times New Roman" w:cs="Times New Roman"/>
          <w:sz w:val="24"/>
          <w:szCs w:val="24"/>
          <w:vertAlign w:val="subscript"/>
        </w:rPr>
        <w:t>g</w:t>
      </w:r>
      <w:proofErr w:type="spellEnd"/>
      <w:r w:rsidR="008424DA" w:rsidRPr="008424DA">
        <w:rPr>
          <w:rFonts w:ascii="Times New Roman" w:hAnsi="Times New Roman" w:cs="Times New Roman"/>
          <w:sz w:val="24"/>
          <w:szCs w:val="24"/>
        </w:rPr>
        <w:t>, while also enhancing crosslink density, thereby reducing the swelling ratio.</w:t>
      </w:r>
      <w:r w:rsidR="008424DA">
        <w:rPr>
          <w:rFonts w:ascii="Times New Roman" w:hAnsi="Times New Roman" w:cs="Times New Roman"/>
          <w:sz w:val="24"/>
          <w:szCs w:val="24"/>
        </w:rPr>
        <w:t xml:space="preserve"> </w:t>
      </w:r>
      <w:r w:rsidRPr="00601561">
        <w:rPr>
          <w:rFonts w:ascii="Times New Roman" w:hAnsi="Times New Roman" w:cs="Times New Roman"/>
          <w:sz w:val="24"/>
          <w:szCs w:val="24"/>
        </w:rPr>
        <w:t xml:space="preserve">A more in-depth discussion of the swelling ratio and feature influence is provided in </w:t>
      </w:r>
      <w:r w:rsidR="006F22D3">
        <w:rPr>
          <w:rFonts w:ascii="Times New Roman" w:hAnsi="Times New Roman" w:cs="Times New Roman"/>
          <w:sz w:val="24"/>
          <w:szCs w:val="24"/>
        </w:rPr>
        <w:t>Supporting Information</w:t>
      </w:r>
      <w:r w:rsidR="00E4536A">
        <w:rPr>
          <w:rFonts w:ascii="Times New Roman" w:hAnsi="Times New Roman" w:cs="Times New Roman"/>
          <w:sz w:val="24"/>
          <w:szCs w:val="24"/>
        </w:rPr>
        <w:t xml:space="preserve"> section </w:t>
      </w:r>
      <w:r w:rsidR="0058549D">
        <w:rPr>
          <w:rFonts w:ascii="Times New Roman" w:hAnsi="Times New Roman" w:cs="Times New Roman"/>
          <w:sz w:val="24"/>
          <w:szCs w:val="24"/>
        </w:rPr>
        <w:t>2</w:t>
      </w:r>
      <w:r w:rsidRPr="00601561">
        <w:rPr>
          <w:rFonts w:ascii="Times New Roman" w:hAnsi="Times New Roman" w:cs="Times New Roman"/>
          <w:sz w:val="24"/>
          <w:szCs w:val="24"/>
        </w:rPr>
        <w:t>.</w:t>
      </w:r>
    </w:p>
    <w:p w14:paraId="5F49ADD9" w14:textId="67CF635B"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 xml:space="preserve">(B), </w:t>
      </w:r>
      <w:r w:rsidR="00601561" w:rsidRPr="00601561">
        <w:rPr>
          <w:rFonts w:ascii="Times New Roman" w:hAnsi="Times New Roman" w:cs="Times New Roman"/>
          <w:sz w:val="24"/>
          <w:szCs w:val="24"/>
        </w:rPr>
        <w:t xml:space="preserve">analyzing </w:t>
      </w:r>
      <w:r w:rsidR="00601561" w:rsidRPr="00495DFB">
        <w:rPr>
          <w:rFonts w:ascii="Times New Roman" w:hAnsi="Times New Roman" w:cs="Times New Roman"/>
          <w:i/>
          <w:sz w:val="24"/>
          <w:szCs w:val="24"/>
        </w:rPr>
        <w:t>Co-polyol type (PTHF)</w:t>
      </w:r>
      <w:r w:rsidR="00601561" w:rsidRPr="00601561">
        <w:rPr>
          <w:rFonts w:ascii="Times New Roman" w:hAnsi="Times New Roman" w:cs="Times New Roman"/>
          <w:sz w:val="24"/>
          <w:szCs w:val="24"/>
        </w:rPr>
        <w:t xml:space="preserve"> and </w:t>
      </w:r>
      <w:r w:rsidR="00601561" w:rsidRPr="00495DFB">
        <w:rPr>
          <w:rFonts w:ascii="Times New Roman" w:hAnsi="Times New Roman" w:cs="Times New Roman"/>
          <w:i/>
          <w:sz w:val="24"/>
          <w:szCs w:val="24"/>
        </w:rPr>
        <w:t>Ratio</w:t>
      </w:r>
      <w:del w:id="185" w:author="Acaru, Silviu" w:date="2026-03-15T21:43:00Z" w16du:dateUtc="2026-03-15T20:43:00Z">
        <w:r w:rsidR="006F22D3" w:rsidDel="003B45A2">
          <w:rPr>
            <w:rFonts w:ascii="Times New Roman" w:hAnsi="Times New Roman" w:cs="Times New Roman"/>
            <w:i/>
            <w:sz w:val="24"/>
            <w:szCs w:val="24"/>
          </w:rPr>
          <w:delText xml:space="preserve"> </w:delText>
        </w:r>
        <w:r w:rsidR="006F22D3" w:rsidRPr="003B45A2" w:rsidDel="003B45A2">
          <w:rPr>
            <w:rFonts w:ascii="Times New Roman" w:hAnsi="Times New Roman" w:cs="Times New Roman"/>
            <w:iCs/>
            <w:sz w:val="24"/>
            <w:szCs w:val="24"/>
            <w:rPrChange w:id="186" w:author="Acaru, Silviu" w:date="2026-03-15T21:40:00Z" w16du:dateUtc="2026-03-15T20:40:00Z">
              <w:rPr>
                <w:rFonts w:ascii="Times New Roman" w:hAnsi="Times New Roman" w:cs="Times New Roman"/>
                <w:i/>
                <w:sz w:val="24"/>
                <w:szCs w:val="24"/>
              </w:rPr>
            </w:rPrChange>
          </w:rPr>
          <w:delText>[NCO]/[OH]</w:delText>
        </w:r>
      </w:del>
      <w:r w:rsidR="00601561" w:rsidRPr="00601561">
        <w:rPr>
          <w:rFonts w:ascii="Times New Roman" w:hAnsi="Times New Roman" w:cs="Times New Roman"/>
          <w:sz w:val="24"/>
          <w:szCs w:val="24"/>
        </w:rPr>
        <w:t>, demonstrates that higher molecular weights</w:t>
      </w:r>
      <w:r w:rsidR="0068659F">
        <w:rPr>
          <w:rFonts w:ascii="Times New Roman" w:hAnsi="Times New Roman" w:cs="Times New Roman"/>
          <w:sz w:val="24"/>
          <w:szCs w:val="24"/>
        </w:rPr>
        <w:t xml:space="preserv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 xml:space="preserve"> </w:t>
      </w:r>
      <w:r w:rsidR="00601561" w:rsidRPr="00601561">
        <w:rPr>
          <w:rFonts w:ascii="Times New Roman" w:hAnsi="Times New Roman" w:cs="Times New Roman"/>
          <w:sz w:val="24"/>
          <w:szCs w:val="24"/>
        </w:rPr>
        <w:t>1000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xml:space="preserve">) for the co-polyol tend to cluster in the higher </w:t>
      </w:r>
      <w:proofErr w:type="spellStart"/>
      <w:r w:rsidR="00601561" w:rsidRPr="00601561">
        <w:rPr>
          <w:rFonts w:ascii="Times New Roman" w:hAnsi="Times New Roman" w:cs="Times New Roman"/>
          <w:sz w:val="24"/>
          <w:szCs w:val="24"/>
        </w:rPr>
        <w:t>T</w:t>
      </w:r>
      <w:r w:rsidR="00601561" w:rsidRPr="00E4536A">
        <w:rPr>
          <w:rFonts w:ascii="Times New Roman" w:hAnsi="Times New Roman" w:cs="Times New Roman"/>
          <w:sz w:val="24"/>
          <w:szCs w:val="24"/>
          <w:vertAlign w:val="subscript"/>
        </w:rPr>
        <w:t>g</w:t>
      </w:r>
      <w:proofErr w:type="spellEnd"/>
      <w:r w:rsidR="00601561" w:rsidRPr="00601561">
        <w:rPr>
          <w:rFonts w:ascii="Times New Roman" w:hAnsi="Times New Roman" w:cs="Times New Roman"/>
          <w:sz w:val="24"/>
          <w:szCs w:val="24"/>
        </w:rPr>
        <w:t xml:space="preserve"> region, particularly when combined with higher lignin contents (as observed in conjunction with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00601561" w:rsidRPr="00601561">
        <w:rPr>
          <w:rFonts w:ascii="Times New Roman" w:hAnsi="Times New Roman" w:cs="Times New Roman"/>
          <w:sz w:val="24"/>
          <w:szCs w:val="24"/>
        </w:rPr>
        <w:t xml:space="preserve">). The intermediate </w:t>
      </w:r>
      <w:r w:rsidR="00236AE6" w:rsidRPr="00601561">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(650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xml:space="preserve">) shows a bimodal distribution, with points present in both high and low </w:t>
      </w:r>
      <w:proofErr w:type="spellStart"/>
      <w:r w:rsidR="00601561" w:rsidRPr="00601561">
        <w:rPr>
          <w:rFonts w:ascii="Times New Roman" w:hAnsi="Times New Roman" w:cs="Times New Roman"/>
          <w:sz w:val="24"/>
          <w:szCs w:val="24"/>
        </w:rPr>
        <w:t>T</w:t>
      </w:r>
      <w:r w:rsidR="00601561" w:rsidRPr="00E4536A">
        <w:rPr>
          <w:rFonts w:ascii="Times New Roman" w:hAnsi="Times New Roman" w:cs="Times New Roman"/>
          <w:sz w:val="24"/>
          <w:szCs w:val="24"/>
          <w:vertAlign w:val="subscript"/>
        </w:rPr>
        <w:t>g</w:t>
      </w:r>
      <w:proofErr w:type="spellEnd"/>
      <w:r w:rsidR="00601561" w:rsidRPr="00601561">
        <w:rPr>
          <w:rFonts w:ascii="Times New Roman" w:hAnsi="Times New Roman" w:cs="Times New Roman"/>
          <w:sz w:val="24"/>
          <w:szCs w:val="24"/>
        </w:rPr>
        <w:t xml:space="preserve"> clusters. The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w:t>
      </w:r>
      <w:r w:rsidR="00601561" w:rsidRPr="00601561">
        <w:rPr>
          <w:rFonts w:ascii="Times New Roman" w:hAnsi="Times New Roman" w:cs="Times New Roman"/>
          <w:sz w:val="24"/>
          <w:szCs w:val="24"/>
        </w:rPr>
        <w:t xml:space="preserve">250 </w:t>
      </w:r>
      <w:r w:rsidR="00236AE6">
        <w:rPr>
          <w:rFonts w:ascii="Times New Roman" w:hAnsi="Times New Roman" w:cs="Times New Roman"/>
          <w:sz w:val="24"/>
          <w:szCs w:val="24"/>
        </w:rPr>
        <w:t>g/mol</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co-polyol data points show a distribution pattern that correlates strongly with lignin concentrations. Notably, samples with lower Ratios (0.6-0.8) tend to appear as outliers with higher swelling ratios</w:t>
      </w:r>
      <w:r w:rsidR="00600042">
        <w:rPr>
          <w:rFonts w:ascii="Times New Roman" w:hAnsi="Times New Roman" w:cs="Times New Roman"/>
          <w:sz w:val="24"/>
          <w:szCs w:val="24"/>
        </w:rPr>
        <w:t>, what can be explained by the low crosslink efficiency due to isocyanate deficiency.</w:t>
      </w:r>
    </w:p>
    <w:p w14:paraId="289F3979" w14:textId="1A86E1C4"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(C) shows the HDI dataset, where the bimodal distribution remains evident but with different clustering characteristics than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The higher lignin content (45 </w:t>
      </w:r>
      <w:proofErr w:type="spellStart"/>
      <w:r w:rsidR="00601561" w:rsidRPr="00601561">
        <w:rPr>
          <w:rFonts w:ascii="Times New Roman" w:hAnsi="Times New Roman" w:cs="Times New Roman"/>
          <w:sz w:val="24"/>
          <w:szCs w:val="24"/>
        </w:rPr>
        <w:t>wt</w:t>
      </w:r>
      <w:proofErr w:type="spellEnd"/>
      <w:r w:rsidR="00601561" w:rsidRPr="00601561">
        <w:rPr>
          <w:rFonts w:ascii="Times New Roman" w:hAnsi="Times New Roman" w:cs="Times New Roman"/>
          <w:sz w:val="24"/>
          <w:szCs w:val="24"/>
        </w:rPr>
        <w:t xml:space="preserve">%) samples maintain the trend seen with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higher </w:t>
      </w:r>
      <w:proofErr w:type="spellStart"/>
      <w:r w:rsidR="00601561" w:rsidRPr="00601561">
        <w:rPr>
          <w:rFonts w:ascii="Times New Roman" w:hAnsi="Times New Roman" w:cs="Times New Roman"/>
          <w:sz w:val="24"/>
          <w:szCs w:val="24"/>
        </w:rPr>
        <w:t>T</w:t>
      </w:r>
      <w:r w:rsidR="00601561" w:rsidRPr="00E4536A">
        <w:rPr>
          <w:rFonts w:ascii="Times New Roman" w:hAnsi="Times New Roman" w:cs="Times New Roman"/>
          <w:sz w:val="24"/>
          <w:szCs w:val="24"/>
          <w:vertAlign w:val="subscript"/>
        </w:rPr>
        <w:t>g</w:t>
      </w:r>
      <w:proofErr w:type="spellEnd"/>
      <w:r w:rsidR="00601561" w:rsidRPr="00601561">
        <w:rPr>
          <w:rFonts w:ascii="Times New Roman" w:hAnsi="Times New Roman" w:cs="Times New Roman"/>
          <w:sz w:val="24"/>
          <w:szCs w:val="24"/>
        </w:rPr>
        <w:t xml:space="preserve"> with lower swelling ratio</w:t>
      </w:r>
      <w:r w:rsidR="00600042">
        <w:rPr>
          <w:rFonts w:ascii="Times New Roman" w:hAnsi="Times New Roman" w:cs="Times New Roman"/>
          <w:sz w:val="24"/>
          <w:szCs w:val="24"/>
        </w:rPr>
        <w:t xml:space="preserve"> when the polymers get more crosslinked</w:t>
      </w:r>
      <w:r w:rsidR="00601561" w:rsidRPr="00601561">
        <w:rPr>
          <w:rFonts w:ascii="Times New Roman" w:hAnsi="Times New Roman" w:cs="Times New Roman"/>
          <w:sz w:val="24"/>
          <w:szCs w:val="24"/>
        </w:rPr>
        <w:t>. Notable outliers include samples showing isolated clusters around 400-500% swelling ratio</w:t>
      </w:r>
      <w:r w:rsidR="00600042">
        <w:rPr>
          <w:rFonts w:ascii="Times New Roman" w:hAnsi="Times New Roman" w:cs="Times New Roman"/>
          <w:sz w:val="24"/>
          <w:szCs w:val="24"/>
        </w:rPr>
        <w:t xml:space="preserve"> and low lignin content, giving rise to loosely crosslinked networks with high swelling</w:t>
      </w:r>
      <w:r w:rsidR="00601561" w:rsidRPr="00601561">
        <w:rPr>
          <w:rFonts w:ascii="Times New Roman" w:hAnsi="Times New Roman" w:cs="Times New Roman"/>
          <w:sz w:val="24"/>
          <w:szCs w:val="24"/>
        </w:rPr>
        <w:t xml:space="preserve">.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(D), the distribution of co-polyol </w:t>
      </w:r>
      <w:r w:rsidR="00600042">
        <w:rPr>
          <w:rFonts w:ascii="Times New Roman" w:hAnsi="Times New Roman" w:cs="Times New Roman"/>
          <w:sz w:val="24"/>
          <w:szCs w:val="24"/>
        </w:rPr>
        <w:t>molecular weight</w:t>
      </w:r>
      <w:r w:rsidR="00600042"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types maintains similar patterns to </w:t>
      </w:r>
      <w:r w:rsidR="00601561" w:rsidRPr="00601561">
        <w:rPr>
          <w:rFonts w:ascii="Times New Roman" w:hAnsi="Times New Roman" w:cs="Times New Roman"/>
          <w:sz w:val="24"/>
          <w:szCs w:val="24"/>
        </w:rPr>
        <w:lastRenderedPageBreak/>
        <w:t xml:space="preserve">those observed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(B) of the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dataset, preserving the bimodal distribution but with distinct clustering characteristics.</w:t>
      </w:r>
    </w:p>
    <w:p w14:paraId="51608447" w14:textId="77777777" w:rsidR="00601561" w:rsidRDefault="00601561" w:rsidP="00A246AD">
      <w:pPr>
        <w:jc w:val="both"/>
        <w:rPr>
          <w:rFonts w:ascii="Times New Roman" w:hAnsi="Times New Roman" w:cs="Times New Roman"/>
          <w:sz w:val="24"/>
          <w:szCs w:val="24"/>
        </w:rPr>
      </w:pPr>
    </w:p>
    <w:p w14:paraId="5F87E173" w14:textId="5BC4E49B" w:rsidR="00EC73B5" w:rsidRPr="00443E04" w:rsidRDefault="00C30A7C" w:rsidP="00451FA9">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82E8AC" wp14:editId="4B5B9C61">
            <wp:extent cx="4292600" cy="4285262"/>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tif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94113" cy="4286772"/>
                    </a:xfrm>
                    <a:prstGeom prst="rect">
                      <a:avLst/>
                    </a:prstGeom>
                  </pic:spPr>
                </pic:pic>
              </a:graphicData>
            </a:graphic>
          </wp:inline>
        </w:drawing>
      </w:r>
    </w:p>
    <w:p w14:paraId="722C6814" w14:textId="6F602CB4" w:rsidR="00151F4C" w:rsidRDefault="00450C9E" w:rsidP="00203A30">
      <w:pPr>
        <w:pStyle w:val="Caption"/>
        <w:jc w:val="both"/>
        <w:rPr>
          <w:rFonts w:ascii="Times New Roman" w:hAnsi="Times New Roman" w:cs="Times New Roman"/>
          <w:sz w:val="24"/>
          <w:szCs w:val="24"/>
        </w:rPr>
      </w:pPr>
      <w:bookmarkStart w:id="187" w:name="_Ref17686824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187"/>
      <w:r w:rsidRPr="00443E04">
        <w:rPr>
          <w:rFonts w:ascii="Times New Roman" w:hAnsi="Times New Roman" w:cs="Times New Roman"/>
          <w:sz w:val="24"/>
          <w:szCs w:val="24"/>
        </w:rPr>
        <w:t xml:space="preserve"> P</w:t>
      </w:r>
      <w:r w:rsidR="005A5B6B" w:rsidRPr="00443E04">
        <w:rPr>
          <w:rFonts w:ascii="Times New Roman" w:hAnsi="Times New Roman" w:cs="Times New Roman"/>
          <w:sz w:val="24"/>
          <w:szCs w:val="24"/>
        </w:rPr>
        <w:t xml:space="preserve">artial dependence plots of </w:t>
      </w:r>
      <w:r w:rsidR="00A246AD" w:rsidRPr="00443E04">
        <w:rPr>
          <w:rFonts w:ascii="Times New Roman" w:hAnsi="Times New Roman" w:cs="Times New Roman"/>
          <w:sz w:val="24"/>
          <w:szCs w:val="24"/>
        </w:rPr>
        <w:t>three</w:t>
      </w:r>
      <w:r w:rsidR="00A246AD">
        <w:rPr>
          <w:rFonts w:ascii="Times New Roman" w:hAnsi="Times New Roman" w:cs="Times New Roman"/>
          <w:sz w:val="24"/>
          <w:szCs w:val="24"/>
        </w:rPr>
        <w:t xml:space="preserve"> representative features: </w:t>
      </w:r>
      <w:r w:rsidR="00A246AD" w:rsidRPr="00A246AD">
        <w:rPr>
          <w:rFonts w:ascii="Times New Roman" w:hAnsi="Times New Roman" w:cs="Times New Roman"/>
          <w:sz w:val="24"/>
          <w:szCs w:val="24"/>
        </w:rPr>
        <w:t>Lignin (</w:t>
      </w:r>
      <w:proofErr w:type="spellStart"/>
      <w:r w:rsidR="00A246AD" w:rsidRPr="00A246AD">
        <w:rPr>
          <w:rFonts w:ascii="Times New Roman" w:hAnsi="Times New Roman" w:cs="Times New Roman"/>
          <w:sz w:val="24"/>
          <w:szCs w:val="24"/>
        </w:rPr>
        <w:t>wt</w:t>
      </w:r>
      <w:proofErr w:type="spellEnd"/>
      <w:r w:rsidR="00A246AD" w:rsidRPr="00A246AD">
        <w:rPr>
          <w:rFonts w:ascii="Times New Roman" w:hAnsi="Times New Roman" w:cs="Times New Roman"/>
          <w:sz w:val="24"/>
          <w:szCs w:val="24"/>
        </w:rPr>
        <w:t>%)</w:t>
      </w:r>
      <w:r w:rsidR="005A5B6B"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Co-polyol Type (PTHF)</w:t>
      </w:r>
      <w:r w:rsidR="005F6F72">
        <w:rPr>
          <w:rFonts w:ascii="Times New Roman" w:hAnsi="Times New Roman" w:cs="Times New Roman"/>
          <w:sz w:val="24"/>
          <w:szCs w:val="24"/>
        </w:rPr>
        <w:t xml:space="preserve"> </w:t>
      </w:r>
      <w:r w:rsidR="005A5B6B" w:rsidRPr="00443E04">
        <w:rPr>
          <w:rFonts w:ascii="Times New Roman" w:hAnsi="Times New Roman" w:cs="Times New Roman"/>
          <w:sz w:val="24"/>
          <w:szCs w:val="24"/>
        </w:rPr>
        <w:t xml:space="preserve">and the </w:t>
      </w:r>
      <w:r w:rsidR="00A246AD">
        <w:rPr>
          <w:rFonts w:ascii="Times New Roman" w:hAnsi="Times New Roman" w:cs="Times New Roman"/>
          <w:sz w:val="24"/>
          <w:szCs w:val="24"/>
        </w:rPr>
        <w:t>R</w:t>
      </w:r>
      <w:r w:rsidR="005A5B6B" w:rsidRPr="00443E04">
        <w:rPr>
          <w:rFonts w:ascii="Times New Roman" w:hAnsi="Times New Roman" w:cs="Times New Roman"/>
          <w:sz w:val="24"/>
          <w:szCs w:val="24"/>
        </w:rPr>
        <w:t>atio</w:t>
      </w:r>
      <w:del w:id="188" w:author="Acaru, Silviu" w:date="2026-03-15T21:43:00Z" w16du:dateUtc="2026-03-15T20:43:00Z">
        <w:r w:rsidR="006F22D3" w:rsidDel="003B45A2">
          <w:rPr>
            <w:rFonts w:ascii="Times New Roman" w:hAnsi="Times New Roman" w:cs="Times New Roman"/>
            <w:sz w:val="24"/>
            <w:szCs w:val="24"/>
          </w:rPr>
          <w:delText xml:space="preserve"> </w:delText>
        </w:r>
        <w:r w:rsidR="006F22D3" w:rsidRPr="006F22D3" w:rsidDel="003B45A2">
          <w:rPr>
            <w:rFonts w:ascii="Times New Roman" w:hAnsi="Times New Roman" w:cs="Times New Roman"/>
            <w:sz w:val="24"/>
            <w:szCs w:val="24"/>
          </w:rPr>
          <w:delText>[NCO]/[OH]</w:delText>
        </w:r>
      </w:del>
      <w:r w:rsidR="005A5B6B" w:rsidRPr="00443E04">
        <w:rPr>
          <w:rFonts w:ascii="Times New Roman" w:hAnsi="Times New Roman" w:cs="Times New Roman"/>
          <w:sz w:val="24"/>
          <w:szCs w:val="24"/>
        </w:rPr>
        <w:t>.</w:t>
      </w:r>
      <w:r w:rsidR="00A246AD">
        <w:rPr>
          <w:rFonts w:ascii="Times New Roman" w:hAnsi="Times New Roman" w:cs="Times New Roman"/>
          <w:sz w:val="24"/>
          <w:szCs w:val="24"/>
        </w:rPr>
        <w:t xml:space="preserve"> The dataset was divided into two groups with</w:t>
      </w:r>
      <w:r w:rsidR="005A5B6B" w:rsidRPr="00443E04">
        <w:rPr>
          <w:rFonts w:ascii="Times New Roman" w:hAnsi="Times New Roman" w:cs="Times New Roman"/>
          <w:sz w:val="24"/>
          <w:szCs w:val="24"/>
        </w:rPr>
        <w:t xml:space="preserve"> (A) and (</w:t>
      </w:r>
      <w:r w:rsidR="009306FF">
        <w:rPr>
          <w:rFonts w:ascii="Times New Roman" w:hAnsi="Times New Roman" w:cs="Times New Roman"/>
          <w:sz w:val="24"/>
          <w:szCs w:val="24"/>
        </w:rPr>
        <w:t>B</w:t>
      </w:r>
      <w:r w:rsidR="005A5B6B" w:rsidRPr="00443E04">
        <w:rPr>
          <w:rFonts w:ascii="Times New Roman" w:hAnsi="Times New Roman" w:cs="Times New Roman"/>
          <w:sz w:val="24"/>
          <w:szCs w:val="24"/>
        </w:rPr>
        <w:t xml:space="preserve">) </w:t>
      </w:r>
      <w:r w:rsidR="00A246AD">
        <w:rPr>
          <w:rFonts w:ascii="Times New Roman" w:hAnsi="Times New Roman" w:cs="Times New Roman"/>
          <w:sz w:val="24"/>
          <w:szCs w:val="24"/>
        </w:rPr>
        <w:t>plots showing</w:t>
      </w:r>
      <w:r w:rsidR="00EC70F5" w:rsidRPr="00443E04">
        <w:rPr>
          <w:rFonts w:ascii="Times New Roman" w:hAnsi="Times New Roman" w:cs="Times New Roman"/>
          <w:sz w:val="24"/>
          <w:szCs w:val="24"/>
        </w:rPr>
        <w:t xml:space="preserve"> 90 samples, </w:t>
      </w:r>
      <w:r w:rsidR="00A246AD">
        <w:rPr>
          <w:rFonts w:ascii="Times New Roman" w:hAnsi="Times New Roman" w:cs="Times New Roman"/>
          <w:sz w:val="24"/>
          <w:szCs w:val="24"/>
        </w:rPr>
        <w:t>where</w:t>
      </w:r>
      <w:r w:rsidR="00EC70F5" w:rsidRPr="00443E04">
        <w:rPr>
          <w:rFonts w:ascii="Times New Roman" w:hAnsi="Times New Roman" w:cs="Times New Roman"/>
          <w:sz w:val="24"/>
          <w:szCs w:val="24"/>
        </w:rPr>
        <w:t xml:space="preserve"> </w:t>
      </w:r>
      <w:proofErr w:type="spellStart"/>
      <w:r w:rsidR="00A246AD" w:rsidRPr="00A246AD">
        <w:rPr>
          <w:rFonts w:ascii="Times New Roman" w:hAnsi="Times New Roman" w:cs="Times New Roman"/>
          <w:sz w:val="24"/>
          <w:szCs w:val="24"/>
        </w:rPr>
        <w:t>HDIt</w:t>
      </w:r>
      <w:proofErr w:type="spellEnd"/>
      <w:r w:rsidR="00A246AD" w:rsidRPr="00A246AD">
        <w:rPr>
          <w:rFonts w:ascii="Times New Roman" w:hAnsi="Times New Roman" w:cs="Times New Roman"/>
          <w:sz w:val="24"/>
          <w:szCs w:val="24"/>
        </w:rPr>
        <w:t xml:space="preserve"> </w:t>
      </w:r>
      <w:r w:rsidR="00A246AD">
        <w:rPr>
          <w:rFonts w:ascii="Times New Roman" w:hAnsi="Times New Roman" w:cs="Times New Roman"/>
          <w:sz w:val="24"/>
          <w:szCs w:val="24"/>
        </w:rPr>
        <w:t>is present</w:t>
      </w:r>
      <w:r w:rsidR="005A5B6B" w:rsidRPr="00443E04">
        <w:rPr>
          <w:rFonts w:ascii="Times New Roman" w:hAnsi="Times New Roman" w:cs="Times New Roman"/>
          <w:sz w:val="24"/>
          <w:szCs w:val="24"/>
        </w:rPr>
        <w:t>. (</w:t>
      </w:r>
      <w:r w:rsidR="009306FF">
        <w:rPr>
          <w:rFonts w:ascii="Times New Roman" w:hAnsi="Times New Roman" w:cs="Times New Roman"/>
          <w:sz w:val="24"/>
          <w:szCs w:val="24"/>
        </w:rPr>
        <w:t>C</w:t>
      </w:r>
      <w:r w:rsidR="005A5B6B" w:rsidRPr="00443E04">
        <w:rPr>
          <w:rFonts w:ascii="Times New Roman" w:hAnsi="Times New Roman" w:cs="Times New Roman"/>
          <w:sz w:val="24"/>
          <w:szCs w:val="24"/>
        </w:rPr>
        <w:t>) and (D) is the dataset composed of 90 samples with HDI in the composit</w:t>
      </w:r>
      <w:r w:rsidR="00715C56" w:rsidRPr="00443E04">
        <w:rPr>
          <w:rFonts w:ascii="Times New Roman" w:hAnsi="Times New Roman" w:cs="Times New Roman"/>
          <w:sz w:val="24"/>
          <w:szCs w:val="24"/>
        </w:rPr>
        <w:t>i</w:t>
      </w:r>
      <w:r w:rsidR="005A5B6B" w:rsidRPr="00443E04">
        <w:rPr>
          <w:rFonts w:ascii="Times New Roman" w:hAnsi="Times New Roman" w:cs="Times New Roman"/>
          <w:sz w:val="24"/>
          <w:szCs w:val="24"/>
        </w:rPr>
        <w:t xml:space="preserve">on. </w:t>
      </w:r>
    </w:p>
    <w:p w14:paraId="59C3FFD2" w14:textId="77777777" w:rsidR="00E4536A" w:rsidRDefault="00E4536A" w:rsidP="00E4536A">
      <w:pPr>
        <w:jc w:val="both"/>
        <w:rPr>
          <w:rFonts w:ascii="Times New Roman" w:hAnsi="Times New Roman" w:cs="Times New Roman"/>
          <w:sz w:val="24"/>
          <w:szCs w:val="24"/>
        </w:rPr>
      </w:pPr>
      <w:r w:rsidRPr="00601561">
        <w:rPr>
          <w:rFonts w:ascii="Times New Roman" w:hAnsi="Times New Roman" w:cs="Times New Roman"/>
          <w:sz w:val="24"/>
          <w:szCs w:val="24"/>
        </w:rPr>
        <w:t>This data analysis reveals that the dataset exhibits clear bimodal distributions with strong negative correlations (-0.56 and -0.48), where the composition of compounds significantly impacts the properties of the PUs. These results reinforce the challenge we are addressing: identifying optimal combinations through purely experimental methods would be an extremely time-consuming and resource-intensive process.</w:t>
      </w:r>
    </w:p>
    <w:p w14:paraId="16BA2D71" w14:textId="12E9A4BB" w:rsidR="00683C73" w:rsidRPr="00443E04" w:rsidRDefault="00683C73" w:rsidP="0070473F">
      <w:pPr>
        <w:pStyle w:val="Heading1"/>
        <w:numPr>
          <w:ilvl w:val="1"/>
          <w:numId w:val="2"/>
        </w:numPr>
        <w:spacing w:before="120" w:after="120"/>
        <w:rPr>
          <w:rFonts w:ascii="Times New Roman" w:eastAsia="Times New Roman" w:hAnsi="Times New Roman" w:cs="Times New Roman"/>
          <w:sz w:val="24"/>
          <w:szCs w:val="24"/>
        </w:rPr>
      </w:pPr>
      <w:bookmarkStart w:id="189" w:name="_Toc179040476"/>
      <w:bookmarkStart w:id="190" w:name="_Ref182311670"/>
      <w:r w:rsidRPr="00443E04">
        <w:rPr>
          <w:rFonts w:ascii="Times New Roman" w:eastAsia="Times New Roman" w:hAnsi="Times New Roman" w:cs="Times New Roman"/>
          <w:sz w:val="24"/>
          <w:szCs w:val="24"/>
        </w:rPr>
        <w:t xml:space="preserve">Feature </w:t>
      </w:r>
      <w:bookmarkEnd w:id="189"/>
      <w:r w:rsidR="00A5036B">
        <w:rPr>
          <w:rFonts w:ascii="Times New Roman" w:eastAsia="Times New Roman" w:hAnsi="Times New Roman" w:cs="Times New Roman"/>
          <w:sz w:val="24"/>
          <w:szCs w:val="24"/>
        </w:rPr>
        <w:t>S</w:t>
      </w:r>
      <w:r w:rsidR="00A5036B" w:rsidRPr="00443E04">
        <w:rPr>
          <w:rFonts w:ascii="Times New Roman" w:eastAsia="Times New Roman" w:hAnsi="Times New Roman" w:cs="Times New Roman"/>
          <w:sz w:val="24"/>
          <w:szCs w:val="24"/>
        </w:rPr>
        <w:t>election</w:t>
      </w:r>
      <w:bookmarkEnd w:id="190"/>
    </w:p>
    <w:p w14:paraId="012602FE" w14:textId="07B4D3DE" w:rsidR="00027E9B" w:rsidRPr="00027E9B" w:rsidRDefault="00027E9B" w:rsidP="00200EC4">
      <w:pPr>
        <w:jc w:val="both"/>
        <w:rPr>
          <w:rFonts w:ascii="Times New Roman" w:hAnsi="Times New Roman" w:cs="Times New Roman"/>
          <w:sz w:val="24"/>
          <w:szCs w:val="24"/>
        </w:rPr>
      </w:pPr>
      <w:r w:rsidRPr="00027E9B">
        <w:rPr>
          <w:rFonts w:ascii="Times New Roman" w:hAnsi="Times New Roman" w:cs="Times New Roman"/>
          <w:sz w:val="24"/>
          <w:szCs w:val="24"/>
        </w:rPr>
        <w:t xml:space="preserve">PCA revealed that </w:t>
      </w:r>
      <w:r w:rsidR="000B1401">
        <w:rPr>
          <w:rFonts w:ascii="Times New Roman" w:hAnsi="Times New Roman" w:cs="Times New Roman"/>
          <w:sz w:val="24"/>
          <w:szCs w:val="24"/>
        </w:rPr>
        <w:t>four</w:t>
      </w:r>
      <w:r w:rsidRPr="00027E9B">
        <w:rPr>
          <w:rFonts w:ascii="Times New Roman" w:hAnsi="Times New Roman" w:cs="Times New Roman"/>
          <w:sz w:val="24"/>
          <w:szCs w:val="24"/>
        </w:rPr>
        <w:t xml:space="preserve"> components were necessary to explain 9</w:t>
      </w:r>
      <w:r w:rsidR="00E20098">
        <w:rPr>
          <w:rFonts w:ascii="Times New Roman" w:hAnsi="Times New Roman" w:cs="Times New Roman"/>
          <w:sz w:val="24"/>
          <w:szCs w:val="24"/>
        </w:rPr>
        <w:t>5</w:t>
      </w:r>
      <w:r w:rsidR="00056939">
        <w:rPr>
          <w:rFonts w:ascii="Times New Roman" w:hAnsi="Times New Roman" w:cs="Times New Roman"/>
          <w:sz w:val="24"/>
          <w:szCs w:val="24"/>
        </w:rPr>
        <w:t xml:space="preserve"> </w:t>
      </w:r>
      <w:r w:rsidRPr="00027E9B">
        <w:rPr>
          <w:rFonts w:ascii="Times New Roman" w:hAnsi="Times New Roman" w:cs="Times New Roman"/>
          <w:sz w:val="24"/>
          <w:szCs w:val="24"/>
        </w:rPr>
        <w:t>% of the variance in the data</w:t>
      </w:r>
      <w:r w:rsidR="00172AC2">
        <w:rPr>
          <w:rFonts w:ascii="Times New Roman" w:hAnsi="Times New Roman" w:cs="Times New Roman"/>
          <w:sz w:val="24"/>
          <w:szCs w:val="24"/>
        </w:rPr>
        <w:t xml:space="preserve">, and </w:t>
      </w:r>
      <w:r w:rsidR="00E20098">
        <w:rPr>
          <w:rFonts w:ascii="Times New Roman" w:hAnsi="Times New Roman" w:cs="Times New Roman"/>
          <w:sz w:val="24"/>
          <w:szCs w:val="24"/>
        </w:rPr>
        <w:t>three</w:t>
      </w:r>
      <w:r w:rsidR="00172AC2">
        <w:rPr>
          <w:rFonts w:ascii="Times New Roman" w:hAnsi="Times New Roman" w:cs="Times New Roman"/>
          <w:sz w:val="24"/>
          <w:szCs w:val="24"/>
        </w:rPr>
        <w:t xml:space="preserve"> would reach 8</w:t>
      </w:r>
      <w:r w:rsidR="00E20098">
        <w:rPr>
          <w:rFonts w:ascii="Times New Roman" w:hAnsi="Times New Roman" w:cs="Times New Roman"/>
          <w:sz w:val="24"/>
          <w:szCs w:val="24"/>
        </w:rPr>
        <w:t>7</w:t>
      </w:r>
      <w:r w:rsidR="00056939">
        <w:rPr>
          <w:rFonts w:ascii="Times New Roman" w:hAnsi="Times New Roman" w:cs="Times New Roman"/>
          <w:sz w:val="24"/>
          <w:szCs w:val="24"/>
        </w:rPr>
        <w:t xml:space="preserve"> </w:t>
      </w:r>
      <w:r w:rsidR="00172AC2">
        <w:rPr>
          <w:rFonts w:ascii="Times New Roman" w:hAnsi="Times New Roman" w:cs="Times New Roman"/>
          <w:sz w:val="24"/>
          <w:szCs w:val="24"/>
        </w:rPr>
        <w:t>% of the variance</w:t>
      </w:r>
      <w:r w:rsidR="00F57B1E">
        <w:rPr>
          <w:rFonts w:ascii="Times New Roman" w:hAnsi="Times New Roman" w:cs="Times New Roman"/>
          <w:sz w:val="24"/>
          <w:szCs w:val="24"/>
        </w:rPr>
        <w:t xml:space="preserve"> (see </w:t>
      </w:r>
      <w:r w:rsidR="00056939">
        <w:rPr>
          <w:rFonts w:ascii="Times New Roman" w:hAnsi="Times New Roman" w:cs="Times New Roman"/>
          <w:sz w:val="24"/>
          <w:szCs w:val="24"/>
        </w:rPr>
        <w:t>Figure S</w:t>
      </w:r>
      <w:r w:rsidR="0058549D">
        <w:rPr>
          <w:rFonts w:ascii="Times New Roman" w:hAnsi="Times New Roman" w:cs="Times New Roman"/>
          <w:sz w:val="24"/>
          <w:szCs w:val="24"/>
        </w:rPr>
        <w:t>3</w:t>
      </w:r>
      <w:r w:rsidR="00056939">
        <w:rPr>
          <w:rFonts w:ascii="Times New Roman" w:hAnsi="Times New Roman" w:cs="Times New Roman"/>
          <w:sz w:val="24"/>
          <w:szCs w:val="24"/>
        </w:rPr>
        <w:t>, supporting information</w:t>
      </w:r>
      <w:r w:rsidR="00F57B1E">
        <w:rPr>
          <w:rFonts w:ascii="Times New Roman" w:hAnsi="Times New Roman" w:cs="Times New Roman"/>
          <w:sz w:val="24"/>
          <w:szCs w:val="24"/>
        </w:rPr>
        <w:t>)</w:t>
      </w:r>
      <w:r w:rsidRPr="00027E9B">
        <w:rPr>
          <w:rFonts w:ascii="Times New Roman" w:hAnsi="Times New Roman" w:cs="Times New Roman"/>
          <w:sz w:val="24"/>
          <w:szCs w:val="24"/>
        </w:rPr>
        <w:t>.</w:t>
      </w:r>
      <w:r w:rsidR="00172AC2">
        <w:rPr>
          <w:rFonts w:ascii="Times New Roman" w:hAnsi="Times New Roman" w:cs="Times New Roman"/>
          <w:sz w:val="24"/>
          <w:szCs w:val="24"/>
        </w:rPr>
        <w:t xml:space="preserve"> We selected </w:t>
      </w:r>
      <w:r w:rsidR="00E20098">
        <w:rPr>
          <w:rFonts w:ascii="Times New Roman" w:hAnsi="Times New Roman" w:cs="Times New Roman"/>
          <w:sz w:val="24"/>
          <w:szCs w:val="24"/>
        </w:rPr>
        <w:t>four</w:t>
      </w:r>
      <w:r w:rsidR="00172AC2">
        <w:rPr>
          <w:rFonts w:ascii="Times New Roman" w:hAnsi="Times New Roman" w:cs="Times New Roman"/>
          <w:sz w:val="24"/>
          <w:szCs w:val="24"/>
        </w:rPr>
        <w:t xml:space="preserve"> since this exceeds the </w:t>
      </w:r>
      <w:r w:rsidR="005F6F72">
        <w:rPr>
          <w:rFonts w:ascii="Times New Roman" w:hAnsi="Times New Roman" w:cs="Times New Roman"/>
          <w:sz w:val="24"/>
          <w:szCs w:val="24"/>
        </w:rPr>
        <w:t xml:space="preserve">pre-set </w:t>
      </w:r>
      <w:r w:rsidR="00172AC2">
        <w:rPr>
          <w:rFonts w:ascii="Times New Roman" w:hAnsi="Times New Roman" w:cs="Times New Roman"/>
          <w:sz w:val="24"/>
          <w:szCs w:val="24"/>
        </w:rPr>
        <w:t>acceptance criteria.</w:t>
      </w:r>
      <w:r w:rsidRPr="00027E9B">
        <w:rPr>
          <w:rFonts w:ascii="Times New Roman" w:hAnsi="Times New Roman" w:cs="Times New Roman"/>
          <w:sz w:val="24"/>
          <w:szCs w:val="24"/>
        </w:rPr>
        <w:t xml:space="preserve"> To interpret</w:t>
      </w:r>
      <w:r w:rsidR="00200EC4">
        <w:rPr>
          <w:rFonts w:ascii="Times New Roman" w:hAnsi="Times New Roman" w:cs="Times New Roman"/>
          <w:sz w:val="24"/>
          <w:szCs w:val="24"/>
        </w:rPr>
        <w:t xml:space="preserve"> the</w:t>
      </w:r>
      <w:r w:rsidRPr="00027E9B">
        <w:rPr>
          <w:rFonts w:ascii="Times New Roman" w:hAnsi="Times New Roman" w:cs="Times New Roman"/>
          <w:sz w:val="24"/>
          <w:szCs w:val="24"/>
        </w:rPr>
        <w:t xml:space="preserve"> feature importance, we examined both </w:t>
      </w:r>
      <w:r w:rsidR="00200EC4">
        <w:rPr>
          <w:rFonts w:ascii="Times New Roman" w:hAnsi="Times New Roman" w:cs="Times New Roman"/>
          <w:sz w:val="24"/>
          <w:szCs w:val="24"/>
        </w:rPr>
        <w:t xml:space="preserve">the </w:t>
      </w:r>
      <w:r w:rsidRPr="00027E9B">
        <w:rPr>
          <w:rFonts w:ascii="Times New Roman" w:hAnsi="Times New Roman" w:cs="Times New Roman"/>
          <w:sz w:val="24"/>
          <w:szCs w:val="24"/>
        </w:rPr>
        <w:t>average and maximum absolute loadings</w:t>
      </w:r>
      <w:r w:rsidR="00FD3691">
        <w:rPr>
          <w:rFonts w:ascii="Times New Roman" w:hAnsi="Times New Roman" w:cs="Times New Roman"/>
          <w:sz w:val="24"/>
          <w:szCs w:val="24"/>
        </w:rPr>
        <w:t xml:space="preserve"> (see </w:t>
      </w:r>
      <w:r w:rsidR="00FD3691" w:rsidRPr="00443E04">
        <w:rPr>
          <w:rFonts w:ascii="Times New Roman" w:hAnsi="Times New Roman" w:cs="Times New Roman"/>
          <w:sz w:val="24"/>
          <w:szCs w:val="24"/>
        </w:rPr>
        <w:fldChar w:fldCharType="begin"/>
      </w:r>
      <w:r w:rsidR="00FD3691" w:rsidRPr="00443E04">
        <w:rPr>
          <w:rFonts w:ascii="Times New Roman" w:hAnsi="Times New Roman" w:cs="Times New Roman"/>
          <w:sz w:val="24"/>
          <w:szCs w:val="24"/>
        </w:rPr>
        <w:instrText xml:space="preserve"> REF _Ref176876570 \h  \* MERGEFORMAT </w:instrText>
      </w:r>
      <w:r w:rsidR="00FD3691" w:rsidRPr="00443E04">
        <w:rPr>
          <w:rFonts w:ascii="Times New Roman" w:hAnsi="Times New Roman" w:cs="Times New Roman"/>
          <w:sz w:val="24"/>
          <w:szCs w:val="24"/>
        </w:rPr>
      </w:r>
      <w:r w:rsidR="00FD3691"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5</w:t>
      </w:r>
      <w:r w:rsidR="00FD3691" w:rsidRPr="00443E04">
        <w:rPr>
          <w:rFonts w:ascii="Times New Roman" w:hAnsi="Times New Roman" w:cs="Times New Roman"/>
          <w:sz w:val="24"/>
          <w:szCs w:val="24"/>
        </w:rPr>
        <w:fldChar w:fldCharType="end"/>
      </w:r>
      <w:r w:rsidR="00FD3691">
        <w:rPr>
          <w:rFonts w:ascii="Times New Roman" w:hAnsi="Times New Roman" w:cs="Times New Roman"/>
          <w:sz w:val="24"/>
          <w:szCs w:val="24"/>
        </w:rPr>
        <w:t>)</w:t>
      </w:r>
      <w:r w:rsidRPr="00027E9B">
        <w:rPr>
          <w:rFonts w:ascii="Times New Roman" w:hAnsi="Times New Roman" w:cs="Times New Roman"/>
          <w:sz w:val="24"/>
          <w:szCs w:val="24"/>
        </w:rPr>
        <w:t xml:space="preserve">. The average absolute </w:t>
      </w:r>
      <w:r w:rsidRPr="00027E9B">
        <w:rPr>
          <w:rFonts w:ascii="Times New Roman" w:hAnsi="Times New Roman" w:cs="Times New Roman"/>
          <w:sz w:val="24"/>
          <w:szCs w:val="24"/>
        </w:rPr>
        <w:lastRenderedPageBreak/>
        <w:t xml:space="preserve">loading indicates a feature's overall importance across all </w:t>
      </w:r>
      <w:r w:rsidR="00E75E5F">
        <w:rPr>
          <w:rFonts w:ascii="Times New Roman" w:hAnsi="Times New Roman" w:cs="Times New Roman"/>
          <w:sz w:val="24"/>
          <w:szCs w:val="24"/>
        </w:rPr>
        <w:t>PCs</w:t>
      </w:r>
      <w:r w:rsidRPr="00027E9B">
        <w:rPr>
          <w:rFonts w:ascii="Times New Roman" w:hAnsi="Times New Roman" w:cs="Times New Roman"/>
          <w:sz w:val="24"/>
          <w:szCs w:val="24"/>
        </w:rPr>
        <w:t xml:space="preserve">, while the maximum absolute loading highlights its peak contribution to any single </w:t>
      </w:r>
      <w:r w:rsidR="00E75E5F">
        <w:rPr>
          <w:rFonts w:ascii="Times New Roman" w:hAnsi="Times New Roman" w:cs="Times New Roman"/>
          <w:sz w:val="24"/>
          <w:szCs w:val="24"/>
        </w:rPr>
        <w:t>PC</w:t>
      </w:r>
      <w:r w:rsidRPr="00027E9B">
        <w:rPr>
          <w:rFonts w:ascii="Times New Roman" w:hAnsi="Times New Roman" w:cs="Times New Roman"/>
          <w:sz w:val="24"/>
          <w:szCs w:val="24"/>
        </w:rPr>
        <w:t>.</w:t>
      </w:r>
    </w:p>
    <w:p w14:paraId="4F923BF7" w14:textId="26D46BAF" w:rsidR="00E4536A" w:rsidRPr="007C2B3D" w:rsidRDefault="00DF723D" w:rsidP="009528F0">
      <w:pPr>
        <w:pStyle w:val="whitespace-pre-wrap"/>
        <w:jc w:val="both"/>
      </w:pPr>
      <w:r>
        <w:rPr>
          <w:rStyle w:val="Emphasis"/>
        </w:rPr>
        <w:t>Ratio</w:t>
      </w:r>
      <w:r w:rsidR="00E4536A">
        <w:t xml:space="preserve"> exhibited the highest average absolute loading </w:t>
      </w:r>
      <w:r w:rsidR="00056939">
        <w:t xml:space="preserve">of </w:t>
      </w:r>
      <w:r w:rsidR="00E4536A">
        <w:t>0.</w:t>
      </w:r>
      <w:r>
        <w:t>35</w:t>
      </w:r>
      <w:r w:rsidR="00E4536A">
        <w:t xml:space="preserve">, followed by </w:t>
      </w:r>
      <w:r w:rsidR="00E4536A">
        <w:rPr>
          <w:rStyle w:val="Emphasis"/>
        </w:rPr>
        <w:t>Tin(II) octoate</w:t>
      </w:r>
      <w:r w:rsidR="00E4536A">
        <w:t xml:space="preserve"> at 0.32</w:t>
      </w:r>
      <w:r>
        <w:t xml:space="preserve"> and </w:t>
      </w:r>
      <w:r>
        <w:rPr>
          <w:rStyle w:val="Emphasis"/>
        </w:rPr>
        <w:t>Lignin (</w:t>
      </w:r>
      <w:proofErr w:type="spellStart"/>
      <w:r>
        <w:rPr>
          <w:rStyle w:val="Emphasis"/>
        </w:rPr>
        <w:t>wt</w:t>
      </w:r>
      <w:proofErr w:type="spellEnd"/>
      <w:r>
        <w:rPr>
          <w:rStyle w:val="Emphasis"/>
        </w:rPr>
        <w:t>%)</w:t>
      </w:r>
      <w:r>
        <w:t xml:space="preserve"> and </w:t>
      </w:r>
      <w:r>
        <w:rPr>
          <w:i/>
        </w:rPr>
        <w:t>Isocyanate (</w:t>
      </w:r>
      <w:proofErr w:type="spellStart"/>
      <w:r>
        <w:rPr>
          <w:i/>
        </w:rPr>
        <w:t>wt</w:t>
      </w:r>
      <w:proofErr w:type="spellEnd"/>
      <w:r>
        <w:rPr>
          <w:i/>
        </w:rPr>
        <w:t xml:space="preserve">%) </w:t>
      </w:r>
      <w:r w:rsidRPr="00DF723D">
        <w:t>at 0.30</w:t>
      </w:r>
      <w:r w:rsidR="00E4536A">
        <w:t xml:space="preserve">. The remaining features showed lower average loadings, with </w:t>
      </w:r>
      <w:r w:rsidR="00E4536A">
        <w:rPr>
          <w:rStyle w:val="Emphasis"/>
        </w:rPr>
        <w:t>Co-polyol type (PTHF)</w:t>
      </w:r>
      <w:r w:rsidR="00E4536A">
        <w:t xml:space="preserve"> recording the lowest value at 0.19.</w:t>
      </w:r>
      <w:r w:rsidR="007C2B3D">
        <w:t xml:space="preserve"> </w:t>
      </w:r>
      <w:r w:rsidR="00E4536A">
        <w:t xml:space="preserve">Regarding maximum absolute loading, </w:t>
      </w:r>
      <w:r w:rsidR="00E4536A">
        <w:rPr>
          <w:rStyle w:val="Emphasis"/>
        </w:rPr>
        <w:t>Swelling ratio (%)</w:t>
      </w:r>
      <w:r w:rsidR="00E4536A">
        <w:t xml:space="preserve"> and </w:t>
      </w:r>
      <w:r w:rsidR="00E4536A">
        <w:rPr>
          <w:rStyle w:val="Emphasis"/>
        </w:rPr>
        <w:t>Isocyanate (mmol NCO)</w:t>
      </w:r>
      <w:r w:rsidR="00E4536A">
        <w:t xml:space="preserve"> demonstrated the highest values at 0.77 and 0.73 respectively. </w:t>
      </w:r>
      <w:r w:rsidR="00E4536A">
        <w:rPr>
          <w:rStyle w:val="Emphasis"/>
        </w:rPr>
        <w:t>Co-polyol type (PTHF)</w:t>
      </w:r>
      <w:r w:rsidR="00E4536A">
        <w:t xml:space="preserve"> showed moderate importance in this metric at 0.55, while </w:t>
      </w:r>
      <w:r w:rsidR="00E4536A">
        <w:rPr>
          <w:rStyle w:val="Emphasis"/>
        </w:rPr>
        <w:t>Tin(II) octoate</w:t>
      </w:r>
      <w:r w:rsidR="00E4536A">
        <w:t xml:space="preserve"> and </w:t>
      </w:r>
      <w:r w:rsidR="00E4536A">
        <w:rPr>
          <w:rStyle w:val="Emphasis"/>
        </w:rPr>
        <w:t>Ratio</w:t>
      </w:r>
      <w:r w:rsidR="00E4536A">
        <w:t xml:space="preserve"> had lower maximum loadings at 0.52 and 0.47 respectively.</w:t>
      </w:r>
    </w:p>
    <w:p w14:paraId="3B507763" w14:textId="5B20A7B8" w:rsidR="008B7840" w:rsidRPr="00443E04" w:rsidRDefault="000E59A5" w:rsidP="001601D0">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CF1C7B" wp14:editId="6EC2EB50">
            <wp:extent cx="3242733" cy="258206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tif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49451" cy="2587410"/>
                    </a:xfrm>
                    <a:prstGeom prst="rect">
                      <a:avLst/>
                    </a:prstGeom>
                  </pic:spPr>
                </pic:pic>
              </a:graphicData>
            </a:graphic>
          </wp:inline>
        </w:drawing>
      </w:r>
    </w:p>
    <w:p w14:paraId="550F43C7" w14:textId="45BAC2CC" w:rsidR="00597236" w:rsidRPr="00443E04" w:rsidRDefault="008B7840" w:rsidP="00203A30">
      <w:pPr>
        <w:pStyle w:val="Caption"/>
        <w:jc w:val="both"/>
        <w:rPr>
          <w:rFonts w:ascii="Times New Roman" w:hAnsi="Times New Roman" w:cs="Times New Roman"/>
          <w:sz w:val="24"/>
          <w:szCs w:val="24"/>
        </w:rPr>
      </w:pPr>
      <w:bookmarkStart w:id="191" w:name="_Ref176876570"/>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443E04">
        <w:rPr>
          <w:rFonts w:ascii="Times New Roman" w:hAnsi="Times New Roman" w:cs="Times New Roman"/>
          <w:sz w:val="24"/>
          <w:szCs w:val="24"/>
        </w:rPr>
        <w:fldChar w:fldCharType="end"/>
      </w:r>
      <w:bookmarkEnd w:id="191"/>
      <w:r w:rsidR="005F6F72">
        <w:rPr>
          <w:rFonts w:ascii="Times New Roman" w:hAnsi="Times New Roman" w:cs="Times New Roman"/>
          <w:sz w:val="24"/>
          <w:szCs w:val="24"/>
        </w:rPr>
        <w:t xml:space="preserve"> Features r</w:t>
      </w:r>
      <w:r w:rsidRPr="00443E04">
        <w:rPr>
          <w:rFonts w:ascii="Times New Roman" w:hAnsi="Times New Roman" w:cs="Times New Roman"/>
          <w:sz w:val="24"/>
          <w:szCs w:val="24"/>
        </w:rPr>
        <w:t xml:space="preserve">anked by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verage and </w:t>
      </w:r>
      <w:r w:rsidR="00200EC4">
        <w:rPr>
          <w:rFonts w:ascii="Times New Roman" w:hAnsi="Times New Roman" w:cs="Times New Roman"/>
          <w:sz w:val="24"/>
          <w:szCs w:val="24"/>
        </w:rPr>
        <w:t>m</w:t>
      </w:r>
      <w:r w:rsidRPr="00443E04">
        <w:rPr>
          <w:rFonts w:ascii="Times New Roman" w:hAnsi="Times New Roman" w:cs="Times New Roman"/>
          <w:sz w:val="24"/>
          <w:szCs w:val="24"/>
        </w:rPr>
        <w:t xml:space="preserve">aximum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bsolute </w:t>
      </w:r>
      <w:r w:rsidR="00200EC4">
        <w:rPr>
          <w:rFonts w:ascii="Times New Roman" w:hAnsi="Times New Roman" w:cs="Times New Roman"/>
          <w:sz w:val="24"/>
          <w:szCs w:val="24"/>
        </w:rPr>
        <w:t>l</w:t>
      </w:r>
      <w:r w:rsidRPr="00443E04">
        <w:rPr>
          <w:rFonts w:ascii="Times New Roman" w:hAnsi="Times New Roman" w:cs="Times New Roman"/>
          <w:sz w:val="24"/>
          <w:szCs w:val="24"/>
        </w:rPr>
        <w:t xml:space="preserve">oading based on </w:t>
      </w:r>
      <w:r w:rsidR="009528F0">
        <w:rPr>
          <w:rFonts w:ascii="Times New Roman" w:hAnsi="Times New Roman" w:cs="Times New Roman"/>
          <w:sz w:val="24"/>
          <w:szCs w:val="24"/>
        </w:rPr>
        <w:t>4</w:t>
      </w:r>
      <w:r w:rsidRPr="00443E04">
        <w:rPr>
          <w:rFonts w:ascii="Times New Roman" w:hAnsi="Times New Roman" w:cs="Times New Roman"/>
          <w:sz w:val="24"/>
          <w:szCs w:val="24"/>
        </w:rPr>
        <w:t xml:space="preserve"> PC</w:t>
      </w:r>
      <w:r w:rsidR="005F6F72">
        <w:rPr>
          <w:rFonts w:ascii="Times New Roman" w:hAnsi="Times New Roman" w:cs="Times New Roman"/>
          <w:sz w:val="24"/>
          <w:szCs w:val="24"/>
        </w:rPr>
        <w:t>s explaining 97</w:t>
      </w:r>
      <w:r w:rsidRPr="00443E04">
        <w:rPr>
          <w:rFonts w:ascii="Times New Roman" w:hAnsi="Times New Roman" w:cs="Times New Roman"/>
          <w:sz w:val="24"/>
          <w:szCs w:val="24"/>
        </w:rPr>
        <w:t xml:space="preserve">% of data. </w:t>
      </w:r>
      <w:proofErr w:type="spellStart"/>
      <w:r w:rsidRPr="00443E04">
        <w:rPr>
          <w:rFonts w:ascii="Times New Roman" w:hAnsi="Times New Roman" w:cs="Times New Roman"/>
          <w:sz w:val="24"/>
          <w:szCs w:val="24"/>
        </w:rPr>
        <w:t>T</w:t>
      </w:r>
      <w:r w:rsidRPr="00443E04">
        <w:rPr>
          <w:rFonts w:ascii="Times New Roman" w:hAnsi="Times New Roman" w:cs="Times New Roman"/>
          <w:sz w:val="24"/>
          <w:szCs w:val="24"/>
          <w:vertAlign w:val="subscript"/>
        </w:rPr>
        <w:t>g</w:t>
      </w:r>
      <w:proofErr w:type="spellEnd"/>
      <w:r w:rsidRPr="00443E04">
        <w:rPr>
          <w:rFonts w:ascii="Times New Roman" w:hAnsi="Times New Roman" w:cs="Times New Roman"/>
          <w:sz w:val="24"/>
          <w:szCs w:val="24"/>
          <w:vertAlign w:val="subscript"/>
        </w:rPr>
        <w:t xml:space="preserve"> </w:t>
      </w:r>
      <w:r w:rsidRPr="00443E04">
        <w:rPr>
          <w:rFonts w:ascii="Times New Roman" w:hAnsi="Times New Roman" w:cs="Times New Roman"/>
          <w:sz w:val="24"/>
          <w:szCs w:val="24"/>
        </w:rPr>
        <w:t>was excluded from the dataset when applying PCA.</w:t>
      </w:r>
    </w:p>
    <w:p w14:paraId="6AA0CBE8" w14:textId="23AE7387" w:rsidR="00862E37" w:rsidRDefault="00820EA9" w:rsidP="78F197D4">
      <w:pPr>
        <w:pStyle w:val="whitespace-pre-wrap"/>
        <w:spacing w:before="0" w:beforeAutospacing="0" w:after="160" w:afterAutospacing="0"/>
        <w:jc w:val="both"/>
      </w:pPr>
      <w:r>
        <w:t xml:space="preserve">Given the variability between these two loading metrics, we opted to complement our analysis with a wrapper method for feature selection. We retained </w:t>
      </w:r>
      <w:del w:id="192" w:author="Acaru, Silviu" w:date="2026-03-16T16:09:00Z" w16du:dateUtc="2026-03-16T15:09:00Z">
        <w:r w:rsidDel="0083589D">
          <w:delText>'</w:delText>
        </w:r>
      </w:del>
      <w:r w:rsidRPr="78F197D4">
        <w:rPr>
          <w:i/>
          <w:iCs/>
        </w:rPr>
        <w:t>Lignin (</w:t>
      </w:r>
      <w:proofErr w:type="spellStart"/>
      <w:r w:rsidRPr="78F197D4">
        <w:rPr>
          <w:i/>
          <w:iCs/>
        </w:rPr>
        <w:t>wt</w:t>
      </w:r>
      <w:proofErr w:type="spellEnd"/>
      <w:r w:rsidRPr="78F197D4">
        <w:rPr>
          <w:i/>
          <w:iCs/>
        </w:rPr>
        <w:t>%)</w:t>
      </w:r>
      <w:del w:id="193" w:author="Acaru, Silviu" w:date="2026-03-16T16:09:00Z" w16du:dateUtc="2026-03-16T15:09:00Z">
        <w:r w:rsidDel="0083589D">
          <w:delText>'</w:delText>
        </w:r>
      </w:del>
      <w:r>
        <w:t xml:space="preserve">, </w:t>
      </w:r>
      <w:del w:id="194" w:author="Acaru, Silviu" w:date="2026-03-16T16:09:00Z" w16du:dateUtc="2026-03-16T15:09:00Z">
        <w:r w:rsidRPr="78F197D4" w:rsidDel="0083589D">
          <w:rPr>
            <w:i/>
            <w:iCs/>
          </w:rPr>
          <w:delText>'</w:delText>
        </w:r>
      </w:del>
      <w:r w:rsidRPr="78F197D4">
        <w:rPr>
          <w:i/>
          <w:iCs/>
        </w:rPr>
        <w:t>Co-polyol type (PTHF)</w:t>
      </w:r>
      <w:del w:id="195" w:author="Acaru, Silviu" w:date="2026-03-16T16:09:00Z" w16du:dateUtc="2026-03-16T15:09:00Z">
        <w:r w:rsidDel="0083589D">
          <w:delText xml:space="preserve">' </w:delText>
        </w:r>
      </w:del>
      <w:r w:rsidR="00FB6B08">
        <w:t xml:space="preserve">and </w:t>
      </w:r>
      <w:del w:id="196" w:author="Acaru, Silviu" w:date="2026-03-16T16:09:00Z" w16du:dateUtc="2026-03-16T15:09:00Z">
        <w:r w:rsidR="00FB6B08" w:rsidDel="0083589D">
          <w:delText>'</w:delText>
        </w:r>
      </w:del>
      <w:r w:rsidR="00FB6B08" w:rsidRPr="78F197D4">
        <w:rPr>
          <w:i/>
          <w:iCs/>
        </w:rPr>
        <w:t>Ratio</w:t>
      </w:r>
      <w:del w:id="197" w:author="Acaru, Silviu" w:date="2026-03-16T16:09:00Z" w16du:dateUtc="2026-03-16T15:09:00Z">
        <w:r w:rsidR="00FB6B08" w:rsidDel="0083589D">
          <w:delText>'</w:delText>
        </w:r>
      </w:del>
      <w:r w:rsidR="00FB6B08">
        <w:t xml:space="preserve"> </w:t>
      </w:r>
      <w:r>
        <w:t>as a base set</w:t>
      </w:r>
      <w:r w:rsidR="009A30AB">
        <w:t xml:space="preserve"> (“</w:t>
      </w:r>
      <w:r w:rsidR="009A30AB" w:rsidRPr="78F197D4">
        <w:rPr>
          <w:i/>
          <w:iCs/>
        </w:rPr>
        <w:t>mandatory</w:t>
      </w:r>
      <w:r w:rsidR="009A30AB">
        <w:t>”</w:t>
      </w:r>
      <w:r w:rsidR="76C4CCF2">
        <w:t xml:space="preserve"> features</w:t>
      </w:r>
      <w:r w:rsidR="009A30AB">
        <w:t>)</w:t>
      </w:r>
      <w:r>
        <w:t xml:space="preserve">, then systematically </w:t>
      </w:r>
      <w:commentRangeStart w:id="198"/>
      <w:r>
        <w:t>added</w:t>
      </w:r>
      <w:commentRangeEnd w:id="198"/>
      <w:r w:rsidR="00652049">
        <w:rPr>
          <w:rStyle w:val="CommentReference"/>
          <w:rFonts w:asciiTheme="minorHAnsi" w:eastAsiaTheme="minorHAnsi" w:hAnsiTheme="minorHAnsi" w:cstheme="minorBidi"/>
        </w:rPr>
        <w:commentReference w:id="198"/>
      </w:r>
      <w:r>
        <w:t xml:space="preserve"> and alt</w:t>
      </w:r>
      <w:r w:rsidR="00200EC4">
        <w:t>ernated the remaining features</w:t>
      </w:r>
      <w:r w:rsidR="009A30AB">
        <w:t xml:space="preserve"> (“</w:t>
      </w:r>
      <w:r w:rsidR="009A30AB" w:rsidRPr="78F197D4">
        <w:rPr>
          <w:i/>
          <w:iCs/>
        </w:rPr>
        <w:t>optional</w:t>
      </w:r>
      <w:r w:rsidR="009A30AB">
        <w:t>”</w:t>
      </w:r>
      <w:r w:rsidR="02F21ED1">
        <w:t xml:space="preserve"> features</w:t>
      </w:r>
      <w:r w:rsidR="009A30AB">
        <w:t>)</w:t>
      </w:r>
      <w:r w:rsidR="00200EC4">
        <w:t>.</w:t>
      </w:r>
    </w:p>
    <w:p w14:paraId="43EFACDE" w14:textId="63CD9034" w:rsidR="00820EA9" w:rsidRPr="00DF2AFF" w:rsidRDefault="00820EA9">
      <w:pPr>
        <w:jc w:val="both"/>
        <w:pPrChange w:id="199" w:author="Acaru, Silviu" w:date="2026-03-12T13:10:00Z" w16du:dateUtc="2026-03-12T12:10:00Z">
          <w:pPr>
            <w:pStyle w:val="whitespace-pre-wrap"/>
            <w:spacing w:before="0" w:beforeAutospacing="0" w:after="160" w:afterAutospacing="0"/>
            <w:jc w:val="both"/>
          </w:pPr>
        </w:pPrChange>
      </w:pPr>
      <w:r w:rsidRPr="00F05599">
        <w:rPr>
          <w:rFonts w:ascii="Times New Roman" w:hAnsi="Times New Roman" w:cs="Times New Roman"/>
          <w:sz w:val="24"/>
          <w:szCs w:val="24"/>
          <w:rPrChange w:id="200" w:author="Acaru, Silviu" w:date="2026-03-12T13:11:00Z" w16du:dateUtc="2026-03-12T12:11:00Z">
            <w:rPr/>
          </w:rPrChange>
        </w:rPr>
        <w:t>We identified the top five performin</w:t>
      </w:r>
      <w:r w:rsidR="005F6F72" w:rsidRPr="00F05599">
        <w:rPr>
          <w:rFonts w:ascii="Times New Roman" w:hAnsi="Times New Roman" w:cs="Times New Roman"/>
          <w:sz w:val="24"/>
          <w:szCs w:val="24"/>
          <w:rPrChange w:id="201" w:author="Acaru, Silviu" w:date="2026-03-12T13:11:00Z" w16du:dateUtc="2026-03-12T12:11:00Z">
            <w:rPr/>
          </w:rPrChange>
        </w:rPr>
        <w:t xml:space="preserve">g models and observed </w:t>
      </w:r>
      <w:ins w:id="202" w:author="Acaru, Silviu" w:date="2026-03-15T20:07:00Z" w16du:dateUtc="2026-03-15T19:07:00Z">
        <w:r w:rsidR="00723A59">
          <w:rPr>
            <w:rFonts w:ascii="Times New Roman" w:hAnsi="Times New Roman" w:cs="Times New Roman"/>
            <w:sz w:val="24"/>
            <w:szCs w:val="24"/>
          </w:rPr>
          <w:t xml:space="preserve">several aspects in the features selection. </w:t>
        </w:r>
      </w:ins>
      <w:del w:id="203" w:author="Acaru, Silviu" w:date="2026-03-15T20:07:00Z" w16du:dateUtc="2026-03-15T19:07:00Z">
        <w:r w:rsidR="005F6F72" w:rsidRPr="00F05599" w:rsidDel="00723A59">
          <w:rPr>
            <w:rFonts w:ascii="Times New Roman" w:hAnsi="Times New Roman" w:cs="Times New Roman"/>
            <w:sz w:val="24"/>
            <w:szCs w:val="24"/>
            <w:rPrChange w:id="204" w:author="Acaru, Silviu" w:date="2026-03-12T13:11:00Z" w16du:dateUtc="2026-03-12T12:11:00Z">
              <w:rPr/>
            </w:rPrChange>
          </w:rPr>
          <w:delText>that the</w:delText>
        </w:r>
        <w:r w:rsidRPr="00F05599" w:rsidDel="00723A59">
          <w:rPr>
            <w:rFonts w:ascii="Times New Roman" w:hAnsi="Times New Roman" w:cs="Times New Roman"/>
            <w:sz w:val="24"/>
            <w:szCs w:val="24"/>
            <w:rPrChange w:id="205" w:author="Acaru, Silviu" w:date="2026-03-12T13:11:00Z" w16du:dateUtc="2026-03-12T12:11:00Z">
              <w:rPr/>
            </w:rPrChange>
          </w:rPr>
          <w:delText xml:space="preserve"> optimal datasets consistently included the same set of features</w:delText>
        </w:r>
      </w:del>
      <w:del w:id="206" w:author="Acaru, Silviu" w:date="2026-03-12T13:08:00Z" w16du:dateUtc="2026-03-12T12:08:00Z">
        <w:r w:rsidR="0063291A" w:rsidRPr="00F05599" w:rsidDel="00265458">
          <w:rPr>
            <w:rFonts w:ascii="Times New Roman" w:hAnsi="Times New Roman" w:cs="Times New Roman"/>
            <w:sz w:val="24"/>
            <w:szCs w:val="24"/>
            <w:rPrChange w:id="207" w:author="Acaru, Silviu" w:date="2026-03-12T13:11:00Z" w16du:dateUtc="2026-03-12T12:11:00Z">
              <w:rPr/>
            </w:rPrChange>
          </w:rPr>
          <w:delText>, with one exception that had Isocyanate type as an additional feature</w:delText>
        </w:r>
      </w:del>
      <w:r w:rsidRPr="00F05599">
        <w:rPr>
          <w:rFonts w:ascii="Times New Roman" w:hAnsi="Times New Roman" w:cs="Times New Roman"/>
          <w:sz w:val="24"/>
          <w:szCs w:val="24"/>
          <w:rPrChange w:id="208" w:author="Acaru, Silviu" w:date="2026-03-12T13:11:00Z" w16du:dateUtc="2026-03-12T12:11:00Z">
            <w:rPr/>
          </w:rPrChange>
        </w:rPr>
        <w:t xml:space="preserve"> (</w:t>
      </w:r>
      <w:r w:rsidR="00200EC4" w:rsidRPr="00F05599">
        <w:rPr>
          <w:rFonts w:ascii="Times New Roman" w:hAnsi="Times New Roman" w:cs="Times New Roman"/>
          <w:sz w:val="24"/>
          <w:szCs w:val="24"/>
          <w:rPrChange w:id="209" w:author="Acaru, Silviu" w:date="2026-03-12T13:11:00Z" w16du:dateUtc="2026-03-12T12:11:00Z">
            <w:rPr/>
          </w:rPrChange>
        </w:rPr>
        <w:t xml:space="preserve">see </w:t>
      </w:r>
      <w:r w:rsidRPr="00F05599">
        <w:rPr>
          <w:rFonts w:ascii="Times New Roman" w:hAnsi="Times New Roman" w:cs="Times New Roman"/>
          <w:sz w:val="24"/>
          <w:szCs w:val="24"/>
          <w:rPrChange w:id="210" w:author="Acaru, Silviu" w:date="2026-03-12T13:11:00Z" w16du:dateUtc="2026-03-12T12:11:00Z">
            <w:rPr/>
          </w:rPrChange>
        </w:rPr>
        <w:fldChar w:fldCharType="begin"/>
      </w:r>
      <w:r w:rsidRPr="00F05599">
        <w:rPr>
          <w:rFonts w:ascii="Times New Roman" w:hAnsi="Times New Roman" w:cs="Times New Roman"/>
          <w:sz w:val="24"/>
          <w:szCs w:val="24"/>
          <w:rPrChange w:id="211" w:author="Acaru, Silviu" w:date="2026-03-12T13:11:00Z" w16du:dateUtc="2026-03-12T12:11:00Z">
            <w:rPr/>
          </w:rPrChange>
        </w:rPr>
        <w:instrText xml:space="preserve"> REF _Ref175840456 \h  \* MERGEFORMAT </w:instrText>
      </w:r>
      <w:r w:rsidRPr="005B7109">
        <w:rPr>
          <w:rFonts w:ascii="Times New Roman" w:hAnsi="Times New Roman" w:cs="Times New Roman"/>
          <w:sz w:val="24"/>
          <w:szCs w:val="24"/>
        </w:rPr>
      </w:r>
      <w:r w:rsidRPr="00F05599">
        <w:rPr>
          <w:rFonts w:ascii="Times New Roman" w:hAnsi="Times New Roman" w:cs="Times New Roman"/>
          <w:sz w:val="24"/>
          <w:szCs w:val="24"/>
          <w:rPrChange w:id="212" w:author="Acaru, Silviu" w:date="2026-03-12T13:11:00Z" w16du:dateUtc="2026-03-12T12:11:00Z">
            <w:rPr/>
          </w:rPrChange>
        </w:rPr>
        <w:fldChar w:fldCharType="separate"/>
      </w:r>
      <w:r w:rsidR="009A7A28" w:rsidRPr="00F05599">
        <w:rPr>
          <w:rFonts w:ascii="Times New Roman" w:hAnsi="Times New Roman" w:cs="Times New Roman"/>
          <w:sz w:val="24"/>
          <w:szCs w:val="24"/>
          <w:rPrChange w:id="213" w:author="Acaru, Silviu" w:date="2026-03-12T13:11:00Z" w16du:dateUtc="2026-03-12T12:11:00Z">
            <w:rPr/>
          </w:rPrChange>
        </w:rPr>
        <w:t xml:space="preserve">Table </w:t>
      </w:r>
      <w:r w:rsidR="009A7A28" w:rsidRPr="00F05599">
        <w:rPr>
          <w:rFonts w:ascii="Times New Roman" w:hAnsi="Times New Roman" w:cs="Times New Roman"/>
          <w:noProof/>
          <w:sz w:val="24"/>
          <w:szCs w:val="24"/>
          <w:rPrChange w:id="214" w:author="Acaru, Silviu" w:date="2026-03-12T13:11:00Z" w16du:dateUtc="2026-03-12T12:11:00Z">
            <w:rPr>
              <w:noProof/>
            </w:rPr>
          </w:rPrChange>
        </w:rPr>
        <w:t>4</w:t>
      </w:r>
      <w:r w:rsidRPr="00F05599">
        <w:rPr>
          <w:rFonts w:ascii="Times New Roman" w:hAnsi="Times New Roman" w:cs="Times New Roman"/>
          <w:sz w:val="24"/>
          <w:szCs w:val="24"/>
          <w:rPrChange w:id="215" w:author="Acaru, Silviu" w:date="2026-03-12T13:11:00Z" w16du:dateUtc="2026-03-12T12:11:00Z">
            <w:rPr/>
          </w:rPrChange>
        </w:rPr>
        <w:fldChar w:fldCharType="end"/>
      </w:r>
      <w:r w:rsidRPr="00F05599">
        <w:rPr>
          <w:rFonts w:ascii="Times New Roman" w:hAnsi="Times New Roman" w:cs="Times New Roman"/>
          <w:sz w:val="24"/>
          <w:szCs w:val="24"/>
          <w:rPrChange w:id="216" w:author="Acaru, Silviu" w:date="2026-03-12T13:11:00Z" w16du:dateUtc="2026-03-12T12:11:00Z">
            <w:rPr/>
          </w:rPrChange>
        </w:rPr>
        <w:t xml:space="preserve">). </w:t>
      </w:r>
      <w:ins w:id="217" w:author="Acaru, Silviu" w:date="2026-03-15T21:45:00Z" w16du:dateUtc="2026-03-15T20:45:00Z">
        <w:r w:rsidR="004B6277">
          <w:rPr>
            <w:rFonts w:ascii="Times New Roman" w:hAnsi="Times New Roman" w:cs="Times New Roman"/>
            <w:sz w:val="24"/>
            <w:szCs w:val="24"/>
          </w:rPr>
          <w:t>For example,</w:t>
        </w:r>
      </w:ins>
      <w:ins w:id="218" w:author="Acaru, Silviu" w:date="2026-03-15T20:08:00Z" w16du:dateUtc="2026-03-15T19:08:00Z">
        <w:r w:rsidR="00723A59">
          <w:rPr>
            <w:rFonts w:ascii="Times New Roman" w:hAnsi="Times New Roman" w:cs="Times New Roman"/>
            <w:sz w:val="24"/>
            <w:szCs w:val="24"/>
          </w:rPr>
          <w:t xml:space="preserve"> t</w:t>
        </w:r>
      </w:ins>
      <w:ins w:id="219" w:author="Acaru, Silviu" w:date="2026-03-12T13:09:00Z" w16du:dateUtc="2026-03-12T12:09:00Z">
        <w:r w:rsidR="00265458" w:rsidRPr="00F05599">
          <w:rPr>
            <w:rFonts w:ascii="Times New Roman" w:hAnsi="Times New Roman" w:cs="Times New Roman"/>
            <w:iCs/>
            <w:sz w:val="24"/>
            <w:szCs w:val="24"/>
            <w:rPrChange w:id="220" w:author="Acaru, Silviu" w:date="2026-03-12T13:11:00Z" w16du:dateUtc="2026-03-12T12:11:00Z">
              <w:rPr>
                <w:rFonts w:cstheme="minorHAnsi"/>
                <w:iCs/>
              </w:rPr>
            </w:rPrChange>
          </w:rPr>
          <w:t xml:space="preserve">wo exceptions (ranks 4 and 5) included </w:t>
        </w:r>
        <w:r w:rsidR="00265458" w:rsidRPr="00F05599">
          <w:rPr>
            <w:rFonts w:ascii="Times New Roman" w:hAnsi="Times New Roman" w:cs="Times New Roman"/>
            <w:i/>
            <w:sz w:val="24"/>
            <w:szCs w:val="24"/>
            <w:rPrChange w:id="221" w:author="Acaru, Silviu" w:date="2026-03-12T13:11:00Z" w16du:dateUtc="2026-03-12T12:11:00Z">
              <w:rPr>
                <w:rFonts w:cstheme="minorHAnsi"/>
                <w:i/>
              </w:rPr>
            </w:rPrChange>
          </w:rPr>
          <w:t>Isocyanate type</w:t>
        </w:r>
        <w:r w:rsidR="00265458" w:rsidRPr="00F05599">
          <w:rPr>
            <w:rFonts w:ascii="Times New Roman" w:hAnsi="Times New Roman" w:cs="Times New Roman"/>
            <w:iCs/>
            <w:sz w:val="24"/>
            <w:szCs w:val="24"/>
            <w:rPrChange w:id="222" w:author="Acaru, Silviu" w:date="2026-03-12T13:11:00Z" w16du:dateUtc="2026-03-12T12:11:00Z">
              <w:rPr>
                <w:rFonts w:cstheme="minorHAnsi"/>
                <w:iCs/>
              </w:rPr>
            </w:rPrChange>
          </w:rPr>
          <w:t xml:space="preserve"> in place of </w:t>
        </w:r>
        <w:r w:rsidR="00265458" w:rsidRPr="00F05599">
          <w:rPr>
            <w:rFonts w:ascii="Times New Roman" w:hAnsi="Times New Roman" w:cs="Times New Roman"/>
            <w:i/>
            <w:sz w:val="24"/>
            <w:szCs w:val="24"/>
            <w:rPrChange w:id="223" w:author="Acaru, Silviu" w:date="2026-03-12T13:11:00Z" w16du:dateUtc="2026-03-12T12:11:00Z">
              <w:rPr>
                <w:rFonts w:cstheme="minorHAnsi"/>
                <w:i/>
              </w:rPr>
            </w:rPrChange>
          </w:rPr>
          <w:t>Isocyanate (</w:t>
        </w:r>
        <w:proofErr w:type="spellStart"/>
        <w:r w:rsidR="00265458" w:rsidRPr="00F05599">
          <w:rPr>
            <w:rFonts w:ascii="Times New Roman" w:hAnsi="Times New Roman" w:cs="Times New Roman"/>
            <w:i/>
            <w:sz w:val="24"/>
            <w:szCs w:val="24"/>
            <w:rPrChange w:id="224" w:author="Acaru, Silviu" w:date="2026-03-12T13:11:00Z" w16du:dateUtc="2026-03-12T12:11:00Z">
              <w:rPr>
                <w:rFonts w:cstheme="minorHAnsi"/>
                <w:i/>
              </w:rPr>
            </w:rPrChange>
          </w:rPr>
          <w:t>wt</w:t>
        </w:r>
        <w:proofErr w:type="spellEnd"/>
        <w:r w:rsidR="00265458" w:rsidRPr="00F05599">
          <w:rPr>
            <w:rFonts w:ascii="Times New Roman" w:hAnsi="Times New Roman" w:cs="Times New Roman"/>
            <w:i/>
            <w:sz w:val="24"/>
            <w:szCs w:val="24"/>
            <w:rPrChange w:id="225" w:author="Acaru, Silviu" w:date="2026-03-12T13:11:00Z" w16du:dateUtc="2026-03-12T12:11:00Z">
              <w:rPr>
                <w:rFonts w:cstheme="minorHAnsi"/>
                <w:i/>
              </w:rPr>
            </w:rPrChange>
          </w:rPr>
          <w:t>%)</w:t>
        </w:r>
      </w:ins>
      <w:ins w:id="226" w:author="Acaru, Silviu" w:date="2026-03-12T13:10:00Z" w16du:dateUtc="2026-03-12T12:10:00Z">
        <w:r w:rsidR="00265458" w:rsidRPr="00F05599">
          <w:rPr>
            <w:rFonts w:ascii="Times New Roman" w:hAnsi="Times New Roman" w:cs="Times New Roman"/>
            <w:iCs/>
            <w:sz w:val="24"/>
            <w:szCs w:val="24"/>
            <w:rPrChange w:id="227" w:author="Acaru, Silviu" w:date="2026-03-12T13:11:00Z" w16du:dateUtc="2026-03-12T12:11:00Z">
              <w:rPr>
                <w:rFonts w:cstheme="minorHAnsi"/>
                <w:iCs/>
              </w:rPr>
            </w:rPrChange>
          </w:rPr>
          <w:t xml:space="preserve">, while one exception (rank 2) excluded </w:t>
        </w:r>
        <w:proofErr w:type="spellStart"/>
        <w:r w:rsidR="00265458" w:rsidRPr="00F05599">
          <w:rPr>
            <w:rFonts w:ascii="Times New Roman" w:hAnsi="Times New Roman" w:cs="Times New Roman"/>
            <w:i/>
            <w:sz w:val="24"/>
            <w:szCs w:val="24"/>
            <w:rPrChange w:id="228" w:author="Acaru, Silviu" w:date="2026-03-12T13:11:00Z" w16du:dateUtc="2026-03-12T12:11:00Z">
              <w:rPr>
                <w:rFonts w:cstheme="minorHAnsi"/>
                <w:i/>
              </w:rPr>
            </w:rPrChange>
          </w:rPr>
          <w:t>Copolyol</w:t>
        </w:r>
        <w:proofErr w:type="spellEnd"/>
        <w:r w:rsidR="00265458" w:rsidRPr="00F05599">
          <w:rPr>
            <w:rFonts w:ascii="Times New Roman" w:hAnsi="Times New Roman" w:cs="Times New Roman"/>
            <w:i/>
            <w:sz w:val="24"/>
            <w:szCs w:val="24"/>
            <w:rPrChange w:id="229" w:author="Acaru, Silviu" w:date="2026-03-12T13:11:00Z" w16du:dateUtc="2026-03-12T12:11:00Z">
              <w:rPr>
                <w:rFonts w:cstheme="minorHAnsi"/>
                <w:i/>
              </w:rPr>
            </w:rPrChange>
          </w:rPr>
          <w:t xml:space="preserve"> (</w:t>
        </w:r>
        <w:proofErr w:type="spellStart"/>
        <w:r w:rsidR="00265458" w:rsidRPr="00F05599">
          <w:rPr>
            <w:rFonts w:ascii="Times New Roman" w:hAnsi="Times New Roman" w:cs="Times New Roman"/>
            <w:i/>
            <w:sz w:val="24"/>
            <w:szCs w:val="24"/>
            <w:rPrChange w:id="230" w:author="Acaru, Silviu" w:date="2026-03-12T13:11:00Z" w16du:dateUtc="2026-03-12T12:11:00Z">
              <w:rPr>
                <w:rFonts w:cstheme="minorHAnsi"/>
                <w:i/>
              </w:rPr>
            </w:rPrChange>
          </w:rPr>
          <w:t>wt</w:t>
        </w:r>
        <w:proofErr w:type="spellEnd"/>
        <w:r w:rsidR="00265458" w:rsidRPr="00F05599">
          <w:rPr>
            <w:rFonts w:ascii="Times New Roman" w:hAnsi="Times New Roman" w:cs="Times New Roman"/>
            <w:i/>
            <w:sz w:val="24"/>
            <w:szCs w:val="24"/>
            <w:rPrChange w:id="231" w:author="Acaru, Silviu" w:date="2026-03-12T13:11:00Z" w16du:dateUtc="2026-03-12T12:11:00Z">
              <w:rPr>
                <w:rFonts w:cstheme="minorHAnsi"/>
                <w:i/>
              </w:rPr>
            </w:rPrChange>
          </w:rPr>
          <w:t xml:space="preserve">%) </w:t>
        </w:r>
        <w:r w:rsidR="00265458" w:rsidRPr="00F05599">
          <w:rPr>
            <w:rFonts w:ascii="Times New Roman" w:hAnsi="Times New Roman" w:cs="Times New Roman"/>
            <w:iCs/>
            <w:sz w:val="24"/>
            <w:szCs w:val="24"/>
            <w:rPrChange w:id="232" w:author="Acaru, Silviu" w:date="2026-03-12T13:11:00Z" w16du:dateUtc="2026-03-12T12:11:00Z">
              <w:rPr>
                <w:rFonts w:cstheme="minorHAnsi"/>
                <w:iCs/>
              </w:rPr>
            </w:rPrChange>
          </w:rPr>
          <w:t>entirely.</w:t>
        </w:r>
        <w:r w:rsidR="00265458" w:rsidRPr="00F05599">
          <w:rPr>
            <w:rFonts w:ascii="Times New Roman" w:hAnsi="Times New Roman" w:cs="Times New Roman"/>
            <w:iCs/>
            <w:sz w:val="24"/>
            <w:szCs w:val="24"/>
            <w:rPrChange w:id="233" w:author="Acaru, Silviu" w:date="2026-03-12T13:11:00Z" w16du:dateUtc="2026-03-12T12:11:00Z">
              <w:rPr>
                <w:iCs/>
              </w:rPr>
            </w:rPrChange>
          </w:rPr>
          <w:t xml:space="preserve"> </w:t>
        </w:r>
      </w:ins>
      <w:del w:id="234" w:author="Acaru, Silviu" w:date="2026-03-15T20:08:00Z" w16du:dateUtc="2026-03-15T19:08:00Z">
        <w:r w:rsidRPr="00F05599" w:rsidDel="00723A59">
          <w:rPr>
            <w:rFonts w:ascii="Times New Roman" w:hAnsi="Times New Roman" w:cs="Times New Roman"/>
            <w:sz w:val="24"/>
            <w:szCs w:val="24"/>
            <w:rPrChange w:id="235" w:author="Acaru, Silviu" w:date="2026-03-12T13:11:00Z" w16du:dateUtc="2026-03-12T12:11:00Z">
              <w:rPr/>
            </w:rPrChange>
          </w:rPr>
          <w:delText xml:space="preserve">The ensemble method </w:delText>
        </w:r>
        <w:r w:rsidR="009A30AB" w:rsidRPr="00F05599" w:rsidDel="00723A59">
          <w:rPr>
            <w:rFonts w:ascii="Times New Roman" w:hAnsi="Times New Roman" w:cs="Times New Roman"/>
            <w:sz w:val="24"/>
            <w:szCs w:val="24"/>
            <w:rPrChange w:id="236" w:author="Acaru, Silviu" w:date="2026-03-12T13:11:00Z" w16du:dateUtc="2026-03-12T12:11:00Z">
              <w:rPr/>
            </w:rPrChange>
          </w:rPr>
          <w:delText>regularly</w:delText>
        </w:r>
        <w:r w:rsidRPr="00F05599" w:rsidDel="00723A59">
          <w:rPr>
            <w:rFonts w:ascii="Times New Roman" w:hAnsi="Times New Roman" w:cs="Times New Roman"/>
            <w:sz w:val="24"/>
            <w:szCs w:val="24"/>
            <w:rPrChange w:id="237" w:author="Acaru, Silviu" w:date="2026-03-12T13:11:00Z" w16du:dateUtc="2026-03-12T12:11:00Z">
              <w:rPr/>
            </w:rPrChange>
          </w:rPr>
          <w:delText xml:space="preserve"> yielded the best predictions, as evaluated by MAE </w:delText>
        </w:r>
        <w:r w:rsidR="009A30AB" w:rsidRPr="00F05599" w:rsidDel="00723A59">
          <w:rPr>
            <w:rFonts w:ascii="Times New Roman" w:hAnsi="Times New Roman" w:cs="Times New Roman"/>
            <w:sz w:val="24"/>
            <w:szCs w:val="24"/>
            <w:rPrChange w:id="238" w:author="Acaru, Silviu" w:date="2026-03-12T13:11:00Z" w16du:dateUtc="2026-03-12T12:11:00Z">
              <w:rPr/>
            </w:rPrChange>
          </w:rPr>
          <w:delText xml:space="preserve">on the </w:delText>
        </w:r>
        <w:r w:rsidRPr="00F05599" w:rsidDel="00723A59">
          <w:rPr>
            <w:rFonts w:ascii="Times New Roman" w:hAnsi="Times New Roman" w:cs="Times New Roman"/>
            <w:sz w:val="24"/>
            <w:szCs w:val="24"/>
            <w:rPrChange w:id="239" w:author="Acaru, Silviu" w:date="2026-03-12T13:11:00Z" w16du:dateUtc="2026-03-12T12:11:00Z">
              <w:rPr/>
            </w:rPrChange>
          </w:rPr>
          <w:delText>validation</w:delText>
        </w:r>
        <w:r w:rsidR="009A30AB" w:rsidRPr="00F05599" w:rsidDel="00723A59">
          <w:rPr>
            <w:rFonts w:ascii="Times New Roman" w:hAnsi="Times New Roman" w:cs="Times New Roman"/>
            <w:sz w:val="24"/>
            <w:szCs w:val="24"/>
            <w:rPrChange w:id="240" w:author="Acaru, Silviu" w:date="2026-03-12T13:11:00Z" w16du:dateUtc="2026-03-12T12:11:00Z">
              <w:rPr/>
            </w:rPrChange>
          </w:rPr>
          <w:delText xml:space="preserve"> dataset</w:delText>
        </w:r>
        <w:r w:rsidRPr="00F05599" w:rsidDel="00723A59">
          <w:rPr>
            <w:rFonts w:ascii="Times New Roman" w:hAnsi="Times New Roman" w:cs="Times New Roman"/>
            <w:sz w:val="24"/>
            <w:szCs w:val="24"/>
            <w:rPrChange w:id="241" w:author="Acaru, Silviu" w:date="2026-03-12T13:11:00Z" w16du:dateUtc="2026-03-12T12:11:00Z">
              <w:rPr/>
            </w:rPrChange>
          </w:rPr>
          <w:delText>.</w:delText>
        </w:r>
        <w:r w:rsidR="00200EC4" w:rsidRPr="00F05599" w:rsidDel="00723A59">
          <w:rPr>
            <w:rFonts w:ascii="Times New Roman" w:hAnsi="Times New Roman" w:cs="Times New Roman"/>
            <w:sz w:val="24"/>
            <w:szCs w:val="24"/>
            <w:rPrChange w:id="242" w:author="Acaru, Silviu" w:date="2026-03-12T13:11:00Z" w16du:dateUtc="2026-03-12T12:11:00Z">
              <w:rPr/>
            </w:rPrChange>
          </w:rPr>
          <w:delText xml:space="preserve"> </w:delText>
        </w:r>
      </w:del>
    </w:p>
    <w:p w14:paraId="653C3163" w14:textId="5050DAB2" w:rsidR="0046349E" w:rsidRPr="00443E04" w:rsidRDefault="0046349E" w:rsidP="00203A30">
      <w:pPr>
        <w:pStyle w:val="Caption"/>
        <w:keepNext/>
        <w:jc w:val="both"/>
        <w:rPr>
          <w:rFonts w:ascii="Times New Roman" w:hAnsi="Times New Roman" w:cs="Times New Roman"/>
          <w:sz w:val="24"/>
          <w:szCs w:val="24"/>
        </w:rPr>
      </w:pPr>
      <w:bookmarkStart w:id="243" w:name="_Ref175840456"/>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243"/>
      <w:r w:rsidR="001A6B86">
        <w:rPr>
          <w:rFonts w:ascii="Times New Roman" w:hAnsi="Times New Roman" w:cs="Times New Roman"/>
          <w:sz w:val="24"/>
          <w:szCs w:val="24"/>
        </w:rPr>
        <w:t xml:space="preserve"> Results of the validation dataset during feature selection using the wrapper method.</w:t>
      </w:r>
    </w:p>
    <w:tbl>
      <w:tblPr>
        <w:tblStyle w:val="PlainTable5"/>
        <w:tblW w:w="9356" w:type="dxa"/>
        <w:tblLook w:val="04A0" w:firstRow="1" w:lastRow="0" w:firstColumn="1" w:lastColumn="0" w:noHBand="0" w:noVBand="1"/>
        <w:tblPrChange w:id="244" w:author="Acaru, Silviu" w:date="2026-02-25T20:19:00Z" w16du:dateUtc="2026-02-25T19:19:00Z">
          <w:tblPr>
            <w:tblStyle w:val="PlainTable5"/>
            <w:tblW w:w="9356" w:type="dxa"/>
            <w:tblLook w:val="04A0" w:firstRow="1" w:lastRow="0" w:firstColumn="1" w:lastColumn="0" w:noHBand="0" w:noVBand="1"/>
          </w:tblPr>
        </w:tblPrChange>
      </w:tblPr>
      <w:tblGrid>
        <w:gridCol w:w="851"/>
        <w:gridCol w:w="576"/>
        <w:gridCol w:w="674"/>
        <w:gridCol w:w="593"/>
        <w:gridCol w:w="1417"/>
        <w:gridCol w:w="5245"/>
        <w:tblGridChange w:id="245">
          <w:tblGrid>
            <w:gridCol w:w="851"/>
            <w:gridCol w:w="576"/>
            <w:gridCol w:w="674"/>
            <w:gridCol w:w="593"/>
            <w:gridCol w:w="1417"/>
            <w:gridCol w:w="5245"/>
          </w:tblGrid>
        </w:tblGridChange>
      </w:tblGrid>
      <w:tr w:rsidR="007C3285" w:rsidRPr="00443E04" w14:paraId="54E98266" w14:textId="77777777" w:rsidTr="00A47770">
        <w:trPr>
          <w:cnfStyle w:val="100000000000" w:firstRow="1" w:lastRow="0" w:firstColumn="0" w:lastColumn="0" w:oddVBand="0" w:evenVBand="0" w:oddHBand="0" w:evenHBand="0" w:firstRowFirstColumn="0" w:firstRowLastColumn="0" w:lastRowFirstColumn="0" w:lastRowLastColumn="0"/>
          <w:trHeight w:val="288"/>
          <w:trPrChange w:id="246" w:author="Acaru, Silviu" w:date="2026-02-25T20:19:00Z" w16du:dateUtc="2026-02-25T19:19:00Z">
            <w:trPr>
              <w:trHeight w:val="288"/>
            </w:trPr>
          </w:trPrChange>
        </w:trPr>
        <w:tc>
          <w:tcPr>
            <w:cnfStyle w:val="001000000100" w:firstRow="0" w:lastRow="0" w:firstColumn="1" w:lastColumn="0" w:oddVBand="0" w:evenVBand="0" w:oddHBand="0" w:evenHBand="0" w:firstRowFirstColumn="1" w:firstRowLastColumn="0" w:lastRowFirstColumn="0" w:lastRowLastColumn="0"/>
            <w:tcW w:w="851" w:type="dxa"/>
            <w:noWrap/>
            <w:vAlign w:val="center"/>
            <w:tcPrChange w:id="247" w:author="Acaru, Silviu" w:date="2026-02-25T20:19:00Z" w16du:dateUtc="2026-02-25T19:19:00Z">
              <w:tcPr>
                <w:tcW w:w="851" w:type="dxa"/>
                <w:noWrap/>
                <w:vAlign w:val="center"/>
              </w:tcPr>
            </w:tcPrChange>
          </w:tcPr>
          <w:p w14:paraId="0ED2678A" w14:textId="60B96D8C" w:rsidR="007C3285" w:rsidRPr="00443E04" w:rsidRDefault="007C3285" w:rsidP="0063291A">
            <w:pPr>
              <w:jc w:val="center"/>
              <w:cnfStyle w:val="101000000100" w:firstRow="1" w:lastRow="0" w:firstColumn="1" w:lastColumn="0" w:oddVBand="0" w:evenVBand="0" w:oddHBand="0" w:evenHBand="0" w:firstRowFirstColumn="1" w:firstRowLastColumn="0" w:lastRowFirstColumn="0" w:lastRowLastColumn="0"/>
              <w:rPr>
                <w:rFonts w:ascii="Times New Roman" w:hAnsi="Times New Roman" w:cs="Times New Roman"/>
                <w:b/>
                <w:sz w:val="16"/>
                <w:szCs w:val="16"/>
              </w:rPr>
            </w:pPr>
            <w:del w:id="248" w:author="Acaru, Silviu" w:date="2026-02-25T20:19:00Z" w16du:dateUtc="2026-02-25T19:19:00Z">
              <w:r w:rsidRPr="00443E04" w:rsidDel="00A47770">
                <w:rPr>
                  <w:rFonts w:ascii="Times New Roman" w:hAnsi="Times New Roman" w:cs="Times New Roman"/>
                  <w:b/>
                  <w:sz w:val="16"/>
                  <w:szCs w:val="16"/>
                </w:rPr>
                <w:delText>Model</w:delText>
              </w:r>
            </w:del>
          </w:p>
        </w:tc>
        <w:tc>
          <w:tcPr>
            <w:tcW w:w="576" w:type="dxa"/>
            <w:noWrap/>
            <w:vAlign w:val="center"/>
            <w:tcPrChange w:id="249" w:author="Acaru, Silviu" w:date="2026-02-25T20:19:00Z" w16du:dateUtc="2026-02-25T19:19:00Z">
              <w:tcPr>
                <w:tcW w:w="576" w:type="dxa"/>
                <w:noWrap/>
                <w:vAlign w:val="center"/>
              </w:tcPr>
            </w:tcPrChange>
          </w:tcPr>
          <w:p w14:paraId="38DADA3F" w14:textId="1C9023C8"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del w:id="250" w:author="Acaru, Silviu" w:date="2026-02-25T20:19:00Z" w16du:dateUtc="2026-02-25T19:19:00Z">
              <w:r w:rsidRPr="00443E04" w:rsidDel="00A47770">
                <w:rPr>
                  <w:rFonts w:ascii="Times New Roman" w:hAnsi="Times New Roman" w:cs="Times New Roman"/>
                  <w:b/>
                  <w:sz w:val="16"/>
                  <w:szCs w:val="16"/>
                </w:rPr>
                <w:delText>R</w:delText>
              </w:r>
              <w:r w:rsidRPr="00443E04" w:rsidDel="00A47770">
                <w:rPr>
                  <w:rFonts w:ascii="Times New Roman" w:hAnsi="Times New Roman" w:cs="Times New Roman"/>
                  <w:b/>
                  <w:sz w:val="16"/>
                  <w:szCs w:val="16"/>
                  <w:vertAlign w:val="superscript"/>
                </w:rPr>
                <w:delText>2</w:delText>
              </w:r>
            </w:del>
          </w:p>
        </w:tc>
        <w:tc>
          <w:tcPr>
            <w:tcW w:w="674" w:type="dxa"/>
            <w:noWrap/>
            <w:vAlign w:val="center"/>
            <w:tcPrChange w:id="251" w:author="Acaru, Silviu" w:date="2026-02-25T20:19:00Z" w16du:dateUtc="2026-02-25T19:19:00Z">
              <w:tcPr>
                <w:tcW w:w="674" w:type="dxa"/>
                <w:noWrap/>
                <w:vAlign w:val="center"/>
              </w:tcPr>
            </w:tcPrChange>
          </w:tcPr>
          <w:p w14:paraId="3EF376CF" w14:textId="7E3DDB19"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del w:id="252" w:author="Acaru, Silviu" w:date="2026-02-25T20:19:00Z" w16du:dateUtc="2026-02-25T19:19:00Z">
              <w:r w:rsidRPr="00443E04" w:rsidDel="00A47770">
                <w:rPr>
                  <w:rFonts w:ascii="Times New Roman" w:hAnsi="Times New Roman" w:cs="Times New Roman"/>
                  <w:b/>
                  <w:sz w:val="16"/>
                  <w:szCs w:val="16"/>
                </w:rPr>
                <w:delText>MSE</w:delText>
              </w:r>
            </w:del>
          </w:p>
        </w:tc>
        <w:tc>
          <w:tcPr>
            <w:tcW w:w="593" w:type="dxa"/>
            <w:noWrap/>
            <w:vAlign w:val="center"/>
            <w:tcPrChange w:id="253" w:author="Acaru, Silviu" w:date="2026-02-25T20:19:00Z" w16du:dateUtc="2026-02-25T19:19:00Z">
              <w:tcPr>
                <w:tcW w:w="593" w:type="dxa"/>
                <w:noWrap/>
                <w:vAlign w:val="center"/>
              </w:tcPr>
            </w:tcPrChange>
          </w:tcPr>
          <w:p w14:paraId="1D21A776" w14:textId="60C8464D"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del w:id="254" w:author="Acaru, Silviu" w:date="2026-02-25T20:19:00Z" w16du:dateUtc="2026-02-25T19:19:00Z">
              <w:r w:rsidRPr="00443E04" w:rsidDel="00A47770">
                <w:rPr>
                  <w:rFonts w:ascii="Times New Roman" w:hAnsi="Times New Roman" w:cs="Times New Roman"/>
                  <w:b/>
                  <w:sz w:val="16"/>
                  <w:szCs w:val="16"/>
                </w:rPr>
                <w:delText>MAE</w:delText>
              </w:r>
            </w:del>
          </w:p>
        </w:tc>
        <w:tc>
          <w:tcPr>
            <w:tcW w:w="1417" w:type="dxa"/>
            <w:noWrap/>
            <w:vAlign w:val="center"/>
            <w:tcPrChange w:id="255" w:author="Acaru, Silviu" w:date="2026-02-25T20:19:00Z" w16du:dateUtc="2026-02-25T19:19:00Z">
              <w:tcPr>
                <w:tcW w:w="1417" w:type="dxa"/>
                <w:noWrap/>
                <w:vAlign w:val="center"/>
              </w:tcPr>
            </w:tcPrChange>
          </w:tcPr>
          <w:p w14:paraId="2F221F8D" w14:textId="7CB90380"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del w:id="256" w:author="Acaru, Silviu" w:date="2026-02-25T20:19:00Z" w16du:dateUtc="2026-02-25T19:19:00Z">
              <w:r w:rsidRPr="00443E04" w:rsidDel="00A47770">
                <w:rPr>
                  <w:rFonts w:ascii="Times New Roman" w:hAnsi="Times New Roman" w:cs="Times New Roman"/>
                  <w:b/>
                  <w:sz w:val="16"/>
                  <w:szCs w:val="16"/>
                </w:rPr>
                <w:delText>Number of base</w:delText>
              </w:r>
              <w:r w:rsidR="0046349E" w:rsidRPr="00443E04" w:rsidDel="00A47770">
                <w:rPr>
                  <w:rFonts w:ascii="Times New Roman" w:hAnsi="Times New Roman" w:cs="Times New Roman"/>
                  <w:b/>
                  <w:sz w:val="16"/>
                  <w:szCs w:val="16"/>
                </w:rPr>
                <w:delText xml:space="preserve"> </w:delText>
              </w:r>
              <w:r w:rsidRPr="00443E04" w:rsidDel="00A47770">
                <w:rPr>
                  <w:rFonts w:ascii="Times New Roman" w:hAnsi="Times New Roman" w:cs="Times New Roman"/>
                  <w:b/>
                  <w:sz w:val="16"/>
                  <w:szCs w:val="16"/>
                </w:rPr>
                <w:delText>estimators</w:delText>
              </w:r>
              <w:r w:rsidR="00094208" w:rsidDel="00A47770">
                <w:rPr>
                  <w:rFonts w:ascii="Times New Roman" w:hAnsi="Times New Roman" w:cs="Times New Roman"/>
                  <w:b/>
                  <w:sz w:val="16"/>
                  <w:szCs w:val="16"/>
                </w:rPr>
                <w:delText xml:space="preserve"> in tree-base models</w:delText>
              </w:r>
            </w:del>
          </w:p>
        </w:tc>
        <w:tc>
          <w:tcPr>
            <w:tcW w:w="5245" w:type="dxa"/>
            <w:noWrap/>
            <w:vAlign w:val="center"/>
            <w:tcPrChange w:id="257" w:author="Acaru, Silviu" w:date="2026-02-25T20:19:00Z" w16du:dateUtc="2026-02-25T19:19:00Z">
              <w:tcPr>
                <w:tcW w:w="5245" w:type="dxa"/>
                <w:noWrap/>
                <w:vAlign w:val="center"/>
              </w:tcPr>
            </w:tcPrChange>
          </w:tcPr>
          <w:p w14:paraId="4B213B37" w14:textId="45C78989"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del w:id="258" w:author="Acaru, Silviu" w:date="2026-02-25T20:19:00Z" w16du:dateUtc="2026-02-25T19:19:00Z">
              <w:r w:rsidRPr="00443E04" w:rsidDel="00A47770">
                <w:rPr>
                  <w:rFonts w:ascii="Times New Roman" w:hAnsi="Times New Roman" w:cs="Times New Roman"/>
                  <w:b/>
                  <w:sz w:val="16"/>
                  <w:szCs w:val="16"/>
                </w:rPr>
                <w:delText>Features</w:delText>
              </w:r>
            </w:del>
          </w:p>
        </w:tc>
      </w:tr>
      <w:tr w:rsidR="00A42E8B" w:rsidRPr="00443E04" w14:paraId="2016302C" w14:textId="77777777" w:rsidTr="00A47770">
        <w:trPr>
          <w:cnfStyle w:val="000000100000" w:firstRow="0" w:lastRow="0" w:firstColumn="0" w:lastColumn="0" w:oddVBand="0" w:evenVBand="0" w:oddHBand="1" w:evenHBand="0" w:firstRowFirstColumn="0" w:firstRowLastColumn="0" w:lastRowFirstColumn="0" w:lastRowLastColumn="0"/>
          <w:trHeight w:val="288"/>
          <w:trPrChange w:id="259" w:author="Acaru, Silviu" w:date="2026-02-25T20:19:00Z" w16du:dateUtc="2026-02-25T19:19:00Z">
            <w:trPr>
              <w:trHeight w:val="288"/>
            </w:trPr>
          </w:trPrChange>
        </w:trPr>
        <w:tc>
          <w:tcPr>
            <w:cnfStyle w:val="001000000000" w:firstRow="0" w:lastRow="0" w:firstColumn="1" w:lastColumn="0" w:oddVBand="0" w:evenVBand="0" w:oddHBand="0" w:evenHBand="0" w:firstRowFirstColumn="0" w:firstRowLastColumn="0" w:lastRowFirstColumn="0" w:lastRowLastColumn="0"/>
            <w:tcW w:w="851" w:type="dxa"/>
            <w:noWrap/>
            <w:vAlign w:val="center"/>
            <w:tcPrChange w:id="260" w:author="Acaru, Silviu" w:date="2026-02-25T20:19:00Z" w16du:dateUtc="2026-02-25T19:19:00Z">
              <w:tcPr>
                <w:tcW w:w="851" w:type="dxa"/>
                <w:noWrap/>
                <w:vAlign w:val="center"/>
              </w:tcPr>
            </w:tcPrChange>
          </w:tcPr>
          <w:p w14:paraId="1D3C5F98" w14:textId="251A4290" w:rsidR="00A42E8B" w:rsidRPr="00443E04" w:rsidRDefault="00A42E8B" w:rsidP="0063291A">
            <w:pPr>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sz w:val="16"/>
                <w:szCs w:val="16"/>
              </w:rPr>
            </w:pPr>
            <w:del w:id="261" w:author="Acaru, Silviu" w:date="2026-02-25T20:19:00Z" w16du:dateUtc="2026-02-25T19:19:00Z">
              <w:r w:rsidRPr="00443E04" w:rsidDel="00A47770">
                <w:rPr>
                  <w:rFonts w:ascii="Times New Roman" w:hAnsi="Times New Roman" w:cs="Times New Roman"/>
                  <w:sz w:val="16"/>
                  <w:szCs w:val="16"/>
                </w:rPr>
                <w:delText>Stacking Ensemble</w:delText>
              </w:r>
            </w:del>
          </w:p>
        </w:tc>
        <w:tc>
          <w:tcPr>
            <w:tcW w:w="576" w:type="dxa"/>
            <w:noWrap/>
            <w:vAlign w:val="center"/>
            <w:tcPrChange w:id="262" w:author="Acaru, Silviu" w:date="2026-02-25T20:19:00Z" w16du:dateUtc="2026-02-25T19:19:00Z">
              <w:tcPr>
                <w:tcW w:w="576" w:type="dxa"/>
                <w:noWrap/>
                <w:vAlign w:val="center"/>
              </w:tcPr>
            </w:tcPrChange>
          </w:tcPr>
          <w:p w14:paraId="302C0A35" w14:textId="6BCFFC98"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63" w:author="Acaru, Silviu" w:date="2026-02-25T20:19:00Z" w16du:dateUtc="2026-02-25T19:19:00Z">
              <w:r w:rsidRPr="00A42E8B" w:rsidDel="00A47770">
                <w:rPr>
                  <w:rFonts w:ascii="Times New Roman" w:hAnsi="Times New Roman" w:cs="Times New Roman"/>
                  <w:sz w:val="16"/>
                  <w:szCs w:val="16"/>
                </w:rPr>
                <w:delText>0.85</w:delText>
              </w:r>
            </w:del>
          </w:p>
        </w:tc>
        <w:tc>
          <w:tcPr>
            <w:tcW w:w="674" w:type="dxa"/>
            <w:noWrap/>
            <w:vAlign w:val="center"/>
            <w:tcPrChange w:id="264" w:author="Acaru, Silviu" w:date="2026-02-25T20:19:00Z" w16du:dateUtc="2026-02-25T19:19:00Z">
              <w:tcPr>
                <w:tcW w:w="674" w:type="dxa"/>
                <w:noWrap/>
                <w:vAlign w:val="center"/>
              </w:tcPr>
            </w:tcPrChange>
          </w:tcPr>
          <w:p w14:paraId="249071BE" w14:textId="43429161"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65" w:author="Acaru, Silviu" w:date="2026-02-25T20:19:00Z" w16du:dateUtc="2026-02-25T19:19:00Z">
              <w:r w:rsidRPr="00A42E8B" w:rsidDel="00A47770">
                <w:rPr>
                  <w:rFonts w:ascii="Times New Roman" w:hAnsi="Times New Roman" w:cs="Times New Roman"/>
                  <w:sz w:val="16"/>
                  <w:szCs w:val="16"/>
                </w:rPr>
                <w:delText>111.25</w:delText>
              </w:r>
            </w:del>
          </w:p>
        </w:tc>
        <w:tc>
          <w:tcPr>
            <w:tcW w:w="593" w:type="dxa"/>
            <w:noWrap/>
            <w:vAlign w:val="center"/>
            <w:tcPrChange w:id="266" w:author="Acaru, Silviu" w:date="2026-02-25T20:19:00Z" w16du:dateUtc="2026-02-25T19:19:00Z">
              <w:tcPr>
                <w:tcW w:w="593" w:type="dxa"/>
                <w:noWrap/>
                <w:vAlign w:val="center"/>
              </w:tcPr>
            </w:tcPrChange>
          </w:tcPr>
          <w:p w14:paraId="54683B5F" w14:textId="2B67AC1D"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67" w:author="Acaru, Silviu" w:date="2026-02-25T20:19:00Z" w16du:dateUtc="2026-02-25T19:19:00Z">
              <w:r w:rsidRPr="00A42E8B" w:rsidDel="00A47770">
                <w:rPr>
                  <w:rFonts w:ascii="Times New Roman" w:hAnsi="Times New Roman" w:cs="Times New Roman"/>
                  <w:sz w:val="16"/>
                  <w:szCs w:val="16"/>
                </w:rPr>
                <w:delText>6.66</w:delText>
              </w:r>
            </w:del>
          </w:p>
        </w:tc>
        <w:tc>
          <w:tcPr>
            <w:tcW w:w="1417" w:type="dxa"/>
            <w:noWrap/>
            <w:vAlign w:val="center"/>
            <w:tcPrChange w:id="268" w:author="Acaru, Silviu" w:date="2026-02-25T20:19:00Z" w16du:dateUtc="2026-02-25T19:19:00Z">
              <w:tcPr>
                <w:tcW w:w="1417" w:type="dxa"/>
                <w:noWrap/>
                <w:vAlign w:val="center"/>
              </w:tcPr>
            </w:tcPrChange>
          </w:tcPr>
          <w:p w14:paraId="3DBA91F0" w14:textId="606C077A"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69" w:author="Acaru, Silviu" w:date="2026-02-25T20:19:00Z" w16du:dateUtc="2026-02-25T19:19:00Z">
              <w:r w:rsidRPr="00A42E8B" w:rsidDel="00A47770">
                <w:rPr>
                  <w:rFonts w:ascii="Times New Roman" w:hAnsi="Times New Roman" w:cs="Times New Roman"/>
                  <w:sz w:val="16"/>
                  <w:szCs w:val="16"/>
                </w:rPr>
                <w:delText>1000</w:delText>
              </w:r>
            </w:del>
          </w:p>
        </w:tc>
        <w:tc>
          <w:tcPr>
            <w:tcW w:w="5245" w:type="dxa"/>
            <w:noWrap/>
            <w:tcPrChange w:id="270" w:author="Acaru, Silviu" w:date="2026-02-25T20:19:00Z" w16du:dateUtc="2026-02-25T19:19:00Z">
              <w:tcPr>
                <w:tcW w:w="5245" w:type="dxa"/>
                <w:noWrap/>
              </w:tcPr>
            </w:tcPrChange>
          </w:tcPr>
          <w:p w14:paraId="397D89A4" w14:textId="6D25DBBE" w:rsidR="00A42E8B" w:rsidRPr="00443E04" w:rsidRDefault="00A42E8B"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71" w:author="Acaru, Silviu" w:date="2026-02-25T20:19:00Z" w16du:dateUtc="2026-02-25T19:19:00Z">
              <w:r w:rsidRPr="00A42E8B" w:rsidDel="00A47770">
                <w:rPr>
                  <w:rFonts w:ascii="Times New Roman" w:hAnsi="Times New Roman" w:cs="Times New Roman"/>
                  <w:sz w:val="16"/>
                  <w:szCs w:val="16"/>
                </w:rPr>
                <w:delText>Lignin (wt%), Co-polyol type (PTHF), Ratio</w:delText>
              </w:r>
              <w:r w:rsidR="0063291A" w:rsidDel="00A47770">
                <w:rPr>
                  <w:rFonts w:ascii="Times New Roman" w:hAnsi="Times New Roman" w:cs="Times New Roman"/>
                  <w:sz w:val="16"/>
                  <w:szCs w:val="16"/>
                </w:rPr>
                <w:delText xml:space="preserve">, Co-polyol (wt%), Isocyanate (mmol NCO), </w:delText>
              </w:r>
              <w:r w:rsidRPr="00A42E8B" w:rsidDel="00A47770">
                <w:rPr>
                  <w:rFonts w:ascii="Times New Roman" w:hAnsi="Times New Roman" w:cs="Times New Roman"/>
                  <w:sz w:val="16"/>
                  <w:szCs w:val="16"/>
                </w:rPr>
                <w:delText>Tin(II) octoate</w:delText>
              </w:r>
              <w:r w:rsidR="0063291A" w:rsidDel="00A47770">
                <w:rPr>
                  <w:rFonts w:ascii="Times New Roman" w:hAnsi="Times New Roman" w:cs="Times New Roman"/>
                  <w:sz w:val="16"/>
                  <w:szCs w:val="16"/>
                </w:rPr>
                <w:delText>, Swelling ratio (%)</w:delText>
              </w:r>
            </w:del>
          </w:p>
        </w:tc>
      </w:tr>
      <w:tr w:rsidR="00A42E8B" w:rsidRPr="00443E04" w14:paraId="50417B61" w14:textId="77777777" w:rsidTr="00A47770">
        <w:trPr>
          <w:trHeight w:val="288"/>
          <w:trPrChange w:id="272" w:author="Acaru, Silviu" w:date="2026-02-25T20:19:00Z" w16du:dateUtc="2026-02-25T19:19:00Z">
            <w:trPr>
              <w:trHeight w:val="288"/>
            </w:trPr>
          </w:trPrChange>
        </w:trPr>
        <w:tc>
          <w:tcPr>
            <w:cnfStyle w:val="001000000000" w:firstRow="0" w:lastRow="0" w:firstColumn="1" w:lastColumn="0" w:oddVBand="0" w:evenVBand="0" w:oddHBand="0" w:evenHBand="0" w:firstRowFirstColumn="0" w:firstRowLastColumn="0" w:lastRowFirstColumn="0" w:lastRowLastColumn="0"/>
            <w:tcW w:w="851" w:type="dxa"/>
            <w:noWrap/>
            <w:vAlign w:val="center"/>
            <w:tcPrChange w:id="273" w:author="Acaru, Silviu" w:date="2026-02-25T20:19:00Z" w16du:dateUtc="2026-02-25T19:19:00Z">
              <w:tcPr>
                <w:tcW w:w="851" w:type="dxa"/>
                <w:noWrap/>
                <w:vAlign w:val="center"/>
              </w:tcPr>
            </w:tcPrChange>
          </w:tcPr>
          <w:p w14:paraId="0E42C86D" w14:textId="23EF7941" w:rsidR="00A42E8B" w:rsidRPr="00443E04" w:rsidRDefault="00A42E8B" w:rsidP="0063291A">
            <w:pPr>
              <w:rPr>
                <w:rFonts w:ascii="Times New Roman" w:hAnsi="Times New Roman" w:cs="Times New Roman"/>
                <w:sz w:val="16"/>
                <w:szCs w:val="16"/>
              </w:rPr>
            </w:pPr>
            <w:del w:id="274" w:author="Acaru, Silviu" w:date="2026-02-25T20:19:00Z" w16du:dateUtc="2026-02-25T19:19:00Z">
              <w:r w:rsidRPr="00443E04" w:rsidDel="00A47770">
                <w:rPr>
                  <w:rFonts w:ascii="Times New Roman" w:hAnsi="Times New Roman" w:cs="Times New Roman"/>
                  <w:sz w:val="16"/>
                  <w:szCs w:val="16"/>
                </w:rPr>
                <w:delText>Stacking Ensemble</w:delText>
              </w:r>
            </w:del>
          </w:p>
        </w:tc>
        <w:tc>
          <w:tcPr>
            <w:tcW w:w="576" w:type="dxa"/>
            <w:noWrap/>
            <w:vAlign w:val="center"/>
            <w:tcPrChange w:id="275" w:author="Acaru, Silviu" w:date="2026-02-25T20:19:00Z" w16du:dateUtc="2026-02-25T19:19:00Z">
              <w:tcPr>
                <w:tcW w:w="576" w:type="dxa"/>
                <w:noWrap/>
                <w:vAlign w:val="center"/>
              </w:tcPr>
            </w:tcPrChange>
          </w:tcPr>
          <w:p w14:paraId="330FB92B" w14:textId="777022AF"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76" w:author="Acaru, Silviu" w:date="2026-02-25T20:19:00Z" w16du:dateUtc="2026-02-25T19:19:00Z">
              <w:r w:rsidRPr="00A42E8B" w:rsidDel="00A47770">
                <w:rPr>
                  <w:rFonts w:ascii="Times New Roman" w:hAnsi="Times New Roman" w:cs="Times New Roman"/>
                  <w:sz w:val="16"/>
                  <w:szCs w:val="16"/>
                </w:rPr>
                <w:delText>0.85</w:delText>
              </w:r>
            </w:del>
          </w:p>
        </w:tc>
        <w:tc>
          <w:tcPr>
            <w:tcW w:w="674" w:type="dxa"/>
            <w:noWrap/>
            <w:vAlign w:val="center"/>
            <w:tcPrChange w:id="277" w:author="Acaru, Silviu" w:date="2026-02-25T20:19:00Z" w16du:dateUtc="2026-02-25T19:19:00Z">
              <w:tcPr>
                <w:tcW w:w="674" w:type="dxa"/>
                <w:noWrap/>
                <w:vAlign w:val="center"/>
              </w:tcPr>
            </w:tcPrChange>
          </w:tcPr>
          <w:p w14:paraId="7D3F699B" w14:textId="30318961"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78" w:author="Acaru, Silviu" w:date="2026-02-25T20:19:00Z" w16du:dateUtc="2026-02-25T19:19:00Z">
              <w:r w:rsidRPr="00A42E8B" w:rsidDel="00A47770">
                <w:rPr>
                  <w:rFonts w:ascii="Times New Roman" w:hAnsi="Times New Roman" w:cs="Times New Roman"/>
                  <w:sz w:val="16"/>
                  <w:szCs w:val="16"/>
                </w:rPr>
                <w:delText>111.80</w:delText>
              </w:r>
            </w:del>
          </w:p>
        </w:tc>
        <w:tc>
          <w:tcPr>
            <w:tcW w:w="593" w:type="dxa"/>
            <w:noWrap/>
            <w:vAlign w:val="center"/>
            <w:tcPrChange w:id="279" w:author="Acaru, Silviu" w:date="2026-02-25T20:19:00Z" w16du:dateUtc="2026-02-25T19:19:00Z">
              <w:tcPr>
                <w:tcW w:w="593" w:type="dxa"/>
                <w:noWrap/>
                <w:vAlign w:val="center"/>
              </w:tcPr>
            </w:tcPrChange>
          </w:tcPr>
          <w:p w14:paraId="04C347FD" w14:textId="02FFF39D"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80" w:author="Acaru, Silviu" w:date="2026-02-25T20:19:00Z" w16du:dateUtc="2026-02-25T19:19:00Z">
              <w:r w:rsidRPr="00A42E8B" w:rsidDel="00A47770">
                <w:rPr>
                  <w:rFonts w:ascii="Times New Roman" w:hAnsi="Times New Roman" w:cs="Times New Roman"/>
                  <w:sz w:val="16"/>
                  <w:szCs w:val="16"/>
                </w:rPr>
                <w:delText>6.68</w:delText>
              </w:r>
            </w:del>
          </w:p>
        </w:tc>
        <w:tc>
          <w:tcPr>
            <w:tcW w:w="1417" w:type="dxa"/>
            <w:noWrap/>
            <w:vAlign w:val="center"/>
            <w:tcPrChange w:id="281" w:author="Acaru, Silviu" w:date="2026-02-25T20:19:00Z" w16du:dateUtc="2026-02-25T19:19:00Z">
              <w:tcPr>
                <w:tcW w:w="1417" w:type="dxa"/>
                <w:noWrap/>
                <w:vAlign w:val="center"/>
              </w:tcPr>
            </w:tcPrChange>
          </w:tcPr>
          <w:p w14:paraId="52AD5EF2" w14:textId="431B224E"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82" w:author="Acaru, Silviu" w:date="2026-02-25T20:19:00Z" w16du:dateUtc="2026-02-25T19:19:00Z">
              <w:r w:rsidRPr="00A42E8B" w:rsidDel="00A47770">
                <w:rPr>
                  <w:rFonts w:ascii="Times New Roman" w:hAnsi="Times New Roman" w:cs="Times New Roman"/>
                  <w:sz w:val="16"/>
                  <w:szCs w:val="16"/>
                </w:rPr>
                <w:delText>900</w:delText>
              </w:r>
            </w:del>
          </w:p>
        </w:tc>
        <w:tc>
          <w:tcPr>
            <w:tcW w:w="5245" w:type="dxa"/>
            <w:noWrap/>
            <w:vAlign w:val="bottom"/>
            <w:tcPrChange w:id="283" w:author="Acaru, Silviu" w:date="2026-02-25T20:19:00Z" w16du:dateUtc="2026-02-25T19:19:00Z">
              <w:tcPr>
                <w:tcW w:w="5245" w:type="dxa"/>
                <w:noWrap/>
                <w:vAlign w:val="bottom"/>
              </w:tcPr>
            </w:tcPrChange>
          </w:tcPr>
          <w:p w14:paraId="60203FEE" w14:textId="346C8AF1" w:rsidR="00A42E8B" w:rsidRPr="00A42E8B" w:rsidRDefault="0063291A" w:rsidP="00632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284" w:author="Acaru, Silviu" w:date="2026-02-25T20:19:00Z" w16du:dateUtc="2026-02-25T19:19:00Z">
              <w:r w:rsidDel="00A47770">
                <w:rPr>
                  <w:rFonts w:ascii="Times New Roman" w:hAnsi="Times New Roman" w:cs="Times New Roman"/>
                  <w:color w:val="000000"/>
                  <w:sz w:val="16"/>
                  <w:szCs w:val="16"/>
                </w:rPr>
                <w:delText>Lignin (wt%)</w:delText>
              </w:r>
              <w:r w:rsidR="00A42E8B" w:rsidRPr="00A42E8B" w:rsidDel="00A47770">
                <w:rPr>
                  <w:rFonts w:ascii="Times New Roman" w:hAnsi="Times New Roman" w:cs="Times New Roman"/>
                  <w:color w:val="000000"/>
                  <w:sz w:val="16"/>
                  <w:szCs w:val="16"/>
                </w:rPr>
                <w:delText xml:space="preserve">, </w:delText>
              </w:r>
              <w:r w:rsidDel="00A47770">
                <w:rPr>
                  <w:rFonts w:ascii="Times New Roman" w:hAnsi="Times New Roman" w:cs="Times New Roman"/>
                  <w:color w:val="000000"/>
                  <w:sz w:val="16"/>
                  <w:szCs w:val="16"/>
                </w:rPr>
                <w:delText xml:space="preserve">Co-polyol type (PTHF), </w:delText>
              </w:r>
              <w:r w:rsidR="00A42E8B" w:rsidRPr="00A42E8B" w:rsidDel="00A47770">
                <w:rPr>
                  <w:rFonts w:ascii="Times New Roman" w:hAnsi="Times New Roman" w:cs="Times New Roman"/>
                  <w:color w:val="000000"/>
                  <w:sz w:val="16"/>
                  <w:szCs w:val="16"/>
                </w:rPr>
                <w:delText>Ratio, Co-polyol (wt%)</w:delText>
              </w:r>
              <w:r w:rsidDel="00A47770">
                <w:rPr>
                  <w:rFonts w:ascii="Times New Roman" w:hAnsi="Times New Roman" w:cs="Times New Roman"/>
                  <w:color w:val="000000"/>
                  <w:sz w:val="16"/>
                  <w:szCs w:val="16"/>
                </w:rPr>
                <w:delText>, Isocyanate (mmol NCO), Tin(II) octoate</w:delText>
              </w:r>
              <w:r w:rsidR="00A42E8B" w:rsidRPr="00A42E8B" w:rsidDel="00A47770">
                <w:rPr>
                  <w:rFonts w:ascii="Times New Roman" w:hAnsi="Times New Roman" w:cs="Times New Roman"/>
                  <w:color w:val="000000"/>
                  <w:sz w:val="16"/>
                  <w:szCs w:val="16"/>
                </w:rPr>
                <w:delText>,</w:delText>
              </w:r>
              <w:r w:rsidDel="00A47770">
                <w:rPr>
                  <w:rFonts w:ascii="Times New Roman" w:hAnsi="Times New Roman" w:cs="Times New Roman"/>
                  <w:color w:val="000000"/>
                  <w:sz w:val="16"/>
                  <w:szCs w:val="16"/>
                </w:rPr>
                <w:delText xml:space="preserve"> </w:delText>
              </w:r>
              <w:r w:rsidR="00A42E8B" w:rsidRPr="00A42E8B" w:rsidDel="00A47770">
                <w:rPr>
                  <w:rFonts w:ascii="Times New Roman" w:hAnsi="Times New Roman" w:cs="Times New Roman"/>
                  <w:color w:val="000000"/>
                  <w:sz w:val="16"/>
                  <w:szCs w:val="16"/>
                </w:rPr>
                <w:delText>Swellin</w:delText>
              </w:r>
              <w:r w:rsidDel="00A47770">
                <w:rPr>
                  <w:rFonts w:ascii="Times New Roman" w:hAnsi="Times New Roman" w:cs="Times New Roman"/>
                  <w:color w:val="000000"/>
                  <w:sz w:val="16"/>
                  <w:szCs w:val="16"/>
                </w:rPr>
                <w:delText>g ratio (%)</w:delText>
              </w:r>
            </w:del>
          </w:p>
        </w:tc>
      </w:tr>
      <w:tr w:rsidR="00A42E8B" w:rsidRPr="00443E04" w14:paraId="34B8487C" w14:textId="77777777" w:rsidTr="00A47770">
        <w:trPr>
          <w:cnfStyle w:val="000000100000" w:firstRow="0" w:lastRow="0" w:firstColumn="0" w:lastColumn="0" w:oddVBand="0" w:evenVBand="0" w:oddHBand="1" w:evenHBand="0" w:firstRowFirstColumn="0" w:firstRowLastColumn="0" w:lastRowFirstColumn="0" w:lastRowLastColumn="0"/>
          <w:trHeight w:val="288"/>
          <w:trPrChange w:id="285" w:author="Acaru, Silviu" w:date="2026-02-25T20:19:00Z" w16du:dateUtc="2026-02-25T19:19:00Z">
            <w:trPr>
              <w:trHeight w:val="288"/>
            </w:trPr>
          </w:trPrChange>
        </w:trPr>
        <w:tc>
          <w:tcPr>
            <w:cnfStyle w:val="001000000000" w:firstRow="0" w:lastRow="0" w:firstColumn="1" w:lastColumn="0" w:oddVBand="0" w:evenVBand="0" w:oddHBand="0" w:evenHBand="0" w:firstRowFirstColumn="0" w:firstRowLastColumn="0" w:lastRowFirstColumn="0" w:lastRowLastColumn="0"/>
            <w:tcW w:w="851" w:type="dxa"/>
            <w:noWrap/>
            <w:vAlign w:val="center"/>
            <w:tcPrChange w:id="286" w:author="Acaru, Silviu" w:date="2026-02-25T20:19:00Z" w16du:dateUtc="2026-02-25T19:19:00Z">
              <w:tcPr>
                <w:tcW w:w="851" w:type="dxa"/>
                <w:noWrap/>
                <w:vAlign w:val="center"/>
              </w:tcPr>
            </w:tcPrChange>
          </w:tcPr>
          <w:p w14:paraId="7B2723FB" w14:textId="22B0C312" w:rsidR="00A42E8B" w:rsidRPr="00443E04" w:rsidRDefault="00A42E8B" w:rsidP="0063291A">
            <w:pPr>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sz w:val="16"/>
                <w:szCs w:val="16"/>
              </w:rPr>
            </w:pPr>
            <w:del w:id="287" w:author="Acaru, Silviu" w:date="2026-02-25T20:19:00Z" w16du:dateUtc="2026-02-25T19:19:00Z">
              <w:r w:rsidRPr="00443E04" w:rsidDel="00A47770">
                <w:rPr>
                  <w:rFonts w:ascii="Times New Roman" w:hAnsi="Times New Roman" w:cs="Times New Roman"/>
                  <w:sz w:val="16"/>
                  <w:szCs w:val="16"/>
                </w:rPr>
                <w:lastRenderedPageBreak/>
                <w:delText>Stacking Ensemble</w:delText>
              </w:r>
            </w:del>
          </w:p>
        </w:tc>
        <w:tc>
          <w:tcPr>
            <w:tcW w:w="576" w:type="dxa"/>
            <w:noWrap/>
            <w:vAlign w:val="center"/>
            <w:tcPrChange w:id="288" w:author="Acaru, Silviu" w:date="2026-02-25T20:19:00Z" w16du:dateUtc="2026-02-25T19:19:00Z">
              <w:tcPr>
                <w:tcW w:w="576" w:type="dxa"/>
                <w:noWrap/>
                <w:vAlign w:val="center"/>
              </w:tcPr>
            </w:tcPrChange>
          </w:tcPr>
          <w:p w14:paraId="279C5C08" w14:textId="4704EACE"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89" w:author="Acaru, Silviu" w:date="2026-02-25T20:19:00Z" w16du:dateUtc="2026-02-25T19:19:00Z">
              <w:r w:rsidRPr="00A42E8B" w:rsidDel="00A47770">
                <w:rPr>
                  <w:rFonts w:ascii="Times New Roman" w:hAnsi="Times New Roman" w:cs="Times New Roman"/>
                  <w:sz w:val="16"/>
                  <w:szCs w:val="16"/>
                </w:rPr>
                <w:delText>0.83</w:delText>
              </w:r>
            </w:del>
          </w:p>
        </w:tc>
        <w:tc>
          <w:tcPr>
            <w:tcW w:w="674" w:type="dxa"/>
            <w:noWrap/>
            <w:vAlign w:val="center"/>
            <w:tcPrChange w:id="290" w:author="Acaru, Silviu" w:date="2026-02-25T20:19:00Z" w16du:dateUtc="2026-02-25T19:19:00Z">
              <w:tcPr>
                <w:tcW w:w="674" w:type="dxa"/>
                <w:noWrap/>
                <w:vAlign w:val="center"/>
              </w:tcPr>
            </w:tcPrChange>
          </w:tcPr>
          <w:p w14:paraId="34835E85" w14:textId="712F84C2"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91" w:author="Acaru, Silviu" w:date="2026-02-25T20:19:00Z" w16du:dateUtc="2026-02-25T19:19:00Z">
              <w:r w:rsidRPr="00A42E8B" w:rsidDel="00A47770">
                <w:rPr>
                  <w:rFonts w:ascii="Times New Roman" w:hAnsi="Times New Roman" w:cs="Times New Roman"/>
                  <w:sz w:val="16"/>
                  <w:szCs w:val="16"/>
                </w:rPr>
                <w:delText>125.44</w:delText>
              </w:r>
            </w:del>
          </w:p>
        </w:tc>
        <w:tc>
          <w:tcPr>
            <w:tcW w:w="593" w:type="dxa"/>
            <w:noWrap/>
            <w:vAlign w:val="center"/>
            <w:tcPrChange w:id="292" w:author="Acaru, Silviu" w:date="2026-02-25T20:19:00Z" w16du:dateUtc="2026-02-25T19:19:00Z">
              <w:tcPr>
                <w:tcW w:w="593" w:type="dxa"/>
                <w:noWrap/>
                <w:vAlign w:val="center"/>
              </w:tcPr>
            </w:tcPrChange>
          </w:tcPr>
          <w:p w14:paraId="2ECDF653" w14:textId="7A10CA58"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93" w:author="Acaru, Silviu" w:date="2026-02-25T20:19:00Z" w16du:dateUtc="2026-02-25T19:19:00Z">
              <w:r w:rsidRPr="00A42E8B" w:rsidDel="00A47770">
                <w:rPr>
                  <w:rFonts w:ascii="Times New Roman" w:hAnsi="Times New Roman" w:cs="Times New Roman"/>
                  <w:sz w:val="16"/>
                  <w:szCs w:val="16"/>
                </w:rPr>
                <w:delText>6.89</w:delText>
              </w:r>
            </w:del>
          </w:p>
        </w:tc>
        <w:tc>
          <w:tcPr>
            <w:tcW w:w="1417" w:type="dxa"/>
            <w:noWrap/>
            <w:vAlign w:val="center"/>
            <w:tcPrChange w:id="294" w:author="Acaru, Silviu" w:date="2026-02-25T20:19:00Z" w16du:dateUtc="2026-02-25T19:19:00Z">
              <w:tcPr>
                <w:tcW w:w="1417" w:type="dxa"/>
                <w:noWrap/>
                <w:vAlign w:val="center"/>
              </w:tcPr>
            </w:tcPrChange>
          </w:tcPr>
          <w:p w14:paraId="2E6F981C" w14:textId="402F8512"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95" w:author="Acaru, Silviu" w:date="2026-02-25T20:19:00Z" w16du:dateUtc="2026-02-25T19:19:00Z">
              <w:r w:rsidRPr="00A42E8B" w:rsidDel="00A47770">
                <w:rPr>
                  <w:rFonts w:ascii="Times New Roman" w:hAnsi="Times New Roman" w:cs="Times New Roman"/>
                  <w:sz w:val="16"/>
                  <w:szCs w:val="16"/>
                </w:rPr>
                <w:delText>700</w:delText>
              </w:r>
            </w:del>
          </w:p>
        </w:tc>
        <w:tc>
          <w:tcPr>
            <w:tcW w:w="5245" w:type="dxa"/>
            <w:noWrap/>
            <w:vAlign w:val="bottom"/>
            <w:tcPrChange w:id="296" w:author="Acaru, Silviu" w:date="2026-02-25T20:19:00Z" w16du:dateUtc="2026-02-25T19:19:00Z">
              <w:tcPr>
                <w:tcW w:w="5245" w:type="dxa"/>
                <w:noWrap/>
                <w:vAlign w:val="bottom"/>
              </w:tcPr>
            </w:tcPrChange>
          </w:tcPr>
          <w:p w14:paraId="0A2B285E" w14:textId="2D19571B" w:rsidR="00A42E8B" w:rsidRPr="00A42E8B" w:rsidRDefault="00A42E8B"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297" w:author="Acaru, Silviu" w:date="2026-02-25T20:19:00Z" w16du:dateUtc="2026-02-25T19:19:00Z">
              <w:r w:rsidRPr="00A42E8B" w:rsidDel="00A47770">
                <w:rPr>
                  <w:rFonts w:ascii="Times New Roman" w:hAnsi="Times New Roman" w:cs="Times New Roman"/>
                  <w:color w:val="000000"/>
                  <w:sz w:val="16"/>
                  <w:szCs w:val="16"/>
                </w:rPr>
                <w:delText xml:space="preserve">Lignin (wt%), Co-polyol type (PTHF), Ratio, Co-polyol (wt%), </w:delText>
              </w:r>
              <w:r w:rsidR="0063291A" w:rsidDel="00A47770">
                <w:rPr>
                  <w:rFonts w:ascii="Times New Roman" w:hAnsi="Times New Roman" w:cs="Times New Roman"/>
                  <w:color w:val="000000"/>
                  <w:sz w:val="16"/>
                  <w:szCs w:val="16"/>
                </w:rPr>
                <w:delText>Isocyanate (wt%)</w:delText>
              </w:r>
              <w:r w:rsidRPr="00A42E8B" w:rsidDel="00A47770">
                <w:rPr>
                  <w:rFonts w:ascii="Times New Roman" w:hAnsi="Times New Roman" w:cs="Times New Roman"/>
                  <w:color w:val="000000"/>
                  <w:sz w:val="16"/>
                  <w:szCs w:val="16"/>
                </w:rPr>
                <w:delText>, Isocyanate (mmol NCO)</w:delText>
              </w:r>
              <w:r w:rsidR="0063291A" w:rsidDel="00A47770">
                <w:rPr>
                  <w:rFonts w:ascii="Times New Roman" w:hAnsi="Times New Roman" w:cs="Times New Roman"/>
                  <w:color w:val="000000"/>
                  <w:sz w:val="16"/>
                  <w:szCs w:val="16"/>
                </w:rPr>
                <w:delText xml:space="preserve">, </w:delText>
              </w:r>
              <w:r w:rsidR="0063291A" w:rsidRPr="0063291A" w:rsidDel="00A47770">
                <w:rPr>
                  <w:rFonts w:ascii="Times New Roman" w:hAnsi="Times New Roman" w:cs="Times New Roman"/>
                  <w:b/>
                  <w:color w:val="000000"/>
                  <w:sz w:val="16"/>
                  <w:szCs w:val="16"/>
                </w:rPr>
                <w:delText>Isocyanate type</w:delText>
              </w:r>
              <w:r w:rsidR="0063291A" w:rsidRPr="0063291A" w:rsidDel="00A47770">
                <w:rPr>
                  <w:rFonts w:ascii="Times New Roman" w:hAnsi="Times New Roman" w:cs="Times New Roman"/>
                  <w:color w:val="000000"/>
                  <w:sz w:val="16"/>
                  <w:szCs w:val="16"/>
                </w:rPr>
                <w:delText>,</w:delText>
              </w:r>
              <w:r w:rsidR="0063291A" w:rsidDel="00A47770">
                <w:rPr>
                  <w:rFonts w:ascii="Times New Roman" w:hAnsi="Times New Roman" w:cs="Times New Roman"/>
                  <w:color w:val="000000"/>
                  <w:sz w:val="16"/>
                  <w:szCs w:val="16"/>
                </w:rPr>
                <w:delText xml:space="preserve"> Tin(II) octoate, Swelling ratio (%)</w:delText>
              </w:r>
            </w:del>
          </w:p>
        </w:tc>
      </w:tr>
      <w:tr w:rsidR="00A42E8B" w:rsidRPr="00443E04" w14:paraId="38C6D6EA" w14:textId="77777777" w:rsidTr="00A47770">
        <w:trPr>
          <w:trHeight w:val="288"/>
          <w:trPrChange w:id="298" w:author="Acaru, Silviu" w:date="2026-02-25T20:19:00Z" w16du:dateUtc="2026-02-25T19:19:00Z">
            <w:trPr>
              <w:trHeight w:val="288"/>
            </w:trPr>
          </w:trPrChange>
        </w:trPr>
        <w:tc>
          <w:tcPr>
            <w:cnfStyle w:val="001000000000" w:firstRow="0" w:lastRow="0" w:firstColumn="1" w:lastColumn="0" w:oddVBand="0" w:evenVBand="0" w:oddHBand="0" w:evenHBand="0" w:firstRowFirstColumn="0" w:firstRowLastColumn="0" w:lastRowFirstColumn="0" w:lastRowLastColumn="0"/>
            <w:tcW w:w="851" w:type="dxa"/>
            <w:noWrap/>
            <w:vAlign w:val="center"/>
            <w:tcPrChange w:id="299" w:author="Acaru, Silviu" w:date="2026-02-25T20:19:00Z" w16du:dateUtc="2026-02-25T19:19:00Z">
              <w:tcPr>
                <w:tcW w:w="851" w:type="dxa"/>
                <w:noWrap/>
                <w:vAlign w:val="center"/>
              </w:tcPr>
            </w:tcPrChange>
          </w:tcPr>
          <w:p w14:paraId="1CC18894" w14:textId="529CA95C" w:rsidR="00A42E8B" w:rsidRPr="00443E04" w:rsidRDefault="00A42E8B" w:rsidP="0063291A">
            <w:pPr>
              <w:rPr>
                <w:rFonts w:ascii="Times New Roman" w:hAnsi="Times New Roman" w:cs="Times New Roman"/>
                <w:sz w:val="16"/>
                <w:szCs w:val="16"/>
              </w:rPr>
            </w:pPr>
            <w:del w:id="300" w:author="Acaru, Silviu" w:date="2026-02-25T20:19:00Z" w16du:dateUtc="2026-02-25T19:19:00Z">
              <w:r w:rsidRPr="00443E04" w:rsidDel="00A47770">
                <w:rPr>
                  <w:rFonts w:ascii="Times New Roman" w:hAnsi="Times New Roman" w:cs="Times New Roman"/>
                  <w:sz w:val="16"/>
                  <w:szCs w:val="16"/>
                </w:rPr>
                <w:delText>Stacking Ensemble</w:delText>
              </w:r>
            </w:del>
          </w:p>
        </w:tc>
        <w:tc>
          <w:tcPr>
            <w:tcW w:w="576" w:type="dxa"/>
            <w:noWrap/>
            <w:vAlign w:val="center"/>
            <w:tcPrChange w:id="301" w:author="Acaru, Silviu" w:date="2026-02-25T20:19:00Z" w16du:dateUtc="2026-02-25T19:19:00Z">
              <w:tcPr>
                <w:tcW w:w="576" w:type="dxa"/>
                <w:noWrap/>
                <w:vAlign w:val="center"/>
              </w:tcPr>
            </w:tcPrChange>
          </w:tcPr>
          <w:p w14:paraId="47A14CD6" w14:textId="75943AB2"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302" w:author="Acaru, Silviu" w:date="2026-02-25T20:19:00Z" w16du:dateUtc="2026-02-25T19:19:00Z">
              <w:r w:rsidRPr="00A42E8B" w:rsidDel="00A47770">
                <w:rPr>
                  <w:rFonts w:ascii="Times New Roman" w:hAnsi="Times New Roman" w:cs="Times New Roman"/>
                  <w:sz w:val="16"/>
                  <w:szCs w:val="16"/>
                </w:rPr>
                <w:delText>0.84</w:delText>
              </w:r>
            </w:del>
          </w:p>
        </w:tc>
        <w:tc>
          <w:tcPr>
            <w:tcW w:w="674" w:type="dxa"/>
            <w:noWrap/>
            <w:vAlign w:val="center"/>
            <w:tcPrChange w:id="303" w:author="Acaru, Silviu" w:date="2026-02-25T20:19:00Z" w16du:dateUtc="2026-02-25T19:19:00Z">
              <w:tcPr>
                <w:tcW w:w="674" w:type="dxa"/>
                <w:noWrap/>
                <w:vAlign w:val="center"/>
              </w:tcPr>
            </w:tcPrChange>
          </w:tcPr>
          <w:p w14:paraId="120D9AFE" w14:textId="04601863"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304" w:author="Acaru, Silviu" w:date="2026-02-25T20:19:00Z" w16du:dateUtc="2026-02-25T19:19:00Z">
              <w:r w:rsidRPr="00A42E8B" w:rsidDel="00A47770">
                <w:rPr>
                  <w:rFonts w:ascii="Times New Roman" w:hAnsi="Times New Roman" w:cs="Times New Roman"/>
                  <w:sz w:val="16"/>
                  <w:szCs w:val="16"/>
                </w:rPr>
                <w:delText>117.23</w:delText>
              </w:r>
            </w:del>
          </w:p>
        </w:tc>
        <w:tc>
          <w:tcPr>
            <w:tcW w:w="593" w:type="dxa"/>
            <w:noWrap/>
            <w:vAlign w:val="center"/>
            <w:tcPrChange w:id="305" w:author="Acaru, Silviu" w:date="2026-02-25T20:19:00Z" w16du:dateUtc="2026-02-25T19:19:00Z">
              <w:tcPr>
                <w:tcW w:w="593" w:type="dxa"/>
                <w:noWrap/>
                <w:vAlign w:val="center"/>
              </w:tcPr>
            </w:tcPrChange>
          </w:tcPr>
          <w:p w14:paraId="2EFFAF4F" w14:textId="4EF0BBC3"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306" w:author="Acaru, Silviu" w:date="2026-02-25T20:19:00Z" w16du:dateUtc="2026-02-25T19:19:00Z">
              <w:r w:rsidRPr="00A42E8B" w:rsidDel="00A47770">
                <w:rPr>
                  <w:rFonts w:ascii="Times New Roman" w:hAnsi="Times New Roman" w:cs="Times New Roman"/>
                  <w:sz w:val="16"/>
                  <w:szCs w:val="16"/>
                </w:rPr>
                <w:delText>6.90</w:delText>
              </w:r>
            </w:del>
          </w:p>
        </w:tc>
        <w:tc>
          <w:tcPr>
            <w:tcW w:w="1417" w:type="dxa"/>
            <w:noWrap/>
            <w:vAlign w:val="center"/>
            <w:tcPrChange w:id="307" w:author="Acaru, Silviu" w:date="2026-02-25T20:19:00Z" w16du:dateUtc="2026-02-25T19:19:00Z">
              <w:tcPr>
                <w:tcW w:w="1417" w:type="dxa"/>
                <w:noWrap/>
                <w:vAlign w:val="center"/>
              </w:tcPr>
            </w:tcPrChange>
          </w:tcPr>
          <w:p w14:paraId="21F5238C" w14:textId="0F0BB378"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308" w:author="Acaru, Silviu" w:date="2026-02-25T20:19:00Z" w16du:dateUtc="2026-02-25T19:19:00Z">
              <w:r w:rsidRPr="00A42E8B" w:rsidDel="00A47770">
                <w:rPr>
                  <w:rFonts w:ascii="Times New Roman" w:hAnsi="Times New Roman" w:cs="Times New Roman"/>
                  <w:sz w:val="16"/>
                  <w:szCs w:val="16"/>
                </w:rPr>
                <w:delText>900</w:delText>
              </w:r>
            </w:del>
          </w:p>
        </w:tc>
        <w:tc>
          <w:tcPr>
            <w:tcW w:w="5245" w:type="dxa"/>
            <w:noWrap/>
            <w:vAlign w:val="bottom"/>
            <w:tcPrChange w:id="309" w:author="Acaru, Silviu" w:date="2026-02-25T20:19:00Z" w16du:dateUtc="2026-02-25T19:19:00Z">
              <w:tcPr>
                <w:tcW w:w="5245" w:type="dxa"/>
                <w:noWrap/>
                <w:vAlign w:val="bottom"/>
              </w:tcPr>
            </w:tcPrChange>
          </w:tcPr>
          <w:p w14:paraId="54616E07" w14:textId="13B482D4" w:rsidR="00A42E8B" w:rsidRPr="00A42E8B" w:rsidRDefault="0063291A" w:rsidP="00632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310" w:author="Acaru, Silviu" w:date="2026-02-25T20:19:00Z" w16du:dateUtc="2026-02-25T19:19:00Z">
              <w:r w:rsidDel="00A47770">
                <w:rPr>
                  <w:rFonts w:ascii="Times New Roman" w:hAnsi="Times New Roman" w:cs="Times New Roman"/>
                  <w:color w:val="000000"/>
                  <w:sz w:val="16"/>
                  <w:szCs w:val="16"/>
                </w:rPr>
                <w:delText>Lignin (wt%), Co-polyol type (PTHF)</w:delText>
              </w:r>
              <w:r w:rsidR="00A42E8B" w:rsidRPr="00A42E8B" w:rsidDel="00A47770">
                <w:rPr>
                  <w:rFonts w:ascii="Times New Roman" w:hAnsi="Times New Roman" w:cs="Times New Roman"/>
                  <w:color w:val="000000"/>
                  <w:sz w:val="16"/>
                  <w:szCs w:val="16"/>
                </w:rPr>
                <w:delText>, Ratio</w:delText>
              </w:r>
              <w:r w:rsidDel="00A47770">
                <w:rPr>
                  <w:rFonts w:ascii="Times New Roman" w:hAnsi="Times New Roman" w:cs="Times New Roman"/>
                  <w:color w:val="000000"/>
                  <w:sz w:val="16"/>
                  <w:szCs w:val="16"/>
                </w:rPr>
                <w:delText xml:space="preserve">, </w:delText>
              </w:r>
              <w:r w:rsidR="00A42E8B" w:rsidRPr="00A42E8B" w:rsidDel="00A47770">
                <w:rPr>
                  <w:rFonts w:ascii="Times New Roman" w:hAnsi="Times New Roman" w:cs="Times New Roman"/>
                  <w:color w:val="000000"/>
                  <w:sz w:val="16"/>
                  <w:szCs w:val="16"/>
                </w:rPr>
                <w:delText xml:space="preserve">Co-polyol (wt%), </w:delText>
              </w:r>
              <w:r w:rsidDel="00A47770">
                <w:rPr>
                  <w:rFonts w:ascii="Times New Roman" w:hAnsi="Times New Roman" w:cs="Times New Roman"/>
                  <w:color w:val="000000"/>
                  <w:sz w:val="16"/>
                  <w:szCs w:val="16"/>
                </w:rPr>
                <w:delText>Isocyanate (wt%)</w:delText>
              </w:r>
              <w:r w:rsidR="00A42E8B" w:rsidRPr="00A42E8B" w:rsidDel="00A47770">
                <w:rPr>
                  <w:rFonts w:ascii="Times New Roman" w:hAnsi="Times New Roman" w:cs="Times New Roman"/>
                  <w:color w:val="000000"/>
                  <w:sz w:val="16"/>
                  <w:szCs w:val="16"/>
                </w:rPr>
                <w:delText xml:space="preserve">, </w:delText>
              </w:r>
              <w:r w:rsidDel="00A47770">
                <w:rPr>
                  <w:rFonts w:ascii="Times New Roman" w:hAnsi="Times New Roman" w:cs="Times New Roman"/>
                  <w:color w:val="000000"/>
                  <w:sz w:val="16"/>
                  <w:szCs w:val="16"/>
                </w:rPr>
                <w:delText>Isocyanate (mmol NCO)</w:delText>
              </w:r>
              <w:r w:rsidR="00A42E8B" w:rsidRPr="00A42E8B" w:rsidDel="00A47770">
                <w:rPr>
                  <w:rFonts w:ascii="Times New Roman" w:hAnsi="Times New Roman" w:cs="Times New Roman"/>
                  <w:color w:val="000000"/>
                  <w:sz w:val="16"/>
                  <w:szCs w:val="16"/>
                </w:rPr>
                <w:delText xml:space="preserve">, </w:delText>
              </w:r>
              <w:r w:rsidDel="00A47770">
                <w:rPr>
                  <w:rFonts w:ascii="Times New Roman" w:hAnsi="Times New Roman" w:cs="Times New Roman"/>
                  <w:color w:val="000000"/>
                  <w:sz w:val="16"/>
                  <w:szCs w:val="16"/>
                </w:rPr>
                <w:delText>Swelling ratio (%)</w:delText>
              </w:r>
            </w:del>
          </w:p>
        </w:tc>
      </w:tr>
      <w:tr w:rsidR="00A42E8B" w:rsidRPr="00443E04" w14:paraId="5BCA300F" w14:textId="77777777" w:rsidTr="00A47770">
        <w:trPr>
          <w:cnfStyle w:val="000000100000" w:firstRow="0" w:lastRow="0" w:firstColumn="0" w:lastColumn="0" w:oddVBand="0" w:evenVBand="0" w:oddHBand="1" w:evenHBand="0" w:firstRowFirstColumn="0" w:firstRowLastColumn="0" w:lastRowFirstColumn="0" w:lastRowLastColumn="0"/>
          <w:trHeight w:val="288"/>
          <w:trPrChange w:id="311" w:author="Acaru, Silviu" w:date="2026-02-25T20:19:00Z" w16du:dateUtc="2026-02-25T19:19:00Z">
            <w:trPr>
              <w:trHeight w:val="288"/>
            </w:trPr>
          </w:trPrChange>
        </w:trPr>
        <w:tc>
          <w:tcPr>
            <w:cnfStyle w:val="001000000000" w:firstRow="0" w:lastRow="0" w:firstColumn="1" w:lastColumn="0" w:oddVBand="0" w:evenVBand="0" w:oddHBand="0" w:evenHBand="0" w:firstRowFirstColumn="0" w:firstRowLastColumn="0" w:lastRowFirstColumn="0" w:lastRowLastColumn="0"/>
            <w:tcW w:w="851" w:type="dxa"/>
            <w:noWrap/>
            <w:vAlign w:val="center"/>
            <w:tcPrChange w:id="312" w:author="Acaru, Silviu" w:date="2026-02-25T20:19:00Z" w16du:dateUtc="2026-02-25T19:19:00Z">
              <w:tcPr>
                <w:tcW w:w="851" w:type="dxa"/>
                <w:noWrap/>
                <w:vAlign w:val="center"/>
              </w:tcPr>
            </w:tcPrChange>
          </w:tcPr>
          <w:p w14:paraId="3F2F96B7" w14:textId="6C0370CD" w:rsidR="00A42E8B" w:rsidRPr="00443E04" w:rsidRDefault="00A42E8B" w:rsidP="0063291A">
            <w:pPr>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sz w:val="16"/>
                <w:szCs w:val="16"/>
              </w:rPr>
            </w:pPr>
            <w:del w:id="313" w:author="Acaru, Silviu" w:date="2026-02-25T20:19:00Z" w16du:dateUtc="2026-02-25T19:19:00Z">
              <w:r w:rsidRPr="00443E04" w:rsidDel="00A47770">
                <w:rPr>
                  <w:rFonts w:ascii="Times New Roman" w:hAnsi="Times New Roman" w:cs="Times New Roman"/>
                  <w:sz w:val="16"/>
                  <w:szCs w:val="16"/>
                </w:rPr>
                <w:delText>Stacking Ensemble</w:delText>
              </w:r>
            </w:del>
          </w:p>
        </w:tc>
        <w:tc>
          <w:tcPr>
            <w:tcW w:w="576" w:type="dxa"/>
            <w:noWrap/>
            <w:vAlign w:val="center"/>
            <w:tcPrChange w:id="314" w:author="Acaru, Silviu" w:date="2026-02-25T20:19:00Z" w16du:dateUtc="2026-02-25T19:19:00Z">
              <w:tcPr>
                <w:tcW w:w="576" w:type="dxa"/>
                <w:noWrap/>
                <w:vAlign w:val="center"/>
              </w:tcPr>
            </w:tcPrChange>
          </w:tcPr>
          <w:p w14:paraId="1FB5BDCE" w14:textId="1562026B"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315" w:author="Acaru, Silviu" w:date="2026-02-25T20:19:00Z" w16du:dateUtc="2026-02-25T19:19:00Z">
              <w:r w:rsidRPr="00A42E8B" w:rsidDel="00A47770">
                <w:rPr>
                  <w:rFonts w:ascii="Times New Roman" w:hAnsi="Times New Roman" w:cs="Times New Roman"/>
                  <w:sz w:val="16"/>
                  <w:szCs w:val="16"/>
                </w:rPr>
                <w:delText>0.82</w:delText>
              </w:r>
            </w:del>
          </w:p>
        </w:tc>
        <w:tc>
          <w:tcPr>
            <w:tcW w:w="674" w:type="dxa"/>
            <w:noWrap/>
            <w:vAlign w:val="center"/>
            <w:tcPrChange w:id="316" w:author="Acaru, Silviu" w:date="2026-02-25T20:19:00Z" w16du:dateUtc="2026-02-25T19:19:00Z">
              <w:tcPr>
                <w:tcW w:w="674" w:type="dxa"/>
                <w:noWrap/>
                <w:vAlign w:val="center"/>
              </w:tcPr>
            </w:tcPrChange>
          </w:tcPr>
          <w:p w14:paraId="1A3F3AB7" w14:textId="3875AC5B"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317" w:author="Acaru, Silviu" w:date="2026-02-25T20:19:00Z" w16du:dateUtc="2026-02-25T19:19:00Z">
              <w:r w:rsidRPr="00A42E8B" w:rsidDel="00A47770">
                <w:rPr>
                  <w:rFonts w:ascii="Times New Roman" w:hAnsi="Times New Roman" w:cs="Times New Roman"/>
                  <w:sz w:val="16"/>
                  <w:szCs w:val="16"/>
                </w:rPr>
                <w:delText>127.64</w:delText>
              </w:r>
            </w:del>
          </w:p>
        </w:tc>
        <w:tc>
          <w:tcPr>
            <w:tcW w:w="593" w:type="dxa"/>
            <w:noWrap/>
            <w:vAlign w:val="center"/>
            <w:tcPrChange w:id="318" w:author="Acaru, Silviu" w:date="2026-02-25T20:19:00Z" w16du:dateUtc="2026-02-25T19:19:00Z">
              <w:tcPr>
                <w:tcW w:w="593" w:type="dxa"/>
                <w:noWrap/>
                <w:vAlign w:val="center"/>
              </w:tcPr>
            </w:tcPrChange>
          </w:tcPr>
          <w:p w14:paraId="06BC3EC6" w14:textId="5FBB88A3"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319" w:author="Acaru, Silviu" w:date="2026-02-25T20:19:00Z" w16du:dateUtc="2026-02-25T19:19:00Z">
              <w:r w:rsidRPr="00A42E8B" w:rsidDel="00A47770">
                <w:rPr>
                  <w:rFonts w:ascii="Times New Roman" w:hAnsi="Times New Roman" w:cs="Times New Roman"/>
                  <w:sz w:val="16"/>
                  <w:szCs w:val="16"/>
                </w:rPr>
                <w:delText>6.93</w:delText>
              </w:r>
            </w:del>
          </w:p>
        </w:tc>
        <w:tc>
          <w:tcPr>
            <w:tcW w:w="1417" w:type="dxa"/>
            <w:noWrap/>
            <w:vAlign w:val="center"/>
            <w:tcPrChange w:id="320" w:author="Acaru, Silviu" w:date="2026-02-25T20:19:00Z" w16du:dateUtc="2026-02-25T19:19:00Z">
              <w:tcPr>
                <w:tcW w:w="1417" w:type="dxa"/>
                <w:noWrap/>
                <w:vAlign w:val="center"/>
              </w:tcPr>
            </w:tcPrChange>
          </w:tcPr>
          <w:p w14:paraId="7EC0DF8F" w14:textId="54551961"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321" w:author="Acaru, Silviu" w:date="2026-02-25T20:19:00Z" w16du:dateUtc="2026-02-25T19:19:00Z">
              <w:r w:rsidRPr="00A42E8B" w:rsidDel="00A47770">
                <w:rPr>
                  <w:rFonts w:ascii="Times New Roman" w:hAnsi="Times New Roman" w:cs="Times New Roman"/>
                  <w:sz w:val="16"/>
                  <w:szCs w:val="16"/>
                </w:rPr>
                <w:delText>800</w:delText>
              </w:r>
            </w:del>
          </w:p>
        </w:tc>
        <w:tc>
          <w:tcPr>
            <w:tcW w:w="5245" w:type="dxa"/>
            <w:noWrap/>
            <w:vAlign w:val="bottom"/>
            <w:tcPrChange w:id="322" w:author="Acaru, Silviu" w:date="2026-02-25T20:19:00Z" w16du:dateUtc="2026-02-25T19:19:00Z">
              <w:tcPr>
                <w:tcW w:w="5245" w:type="dxa"/>
                <w:noWrap/>
                <w:vAlign w:val="bottom"/>
              </w:tcPr>
            </w:tcPrChange>
          </w:tcPr>
          <w:p w14:paraId="484D628A" w14:textId="1B598522" w:rsidR="00A42E8B" w:rsidRPr="00A42E8B" w:rsidRDefault="0063291A"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323" w:author="Acaru, Silviu" w:date="2026-02-25T20:19:00Z" w16du:dateUtc="2026-02-25T19:19:00Z">
              <w:r w:rsidDel="00A47770">
                <w:rPr>
                  <w:rFonts w:ascii="Times New Roman" w:hAnsi="Times New Roman" w:cs="Times New Roman"/>
                  <w:color w:val="000000"/>
                  <w:sz w:val="16"/>
                  <w:szCs w:val="16"/>
                </w:rPr>
                <w:delText>Lignin (wt%)</w:delText>
              </w:r>
              <w:r w:rsidR="00A42E8B" w:rsidDel="00A47770">
                <w:rPr>
                  <w:rFonts w:ascii="Times New Roman" w:hAnsi="Times New Roman" w:cs="Times New Roman"/>
                  <w:color w:val="000000"/>
                  <w:sz w:val="16"/>
                  <w:szCs w:val="16"/>
                </w:rPr>
                <w:delText xml:space="preserve">, </w:delText>
              </w:r>
              <w:r w:rsidR="00A42E8B" w:rsidRPr="00A42E8B" w:rsidDel="00A47770">
                <w:rPr>
                  <w:rFonts w:ascii="Times New Roman" w:hAnsi="Times New Roman" w:cs="Times New Roman"/>
                  <w:color w:val="000000"/>
                  <w:sz w:val="16"/>
                  <w:szCs w:val="16"/>
                </w:rPr>
                <w:delText>Co</w:delText>
              </w:r>
              <w:r w:rsidR="00A42E8B" w:rsidDel="00A47770">
                <w:rPr>
                  <w:rFonts w:ascii="Times New Roman" w:hAnsi="Times New Roman" w:cs="Times New Roman"/>
                  <w:color w:val="000000"/>
                  <w:sz w:val="16"/>
                  <w:szCs w:val="16"/>
                </w:rPr>
                <w:delText xml:space="preserve">-polyol type (PTHF), Ratio, </w:delText>
              </w:r>
              <w:r w:rsidR="00A42E8B" w:rsidRPr="00A42E8B" w:rsidDel="00A47770">
                <w:rPr>
                  <w:rFonts w:ascii="Times New Roman" w:hAnsi="Times New Roman" w:cs="Times New Roman"/>
                  <w:color w:val="000000"/>
                  <w:sz w:val="16"/>
                  <w:szCs w:val="16"/>
                </w:rPr>
                <w:delText>Co-p</w:delText>
              </w:r>
              <w:r w:rsidR="00A42E8B" w:rsidDel="00A47770">
                <w:rPr>
                  <w:rFonts w:ascii="Times New Roman" w:hAnsi="Times New Roman" w:cs="Times New Roman"/>
                  <w:color w:val="000000"/>
                  <w:sz w:val="16"/>
                  <w:szCs w:val="16"/>
                </w:rPr>
                <w:delText>olyol (wt%), Isocyanate (wt%)</w:delText>
              </w:r>
              <w:r w:rsidR="00A42E8B" w:rsidRPr="00A42E8B" w:rsidDel="00A47770">
                <w:rPr>
                  <w:rFonts w:ascii="Times New Roman" w:hAnsi="Times New Roman" w:cs="Times New Roman"/>
                  <w:color w:val="000000"/>
                  <w:sz w:val="16"/>
                  <w:szCs w:val="16"/>
                </w:rPr>
                <w:delText>, Isocyanate (</w:delText>
              </w:r>
              <w:r w:rsidR="00A42E8B" w:rsidDel="00A47770">
                <w:rPr>
                  <w:rFonts w:ascii="Times New Roman" w:hAnsi="Times New Roman" w:cs="Times New Roman"/>
                  <w:color w:val="000000"/>
                  <w:sz w:val="16"/>
                  <w:szCs w:val="16"/>
                </w:rPr>
                <w:delText xml:space="preserve">mmol NCO), Isocyanate type, </w:delText>
              </w:r>
              <w:r w:rsidR="00A42E8B" w:rsidRPr="00A42E8B" w:rsidDel="00A47770">
                <w:rPr>
                  <w:rFonts w:ascii="Times New Roman" w:hAnsi="Times New Roman" w:cs="Times New Roman"/>
                  <w:color w:val="000000"/>
                  <w:sz w:val="16"/>
                  <w:szCs w:val="16"/>
                </w:rPr>
                <w:delText>Tin(II)</w:delText>
              </w:r>
              <w:r w:rsidR="00A42E8B" w:rsidDel="00A47770">
                <w:rPr>
                  <w:rFonts w:ascii="Times New Roman" w:hAnsi="Times New Roman" w:cs="Times New Roman"/>
                  <w:color w:val="000000"/>
                  <w:sz w:val="16"/>
                  <w:szCs w:val="16"/>
                </w:rPr>
                <w:delText xml:space="preserve"> octoate, Swelling ratio (%)</w:delText>
              </w:r>
            </w:del>
          </w:p>
        </w:tc>
      </w:tr>
    </w:tbl>
    <w:p w14:paraId="5F1B36CB" w14:textId="77777777" w:rsidR="0047525F" w:rsidRDefault="0047525F" w:rsidP="00200EC4">
      <w:pPr>
        <w:jc w:val="both"/>
        <w:rPr>
          <w:ins w:id="324" w:author="Acaru, Silviu" w:date="2026-02-25T20:19:00Z" w16du:dateUtc="2026-02-25T19:19:00Z"/>
          <w:rFonts w:ascii="Times New Roman" w:hAnsi="Times New Roman" w:cs="Times New Roman"/>
          <w:i/>
          <w:sz w:val="24"/>
          <w:szCs w:val="24"/>
        </w:rPr>
      </w:pPr>
    </w:p>
    <w:tbl>
      <w:tblPr>
        <w:tblStyle w:val="PlainTable5"/>
        <w:tblW w:w="9478" w:type="dxa"/>
        <w:tblLayout w:type="fixed"/>
        <w:tblLook w:val="04A0" w:firstRow="1" w:lastRow="0" w:firstColumn="1" w:lastColumn="0" w:noHBand="0" w:noVBand="1"/>
        <w:tblPrChange w:id="325" w:author="Acaru, Silviu" w:date="2026-02-25T20:33:00Z" w16du:dateUtc="2026-02-25T19:33:00Z">
          <w:tblPr>
            <w:tblStyle w:val="PlainTable5"/>
            <w:tblW w:w="9209" w:type="dxa"/>
            <w:tblLayout w:type="fixed"/>
            <w:tblLook w:val="04A0" w:firstRow="1" w:lastRow="0" w:firstColumn="1" w:lastColumn="0" w:noHBand="0" w:noVBand="1"/>
          </w:tblPr>
        </w:tblPrChange>
      </w:tblPr>
      <w:tblGrid>
        <w:gridCol w:w="738"/>
        <w:gridCol w:w="620"/>
        <w:gridCol w:w="1083"/>
        <w:gridCol w:w="709"/>
        <w:gridCol w:w="1083"/>
        <w:gridCol w:w="709"/>
        <w:gridCol w:w="1276"/>
        <w:gridCol w:w="992"/>
        <w:gridCol w:w="2268"/>
        <w:tblGridChange w:id="326">
          <w:tblGrid>
            <w:gridCol w:w="738"/>
            <w:gridCol w:w="533"/>
            <w:gridCol w:w="992"/>
            <w:gridCol w:w="178"/>
            <w:gridCol w:w="531"/>
            <w:gridCol w:w="992"/>
            <w:gridCol w:w="269"/>
            <w:gridCol w:w="440"/>
            <w:gridCol w:w="1276"/>
            <w:gridCol w:w="269"/>
            <w:gridCol w:w="723"/>
            <w:gridCol w:w="269"/>
            <w:gridCol w:w="1999"/>
            <w:gridCol w:w="269"/>
          </w:tblGrid>
        </w:tblGridChange>
      </w:tblGrid>
      <w:tr w:rsidR="0047525F" w:rsidRPr="00B40098" w14:paraId="61E92CB2" w14:textId="77777777" w:rsidTr="0047525F">
        <w:trPr>
          <w:cnfStyle w:val="100000000000" w:firstRow="1" w:lastRow="0" w:firstColumn="0" w:lastColumn="0" w:oddVBand="0" w:evenVBand="0" w:oddHBand="0" w:evenHBand="0" w:firstRowFirstColumn="0" w:firstRowLastColumn="0" w:lastRowFirstColumn="0" w:lastRowLastColumn="0"/>
          <w:trHeight w:val="29"/>
          <w:ins w:id="327" w:author="Acaru, Silviu" w:date="2026-02-25T20:33:00Z"/>
          <w:trPrChange w:id="328" w:author="Acaru, Silviu" w:date="2026-02-25T20:33:00Z" w16du:dateUtc="2026-02-25T19:33:00Z">
            <w:trPr>
              <w:gridAfter w:val="0"/>
              <w:trHeight w:val="29"/>
            </w:trPr>
          </w:trPrChange>
        </w:trPr>
        <w:tc>
          <w:tcPr>
            <w:cnfStyle w:val="001000000100" w:firstRow="0" w:lastRow="0" w:firstColumn="1" w:lastColumn="0" w:oddVBand="0" w:evenVBand="0" w:oddHBand="0" w:evenHBand="0" w:firstRowFirstColumn="1" w:firstRowLastColumn="0" w:lastRowFirstColumn="0" w:lastRowLastColumn="0"/>
            <w:tcW w:w="738" w:type="dxa"/>
            <w:vMerge w:val="restart"/>
            <w:tcPrChange w:id="329" w:author="Acaru, Silviu" w:date="2026-02-25T20:33:00Z" w16du:dateUtc="2026-02-25T19:33:00Z">
              <w:tcPr>
                <w:tcW w:w="738" w:type="dxa"/>
                <w:vMerge w:val="restart"/>
              </w:tcPr>
            </w:tcPrChange>
          </w:tcPr>
          <w:p w14:paraId="6D424F0F" w14:textId="77777777" w:rsidR="0047525F" w:rsidRPr="00A141A5" w:rsidRDefault="0047525F" w:rsidP="008C04A9">
            <w:pPr>
              <w:jc w:val="center"/>
              <w:cnfStyle w:val="101000000100" w:firstRow="1" w:lastRow="0" w:firstColumn="1" w:lastColumn="0" w:oddVBand="0" w:evenVBand="0" w:oddHBand="0" w:evenHBand="0" w:firstRowFirstColumn="1" w:firstRowLastColumn="0" w:lastRowFirstColumn="0" w:lastRowLastColumn="0"/>
              <w:rPr>
                <w:ins w:id="330" w:author="Acaru, Silviu" w:date="2026-02-25T20:33:00Z" w16du:dateUtc="2026-02-25T19:33:00Z"/>
                <w:rFonts w:ascii="Times New Roman" w:hAnsi="Times New Roman" w:cs="Times New Roman"/>
                <w:b/>
                <w:bCs/>
                <w:color w:val="020817"/>
                <w:spacing w:val="6"/>
                <w:sz w:val="16"/>
                <w:szCs w:val="16"/>
              </w:rPr>
            </w:pPr>
            <w:ins w:id="331" w:author="Acaru, Silviu" w:date="2026-02-25T20:33:00Z" w16du:dateUtc="2026-02-25T19:33:00Z">
              <w:r w:rsidRPr="00A141A5">
                <w:rPr>
                  <w:rFonts w:ascii="Times New Roman" w:hAnsi="Times New Roman" w:cs="Times New Roman"/>
                  <w:b/>
                  <w:bCs/>
                  <w:color w:val="020817"/>
                  <w:spacing w:val="6"/>
                  <w:sz w:val="16"/>
                  <w:szCs w:val="16"/>
                </w:rPr>
                <w:t>Rank</w:t>
              </w:r>
            </w:ins>
          </w:p>
        </w:tc>
        <w:tc>
          <w:tcPr>
            <w:tcW w:w="1703" w:type="dxa"/>
            <w:gridSpan w:val="2"/>
            <w:tcPrChange w:id="332" w:author="Acaru, Silviu" w:date="2026-02-25T20:33:00Z" w16du:dateUtc="2026-02-25T19:33:00Z">
              <w:tcPr>
                <w:tcW w:w="1525" w:type="dxa"/>
                <w:gridSpan w:val="2"/>
              </w:tcPr>
            </w:tcPrChange>
          </w:tcPr>
          <w:p w14:paraId="23DFE611"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ins w:id="333" w:author="Acaru, Silviu" w:date="2026-02-25T20:33:00Z" w16du:dateUtc="2026-02-25T19:33:00Z"/>
                <w:rFonts w:ascii="Times New Roman" w:hAnsi="Times New Roman" w:cs="Times New Roman"/>
                <w:b/>
                <w:bCs/>
                <w:color w:val="020817"/>
                <w:spacing w:val="6"/>
                <w:sz w:val="16"/>
                <w:szCs w:val="16"/>
              </w:rPr>
            </w:pPr>
            <w:ins w:id="334" w:author="Acaru, Silviu" w:date="2026-02-25T20:33:00Z" w16du:dateUtc="2026-02-25T19:33:00Z">
              <w:r w:rsidRPr="00A141A5">
                <w:rPr>
                  <w:rFonts w:ascii="Times New Roman" w:hAnsi="Times New Roman" w:cs="Times New Roman"/>
                  <w:b/>
                  <w:bCs/>
                  <w:color w:val="020817"/>
                  <w:spacing w:val="6"/>
                  <w:sz w:val="16"/>
                  <w:szCs w:val="16"/>
                </w:rPr>
                <w:t>R²</w:t>
              </w:r>
            </w:ins>
          </w:p>
        </w:tc>
        <w:tc>
          <w:tcPr>
            <w:tcW w:w="1792" w:type="dxa"/>
            <w:gridSpan w:val="2"/>
            <w:tcPrChange w:id="335" w:author="Acaru, Silviu" w:date="2026-02-25T20:33:00Z" w16du:dateUtc="2026-02-25T19:33:00Z">
              <w:tcPr>
                <w:tcW w:w="1701" w:type="dxa"/>
                <w:gridSpan w:val="3"/>
              </w:tcPr>
            </w:tcPrChange>
          </w:tcPr>
          <w:p w14:paraId="5F89D824"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ins w:id="336" w:author="Acaru, Silviu" w:date="2026-02-25T20:33:00Z" w16du:dateUtc="2026-02-25T19:33:00Z"/>
                <w:rFonts w:ascii="Times New Roman" w:hAnsi="Times New Roman" w:cs="Times New Roman"/>
                <w:b/>
                <w:bCs/>
                <w:color w:val="020817"/>
                <w:spacing w:val="6"/>
                <w:sz w:val="16"/>
                <w:szCs w:val="16"/>
              </w:rPr>
            </w:pPr>
            <w:ins w:id="337" w:author="Acaru, Silviu" w:date="2026-02-25T20:33:00Z" w16du:dateUtc="2026-02-25T19:33:00Z">
              <w:r w:rsidRPr="00A141A5">
                <w:rPr>
                  <w:rFonts w:ascii="Times New Roman" w:hAnsi="Times New Roman" w:cs="Times New Roman"/>
                  <w:b/>
                  <w:bCs/>
                  <w:color w:val="020817"/>
                  <w:spacing w:val="6"/>
                  <w:sz w:val="16"/>
                  <w:szCs w:val="16"/>
                </w:rPr>
                <w:t>MSE</w:t>
              </w:r>
            </w:ins>
          </w:p>
        </w:tc>
        <w:tc>
          <w:tcPr>
            <w:tcW w:w="1985" w:type="dxa"/>
            <w:gridSpan w:val="2"/>
            <w:tcPrChange w:id="338" w:author="Acaru, Silviu" w:date="2026-02-25T20:33:00Z" w16du:dateUtc="2026-02-25T19:33:00Z">
              <w:tcPr>
                <w:tcW w:w="1985" w:type="dxa"/>
                <w:gridSpan w:val="3"/>
              </w:tcPr>
            </w:tcPrChange>
          </w:tcPr>
          <w:p w14:paraId="4635BF3C"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ins w:id="339" w:author="Acaru, Silviu" w:date="2026-02-25T20:33:00Z" w16du:dateUtc="2026-02-25T19:33:00Z"/>
                <w:rFonts w:ascii="Times New Roman" w:hAnsi="Times New Roman" w:cs="Times New Roman"/>
                <w:b/>
                <w:bCs/>
                <w:color w:val="020817"/>
                <w:spacing w:val="6"/>
                <w:sz w:val="16"/>
                <w:szCs w:val="16"/>
              </w:rPr>
            </w:pPr>
            <w:ins w:id="340" w:author="Acaru, Silviu" w:date="2026-02-25T20:33:00Z" w16du:dateUtc="2026-02-25T19:33:00Z">
              <w:r w:rsidRPr="00A141A5">
                <w:rPr>
                  <w:rFonts w:ascii="Times New Roman" w:hAnsi="Times New Roman" w:cs="Times New Roman"/>
                  <w:b/>
                  <w:bCs/>
                  <w:color w:val="020817"/>
                  <w:spacing w:val="6"/>
                  <w:sz w:val="16"/>
                  <w:szCs w:val="16"/>
                </w:rPr>
                <w:t>MAE</w:t>
              </w:r>
            </w:ins>
          </w:p>
        </w:tc>
        <w:tc>
          <w:tcPr>
            <w:tcW w:w="992" w:type="dxa"/>
            <w:vMerge w:val="restart"/>
            <w:tcPrChange w:id="341" w:author="Acaru, Silviu" w:date="2026-02-25T20:33:00Z" w16du:dateUtc="2026-02-25T19:33:00Z">
              <w:tcPr>
                <w:tcW w:w="992" w:type="dxa"/>
                <w:gridSpan w:val="2"/>
                <w:vMerge w:val="restart"/>
              </w:tcPr>
            </w:tcPrChange>
          </w:tcPr>
          <w:p w14:paraId="16F638B1"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ins w:id="342" w:author="Acaru, Silviu" w:date="2026-02-25T20:33:00Z" w16du:dateUtc="2026-02-25T19:33:00Z"/>
                <w:rFonts w:ascii="Times New Roman" w:hAnsi="Times New Roman" w:cs="Times New Roman"/>
                <w:b/>
                <w:bCs/>
                <w:color w:val="020817"/>
                <w:spacing w:val="6"/>
                <w:sz w:val="16"/>
                <w:szCs w:val="16"/>
              </w:rPr>
            </w:pPr>
            <w:ins w:id="343" w:author="Acaru, Silviu" w:date="2026-02-25T20:33:00Z" w16du:dateUtc="2026-02-25T19:33:00Z">
              <w:r w:rsidRPr="00A141A5">
                <w:rPr>
                  <w:rFonts w:ascii="Times New Roman" w:hAnsi="Times New Roman" w:cs="Times New Roman"/>
                  <w:b/>
                  <w:bCs/>
                  <w:color w:val="020817"/>
                  <w:spacing w:val="6"/>
                  <w:sz w:val="16"/>
                  <w:szCs w:val="16"/>
                </w:rPr>
                <w:t># base estimators</w:t>
              </w:r>
            </w:ins>
          </w:p>
        </w:tc>
        <w:tc>
          <w:tcPr>
            <w:tcW w:w="2268" w:type="dxa"/>
            <w:vMerge w:val="restart"/>
            <w:tcPrChange w:id="344" w:author="Acaru, Silviu" w:date="2026-02-25T20:33:00Z" w16du:dateUtc="2026-02-25T19:33:00Z">
              <w:tcPr>
                <w:tcW w:w="2268" w:type="dxa"/>
                <w:gridSpan w:val="2"/>
                <w:vMerge w:val="restart"/>
              </w:tcPr>
            </w:tcPrChange>
          </w:tcPr>
          <w:p w14:paraId="7EE9943F"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ins w:id="345" w:author="Acaru, Silviu" w:date="2026-02-25T20:33:00Z" w16du:dateUtc="2026-02-25T19:33:00Z"/>
                <w:rFonts w:ascii="Times New Roman" w:hAnsi="Times New Roman" w:cs="Times New Roman"/>
                <w:b/>
                <w:bCs/>
                <w:color w:val="020817"/>
                <w:spacing w:val="6"/>
                <w:sz w:val="16"/>
                <w:szCs w:val="16"/>
              </w:rPr>
            </w:pPr>
            <w:ins w:id="346" w:author="Acaru, Silviu" w:date="2026-02-25T20:33:00Z" w16du:dateUtc="2026-02-25T19:33:00Z">
              <w:r w:rsidRPr="00A141A5">
                <w:rPr>
                  <w:rFonts w:ascii="Times New Roman" w:hAnsi="Times New Roman" w:cs="Times New Roman"/>
                  <w:b/>
                  <w:bCs/>
                  <w:color w:val="020817"/>
                  <w:spacing w:val="6"/>
                  <w:sz w:val="16"/>
                  <w:szCs w:val="16"/>
                </w:rPr>
                <w:t>Features</w:t>
              </w:r>
            </w:ins>
          </w:p>
        </w:tc>
      </w:tr>
      <w:tr w:rsidR="0047525F" w:rsidRPr="00B40098" w14:paraId="56BBC20E" w14:textId="77777777" w:rsidTr="0047525F">
        <w:trPr>
          <w:cnfStyle w:val="000000100000" w:firstRow="0" w:lastRow="0" w:firstColumn="0" w:lastColumn="0" w:oddVBand="0" w:evenVBand="0" w:oddHBand="1" w:evenHBand="0" w:firstRowFirstColumn="0" w:firstRowLastColumn="0" w:lastRowFirstColumn="0" w:lastRowLastColumn="0"/>
          <w:trHeight w:val="29"/>
          <w:ins w:id="347" w:author="Acaru, Silviu" w:date="2026-02-25T20:33:00Z"/>
          <w:trPrChange w:id="348" w:author="Acaru, Silviu" w:date="2026-02-25T20:33:00Z" w16du:dateUtc="2026-02-25T19:33:00Z">
            <w:trPr>
              <w:gridAfter w:val="0"/>
              <w:trHeight w:val="29"/>
            </w:trPr>
          </w:trPrChange>
        </w:trPr>
        <w:tc>
          <w:tcPr>
            <w:cnfStyle w:val="001000000000" w:firstRow="0" w:lastRow="0" w:firstColumn="1" w:lastColumn="0" w:oddVBand="0" w:evenVBand="0" w:oddHBand="0" w:evenHBand="0" w:firstRowFirstColumn="0" w:firstRowLastColumn="0" w:lastRowFirstColumn="0" w:lastRowLastColumn="0"/>
            <w:tcW w:w="738" w:type="dxa"/>
            <w:vMerge/>
            <w:tcPrChange w:id="349" w:author="Acaru, Silviu" w:date="2026-02-25T20:33:00Z" w16du:dateUtc="2026-02-25T19:33:00Z">
              <w:tcPr>
                <w:tcW w:w="738" w:type="dxa"/>
                <w:vMerge/>
              </w:tcPr>
            </w:tcPrChange>
          </w:tcPr>
          <w:p w14:paraId="49649396" w14:textId="77777777" w:rsidR="0047525F" w:rsidRPr="00B40098" w:rsidRDefault="0047525F" w:rsidP="008C04A9">
            <w:pPr>
              <w:jc w:val="center"/>
              <w:cnfStyle w:val="001000100000" w:firstRow="0" w:lastRow="0" w:firstColumn="1" w:lastColumn="0" w:oddVBand="0" w:evenVBand="0" w:oddHBand="1" w:evenHBand="0" w:firstRowFirstColumn="0" w:firstRowLastColumn="0" w:lastRowFirstColumn="0" w:lastRowLastColumn="0"/>
              <w:rPr>
                <w:ins w:id="350" w:author="Acaru, Silviu" w:date="2026-02-25T20:33:00Z" w16du:dateUtc="2026-02-25T19:33:00Z"/>
                <w:rFonts w:ascii="Times New Roman" w:hAnsi="Times New Roman" w:cs="Times New Roman"/>
                <w:sz w:val="16"/>
                <w:szCs w:val="16"/>
              </w:rPr>
            </w:pPr>
          </w:p>
        </w:tc>
        <w:tc>
          <w:tcPr>
            <w:tcW w:w="620" w:type="dxa"/>
            <w:tcPrChange w:id="351" w:author="Acaru, Silviu" w:date="2026-02-25T20:33:00Z" w16du:dateUtc="2026-02-25T19:33:00Z">
              <w:tcPr>
                <w:tcW w:w="533" w:type="dxa"/>
              </w:tcPr>
            </w:tcPrChange>
          </w:tcPr>
          <w:p w14:paraId="327EC30D"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52" w:author="Acaru, Silviu" w:date="2026-02-25T20:33:00Z" w16du:dateUtc="2026-02-25T19:33:00Z"/>
                <w:rFonts w:ascii="Times New Roman" w:hAnsi="Times New Roman" w:cs="Times New Roman"/>
                <w:b/>
                <w:bCs/>
                <w:color w:val="020817"/>
                <w:spacing w:val="6"/>
                <w:sz w:val="16"/>
                <w:szCs w:val="16"/>
              </w:rPr>
            </w:pPr>
            <w:ins w:id="353" w:author="Acaru, Silviu" w:date="2026-02-25T20:33:00Z" w16du:dateUtc="2026-02-25T19:33:00Z">
              <w:r w:rsidRPr="00B40098">
                <w:rPr>
                  <w:rFonts w:ascii="Times New Roman" w:hAnsi="Times New Roman" w:cs="Times New Roman"/>
                  <w:b/>
                  <w:bCs/>
                  <w:color w:val="020817"/>
                  <w:spacing w:val="6"/>
                  <w:sz w:val="16"/>
                  <w:szCs w:val="16"/>
                </w:rPr>
                <w:t>Test</w:t>
              </w:r>
            </w:ins>
          </w:p>
        </w:tc>
        <w:tc>
          <w:tcPr>
            <w:tcW w:w="1083" w:type="dxa"/>
            <w:tcPrChange w:id="354" w:author="Acaru, Silviu" w:date="2026-02-25T20:33:00Z" w16du:dateUtc="2026-02-25T19:33:00Z">
              <w:tcPr>
                <w:tcW w:w="992" w:type="dxa"/>
              </w:tcPr>
            </w:tcPrChange>
          </w:tcPr>
          <w:p w14:paraId="440D90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55" w:author="Acaru, Silviu" w:date="2026-02-25T20:33:00Z" w16du:dateUtc="2026-02-25T19:33:00Z"/>
                <w:rFonts w:ascii="Times New Roman" w:hAnsi="Times New Roman" w:cs="Times New Roman"/>
                <w:b/>
                <w:bCs/>
                <w:color w:val="020817"/>
                <w:spacing w:val="6"/>
                <w:sz w:val="16"/>
                <w:szCs w:val="16"/>
              </w:rPr>
            </w:pPr>
            <w:ins w:id="356" w:author="Acaru, Silviu" w:date="2026-02-25T20:33:00Z" w16du:dateUtc="2026-02-25T19:33:00Z">
              <w:r w:rsidRPr="00B40098">
                <w:rPr>
                  <w:rFonts w:ascii="Times New Roman" w:hAnsi="Times New Roman" w:cs="Times New Roman"/>
                  <w:b/>
                  <w:bCs/>
                  <w:color w:val="020817"/>
                  <w:spacing w:val="6"/>
                  <w:sz w:val="16"/>
                  <w:szCs w:val="16"/>
                </w:rPr>
                <w:t>Validation</w:t>
              </w:r>
            </w:ins>
          </w:p>
        </w:tc>
        <w:tc>
          <w:tcPr>
            <w:tcW w:w="709" w:type="dxa"/>
            <w:tcPrChange w:id="357" w:author="Acaru, Silviu" w:date="2026-02-25T20:33:00Z" w16du:dateUtc="2026-02-25T19:33:00Z">
              <w:tcPr>
                <w:tcW w:w="709" w:type="dxa"/>
                <w:gridSpan w:val="2"/>
              </w:tcPr>
            </w:tcPrChange>
          </w:tcPr>
          <w:p w14:paraId="5762FE5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58" w:author="Acaru, Silviu" w:date="2026-02-25T20:33:00Z" w16du:dateUtc="2026-02-25T19:33:00Z"/>
                <w:rFonts w:ascii="Times New Roman" w:hAnsi="Times New Roman" w:cs="Times New Roman"/>
                <w:b/>
                <w:bCs/>
                <w:color w:val="020817"/>
                <w:spacing w:val="6"/>
                <w:sz w:val="16"/>
                <w:szCs w:val="16"/>
              </w:rPr>
            </w:pPr>
            <w:ins w:id="359" w:author="Acaru, Silviu" w:date="2026-02-25T20:33:00Z" w16du:dateUtc="2026-02-25T19:33:00Z">
              <w:r w:rsidRPr="00B40098">
                <w:rPr>
                  <w:rFonts w:ascii="Times New Roman" w:hAnsi="Times New Roman" w:cs="Times New Roman"/>
                  <w:b/>
                  <w:bCs/>
                  <w:color w:val="020817"/>
                  <w:spacing w:val="6"/>
                  <w:sz w:val="16"/>
                  <w:szCs w:val="16"/>
                </w:rPr>
                <w:t>Test</w:t>
              </w:r>
            </w:ins>
          </w:p>
        </w:tc>
        <w:tc>
          <w:tcPr>
            <w:tcW w:w="1083" w:type="dxa"/>
            <w:tcPrChange w:id="360" w:author="Acaru, Silviu" w:date="2026-02-25T20:33:00Z" w16du:dateUtc="2026-02-25T19:33:00Z">
              <w:tcPr>
                <w:tcW w:w="992" w:type="dxa"/>
              </w:tcPr>
            </w:tcPrChange>
          </w:tcPr>
          <w:p w14:paraId="0BC4912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61" w:author="Acaru, Silviu" w:date="2026-02-25T20:33:00Z" w16du:dateUtc="2026-02-25T19:33:00Z"/>
                <w:rFonts w:ascii="Times New Roman" w:hAnsi="Times New Roman" w:cs="Times New Roman"/>
                <w:b/>
                <w:bCs/>
                <w:color w:val="020817"/>
                <w:spacing w:val="6"/>
                <w:sz w:val="16"/>
                <w:szCs w:val="16"/>
              </w:rPr>
            </w:pPr>
            <w:ins w:id="362" w:author="Acaru, Silviu" w:date="2026-02-25T20:33:00Z" w16du:dateUtc="2026-02-25T19:33:00Z">
              <w:r w:rsidRPr="00B40098">
                <w:rPr>
                  <w:rFonts w:ascii="Times New Roman" w:hAnsi="Times New Roman" w:cs="Times New Roman"/>
                  <w:b/>
                  <w:bCs/>
                  <w:color w:val="020817"/>
                  <w:spacing w:val="6"/>
                  <w:sz w:val="16"/>
                  <w:szCs w:val="16"/>
                </w:rPr>
                <w:t>Validation</w:t>
              </w:r>
            </w:ins>
          </w:p>
        </w:tc>
        <w:tc>
          <w:tcPr>
            <w:tcW w:w="709" w:type="dxa"/>
            <w:tcPrChange w:id="363" w:author="Acaru, Silviu" w:date="2026-02-25T20:33:00Z" w16du:dateUtc="2026-02-25T19:33:00Z">
              <w:tcPr>
                <w:tcW w:w="709" w:type="dxa"/>
                <w:gridSpan w:val="2"/>
              </w:tcPr>
            </w:tcPrChange>
          </w:tcPr>
          <w:p w14:paraId="0F01191A"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64" w:author="Acaru, Silviu" w:date="2026-02-25T20:33:00Z" w16du:dateUtc="2026-02-25T19:33:00Z"/>
                <w:rFonts w:ascii="Times New Roman" w:hAnsi="Times New Roman" w:cs="Times New Roman"/>
                <w:b/>
                <w:bCs/>
                <w:color w:val="020817"/>
                <w:spacing w:val="6"/>
                <w:sz w:val="16"/>
                <w:szCs w:val="16"/>
              </w:rPr>
            </w:pPr>
            <w:ins w:id="365" w:author="Acaru, Silviu" w:date="2026-02-25T20:33:00Z" w16du:dateUtc="2026-02-25T19:33:00Z">
              <w:r w:rsidRPr="00B40098">
                <w:rPr>
                  <w:rFonts w:ascii="Times New Roman" w:hAnsi="Times New Roman" w:cs="Times New Roman"/>
                  <w:b/>
                  <w:bCs/>
                  <w:color w:val="020817"/>
                  <w:spacing w:val="6"/>
                  <w:sz w:val="16"/>
                  <w:szCs w:val="16"/>
                </w:rPr>
                <w:t>Test</w:t>
              </w:r>
            </w:ins>
          </w:p>
        </w:tc>
        <w:tc>
          <w:tcPr>
            <w:tcW w:w="1276" w:type="dxa"/>
            <w:tcPrChange w:id="366" w:author="Acaru, Silviu" w:date="2026-02-25T20:33:00Z" w16du:dateUtc="2026-02-25T19:33:00Z">
              <w:tcPr>
                <w:tcW w:w="1276" w:type="dxa"/>
              </w:tcPr>
            </w:tcPrChange>
          </w:tcPr>
          <w:p w14:paraId="382CBA0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67" w:author="Acaru, Silviu" w:date="2026-02-25T20:33:00Z" w16du:dateUtc="2026-02-25T19:33:00Z"/>
                <w:rFonts w:ascii="Times New Roman" w:hAnsi="Times New Roman" w:cs="Times New Roman"/>
                <w:b/>
                <w:bCs/>
                <w:sz w:val="16"/>
                <w:szCs w:val="16"/>
              </w:rPr>
            </w:pPr>
            <w:ins w:id="368" w:author="Acaru, Silviu" w:date="2026-02-25T20:33:00Z" w16du:dateUtc="2026-02-25T19:33:00Z">
              <w:r w:rsidRPr="00B40098">
                <w:rPr>
                  <w:rFonts w:ascii="Times New Roman" w:hAnsi="Times New Roman" w:cs="Times New Roman"/>
                  <w:b/>
                  <w:bCs/>
                  <w:color w:val="020817"/>
                  <w:spacing w:val="6"/>
                  <w:sz w:val="16"/>
                  <w:szCs w:val="16"/>
                </w:rPr>
                <w:t>Validation</w:t>
              </w:r>
            </w:ins>
          </w:p>
        </w:tc>
        <w:tc>
          <w:tcPr>
            <w:tcW w:w="992" w:type="dxa"/>
            <w:vMerge/>
            <w:tcPrChange w:id="369" w:author="Acaru, Silviu" w:date="2026-02-25T20:33:00Z" w16du:dateUtc="2026-02-25T19:33:00Z">
              <w:tcPr>
                <w:tcW w:w="992" w:type="dxa"/>
                <w:gridSpan w:val="2"/>
                <w:vMerge/>
              </w:tcPr>
            </w:tcPrChange>
          </w:tcPr>
          <w:p w14:paraId="26EAB37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70" w:author="Acaru, Silviu" w:date="2026-02-25T20:33:00Z" w16du:dateUtc="2026-02-25T19:33:00Z"/>
                <w:rFonts w:ascii="Times New Roman" w:hAnsi="Times New Roman" w:cs="Times New Roman"/>
                <w:b/>
                <w:bCs/>
                <w:sz w:val="16"/>
                <w:szCs w:val="16"/>
              </w:rPr>
            </w:pPr>
          </w:p>
        </w:tc>
        <w:tc>
          <w:tcPr>
            <w:tcW w:w="2268" w:type="dxa"/>
            <w:vMerge/>
            <w:tcPrChange w:id="371" w:author="Acaru, Silviu" w:date="2026-02-25T20:33:00Z" w16du:dateUtc="2026-02-25T19:33:00Z">
              <w:tcPr>
                <w:tcW w:w="2268" w:type="dxa"/>
                <w:gridSpan w:val="2"/>
                <w:vMerge/>
              </w:tcPr>
            </w:tcPrChange>
          </w:tcPr>
          <w:p w14:paraId="14F3597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372" w:author="Acaru, Silviu" w:date="2026-02-25T20:33:00Z" w16du:dateUtc="2026-02-25T19:33:00Z"/>
                <w:rFonts w:ascii="Times New Roman" w:hAnsi="Times New Roman" w:cs="Times New Roman"/>
                <w:sz w:val="16"/>
                <w:szCs w:val="16"/>
              </w:rPr>
            </w:pPr>
          </w:p>
        </w:tc>
      </w:tr>
      <w:tr w:rsidR="0047525F" w:rsidRPr="00B40098" w14:paraId="25B1F59F" w14:textId="77777777" w:rsidTr="0047525F">
        <w:trPr>
          <w:trHeight w:val="29"/>
          <w:ins w:id="373" w:author="Acaru, Silviu" w:date="2026-02-25T20:33:00Z"/>
          <w:trPrChange w:id="374" w:author="Acaru, Silviu" w:date="2026-02-25T20:33:00Z" w16du:dateUtc="2026-02-25T19:33:00Z">
            <w:trPr>
              <w:gridAfter w:val="0"/>
              <w:trHeight w:val="29"/>
            </w:trPr>
          </w:trPrChange>
        </w:trPr>
        <w:tc>
          <w:tcPr>
            <w:cnfStyle w:val="001000000000" w:firstRow="0" w:lastRow="0" w:firstColumn="1" w:lastColumn="0" w:oddVBand="0" w:evenVBand="0" w:oddHBand="0" w:evenHBand="0" w:firstRowFirstColumn="0" w:firstRowLastColumn="0" w:lastRowFirstColumn="0" w:lastRowLastColumn="0"/>
            <w:tcW w:w="738" w:type="dxa"/>
            <w:tcPrChange w:id="375" w:author="Acaru, Silviu" w:date="2026-02-25T20:33:00Z" w16du:dateUtc="2026-02-25T19:33:00Z">
              <w:tcPr>
                <w:tcW w:w="738" w:type="dxa"/>
              </w:tcPr>
            </w:tcPrChange>
          </w:tcPr>
          <w:p w14:paraId="7C108A25" w14:textId="77777777" w:rsidR="0047525F" w:rsidRPr="00B40098" w:rsidRDefault="0047525F" w:rsidP="008C04A9">
            <w:pPr>
              <w:jc w:val="center"/>
              <w:rPr>
                <w:ins w:id="376" w:author="Acaru, Silviu" w:date="2026-02-25T20:33:00Z" w16du:dateUtc="2026-02-25T19:33:00Z"/>
                <w:rFonts w:ascii="Times New Roman" w:hAnsi="Times New Roman" w:cs="Times New Roman"/>
                <w:sz w:val="16"/>
                <w:szCs w:val="16"/>
              </w:rPr>
            </w:pPr>
            <w:ins w:id="377" w:author="Acaru, Silviu" w:date="2026-02-25T20:33:00Z" w16du:dateUtc="2026-02-25T19:33:00Z">
              <w:r w:rsidRPr="00B40098">
                <w:rPr>
                  <w:rFonts w:ascii="Times New Roman" w:hAnsi="Times New Roman" w:cs="Times New Roman"/>
                  <w:color w:val="020817"/>
                  <w:sz w:val="16"/>
                  <w:szCs w:val="16"/>
                </w:rPr>
                <w:t>1</w:t>
              </w:r>
            </w:ins>
          </w:p>
        </w:tc>
        <w:tc>
          <w:tcPr>
            <w:tcW w:w="620" w:type="dxa"/>
            <w:tcPrChange w:id="378" w:author="Acaru, Silviu" w:date="2026-02-25T20:33:00Z" w16du:dateUtc="2026-02-25T19:33:00Z">
              <w:tcPr>
                <w:tcW w:w="533" w:type="dxa"/>
              </w:tcPr>
            </w:tcPrChange>
          </w:tcPr>
          <w:p w14:paraId="21909F5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79" w:author="Acaru, Silviu" w:date="2026-02-25T20:33:00Z" w16du:dateUtc="2026-02-25T19:33:00Z"/>
                <w:rFonts w:ascii="Times New Roman" w:hAnsi="Times New Roman" w:cs="Times New Roman"/>
                <w:color w:val="020817"/>
                <w:sz w:val="16"/>
                <w:szCs w:val="16"/>
              </w:rPr>
            </w:pPr>
            <w:ins w:id="380" w:author="Acaru, Silviu" w:date="2026-02-25T20:33:00Z" w16du:dateUtc="2026-02-25T19:33:00Z">
              <w:r w:rsidRPr="00B40098">
                <w:rPr>
                  <w:rFonts w:ascii="Times New Roman" w:hAnsi="Times New Roman" w:cs="Times New Roman"/>
                  <w:color w:val="020817"/>
                  <w:sz w:val="16"/>
                  <w:szCs w:val="16"/>
                </w:rPr>
                <w:t>0.55</w:t>
              </w:r>
            </w:ins>
          </w:p>
        </w:tc>
        <w:tc>
          <w:tcPr>
            <w:tcW w:w="1083" w:type="dxa"/>
            <w:tcPrChange w:id="381" w:author="Acaru, Silviu" w:date="2026-02-25T20:33:00Z" w16du:dateUtc="2026-02-25T19:33:00Z">
              <w:tcPr>
                <w:tcW w:w="992" w:type="dxa"/>
              </w:tcPr>
            </w:tcPrChange>
          </w:tcPr>
          <w:p w14:paraId="443D5D5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82" w:author="Acaru, Silviu" w:date="2026-02-25T20:33:00Z" w16du:dateUtc="2026-02-25T19:33:00Z"/>
                <w:rFonts w:ascii="Times New Roman" w:hAnsi="Times New Roman" w:cs="Times New Roman"/>
                <w:color w:val="020817"/>
                <w:sz w:val="16"/>
                <w:szCs w:val="16"/>
              </w:rPr>
            </w:pPr>
            <w:ins w:id="383" w:author="Acaru, Silviu" w:date="2026-02-25T20:33:00Z" w16du:dateUtc="2026-02-25T19:33:00Z">
              <w:r w:rsidRPr="00B40098">
                <w:rPr>
                  <w:rFonts w:ascii="Times New Roman" w:hAnsi="Times New Roman" w:cs="Times New Roman"/>
                  <w:color w:val="020817"/>
                  <w:sz w:val="16"/>
                  <w:szCs w:val="16"/>
                </w:rPr>
                <w:t>0.49</w:t>
              </w:r>
            </w:ins>
          </w:p>
        </w:tc>
        <w:tc>
          <w:tcPr>
            <w:tcW w:w="709" w:type="dxa"/>
            <w:tcPrChange w:id="384" w:author="Acaru, Silviu" w:date="2026-02-25T20:33:00Z" w16du:dateUtc="2026-02-25T19:33:00Z">
              <w:tcPr>
                <w:tcW w:w="709" w:type="dxa"/>
                <w:gridSpan w:val="2"/>
              </w:tcPr>
            </w:tcPrChange>
          </w:tcPr>
          <w:p w14:paraId="0131B350"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85" w:author="Acaru, Silviu" w:date="2026-02-25T20:33:00Z" w16du:dateUtc="2026-02-25T19:33:00Z"/>
                <w:rFonts w:ascii="Times New Roman" w:hAnsi="Times New Roman" w:cs="Times New Roman"/>
                <w:color w:val="020817"/>
                <w:sz w:val="16"/>
                <w:szCs w:val="16"/>
              </w:rPr>
            </w:pPr>
            <w:ins w:id="386" w:author="Acaru, Silviu" w:date="2026-02-25T20:33:00Z" w16du:dateUtc="2026-02-25T19:33:00Z">
              <w:r w:rsidRPr="00B40098">
                <w:rPr>
                  <w:rFonts w:ascii="Times New Roman" w:hAnsi="Times New Roman" w:cs="Times New Roman"/>
                  <w:color w:val="020817"/>
                  <w:sz w:val="16"/>
                  <w:szCs w:val="16"/>
                </w:rPr>
                <w:t>338.37</w:t>
              </w:r>
            </w:ins>
          </w:p>
        </w:tc>
        <w:tc>
          <w:tcPr>
            <w:tcW w:w="1083" w:type="dxa"/>
            <w:tcPrChange w:id="387" w:author="Acaru, Silviu" w:date="2026-02-25T20:33:00Z" w16du:dateUtc="2026-02-25T19:33:00Z">
              <w:tcPr>
                <w:tcW w:w="992" w:type="dxa"/>
              </w:tcPr>
            </w:tcPrChange>
          </w:tcPr>
          <w:p w14:paraId="6AB8B1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88" w:author="Acaru, Silviu" w:date="2026-02-25T20:33:00Z" w16du:dateUtc="2026-02-25T19:33:00Z"/>
                <w:rFonts w:ascii="Times New Roman" w:hAnsi="Times New Roman" w:cs="Times New Roman"/>
                <w:color w:val="020817"/>
                <w:sz w:val="16"/>
                <w:szCs w:val="16"/>
              </w:rPr>
            </w:pPr>
            <w:ins w:id="389" w:author="Acaru, Silviu" w:date="2026-02-25T20:33:00Z" w16du:dateUtc="2026-02-25T19:33:00Z">
              <w:r w:rsidRPr="00B40098">
                <w:rPr>
                  <w:rFonts w:ascii="Times New Roman" w:hAnsi="Times New Roman" w:cs="Times New Roman"/>
                  <w:color w:val="020817"/>
                  <w:sz w:val="16"/>
                  <w:szCs w:val="16"/>
                </w:rPr>
                <w:t>391.95</w:t>
              </w:r>
            </w:ins>
          </w:p>
        </w:tc>
        <w:tc>
          <w:tcPr>
            <w:tcW w:w="709" w:type="dxa"/>
            <w:tcPrChange w:id="390" w:author="Acaru, Silviu" w:date="2026-02-25T20:33:00Z" w16du:dateUtc="2026-02-25T19:33:00Z">
              <w:tcPr>
                <w:tcW w:w="709" w:type="dxa"/>
                <w:gridSpan w:val="2"/>
              </w:tcPr>
            </w:tcPrChange>
          </w:tcPr>
          <w:p w14:paraId="4A6EC5E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91" w:author="Acaru, Silviu" w:date="2026-02-25T20:33:00Z" w16du:dateUtc="2026-02-25T19:33:00Z"/>
                <w:rFonts w:ascii="Times New Roman" w:hAnsi="Times New Roman" w:cs="Times New Roman"/>
                <w:color w:val="020817"/>
                <w:sz w:val="16"/>
                <w:szCs w:val="16"/>
              </w:rPr>
            </w:pPr>
            <w:ins w:id="392" w:author="Acaru, Silviu" w:date="2026-02-25T20:33:00Z" w16du:dateUtc="2026-02-25T19:33:00Z">
              <w:r w:rsidRPr="00B40098">
                <w:rPr>
                  <w:rFonts w:ascii="Times New Roman" w:hAnsi="Times New Roman" w:cs="Times New Roman"/>
                  <w:color w:val="020817"/>
                  <w:sz w:val="16"/>
                  <w:szCs w:val="16"/>
                </w:rPr>
                <w:t>15.17</w:t>
              </w:r>
            </w:ins>
          </w:p>
        </w:tc>
        <w:tc>
          <w:tcPr>
            <w:tcW w:w="1276" w:type="dxa"/>
            <w:tcPrChange w:id="393" w:author="Acaru, Silviu" w:date="2026-02-25T20:33:00Z" w16du:dateUtc="2026-02-25T19:33:00Z">
              <w:tcPr>
                <w:tcW w:w="1276" w:type="dxa"/>
              </w:tcPr>
            </w:tcPrChange>
          </w:tcPr>
          <w:p w14:paraId="16AC03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94" w:author="Acaru, Silviu" w:date="2026-02-25T20:33:00Z" w16du:dateUtc="2026-02-25T19:33:00Z"/>
                <w:rFonts w:ascii="Times New Roman" w:hAnsi="Times New Roman" w:cs="Times New Roman"/>
                <w:color w:val="020817"/>
                <w:sz w:val="16"/>
                <w:szCs w:val="16"/>
              </w:rPr>
            </w:pPr>
            <w:ins w:id="395" w:author="Acaru, Silviu" w:date="2026-02-25T20:33:00Z" w16du:dateUtc="2026-02-25T19:33:00Z">
              <w:r w:rsidRPr="00B40098">
                <w:rPr>
                  <w:rFonts w:ascii="Times New Roman" w:hAnsi="Times New Roman" w:cs="Times New Roman"/>
                  <w:color w:val="020817"/>
                  <w:sz w:val="16"/>
                  <w:szCs w:val="16"/>
                </w:rPr>
                <w:t>13.41</w:t>
              </w:r>
            </w:ins>
          </w:p>
        </w:tc>
        <w:tc>
          <w:tcPr>
            <w:tcW w:w="992" w:type="dxa"/>
            <w:tcPrChange w:id="396" w:author="Acaru, Silviu" w:date="2026-02-25T20:33:00Z" w16du:dateUtc="2026-02-25T19:33:00Z">
              <w:tcPr>
                <w:tcW w:w="992" w:type="dxa"/>
                <w:gridSpan w:val="2"/>
              </w:tcPr>
            </w:tcPrChange>
          </w:tcPr>
          <w:p w14:paraId="5FFF7C1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397" w:author="Acaru, Silviu" w:date="2026-02-25T20:33:00Z" w16du:dateUtc="2026-02-25T19:33:00Z"/>
                <w:rFonts w:ascii="Times New Roman" w:hAnsi="Times New Roman" w:cs="Times New Roman"/>
                <w:sz w:val="16"/>
                <w:szCs w:val="16"/>
              </w:rPr>
            </w:pPr>
            <w:ins w:id="398" w:author="Acaru, Silviu" w:date="2026-02-25T20:33:00Z" w16du:dateUtc="2026-02-25T19:33:00Z">
              <w:r w:rsidRPr="00B40098">
                <w:rPr>
                  <w:rFonts w:ascii="Times New Roman" w:hAnsi="Times New Roman" w:cs="Times New Roman"/>
                  <w:color w:val="020817"/>
                  <w:sz w:val="16"/>
                  <w:szCs w:val="16"/>
                </w:rPr>
                <w:t>10</w:t>
              </w:r>
            </w:ins>
          </w:p>
        </w:tc>
        <w:tc>
          <w:tcPr>
            <w:tcW w:w="2268" w:type="dxa"/>
            <w:tcPrChange w:id="399" w:author="Acaru, Silviu" w:date="2026-02-25T20:33:00Z" w16du:dateUtc="2026-02-25T19:33:00Z">
              <w:tcPr>
                <w:tcW w:w="2268" w:type="dxa"/>
                <w:gridSpan w:val="2"/>
              </w:tcPr>
            </w:tcPrChange>
          </w:tcPr>
          <w:p w14:paraId="67479BE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00" w:author="Acaru, Silviu" w:date="2026-02-25T20:33:00Z" w16du:dateUtc="2026-02-25T19:33:00Z"/>
                <w:rFonts w:ascii="Times New Roman" w:hAnsi="Times New Roman" w:cs="Times New Roman"/>
                <w:sz w:val="16"/>
                <w:szCs w:val="16"/>
              </w:rPr>
            </w:pPr>
            <w:ins w:id="401" w:author="Acaru, Silviu" w:date="2026-02-25T20:33:00Z" w16du:dateUtc="2026-02-25T19:33:00Z">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proofErr w:type="spellStart"/>
              <w:r w:rsidRPr="00B40098">
                <w:rPr>
                  <w:rFonts w:ascii="Times New Roman" w:hAnsi="Times New Roman" w:cs="Times New Roman"/>
                  <w:b/>
                  <w:bCs/>
                  <w:color w:val="020817"/>
                  <w:sz w:val="16"/>
                  <w:szCs w:val="16"/>
                </w:rPr>
                <w:t>Copolyol</w:t>
              </w:r>
              <w:proofErr w:type="spellEnd"/>
              <w:r w:rsidRPr="00B40098">
                <w:rPr>
                  <w:rFonts w:ascii="Times New Roman" w:hAnsi="Times New Roman" w:cs="Times New Roman"/>
                  <w:b/>
                  <w:bCs/>
                  <w:color w:val="020817"/>
                  <w:sz w:val="16"/>
                  <w:szCs w:val="16"/>
                </w:rPr>
                <w:t xml:space="preserve">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ins>
          </w:p>
        </w:tc>
      </w:tr>
      <w:tr w:rsidR="0047525F" w:rsidRPr="00B40098" w14:paraId="072C3899" w14:textId="77777777" w:rsidTr="0047525F">
        <w:trPr>
          <w:cnfStyle w:val="000000100000" w:firstRow="0" w:lastRow="0" w:firstColumn="0" w:lastColumn="0" w:oddVBand="0" w:evenVBand="0" w:oddHBand="1" w:evenHBand="0" w:firstRowFirstColumn="0" w:firstRowLastColumn="0" w:lastRowFirstColumn="0" w:lastRowLastColumn="0"/>
          <w:trHeight w:val="29"/>
          <w:ins w:id="402" w:author="Acaru, Silviu" w:date="2026-02-25T20:33:00Z"/>
          <w:trPrChange w:id="403" w:author="Acaru, Silviu" w:date="2026-02-25T20:33:00Z" w16du:dateUtc="2026-02-25T19:33:00Z">
            <w:trPr>
              <w:gridAfter w:val="0"/>
              <w:trHeight w:val="29"/>
            </w:trPr>
          </w:trPrChange>
        </w:trPr>
        <w:tc>
          <w:tcPr>
            <w:cnfStyle w:val="001000000000" w:firstRow="0" w:lastRow="0" w:firstColumn="1" w:lastColumn="0" w:oddVBand="0" w:evenVBand="0" w:oddHBand="0" w:evenHBand="0" w:firstRowFirstColumn="0" w:firstRowLastColumn="0" w:lastRowFirstColumn="0" w:lastRowLastColumn="0"/>
            <w:tcW w:w="738" w:type="dxa"/>
            <w:tcPrChange w:id="404" w:author="Acaru, Silviu" w:date="2026-02-25T20:33:00Z" w16du:dateUtc="2026-02-25T19:33:00Z">
              <w:tcPr>
                <w:tcW w:w="738" w:type="dxa"/>
              </w:tcPr>
            </w:tcPrChange>
          </w:tcPr>
          <w:p w14:paraId="1CD73EE6" w14:textId="77777777" w:rsidR="0047525F" w:rsidRPr="00B40098" w:rsidRDefault="0047525F" w:rsidP="008C04A9">
            <w:pPr>
              <w:jc w:val="center"/>
              <w:cnfStyle w:val="001000100000" w:firstRow="0" w:lastRow="0" w:firstColumn="1" w:lastColumn="0" w:oddVBand="0" w:evenVBand="0" w:oddHBand="1" w:evenHBand="0" w:firstRowFirstColumn="0" w:firstRowLastColumn="0" w:lastRowFirstColumn="0" w:lastRowLastColumn="0"/>
              <w:rPr>
                <w:ins w:id="405" w:author="Acaru, Silviu" w:date="2026-02-25T20:33:00Z" w16du:dateUtc="2026-02-25T19:33:00Z"/>
                <w:rFonts w:ascii="Times New Roman" w:hAnsi="Times New Roman" w:cs="Times New Roman"/>
                <w:sz w:val="16"/>
                <w:szCs w:val="16"/>
              </w:rPr>
            </w:pPr>
            <w:ins w:id="406" w:author="Acaru, Silviu" w:date="2026-02-25T20:33:00Z" w16du:dateUtc="2026-02-25T19:33:00Z">
              <w:r w:rsidRPr="00B40098">
                <w:rPr>
                  <w:rFonts w:ascii="Times New Roman" w:hAnsi="Times New Roman" w:cs="Times New Roman"/>
                  <w:color w:val="020817"/>
                  <w:sz w:val="16"/>
                  <w:szCs w:val="16"/>
                </w:rPr>
                <w:t>2</w:t>
              </w:r>
            </w:ins>
          </w:p>
        </w:tc>
        <w:tc>
          <w:tcPr>
            <w:tcW w:w="620" w:type="dxa"/>
            <w:tcPrChange w:id="407" w:author="Acaru, Silviu" w:date="2026-02-25T20:33:00Z" w16du:dateUtc="2026-02-25T19:33:00Z">
              <w:tcPr>
                <w:tcW w:w="533" w:type="dxa"/>
              </w:tcPr>
            </w:tcPrChange>
          </w:tcPr>
          <w:p w14:paraId="0894B70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08" w:author="Acaru, Silviu" w:date="2026-02-25T20:33:00Z" w16du:dateUtc="2026-02-25T19:33:00Z"/>
                <w:rFonts w:ascii="Times New Roman" w:hAnsi="Times New Roman" w:cs="Times New Roman"/>
                <w:color w:val="020817"/>
                <w:sz w:val="16"/>
                <w:szCs w:val="16"/>
              </w:rPr>
            </w:pPr>
            <w:ins w:id="409" w:author="Acaru, Silviu" w:date="2026-02-25T20:33:00Z" w16du:dateUtc="2026-02-25T19:33:00Z">
              <w:r w:rsidRPr="00B40098">
                <w:rPr>
                  <w:rFonts w:ascii="Times New Roman" w:hAnsi="Times New Roman" w:cs="Times New Roman"/>
                  <w:color w:val="020817"/>
                  <w:sz w:val="16"/>
                  <w:szCs w:val="16"/>
                </w:rPr>
                <w:t>0.20</w:t>
              </w:r>
            </w:ins>
          </w:p>
        </w:tc>
        <w:tc>
          <w:tcPr>
            <w:tcW w:w="1083" w:type="dxa"/>
            <w:tcPrChange w:id="410" w:author="Acaru, Silviu" w:date="2026-02-25T20:33:00Z" w16du:dateUtc="2026-02-25T19:33:00Z">
              <w:tcPr>
                <w:tcW w:w="992" w:type="dxa"/>
              </w:tcPr>
            </w:tcPrChange>
          </w:tcPr>
          <w:p w14:paraId="4C3E47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11" w:author="Acaru, Silviu" w:date="2026-02-25T20:33:00Z" w16du:dateUtc="2026-02-25T19:33:00Z"/>
                <w:rFonts w:ascii="Times New Roman" w:hAnsi="Times New Roman" w:cs="Times New Roman"/>
                <w:color w:val="020817"/>
                <w:sz w:val="16"/>
                <w:szCs w:val="16"/>
              </w:rPr>
            </w:pPr>
            <w:ins w:id="412" w:author="Acaru, Silviu" w:date="2026-02-25T20:33:00Z" w16du:dateUtc="2026-02-25T19:33:00Z">
              <w:r w:rsidRPr="00B40098">
                <w:rPr>
                  <w:rFonts w:ascii="Times New Roman" w:hAnsi="Times New Roman" w:cs="Times New Roman"/>
                  <w:color w:val="020817"/>
                  <w:sz w:val="16"/>
                  <w:szCs w:val="16"/>
                </w:rPr>
                <w:t>0.46</w:t>
              </w:r>
            </w:ins>
          </w:p>
        </w:tc>
        <w:tc>
          <w:tcPr>
            <w:tcW w:w="709" w:type="dxa"/>
            <w:tcPrChange w:id="413" w:author="Acaru, Silviu" w:date="2026-02-25T20:33:00Z" w16du:dateUtc="2026-02-25T19:33:00Z">
              <w:tcPr>
                <w:tcW w:w="709" w:type="dxa"/>
                <w:gridSpan w:val="2"/>
              </w:tcPr>
            </w:tcPrChange>
          </w:tcPr>
          <w:p w14:paraId="0C3F8B6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14" w:author="Acaru, Silviu" w:date="2026-02-25T20:33:00Z" w16du:dateUtc="2026-02-25T19:33:00Z"/>
                <w:rFonts w:ascii="Times New Roman" w:hAnsi="Times New Roman" w:cs="Times New Roman"/>
                <w:color w:val="020817"/>
                <w:sz w:val="16"/>
                <w:szCs w:val="16"/>
              </w:rPr>
            </w:pPr>
            <w:ins w:id="415" w:author="Acaru, Silviu" w:date="2026-02-25T20:33:00Z" w16du:dateUtc="2026-02-25T19:33:00Z">
              <w:r w:rsidRPr="00B40098">
                <w:rPr>
                  <w:rFonts w:ascii="Times New Roman" w:hAnsi="Times New Roman" w:cs="Times New Roman"/>
                  <w:color w:val="020817"/>
                  <w:sz w:val="16"/>
                  <w:szCs w:val="16"/>
                </w:rPr>
                <w:t>595.12</w:t>
              </w:r>
            </w:ins>
          </w:p>
        </w:tc>
        <w:tc>
          <w:tcPr>
            <w:tcW w:w="1083" w:type="dxa"/>
            <w:tcPrChange w:id="416" w:author="Acaru, Silviu" w:date="2026-02-25T20:33:00Z" w16du:dateUtc="2026-02-25T19:33:00Z">
              <w:tcPr>
                <w:tcW w:w="992" w:type="dxa"/>
              </w:tcPr>
            </w:tcPrChange>
          </w:tcPr>
          <w:p w14:paraId="7CD400F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17" w:author="Acaru, Silviu" w:date="2026-02-25T20:33:00Z" w16du:dateUtc="2026-02-25T19:33:00Z"/>
                <w:rFonts w:ascii="Times New Roman" w:hAnsi="Times New Roman" w:cs="Times New Roman"/>
                <w:color w:val="020817"/>
                <w:sz w:val="16"/>
                <w:szCs w:val="16"/>
              </w:rPr>
            </w:pPr>
            <w:ins w:id="418" w:author="Acaru, Silviu" w:date="2026-02-25T20:33:00Z" w16du:dateUtc="2026-02-25T19:33:00Z">
              <w:r w:rsidRPr="00B40098">
                <w:rPr>
                  <w:rFonts w:ascii="Times New Roman" w:hAnsi="Times New Roman" w:cs="Times New Roman"/>
                  <w:color w:val="020817"/>
                  <w:sz w:val="16"/>
                  <w:szCs w:val="16"/>
                </w:rPr>
                <w:t>417.46</w:t>
              </w:r>
            </w:ins>
          </w:p>
        </w:tc>
        <w:tc>
          <w:tcPr>
            <w:tcW w:w="709" w:type="dxa"/>
            <w:tcPrChange w:id="419" w:author="Acaru, Silviu" w:date="2026-02-25T20:33:00Z" w16du:dateUtc="2026-02-25T19:33:00Z">
              <w:tcPr>
                <w:tcW w:w="709" w:type="dxa"/>
                <w:gridSpan w:val="2"/>
              </w:tcPr>
            </w:tcPrChange>
          </w:tcPr>
          <w:p w14:paraId="6C365BB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20" w:author="Acaru, Silviu" w:date="2026-02-25T20:33:00Z" w16du:dateUtc="2026-02-25T19:33:00Z"/>
                <w:rFonts w:ascii="Times New Roman" w:hAnsi="Times New Roman" w:cs="Times New Roman"/>
                <w:color w:val="020817"/>
                <w:sz w:val="16"/>
                <w:szCs w:val="16"/>
              </w:rPr>
            </w:pPr>
            <w:ins w:id="421" w:author="Acaru, Silviu" w:date="2026-02-25T20:33:00Z" w16du:dateUtc="2026-02-25T19:33:00Z">
              <w:r w:rsidRPr="00B40098">
                <w:rPr>
                  <w:rFonts w:ascii="Times New Roman" w:hAnsi="Times New Roman" w:cs="Times New Roman"/>
                  <w:color w:val="020817"/>
                  <w:sz w:val="16"/>
                  <w:szCs w:val="16"/>
                </w:rPr>
                <w:t>17.77</w:t>
              </w:r>
            </w:ins>
          </w:p>
        </w:tc>
        <w:tc>
          <w:tcPr>
            <w:tcW w:w="1276" w:type="dxa"/>
            <w:tcPrChange w:id="422" w:author="Acaru, Silviu" w:date="2026-02-25T20:33:00Z" w16du:dateUtc="2026-02-25T19:33:00Z">
              <w:tcPr>
                <w:tcW w:w="1276" w:type="dxa"/>
              </w:tcPr>
            </w:tcPrChange>
          </w:tcPr>
          <w:p w14:paraId="7C6AA1F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23" w:author="Acaru, Silviu" w:date="2026-02-25T20:33:00Z" w16du:dateUtc="2026-02-25T19:33:00Z"/>
                <w:rFonts w:ascii="Times New Roman" w:hAnsi="Times New Roman" w:cs="Times New Roman"/>
                <w:color w:val="020817"/>
                <w:sz w:val="16"/>
                <w:szCs w:val="16"/>
              </w:rPr>
            </w:pPr>
            <w:ins w:id="424" w:author="Acaru, Silviu" w:date="2026-02-25T20:33:00Z" w16du:dateUtc="2026-02-25T19:33:00Z">
              <w:r w:rsidRPr="00B40098">
                <w:rPr>
                  <w:rFonts w:ascii="Times New Roman" w:hAnsi="Times New Roman" w:cs="Times New Roman"/>
                  <w:color w:val="020817"/>
                  <w:sz w:val="16"/>
                  <w:szCs w:val="16"/>
                </w:rPr>
                <w:t>13.54</w:t>
              </w:r>
            </w:ins>
          </w:p>
        </w:tc>
        <w:tc>
          <w:tcPr>
            <w:tcW w:w="992" w:type="dxa"/>
            <w:tcPrChange w:id="425" w:author="Acaru, Silviu" w:date="2026-02-25T20:33:00Z" w16du:dateUtc="2026-02-25T19:33:00Z">
              <w:tcPr>
                <w:tcW w:w="992" w:type="dxa"/>
                <w:gridSpan w:val="2"/>
              </w:tcPr>
            </w:tcPrChange>
          </w:tcPr>
          <w:p w14:paraId="21D5BE5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26" w:author="Acaru, Silviu" w:date="2026-02-25T20:33:00Z" w16du:dateUtc="2026-02-25T19:33:00Z"/>
                <w:rFonts w:ascii="Times New Roman" w:hAnsi="Times New Roman" w:cs="Times New Roman"/>
                <w:sz w:val="16"/>
                <w:szCs w:val="16"/>
              </w:rPr>
            </w:pPr>
            <w:ins w:id="427" w:author="Acaru, Silviu" w:date="2026-02-25T20:33:00Z" w16du:dateUtc="2026-02-25T19:33:00Z">
              <w:r w:rsidRPr="00B40098">
                <w:rPr>
                  <w:rFonts w:ascii="Times New Roman" w:hAnsi="Times New Roman" w:cs="Times New Roman"/>
                  <w:color w:val="020817"/>
                  <w:sz w:val="16"/>
                  <w:szCs w:val="16"/>
                </w:rPr>
                <w:t>10</w:t>
              </w:r>
            </w:ins>
          </w:p>
        </w:tc>
        <w:tc>
          <w:tcPr>
            <w:tcW w:w="2268" w:type="dxa"/>
            <w:tcPrChange w:id="428" w:author="Acaru, Silviu" w:date="2026-02-25T20:33:00Z" w16du:dateUtc="2026-02-25T19:33:00Z">
              <w:tcPr>
                <w:tcW w:w="2268" w:type="dxa"/>
                <w:gridSpan w:val="2"/>
              </w:tcPr>
            </w:tcPrChange>
          </w:tcPr>
          <w:p w14:paraId="1FF37EC0"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29" w:author="Acaru, Silviu" w:date="2026-02-25T20:33:00Z" w16du:dateUtc="2026-02-25T19:33:00Z"/>
                <w:rFonts w:ascii="Times New Roman" w:hAnsi="Times New Roman" w:cs="Times New Roman"/>
                <w:sz w:val="16"/>
                <w:szCs w:val="16"/>
              </w:rPr>
            </w:pPr>
            <w:ins w:id="430" w:author="Acaru, Silviu" w:date="2026-02-25T20:33:00Z" w16du:dateUtc="2026-02-25T19:33:00Z">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Co-polyol type (PTHF), Ratio,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ins>
          </w:p>
        </w:tc>
      </w:tr>
      <w:tr w:rsidR="0047525F" w:rsidRPr="00B40098" w14:paraId="4A9D19EB" w14:textId="77777777" w:rsidTr="0047525F">
        <w:trPr>
          <w:trHeight w:val="29"/>
          <w:ins w:id="431" w:author="Acaru, Silviu" w:date="2026-02-25T20:33:00Z"/>
          <w:trPrChange w:id="432" w:author="Acaru, Silviu" w:date="2026-02-25T20:33:00Z" w16du:dateUtc="2026-02-25T19:33:00Z">
            <w:trPr>
              <w:gridAfter w:val="0"/>
              <w:trHeight w:val="29"/>
            </w:trPr>
          </w:trPrChange>
        </w:trPr>
        <w:tc>
          <w:tcPr>
            <w:cnfStyle w:val="001000000000" w:firstRow="0" w:lastRow="0" w:firstColumn="1" w:lastColumn="0" w:oddVBand="0" w:evenVBand="0" w:oddHBand="0" w:evenHBand="0" w:firstRowFirstColumn="0" w:firstRowLastColumn="0" w:lastRowFirstColumn="0" w:lastRowLastColumn="0"/>
            <w:tcW w:w="738" w:type="dxa"/>
            <w:tcPrChange w:id="433" w:author="Acaru, Silviu" w:date="2026-02-25T20:33:00Z" w16du:dateUtc="2026-02-25T19:33:00Z">
              <w:tcPr>
                <w:tcW w:w="738" w:type="dxa"/>
              </w:tcPr>
            </w:tcPrChange>
          </w:tcPr>
          <w:p w14:paraId="7E10FD13" w14:textId="77777777" w:rsidR="0047525F" w:rsidRPr="00B40098" w:rsidRDefault="0047525F" w:rsidP="008C04A9">
            <w:pPr>
              <w:jc w:val="center"/>
              <w:rPr>
                <w:ins w:id="434" w:author="Acaru, Silviu" w:date="2026-02-25T20:33:00Z" w16du:dateUtc="2026-02-25T19:33:00Z"/>
                <w:rFonts w:ascii="Times New Roman" w:hAnsi="Times New Roman" w:cs="Times New Roman"/>
                <w:sz w:val="16"/>
                <w:szCs w:val="16"/>
              </w:rPr>
            </w:pPr>
            <w:ins w:id="435" w:author="Acaru, Silviu" w:date="2026-02-25T20:33:00Z" w16du:dateUtc="2026-02-25T19:33:00Z">
              <w:r w:rsidRPr="00B40098">
                <w:rPr>
                  <w:rFonts w:ascii="Times New Roman" w:hAnsi="Times New Roman" w:cs="Times New Roman"/>
                  <w:color w:val="020817"/>
                  <w:sz w:val="16"/>
                  <w:szCs w:val="16"/>
                </w:rPr>
                <w:t>3</w:t>
              </w:r>
            </w:ins>
          </w:p>
        </w:tc>
        <w:tc>
          <w:tcPr>
            <w:tcW w:w="620" w:type="dxa"/>
            <w:tcPrChange w:id="436" w:author="Acaru, Silviu" w:date="2026-02-25T20:33:00Z" w16du:dateUtc="2026-02-25T19:33:00Z">
              <w:tcPr>
                <w:tcW w:w="533" w:type="dxa"/>
              </w:tcPr>
            </w:tcPrChange>
          </w:tcPr>
          <w:p w14:paraId="6CC9BA1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37" w:author="Acaru, Silviu" w:date="2026-02-25T20:33:00Z" w16du:dateUtc="2026-02-25T19:33:00Z"/>
                <w:rFonts w:ascii="Times New Roman" w:hAnsi="Times New Roman" w:cs="Times New Roman"/>
                <w:color w:val="020817"/>
                <w:sz w:val="16"/>
                <w:szCs w:val="16"/>
              </w:rPr>
            </w:pPr>
            <w:ins w:id="438" w:author="Acaru, Silviu" w:date="2026-02-25T20:33:00Z" w16du:dateUtc="2026-02-25T19:33:00Z">
              <w:r w:rsidRPr="00B40098">
                <w:rPr>
                  <w:rFonts w:ascii="Times New Roman" w:hAnsi="Times New Roman" w:cs="Times New Roman"/>
                  <w:color w:val="020817"/>
                  <w:sz w:val="16"/>
                  <w:szCs w:val="16"/>
                </w:rPr>
                <w:t>0.61</w:t>
              </w:r>
            </w:ins>
          </w:p>
        </w:tc>
        <w:tc>
          <w:tcPr>
            <w:tcW w:w="1083" w:type="dxa"/>
            <w:tcPrChange w:id="439" w:author="Acaru, Silviu" w:date="2026-02-25T20:33:00Z" w16du:dateUtc="2026-02-25T19:33:00Z">
              <w:tcPr>
                <w:tcW w:w="992" w:type="dxa"/>
              </w:tcPr>
            </w:tcPrChange>
          </w:tcPr>
          <w:p w14:paraId="11F4C5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40" w:author="Acaru, Silviu" w:date="2026-02-25T20:33:00Z" w16du:dateUtc="2026-02-25T19:33:00Z"/>
                <w:rFonts w:ascii="Times New Roman" w:hAnsi="Times New Roman" w:cs="Times New Roman"/>
                <w:color w:val="020817"/>
                <w:sz w:val="16"/>
                <w:szCs w:val="16"/>
              </w:rPr>
            </w:pPr>
            <w:ins w:id="441" w:author="Acaru, Silviu" w:date="2026-02-25T20:33:00Z" w16du:dateUtc="2026-02-25T19:33:00Z">
              <w:r w:rsidRPr="00B40098">
                <w:rPr>
                  <w:rFonts w:ascii="Times New Roman" w:hAnsi="Times New Roman" w:cs="Times New Roman"/>
                  <w:color w:val="020817"/>
                  <w:sz w:val="16"/>
                  <w:szCs w:val="16"/>
                </w:rPr>
                <w:t>0.49</w:t>
              </w:r>
            </w:ins>
          </w:p>
        </w:tc>
        <w:tc>
          <w:tcPr>
            <w:tcW w:w="709" w:type="dxa"/>
            <w:tcPrChange w:id="442" w:author="Acaru, Silviu" w:date="2026-02-25T20:33:00Z" w16du:dateUtc="2026-02-25T19:33:00Z">
              <w:tcPr>
                <w:tcW w:w="709" w:type="dxa"/>
                <w:gridSpan w:val="2"/>
              </w:tcPr>
            </w:tcPrChange>
          </w:tcPr>
          <w:p w14:paraId="7642A0D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43" w:author="Acaru, Silviu" w:date="2026-02-25T20:33:00Z" w16du:dateUtc="2026-02-25T19:33:00Z"/>
                <w:rFonts w:ascii="Times New Roman" w:hAnsi="Times New Roman" w:cs="Times New Roman"/>
                <w:color w:val="020817"/>
                <w:sz w:val="16"/>
                <w:szCs w:val="16"/>
              </w:rPr>
            </w:pPr>
            <w:ins w:id="444" w:author="Acaru, Silviu" w:date="2026-02-25T20:33:00Z" w16du:dateUtc="2026-02-25T19:33:00Z">
              <w:r w:rsidRPr="00B40098">
                <w:rPr>
                  <w:rFonts w:ascii="Times New Roman" w:hAnsi="Times New Roman" w:cs="Times New Roman"/>
                  <w:color w:val="020817"/>
                  <w:sz w:val="16"/>
                  <w:szCs w:val="16"/>
                </w:rPr>
                <w:t>292.55</w:t>
              </w:r>
            </w:ins>
          </w:p>
        </w:tc>
        <w:tc>
          <w:tcPr>
            <w:tcW w:w="1083" w:type="dxa"/>
            <w:tcPrChange w:id="445" w:author="Acaru, Silviu" w:date="2026-02-25T20:33:00Z" w16du:dateUtc="2026-02-25T19:33:00Z">
              <w:tcPr>
                <w:tcW w:w="992" w:type="dxa"/>
              </w:tcPr>
            </w:tcPrChange>
          </w:tcPr>
          <w:p w14:paraId="752178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46" w:author="Acaru, Silviu" w:date="2026-02-25T20:33:00Z" w16du:dateUtc="2026-02-25T19:33:00Z"/>
                <w:rFonts w:ascii="Times New Roman" w:hAnsi="Times New Roman" w:cs="Times New Roman"/>
                <w:color w:val="020817"/>
                <w:sz w:val="16"/>
                <w:szCs w:val="16"/>
              </w:rPr>
            </w:pPr>
            <w:ins w:id="447" w:author="Acaru, Silviu" w:date="2026-02-25T20:33:00Z" w16du:dateUtc="2026-02-25T19:33:00Z">
              <w:r w:rsidRPr="00B40098">
                <w:rPr>
                  <w:rFonts w:ascii="Times New Roman" w:hAnsi="Times New Roman" w:cs="Times New Roman"/>
                  <w:color w:val="020817"/>
                  <w:sz w:val="16"/>
                  <w:szCs w:val="16"/>
                </w:rPr>
                <w:t>392.19</w:t>
              </w:r>
            </w:ins>
          </w:p>
        </w:tc>
        <w:tc>
          <w:tcPr>
            <w:tcW w:w="709" w:type="dxa"/>
            <w:tcPrChange w:id="448" w:author="Acaru, Silviu" w:date="2026-02-25T20:33:00Z" w16du:dateUtc="2026-02-25T19:33:00Z">
              <w:tcPr>
                <w:tcW w:w="709" w:type="dxa"/>
                <w:gridSpan w:val="2"/>
              </w:tcPr>
            </w:tcPrChange>
          </w:tcPr>
          <w:p w14:paraId="201109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49" w:author="Acaru, Silviu" w:date="2026-02-25T20:33:00Z" w16du:dateUtc="2026-02-25T19:33:00Z"/>
                <w:rFonts w:ascii="Times New Roman" w:hAnsi="Times New Roman" w:cs="Times New Roman"/>
                <w:color w:val="020817"/>
                <w:sz w:val="16"/>
                <w:szCs w:val="16"/>
              </w:rPr>
            </w:pPr>
            <w:ins w:id="450" w:author="Acaru, Silviu" w:date="2026-02-25T20:33:00Z" w16du:dateUtc="2026-02-25T19:33:00Z">
              <w:r w:rsidRPr="00B40098">
                <w:rPr>
                  <w:rFonts w:ascii="Times New Roman" w:hAnsi="Times New Roman" w:cs="Times New Roman"/>
                  <w:color w:val="020817"/>
                  <w:sz w:val="16"/>
                  <w:szCs w:val="16"/>
                </w:rPr>
                <w:t>14.26</w:t>
              </w:r>
            </w:ins>
          </w:p>
        </w:tc>
        <w:tc>
          <w:tcPr>
            <w:tcW w:w="1276" w:type="dxa"/>
            <w:tcPrChange w:id="451" w:author="Acaru, Silviu" w:date="2026-02-25T20:33:00Z" w16du:dateUtc="2026-02-25T19:33:00Z">
              <w:tcPr>
                <w:tcW w:w="1276" w:type="dxa"/>
              </w:tcPr>
            </w:tcPrChange>
          </w:tcPr>
          <w:p w14:paraId="489E950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52" w:author="Acaru, Silviu" w:date="2026-02-25T20:33:00Z" w16du:dateUtc="2026-02-25T19:33:00Z"/>
                <w:rFonts w:ascii="Times New Roman" w:hAnsi="Times New Roman" w:cs="Times New Roman"/>
                <w:color w:val="020817"/>
                <w:sz w:val="16"/>
                <w:szCs w:val="16"/>
              </w:rPr>
            </w:pPr>
            <w:ins w:id="453" w:author="Acaru, Silviu" w:date="2026-02-25T20:33:00Z" w16du:dateUtc="2026-02-25T19:33:00Z">
              <w:r w:rsidRPr="00B40098">
                <w:rPr>
                  <w:rFonts w:ascii="Times New Roman" w:hAnsi="Times New Roman" w:cs="Times New Roman"/>
                  <w:color w:val="020817"/>
                  <w:sz w:val="16"/>
                  <w:szCs w:val="16"/>
                </w:rPr>
                <w:t>13.55</w:t>
              </w:r>
            </w:ins>
          </w:p>
        </w:tc>
        <w:tc>
          <w:tcPr>
            <w:tcW w:w="992" w:type="dxa"/>
            <w:tcPrChange w:id="454" w:author="Acaru, Silviu" w:date="2026-02-25T20:33:00Z" w16du:dateUtc="2026-02-25T19:33:00Z">
              <w:tcPr>
                <w:tcW w:w="992" w:type="dxa"/>
                <w:gridSpan w:val="2"/>
              </w:tcPr>
            </w:tcPrChange>
          </w:tcPr>
          <w:p w14:paraId="06C8276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55" w:author="Acaru, Silviu" w:date="2026-02-25T20:33:00Z" w16du:dateUtc="2026-02-25T19:33:00Z"/>
                <w:rFonts w:ascii="Times New Roman" w:hAnsi="Times New Roman" w:cs="Times New Roman"/>
                <w:sz w:val="16"/>
                <w:szCs w:val="16"/>
              </w:rPr>
            </w:pPr>
            <w:ins w:id="456" w:author="Acaru, Silviu" w:date="2026-02-25T20:33:00Z" w16du:dateUtc="2026-02-25T19:33:00Z">
              <w:r w:rsidRPr="00B40098">
                <w:rPr>
                  <w:rFonts w:ascii="Times New Roman" w:hAnsi="Times New Roman" w:cs="Times New Roman"/>
                  <w:color w:val="020817"/>
                  <w:sz w:val="16"/>
                  <w:szCs w:val="16"/>
                </w:rPr>
                <w:t>100</w:t>
              </w:r>
            </w:ins>
          </w:p>
        </w:tc>
        <w:tc>
          <w:tcPr>
            <w:tcW w:w="2268" w:type="dxa"/>
            <w:tcPrChange w:id="457" w:author="Acaru, Silviu" w:date="2026-02-25T20:33:00Z" w16du:dateUtc="2026-02-25T19:33:00Z">
              <w:tcPr>
                <w:tcW w:w="2268" w:type="dxa"/>
                <w:gridSpan w:val="2"/>
              </w:tcPr>
            </w:tcPrChange>
          </w:tcPr>
          <w:p w14:paraId="479B750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58" w:author="Acaru, Silviu" w:date="2026-02-25T20:33:00Z" w16du:dateUtc="2026-02-25T19:33:00Z"/>
                <w:rFonts w:ascii="Times New Roman" w:hAnsi="Times New Roman" w:cs="Times New Roman"/>
                <w:sz w:val="16"/>
                <w:szCs w:val="16"/>
              </w:rPr>
            </w:pPr>
            <w:ins w:id="459" w:author="Acaru, Silviu" w:date="2026-02-25T20:33:00Z" w16du:dateUtc="2026-02-25T19:33:00Z">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proofErr w:type="spellStart"/>
              <w:r w:rsidRPr="00B40098">
                <w:rPr>
                  <w:rFonts w:ascii="Times New Roman" w:hAnsi="Times New Roman" w:cs="Times New Roman"/>
                  <w:b/>
                  <w:bCs/>
                  <w:color w:val="020817"/>
                  <w:sz w:val="16"/>
                  <w:szCs w:val="16"/>
                </w:rPr>
                <w:t>Copolyol</w:t>
              </w:r>
              <w:proofErr w:type="spellEnd"/>
              <w:r w:rsidRPr="00B40098">
                <w:rPr>
                  <w:rFonts w:ascii="Times New Roman" w:hAnsi="Times New Roman" w:cs="Times New Roman"/>
                  <w:b/>
                  <w:bCs/>
                  <w:color w:val="020817"/>
                  <w:sz w:val="16"/>
                  <w:szCs w:val="16"/>
                </w:rPr>
                <w:t xml:space="preserve">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ins>
          </w:p>
        </w:tc>
      </w:tr>
      <w:tr w:rsidR="0047525F" w:rsidRPr="00B40098" w14:paraId="2C5BDB25" w14:textId="77777777" w:rsidTr="0047525F">
        <w:trPr>
          <w:cnfStyle w:val="000000100000" w:firstRow="0" w:lastRow="0" w:firstColumn="0" w:lastColumn="0" w:oddVBand="0" w:evenVBand="0" w:oddHBand="1" w:evenHBand="0" w:firstRowFirstColumn="0" w:firstRowLastColumn="0" w:lastRowFirstColumn="0" w:lastRowLastColumn="0"/>
          <w:trHeight w:val="200"/>
          <w:ins w:id="460" w:author="Acaru, Silviu" w:date="2026-02-25T20:33:00Z"/>
          <w:trPrChange w:id="461" w:author="Acaru, Silviu" w:date="2026-02-25T20:33:00Z" w16du:dateUtc="2026-02-25T19:33:00Z">
            <w:trPr>
              <w:gridAfter w:val="0"/>
              <w:trHeight w:val="200"/>
            </w:trPr>
          </w:trPrChange>
        </w:trPr>
        <w:tc>
          <w:tcPr>
            <w:cnfStyle w:val="001000000000" w:firstRow="0" w:lastRow="0" w:firstColumn="1" w:lastColumn="0" w:oddVBand="0" w:evenVBand="0" w:oddHBand="0" w:evenHBand="0" w:firstRowFirstColumn="0" w:firstRowLastColumn="0" w:lastRowFirstColumn="0" w:lastRowLastColumn="0"/>
            <w:tcW w:w="738" w:type="dxa"/>
            <w:tcPrChange w:id="462" w:author="Acaru, Silviu" w:date="2026-02-25T20:33:00Z" w16du:dateUtc="2026-02-25T19:33:00Z">
              <w:tcPr>
                <w:tcW w:w="738" w:type="dxa"/>
              </w:tcPr>
            </w:tcPrChange>
          </w:tcPr>
          <w:p w14:paraId="6BE9B718" w14:textId="77777777" w:rsidR="0047525F" w:rsidRPr="00B40098" w:rsidRDefault="0047525F" w:rsidP="008C04A9">
            <w:pPr>
              <w:jc w:val="center"/>
              <w:cnfStyle w:val="001000100000" w:firstRow="0" w:lastRow="0" w:firstColumn="1" w:lastColumn="0" w:oddVBand="0" w:evenVBand="0" w:oddHBand="1" w:evenHBand="0" w:firstRowFirstColumn="0" w:firstRowLastColumn="0" w:lastRowFirstColumn="0" w:lastRowLastColumn="0"/>
              <w:rPr>
                <w:ins w:id="463" w:author="Acaru, Silviu" w:date="2026-02-25T20:33:00Z" w16du:dateUtc="2026-02-25T19:33:00Z"/>
                <w:rFonts w:ascii="Times New Roman" w:hAnsi="Times New Roman" w:cs="Times New Roman"/>
                <w:sz w:val="16"/>
                <w:szCs w:val="16"/>
              </w:rPr>
            </w:pPr>
            <w:ins w:id="464" w:author="Acaru, Silviu" w:date="2026-02-25T20:33:00Z" w16du:dateUtc="2026-02-25T19:33:00Z">
              <w:r w:rsidRPr="00B40098">
                <w:rPr>
                  <w:rFonts w:ascii="Times New Roman" w:hAnsi="Times New Roman" w:cs="Times New Roman"/>
                  <w:color w:val="020817"/>
                  <w:sz w:val="16"/>
                  <w:szCs w:val="16"/>
                </w:rPr>
                <w:t>4</w:t>
              </w:r>
            </w:ins>
          </w:p>
        </w:tc>
        <w:tc>
          <w:tcPr>
            <w:tcW w:w="620" w:type="dxa"/>
            <w:tcPrChange w:id="465" w:author="Acaru, Silviu" w:date="2026-02-25T20:33:00Z" w16du:dateUtc="2026-02-25T19:33:00Z">
              <w:tcPr>
                <w:tcW w:w="533" w:type="dxa"/>
              </w:tcPr>
            </w:tcPrChange>
          </w:tcPr>
          <w:p w14:paraId="0021FE4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66" w:author="Acaru, Silviu" w:date="2026-02-25T20:33:00Z" w16du:dateUtc="2026-02-25T19:33:00Z"/>
                <w:rFonts w:ascii="Times New Roman" w:hAnsi="Times New Roman" w:cs="Times New Roman"/>
                <w:color w:val="020817"/>
                <w:sz w:val="16"/>
                <w:szCs w:val="16"/>
              </w:rPr>
            </w:pPr>
            <w:ins w:id="467" w:author="Acaru, Silviu" w:date="2026-02-25T20:33:00Z" w16du:dateUtc="2026-02-25T19:33:00Z">
              <w:r w:rsidRPr="00B40098">
                <w:rPr>
                  <w:rFonts w:ascii="Times New Roman" w:hAnsi="Times New Roman" w:cs="Times New Roman"/>
                  <w:color w:val="020817"/>
                  <w:sz w:val="16"/>
                  <w:szCs w:val="16"/>
                </w:rPr>
                <w:t>0.63</w:t>
              </w:r>
            </w:ins>
          </w:p>
        </w:tc>
        <w:tc>
          <w:tcPr>
            <w:tcW w:w="1083" w:type="dxa"/>
            <w:tcPrChange w:id="468" w:author="Acaru, Silviu" w:date="2026-02-25T20:33:00Z" w16du:dateUtc="2026-02-25T19:33:00Z">
              <w:tcPr>
                <w:tcW w:w="992" w:type="dxa"/>
              </w:tcPr>
            </w:tcPrChange>
          </w:tcPr>
          <w:p w14:paraId="33245BE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69" w:author="Acaru, Silviu" w:date="2026-02-25T20:33:00Z" w16du:dateUtc="2026-02-25T19:33:00Z"/>
                <w:rFonts w:ascii="Times New Roman" w:hAnsi="Times New Roman" w:cs="Times New Roman"/>
                <w:color w:val="020817"/>
                <w:sz w:val="16"/>
                <w:szCs w:val="16"/>
              </w:rPr>
            </w:pPr>
            <w:ins w:id="470" w:author="Acaru, Silviu" w:date="2026-02-25T20:33:00Z" w16du:dateUtc="2026-02-25T19:33:00Z">
              <w:r w:rsidRPr="00B40098">
                <w:rPr>
                  <w:rFonts w:ascii="Times New Roman" w:hAnsi="Times New Roman" w:cs="Times New Roman"/>
                  <w:color w:val="020817"/>
                  <w:sz w:val="16"/>
                  <w:szCs w:val="16"/>
                </w:rPr>
                <w:t>0.43</w:t>
              </w:r>
            </w:ins>
          </w:p>
        </w:tc>
        <w:tc>
          <w:tcPr>
            <w:tcW w:w="709" w:type="dxa"/>
            <w:tcPrChange w:id="471" w:author="Acaru, Silviu" w:date="2026-02-25T20:33:00Z" w16du:dateUtc="2026-02-25T19:33:00Z">
              <w:tcPr>
                <w:tcW w:w="709" w:type="dxa"/>
                <w:gridSpan w:val="2"/>
              </w:tcPr>
            </w:tcPrChange>
          </w:tcPr>
          <w:p w14:paraId="14E7A284"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72" w:author="Acaru, Silviu" w:date="2026-02-25T20:33:00Z" w16du:dateUtc="2026-02-25T19:33:00Z"/>
                <w:rFonts w:ascii="Times New Roman" w:hAnsi="Times New Roman" w:cs="Times New Roman"/>
                <w:color w:val="020817"/>
                <w:sz w:val="16"/>
                <w:szCs w:val="16"/>
              </w:rPr>
            </w:pPr>
            <w:ins w:id="473" w:author="Acaru, Silviu" w:date="2026-02-25T20:33:00Z" w16du:dateUtc="2026-02-25T19:33:00Z">
              <w:r w:rsidRPr="00B40098">
                <w:rPr>
                  <w:rFonts w:ascii="Times New Roman" w:hAnsi="Times New Roman" w:cs="Times New Roman"/>
                  <w:color w:val="020817"/>
                  <w:sz w:val="16"/>
                  <w:szCs w:val="16"/>
                </w:rPr>
                <w:t>273.85</w:t>
              </w:r>
            </w:ins>
          </w:p>
        </w:tc>
        <w:tc>
          <w:tcPr>
            <w:tcW w:w="1083" w:type="dxa"/>
            <w:tcPrChange w:id="474" w:author="Acaru, Silviu" w:date="2026-02-25T20:33:00Z" w16du:dateUtc="2026-02-25T19:33:00Z">
              <w:tcPr>
                <w:tcW w:w="992" w:type="dxa"/>
              </w:tcPr>
            </w:tcPrChange>
          </w:tcPr>
          <w:p w14:paraId="155256C8"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75" w:author="Acaru, Silviu" w:date="2026-02-25T20:33:00Z" w16du:dateUtc="2026-02-25T19:33:00Z"/>
                <w:rFonts w:ascii="Times New Roman" w:hAnsi="Times New Roman" w:cs="Times New Roman"/>
                <w:color w:val="020817"/>
                <w:sz w:val="16"/>
                <w:szCs w:val="16"/>
              </w:rPr>
            </w:pPr>
            <w:ins w:id="476" w:author="Acaru, Silviu" w:date="2026-02-25T20:33:00Z" w16du:dateUtc="2026-02-25T19:33:00Z">
              <w:r w:rsidRPr="00B40098">
                <w:rPr>
                  <w:rFonts w:ascii="Times New Roman" w:hAnsi="Times New Roman" w:cs="Times New Roman"/>
                  <w:color w:val="020817"/>
                  <w:sz w:val="16"/>
                  <w:szCs w:val="16"/>
                </w:rPr>
                <w:t>439.07</w:t>
              </w:r>
            </w:ins>
          </w:p>
        </w:tc>
        <w:tc>
          <w:tcPr>
            <w:tcW w:w="709" w:type="dxa"/>
            <w:tcPrChange w:id="477" w:author="Acaru, Silviu" w:date="2026-02-25T20:33:00Z" w16du:dateUtc="2026-02-25T19:33:00Z">
              <w:tcPr>
                <w:tcW w:w="709" w:type="dxa"/>
                <w:gridSpan w:val="2"/>
              </w:tcPr>
            </w:tcPrChange>
          </w:tcPr>
          <w:p w14:paraId="12D7EC4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78" w:author="Acaru, Silviu" w:date="2026-02-25T20:33:00Z" w16du:dateUtc="2026-02-25T19:33:00Z"/>
                <w:rFonts w:ascii="Times New Roman" w:hAnsi="Times New Roman" w:cs="Times New Roman"/>
                <w:color w:val="020817"/>
                <w:sz w:val="16"/>
                <w:szCs w:val="16"/>
              </w:rPr>
            </w:pPr>
            <w:ins w:id="479" w:author="Acaru, Silviu" w:date="2026-02-25T20:33:00Z" w16du:dateUtc="2026-02-25T19:33:00Z">
              <w:r w:rsidRPr="00B40098">
                <w:rPr>
                  <w:rFonts w:ascii="Times New Roman" w:hAnsi="Times New Roman" w:cs="Times New Roman"/>
                  <w:color w:val="020817"/>
                  <w:sz w:val="16"/>
                  <w:szCs w:val="16"/>
                </w:rPr>
                <w:t>10.99</w:t>
              </w:r>
            </w:ins>
          </w:p>
        </w:tc>
        <w:tc>
          <w:tcPr>
            <w:tcW w:w="1276" w:type="dxa"/>
            <w:tcPrChange w:id="480" w:author="Acaru, Silviu" w:date="2026-02-25T20:33:00Z" w16du:dateUtc="2026-02-25T19:33:00Z">
              <w:tcPr>
                <w:tcW w:w="1276" w:type="dxa"/>
              </w:tcPr>
            </w:tcPrChange>
          </w:tcPr>
          <w:p w14:paraId="0091484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81" w:author="Acaru, Silviu" w:date="2026-02-25T20:33:00Z" w16du:dateUtc="2026-02-25T19:33:00Z"/>
                <w:rFonts w:ascii="Times New Roman" w:hAnsi="Times New Roman" w:cs="Times New Roman"/>
                <w:color w:val="020817"/>
                <w:sz w:val="16"/>
                <w:szCs w:val="16"/>
              </w:rPr>
            </w:pPr>
            <w:ins w:id="482" w:author="Acaru, Silviu" w:date="2026-02-25T20:33:00Z" w16du:dateUtc="2026-02-25T19:33:00Z">
              <w:r w:rsidRPr="00B40098">
                <w:rPr>
                  <w:rFonts w:ascii="Times New Roman" w:hAnsi="Times New Roman" w:cs="Times New Roman"/>
                  <w:color w:val="020817"/>
                  <w:sz w:val="16"/>
                  <w:szCs w:val="16"/>
                </w:rPr>
                <w:t>14.06</w:t>
              </w:r>
            </w:ins>
          </w:p>
        </w:tc>
        <w:tc>
          <w:tcPr>
            <w:tcW w:w="992" w:type="dxa"/>
            <w:tcPrChange w:id="483" w:author="Acaru, Silviu" w:date="2026-02-25T20:33:00Z" w16du:dateUtc="2026-02-25T19:33:00Z">
              <w:tcPr>
                <w:tcW w:w="992" w:type="dxa"/>
                <w:gridSpan w:val="2"/>
              </w:tcPr>
            </w:tcPrChange>
          </w:tcPr>
          <w:p w14:paraId="608E7A6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84" w:author="Acaru, Silviu" w:date="2026-02-25T20:33:00Z" w16du:dateUtc="2026-02-25T19:33:00Z"/>
                <w:rFonts w:ascii="Times New Roman" w:hAnsi="Times New Roman" w:cs="Times New Roman"/>
                <w:sz w:val="16"/>
                <w:szCs w:val="16"/>
              </w:rPr>
            </w:pPr>
            <w:ins w:id="485" w:author="Acaru, Silviu" w:date="2026-02-25T20:33:00Z" w16du:dateUtc="2026-02-25T19:33:00Z">
              <w:r w:rsidRPr="00B40098">
                <w:rPr>
                  <w:rFonts w:ascii="Times New Roman" w:hAnsi="Times New Roman" w:cs="Times New Roman"/>
                  <w:color w:val="020817"/>
                  <w:sz w:val="16"/>
                  <w:szCs w:val="16"/>
                </w:rPr>
                <w:t>100</w:t>
              </w:r>
            </w:ins>
          </w:p>
        </w:tc>
        <w:tc>
          <w:tcPr>
            <w:tcW w:w="2268" w:type="dxa"/>
            <w:tcPrChange w:id="486" w:author="Acaru, Silviu" w:date="2026-02-25T20:33:00Z" w16du:dateUtc="2026-02-25T19:33:00Z">
              <w:tcPr>
                <w:tcW w:w="2268" w:type="dxa"/>
                <w:gridSpan w:val="2"/>
              </w:tcPr>
            </w:tcPrChange>
          </w:tcPr>
          <w:p w14:paraId="54FA7425" w14:textId="59904A30"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ins w:id="487" w:author="Acaru, Silviu" w:date="2026-02-25T20:33:00Z" w16du:dateUtc="2026-02-25T19:33:00Z"/>
                <w:rFonts w:ascii="Times New Roman" w:hAnsi="Times New Roman" w:cs="Times New Roman"/>
                <w:sz w:val="16"/>
                <w:szCs w:val="16"/>
              </w:rPr>
            </w:pPr>
            <w:ins w:id="488" w:author="Acaru, Silviu" w:date="2026-02-25T20:33:00Z" w16du:dateUtc="2026-02-25T19:33:00Z">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proofErr w:type="spellStart"/>
              <w:r w:rsidRPr="00B40098">
                <w:rPr>
                  <w:rFonts w:ascii="Times New Roman" w:hAnsi="Times New Roman" w:cs="Times New Roman"/>
                  <w:b/>
                  <w:bCs/>
                  <w:color w:val="020817"/>
                  <w:sz w:val="16"/>
                  <w:szCs w:val="16"/>
                </w:rPr>
                <w:t>Copolyol</w:t>
              </w:r>
              <w:proofErr w:type="spellEnd"/>
              <w:r w:rsidRPr="00B40098">
                <w:rPr>
                  <w:rFonts w:ascii="Times New Roman" w:hAnsi="Times New Roman" w:cs="Times New Roman"/>
                  <w:b/>
                  <w:bCs/>
                  <w:color w:val="020817"/>
                  <w:sz w:val="16"/>
                  <w:szCs w:val="16"/>
                </w:rPr>
                <w:t xml:space="preserve">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Isocy</w:t>
              </w:r>
            </w:ins>
            <w:ins w:id="489" w:author="Acaru, Silviu" w:date="2026-03-16T17:10:00Z" w16du:dateUtc="2026-03-16T16:10:00Z">
              <w:r w:rsidR="00020192">
                <w:rPr>
                  <w:rFonts w:ascii="Times New Roman" w:hAnsi="Times New Roman" w:cs="Times New Roman"/>
                  <w:color w:val="020817"/>
                  <w:sz w:val="16"/>
                  <w:szCs w:val="16"/>
                </w:rPr>
                <w:t>a</w:t>
              </w:r>
            </w:ins>
            <w:ins w:id="490" w:author="Acaru, Silviu" w:date="2026-02-25T20:33:00Z" w16du:dateUtc="2026-02-25T19:33:00Z">
              <w:r w:rsidRPr="00B40098">
                <w:rPr>
                  <w:rFonts w:ascii="Times New Roman" w:hAnsi="Times New Roman" w:cs="Times New Roman"/>
                  <w:color w:val="020817"/>
                  <w:sz w:val="16"/>
                  <w:szCs w:val="16"/>
                </w:rPr>
                <w:t>nate type</w:t>
              </w:r>
            </w:ins>
          </w:p>
        </w:tc>
      </w:tr>
      <w:tr w:rsidR="0047525F" w:rsidRPr="00B40098" w14:paraId="07FE7D1D" w14:textId="77777777" w:rsidTr="0047525F">
        <w:trPr>
          <w:trHeight w:val="209"/>
          <w:ins w:id="491" w:author="Acaru, Silviu" w:date="2026-02-25T20:33:00Z"/>
          <w:trPrChange w:id="492" w:author="Acaru, Silviu" w:date="2026-02-25T20:33:00Z" w16du:dateUtc="2026-02-25T19:33:00Z">
            <w:trPr>
              <w:gridAfter w:val="0"/>
              <w:trHeight w:val="209"/>
            </w:trPr>
          </w:trPrChange>
        </w:trPr>
        <w:tc>
          <w:tcPr>
            <w:cnfStyle w:val="001000000000" w:firstRow="0" w:lastRow="0" w:firstColumn="1" w:lastColumn="0" w:oddVBand="0" w:evenVBand="0" w:oddHBand="0" w:evenHBand="0" w:firstRowFirstColumn="0" w:firstRowLastColumn="0" w:lastRowFirstColumn="0" w:lastRowLastColumn="0"/>
            <w:tcW w:w="738" w:type="dxa"/>
            <w:tcPrChange w:id="493" w:author="Acaru, Silviu" w:date="2026-02-25T20:33:00Z" w16du:dateUtc="2026-02-25T19:33:00Z">
              <w:tcPr>
                <w:tcW w:w="738" w:type="dxa"/>
              </w:tcPr>
            </w:tcPrChange>
          </w:tcPr>
          <w:p w14:paraId="599A0EFB" w14:textId="77777777" w:rsidR="0047525F" w:rsidRPr="00B40098" w:rsidRDefault="0047525F" w:rsidP="008C04A9">
            <w:pPr>
              <w:jc w:val="center"/>
              <w:rPr>
                <w:ins w:id="494" w:author="Acaru, Silviu" w:date="2026-02-25T20:33:00Z" w16du:dateUtc="2026-02-25T19:33:00Z"/>
                <w:rFonts w:ascii="Times New Roman" w:hAnsi="Times New Roman" w:cs="Times New Roman"/>
                <w:sz w:val="16"/>
                <w:szCs w:val="16"/>
              </w:rPr>
            </w:pPr>
            <w:ins w:id="495" w:author="Acaru, Silviu" w:date="2026-02-25T20:33:00Z" w16du:dateUtc="2026-02-25T19:33:00Z">
              <w:r w:rsidRPr="00B40098">
                <w:rPr>
                  <w:rFonts w:ascii="Times New Roman" w:hAnsi="Times New Roman" w:cs="Times New Roman"/>
                  <w:color w:val="020817"/>
                  <w:sz w:val="16"/>
                  <w:szCs w:val="16"/>
                </w:rPr>
                <w:t>5</w:t>
              </w:r>
            </w:ins>
          </w:p>
        </w:tc>
        <w:tc>
          <w:tcPr>
            <w:tcW w:w="620" w:type="dxa"/>
            <w:tcPrChange w:id="496" w:author="Acaru, Silviu" w:date="2026-02-25T20:33:00Z" w16du:dateUtc="2026-02-25T19:33:00Z">
              <w:tcPr>
                <w:tcW w:w="533" w:type="dxa"/>
              </w:tcPr>
            </w:tcPrChange>
          </w:tcPr>
          <w:p w14:paraId="063D93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497" w:author="Acaru, Silviu" w:date="2026-02-25T20:33:00Z" w16du:dateUtc="2026-02-25T19:33:00Z"/>
                <w:rFonts w:ascii="Times New Roman" w:hAnsi="Times New Roman" w:cs="Times New Roman"/>
                <w:color w:val="020817"/>
                <w:sz w:val="16"/>
                <w:szCs w:val="16"/>
              </w:rPr>
            </w:pPr>
            <w:ins w:id="498" w:author="Acaru, Silviu" w:date="2026-02-25T20:33:00Z" w16du:dateUtc="2026-02-25T19:33:00Z">
              <w:r w:rsidRPr="00B40098">
                <w:rPr>
                  <w:rFonts w:ascii="Times New Roman" w:hAnsi="Times New Roman" w:cs="Times New Roman"/>
                  <w:color w:val="020817"/>
                  <w:sz w:val="16"/>
                  <w:szCs w:val="16"/>
                </w:rPr>
                <w:t>0.67</w:t>
              </w:r>
            </w:ins>
          </w:p>
        </w:tc>
        <w:tc>
          <w:tcPr>
            <w:tcW w:w="1083" w:type="dxa"/>
            <w:tcPrChange w:id="499" w:author="Acaru, Silviu" w:date="2026-02-25T20:33:00Z" w16du:dateUtc="2026-02-25T19:33:00Z">
              <w:tcPr>
                <w:tcW w:w="992" w:type="dxa"/>
              </w:tcPr>
            </w:tcPrChange>
          </w:tcPr>
          <w:p w14:paraId="034965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500" w:author="Acaru, Silviu" w:date="2026-02-25T20:33:00Z" w16du:dateUtc="2026-02-25T19:33:00Z"/>
                <w:rFonts w:ascii="Times New Roman" w:hAnsi="Times New Roman" w:cs="Times New Roman"/>
                <w:color w:val="020817"/>
                <w:sz w:val="16"/>
                <w:szCs w:val="16"/>
              </w:rPr>
            </w:pPr>
            <w:ins w:id="501" w:author="Acaru, Silviu" w:date="2026-02-25T20:33:00Z" w16du:dateUtc="2026-02-25T19:33:00Z">
              <w:r w:rsidRPr="00B40098">
                <w:rPr>
                  <w:rFonts w:ascii="Times New Roman" w:hAnsi="Times New Roman" w:cs="Times New Roman"/>
                  <w:color w:val="020817"/>
                  <w:sz w:val="16"/>
                  <w:szCs w:val="16"/>
                </w:rPr>
                <w:t>0.43</w:t>
              </w:r>
            </w:ins>
          </w:p>
        </w:tc>
        <w:tc>
          <w:tcPr>
            <w:tcW w:w="709" w:type="dxa"/>
            <w:tcPrChange w:id="502" w:author="Acaru, Silviu" w:date="2026-02-25T20:33:00Z" w16du:dateUtc="2026-02-25T19:33:00Z">
              <w:tcPr>
                <w:tcW w:w="709" w:type="dxa"/>
                <w:gridSpan w:val="2"/>
              </w:tcPr>
            </w:tcPrChange>
          </w:tcPr>
          <w:p w14:paraId="31DA7367"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503" w:author="Acaru, Silviu" w:date="2026-02-25T20:33:00Z" w16du:dateUtc="2026-02-25T19:33:00Z"/>
                <w:rFonts w:ascii="Times New Roman" w:hAnsi="Times New Roman" w:cs="Times New Roman"/>
                <w:color w:val="020817"/>
                <w:sz w:val="16"/>
                <w:szCs w:val="16"/>
              </w:rPr>
            </w:pPr>
            <w:ins w:id="504" w:author="Acaru, Silviu" w:date="2026-02-25T20:33:00Z" w16du:dateUtc="2026-02-25T19:33:00Z">
              <w:r w:rsidRPr="00B40098">
                <w:rPr>
                  <w:rFonts w:ascii="Times New Roman" w:hAnsi="Times New Roman" w:cs="Times New Roman"/>
                  <w:color w:val="020817"/>
                  <w:sz w:val="16"/>
                  <w:szCs w:val="16"/>
                </w:rPr>
                <w:t>245.82</w:t>
              </w:r>
            </w:ins>
          </w:p>
        </w:tc>
        <w:tc>
          <w:tcPr>
            <w:tcW w:w="1083" w:type="dxa"/>
            <w:tcPrChange w:id="505" w:author="Acaru, Silviu" w:date="2026-02-25T20:33:00Z" w16du:dateUtc="2026-02-25T19:33:00Z">
              <w:tcPr>
                <w:tcW w:w="992" w:type="dxa"/>
              </w:tcPr>
            </w:tcPrChange>
          </w:tcPr>
          <w:p w14:paraId="2489FDC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506" w:author="Acaru, Silviu" w:date="2026-02-25T20:33:00Z" w16du:dateUtc="2026-02-25T19:33:00Z"/>
                <w:rFonts w:ascii="Times New Roman" w:hAnsi="Times New Roman" w:cs="Times New Roman"/>
                <w:color w:val="020817"/>
                <w:sz w:val="16"/>
                <w:szCs w:val="16"/>
              </w:rPr>
            </w:pPr>
            <w:ins w:id="507" w:author="Acaru, Silviu" w:date="2026-02-25T20:33:00Z" w16du:dateUtc="2026-02-25T19:33:00Z">
              <w:r w:rsidRPr="00B40098">
                <w:rPr>
                  <w:rFonts w:ascii="Times New Roman" w:hAnsi="Times New Roman" w:cs="Times New Roman"/>
                  <w:color w:val="020817"/>
                  <w:sz w:val="16"/>
                  <w:szCs w:val="16"/>
                </w:rPr>
                <w:t>439.48</w:t>
              </w:r>
            </w:ins>
          </w:p>
        </w:tc>
        <w:tc>
          <w:tcPr>
            <w:tcW w:w="709" w:type="dxa"/>
            <w:tcPrChange w:id="508" w:author="Acaru, Silviu" w:date="2026-02-25T20:33:00Z" w16du:dateUtc="2026-02-25T19:33:00Z">
              <w:tcPr>
                <w:tcW w:w="709" w:type="dxa"/>
                <w:gridSpan w:val="2"/>
              </w:tcPr>
            </w:tcPrChange>
          </w:tcPr>
          <w:p w14:paraId="5CD89C9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509" w:author="Acaru, Silviu" w:date="2026-02-25T20:33:00Z" w16du:dateUtc="2026-02-25T19:33:00Z"/>
                <w:rFonts w:ascii="Times New Roman" w:hAnsi="Times New Roman" w:cs="Times New Roman"/>
                <w:color w:val="020817"/>
                <w:sz w:val="16"/>
                <w:szCs w:val="16"/>
              </w:rPr>
            </w:pPr>
            <w:ins w:id="510" w:author="Acaru, Silviu" w:date="2026-02-25T20:33:00Z" w16du:dateUtc="2026-02-25T19:33:00Z">
              <w:r w:rsidRPr="00B40098">
                <w:rPr>
                  <w:rFonts w:ascii="Times New Roman" w:hAnsi="Times New Roman" w:cs="Times New Roman"/>
                  <w:color w:val="020817"/>
                  <w:sz w:val="16"/>
                  <w:szCs w:val="16"/>
                </w:rPr>
                <w:t>10.21</w:t>
              </w:r>
            </w:ins>
          </w:p>
        </w:tc>
        <w:tc>
          <w:tcPr>
            <w:tcW w:w="1276" w:type="dxa"/>
            <w:tcPrChange w:id="511" w:author="Acaru, Silviu" w:date="2026-02-25T20:33:00Z" w16du:dateUtc="2026-02-25T19:33:00Z">
              <w:tcPr>
                <w:tcW w:w="1276" w:type="dxa"/>
              </w:tcPr>
            </w:tcPrChange>
          </w:tcPr>
          <w:p w14:paraId="7CFC57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512" w:author="Acaru, Silviu" w:date="2026-02-25T20:33:00Z" w16du:dateUtc="2026-02-25T19:33:00Z"/>
                <w:rFonts w:ascii="Times New Roman" w:hAnsi="Times New Roman" w:cs="Times New Roman"/>
                <w:color w:val="020817"/>
                <w:sz w:val="16"/>
                <w:szCs w:val="16"/>
              </w:rPr>
            </w:pPr>
            <w:ins w:id="513" w:author="Acaru, Silviu" w:date="2026-02-25T20:33:00Z" w16du:dateUtc="2026-02-25T19:33:00Z">
              <w:r w:rsidRPr="00B40098">
                <w:rPr>
                  <w:rFonts w:ascii="Times New Roman" w:hAnsi="Times New Roman" w:cs="Times New Roman"/>
                  <w:color w:val="020817"/>
                  <w:sz w:val="16"/>
                  <w:szCs w:val="16"/>
                </w:rPr>
                <w:t>14.08</w:t>
              </w:r>
            </w:ins>
          </w:p>
        </w:tc>
        <w:tc>
          <w:tcPr>
            <w:tcW w:w="992" w:type="dxa"/>
            <w:tcPrChange w:id="514" w:author="Acaru, Silviu" w:date="2026-02-25T20:33:00Z" w16du:dateUtc="2026-02-25T19:33:00Z">
              <w:tcPr>
                <w:tcW w:w="992" w:type="dxa"/>
                <w:gridSpan w:val="2"/>
              </w:tcPr>
            </w:tcPrChange>
          </w:tcPr>
          <w:p w14:paraId="77C8B73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515" w:author="Acaru, Silviu" w:date="2026-02-25T20:33:00Z" w16du:dateUtc="2026-02-25T19:33:00Z"/>
                <w:rFonts w:ascii="Times New Roman" w:hAnsi="Times New Roman" w:cs="Times New Roman"/>
                <w:sz w:val="16"/>
                <w:szCs w:val="16"/>
              </w:rPr>
            </w:pPr>
            <w:ins w:id="516" w:author="Acaru, Silviu" w:date="2026-02-25T20:33:00Z" w16du:dateUtc="2026-02-25T19:33:00Z">
              <w:r w:rsidRPr="00B40098">
                <w:rPr>
                  <w:rFonts w:ascii="Times New Roman" w:hAnsi="Times New Roman" w:cs="Times New Roman"/>
                  <w:color w:val="020817"/>
                  <w:sz w:val="16"/>
                  <w:szCs w:val="16"/>
                </w:rPr>
                <w:t>500</w:t>
              </w:r>
            </w:ins>
          </w:p>
        </w:tc>
        <w:tc>
          <w:tcPr>
            <w:tcW w:w="2268" w:type="dxa"/>
            <w:tcPrChange w:id="517" w:author="Acaru, Silviu" w:date="2026-02-25T20:33:00Z" w16du:dateUtc="2026-02-25T19:33:00Z">
              <w:tcPr>
                <w:tcW w:w="2268" w:type="dxa"/>
                <w:gridSpan w:val="2"/>
              </w:tcPr>
            </w:tcPrChange>
          </w:tcPr>
          <w:p w14:paraId="6A2A84B0" w14:textId="2FFCFD3A"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ins w:id="518" w:author="Acaru, Silviu" w:date="2026-02-25T20:33:00Z" w16du:dateUtc="2026-02-25T19:33:00Z"/>
                <w:rFonts w:ascii="Times New Roman" w:hAnsi="Times New Roman" w:cs="Times New Roman"/>
                <w:sz w:val="16"/>
                <w:szCs w:val="16"/>
              </w:rPr>
            </w:pPr>
            <w:ins w:id="519" w:author="Acaru, Silviu" w:date="2026-02-25T20:33:00Z" w16du:dateUtc="2026-02-25T19:33:00Z">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proofErr w:type="spellStart"/>
              <w:r w:rsidRPr="00B40098">
                <w:rPr>
                  <w:rFonts w:ascii="Times New Roman" w:hAnsi="Times New Roman" w:cs="Times New Roman"/>
                  <w:b/>
                  <w:bCs/>
                  <w:color w:val="020817"/>
                  <w:sz w:val="16"/>
                  <w:szCs w:val="16"/>
                </w:rPr>
                <w:t>Copolyol</w:t>
              </w:r>
              <w:proofErr w:type="spellEnd"/>
              <w:r w:rsidRPr="00B40098">
                <w:rPr>
                  <w:rFonts w:ascii="Times New Roman" w:hAnsi="Times New Roman" w:cs="Times New Roman"/>
                  <w:b/>
                  <w:bCs/>
                  <w:color w:val="020817"/>
                  <w:sz w:val="16"/>
                  <w:szCs w:val="16"/>
                </w:rPr>
                <w:t xml:space="preserve">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Isocy</w:t>
              </w:r>
            </w:ins>
            <w:ins w:id="520" w:author="Acaru, Silviu" w:date="2026-03-16T17:10:00Z" w16du:dateUtc="2026-03-16T16:10:00Z">
              <w:r w:rsidR="00020192">
                <w:rPr>
                  <w:rFonts w:ascii="Times New Roman" w:hAnsi="Times New Roman" w:cs="Times New Roman"/>
                  <w:color w:val="020817"/>
                  <w:sz w:val="16"/>
                  <w:szCs w:val="16"/>
                </w:rPr>
                <w:t>a</w:t>
              </w:r>
            </w:ins>
            <w:ins w:id="521" w:author="Acaru, Silviu" w:date="2026-02-25T20:33:00Z" w16du:dateUtc="2026-02-25T19:33:00Z">
              <w:r w:rsidRPr="00B40098">
                <w:rPr>
                  <w:rFonts w:ascii="Times New Roman" w:hAnsi="Times New Roman" w:cs="Times New Roman"/>
                  <w:color w:val="020817"/>
                  <w:sz w:val="16"/>
                  <w:szCs w:val="16"/>
                </w:rPr>
                <w:t>nate type</w:t>
              </w:r>
            </w:ins>
          </w:p>
        </w:tc>
      </w:tr>
    </w:tbl>
    <w:p w14:paraId="1263E425" w14:textId="77777777" w:rsidR="00A47770" w:rsidRDefault="00A47770" w:rsidP="00200EC4">
      <w:pPr>
        <w:jc w:val="both"/>
        <w:rPr>
          <w:rFonts w:ascii="Times New Roman" w:hAnsi="Times New Roman" w:cs="Times New Roman"/>
          <w:i/>
          <w:sz w:val="24"/>
          <w:szCs w:val="24"/>
        </w:rPr>
      </w:pPr>
    </w:p>
    <w:p w14:paraId="68ECCCE2" w14:textId="7B04FBB2" w:rsidR="00F05599" w:rsidRDefault="00F05599" w:rsidP="00200EC4">
      <w:pPr>
        <w:jc w:val="both"/>
        <w:rPr>
          <w:ins w:id="522" w:author="Acaru, Silviu" w:date="2026-03-12T13:20:00Z" w16du:dateUtc="2026-03-12T12:20:00Z"/>
          <w:rFonts w:ascii="Times New Roman" w:hAnsi="Times New Roman" w:cs="Times New Roman"/>
          <w:iCs/>
          <w:sz w:val="24"/>
          <w:szCs w:val="24"/>
        </w:rPr>
      </w:pPr>
      <w:proofErr w:type="spellStart"/>
      <w:ins w:id="523" w:author="Acaru, Silviu" w:date="2026-03-12T13:11:00Z" w16du:dateUtc="2026-03-12T12:11:00Z">
        <w:r w:rsidRPr="00F05599">
          <w:rPr>
            <w:rFonts w:ascii="Times New Roman" w:hAnsi="Times New Roman" w:cs="Times New Roman"/>
            <w:i/>
            <w:sz w:val="24"/>
            <w:szCs w:val="24"/>
            <w:rPrChange w:id="524" w:author="Acaru, Silviu" w:date="2026-03-12T13:11:00Z" w16du:dateUtc="2026-03-12T12:11:00Z">
              <w:rPr>
                <w:rFonts w:ascii="Times New Roman" w:hAnsi="Times New Roman" w:cs="Times New Roman"/>
                <w:iCs/>
                <w:sz w:val="24"/>
                <w:szCs w:val="24"/>
              </w:rPr>
            </w:rPrChange>
          </w:rPr>
          <w:t>Copolyol</w:t>
        </w:r>
        <w:proofErr w:type="spellEnd"/>
        <w:r w:rsidRPr="00F05599">
          <w:rPr>
            <w:rFonts w:ascii="Times New Roman" w:hAnsi="Times New Roman" w:cs="Times New Roman"/>
            <w:i/>
            <w:sz w:val="24"/>
            <w:szCs w:val="24"/>
            <w:rPrChange w:id="525" w:author="Acaru, Silviu" w:date="2026-03-12T13:11:00Z" w16du:dateUtc="2026-03-12T12:11:00Z">
              <w:rPr>
                <w:rFonts w:ascii="Times New Roman" w:hAnsi="Times New Roman" w:cs="Times New Roman"/>
                <w:iCs/>
                <w:sz w:val="24"/>
                <w:szCs w:val="24"/>
              </w:rPr>
            </w:rPrChange>
          </w:rPr>
          <w:t xml:space="preserve"> (</w:t>
        </w:r>
        <w:proofErr w:type="spellStart"/>
        <w:r w:rsidRPr="00F05599">
          <w:rPr>
            <w:rFonts w:ascii="Times New Roman" w:hAnsi="Times New Roman" w:cs="Times New Roman"/>
            <w:i/>
            <w:sz w:val="24"/>
            <w:szCs w:val="24"/>
            <w:rPrChange w:id="526" w:author="Acaru, Silviu" w:date="2026-03-12T13:11:00Z" w16du:dateUtc="2026-03-12T12:11:00Z">
              <w:rPr>
                <w:rFonts w:ascii="Times New Roman" w:hAnsi="Times New Roman" w:cs="Times New Roman"/>
                <w:iCs/>
                <w:sz w:val="24"/>
                <w:szCs w:val="24"/>
              </w:rPr>
            </w:rPrChange>
          </w:rPr>
          <w:t>wt</w:t>
        </w:r>
        <w:proofErr w:type="spellEnd"/>
        <w:r w:rsidRPr="00F05599">
          <w:rPr>
            <w:rFonts w:ascii="Times New Roman" w:hAnsi="Times New Roman" w:cs="Times New Roman"/>
            <w:i/>
            <w:sz w:val="24"/>
            <w:szCs w:val="24"/>
            <w:rPrChange w:id="527" w:author="Acaru, Silviu" w:date="2026-03-12T13:11:00Z" w16du:dateUtc="2026-03-12T12:11:00Z">
              <w:rPr>
                <w:rFonts w:ascii="Times New Roman" w:hAnsi="Times New Roman" w:cs="Times New Roman"/>
                <w:iCs/>
                <w:sz w:val="24"/>
                <w:szCs w:val="24"/>
              </w:rPr>
            </w:rPrChange>
          </w:rPr>
          <w:t xml:space="preserve">%) </w:t>
        </w:r>
      </w:ins>
      <w:ins w:id="528" w:author="Acaru, Silviu" w:date="2026-03-12T13:12:00Z" w16du:dateUtc="2026-03-12T12:12:00Z">
        <w:r>
          <w:rPr>
            <w:rFonts w:ascii="Times New Roman" w:hAnsi="Times New Roman" w:cs="Times New Roman"/>
            <w:iCs/>
            <w:sz w:val="24"/>
            <w:szCs w:val="24"/>
          </w:rPr>
          <w:t>was present in four of the five top-performing models</w:t>
        </w:r>
      </w:ins>
      <w:ins w:id="529" w:author="Acaru, Silviu" w:date="2026-03-12T13:17:00Z" w16du:dateUtc="2026-03-12T12:17:00Z">
        <w:r>
          <w:rPr>
            <w:rFonts w:ascii="Times New Roman" w:hAnsi="Times New Roman" w:cs="Times New Roman"/>
            <w:iCs/>
            <w:sz w:val="24"/>
            <w:szCs w:val="24"/>
          </w:rPr>
          <w:t xml:space="preserve">; despite its relatively low importance in the PCA analysis, its inclusion </w:t>
        </w:r>
      </w:ins>
      <w:ins w:id="530" w:author="Acaru, Silviu" w:date="2026-03-12T13:18:00Z" w16du:dateUtc="2026-03-12T12:18:00Z">
        <w:r>
          <w:rPr>
            <w:rFonts w:ascii="Times New Roman" w:hAnsi="Times New Roman" w:cs="Times New Roman"/>
            <w:iCs/>
            <w:sz w:val="24"/>
            <w:szCs w:val="24"/>
          </w:rPr>
          <w:t xml:space="preserve">consistently </w:t>
        </w:r>
      </w:ins>
      <w:ins w:id="531" w:author="Acaru, Silviu" w:date="2026-03-12T13:19:00Z" w16du:dateUtc="2026-03-12T12:19:00Z">
        <w:r>
          <w:rPr>
            <w:rFonts w:ascii="Times New Roman" w:hAnsi="Times New Roman" w:cs="Times New Roman"/>
            <w:iCs/>
            <w:sz w:val="24"/>
            <w:szCs w:val="24"/>
          </w:rPr>
          <w:t>improved</w:t>
        </w:r>
      </w:ins>
      <w:ins w:id="532" w:author="Acaru, Silviu" w:date="2026-03-12T13:18:00Z" w16du:dateUtc="2026-03-12T12:18:00Z">
        <w:r>
          <w:rPr>
            <w:rFonts w:ascii="Times New Roman" w:hAnsi="Times New Roman" w:cs="Times New Roman"/>
            <w:iCs/>
            <w:sz w:val="24"/>
            <w:szCs w:val="24"/>
          </w:rPr>
          <w:t xml:space="preserve"> model performance, suggesting it captures variance not fully reflected by the principal components. </w:t>
        </w:r>
      </w:ins>
      <w:ins w:id="533" w:author="Acaru, Silviu" w:date="2026-03-12T13:19:00Z" w16du:dateUtc="2026-03-12T12:19:00Z">
        <w:r>
          <w:rPr>
            <w:rFonts w:ascii="Times New Roman" w:hAnsi="Times New Roman" w:cs="Times New Roman"/>
            <w:iCs/>
            <w:sz w:val="24"/>
            <w:szCs w:val="24"/>
          </w:rPr>
          <w:t xml:space="preserve">The model that did not contain this feature (rank 2) returned a slightly higher MAE for the validation dataset. </w:t>
        </w:r>
      </w:ins>
      <w:ins w:id="534" w:author="Acaru, Silviu" w:date="2026-03-12T13:13:00Z" w16du:dateUtc="2026-03-12T12:13:00Z">
        <w:r>
          <w:rPr>
            <w:rFonts w:ascii="Times New Roman" w:hAnsi="Times New Roman" w:cs="Times New Roman"/>
            <w:iCs/>
            <w:sz w:val="24"/>
            <w:szCs w:val="24"/>
          </w:rPr>
          <w:t xml:space="preserve"> </w:t>
        </w:r>
      </w:ins>
    </w:p>
    <w:p w14:paraId="56DB6A27" w14:textId="237B201E" w:rsidR="0083583B" w:rsidRDefault="00F05599" w:rsidP="00200EC4">
      <w:pPr>
        <w:jc w:val="both"/>
        <w:rPr>
          <w:ins w:id="535" w:author="Acaru, Silviu" w:date="2026-03-12T13:49:00Z" w16du:dateUtc="2026-03-12T12:49:00Z"/>
          <w:rFonts w:ascii="Times New Roman" w:hAnsi="Times New Roman" w:cs="Times New Roman"/>
          <w:sz w:val="24"/>
          <w:szCs w:val="24"/>
        </w:rPr>
      </w:pPr>
      <w:ins w:id="536" w:author="Acaru, Silviu" w:date="2026-03-12T13:20:00Z" w16du:dateUtc="2026-03-12T12:20:00Z">
        <w:r>
          <w:rPr>
            <w:rFonts w:ascii="Times New Roman" w:hAnsi="Times New Roman" w:cs="Times New Roman"/>
            <w:iCs/>
            <w:sz w:val="24"/>
            <w:szCs w:val="24"/>
          </w:rPr>
          <w:t xml:space="preserve">Additionally, the </w:t>
        </w:r>
        <w:r w:rsidRPr="00F05599">
          <w:rPr>
            <w:rFonts w:ascii="Times New Roman" w:hAnsi="Times New Roman" w:cs="Times New Roman"/>
            <w:i/>
            <w:sz w:val="24"/>
            <w:szCs w:val="24"/>
            <w:rPrChange w:id="537" w:author="Acaru, Silviu" w:date="2026-03-12T13:20:00Z" w16du:dateUtc="2026-03-12T12:20:00Z">
              <w:rPr>
                <w:rFonts w:ascii="Times New Roman" w:hAnsi="Times New Roman" w:cs="Times New Roman"/>
                <w:iCs/>
                <w:sz w:val="24"/>
                <w:szCs w:val="24"/>
              </w:rPr>
            </w:rPrChange>
          </w:rPr>
          <w:t>Isocyanate (</w:t>
        </w:r>
        <w:proofErr w:type="spellStart"/>
        <w:r w:rsidRPr="00F05599">
          <w:rPr>
            <w:rFonts w:ascii="Times New Roman" w:hAnsi="Times New Roman" w:cs="Times New Roman"/>
            <w:i/>
            <w:sz w:val="24"/>
            <w:szCs w:val="24"/>
            <w:rPrChange w:id="538" w:author="Acaru, Silviu" w:date="2026-03-12T13:20:00Z" w16du:dateUtc="2026-03-12T12:20:00Z">
              <w:rPr>
                <w:rFonts w:ascii="Times New Roman" w:hAnsi="Times New Roman" w:cs="Times New Roman"/>
                <w:iCs/>
                <w:sz w:val="24"/>
                <w:szCs w:val="24"/>
              </w:rPr>
            </w:rPrChange>
          </w:rPr>
          <w:t>wt</w:t>
        </w:r>
        <w:proofErr w:type="spellEnd"/>
        <w:r w:rsidRPr="00F05599">
          <w:rPr>
            <w:rFonts w:ascii="Times New Roman" w:hAnsi="Times New Roman" w:cs="Times New Roman"/>
            <w:i/>
            <w:sz w:val="24"/>
            <w:szCs w:val="24"/>
            <w:rPrChange w:id="539" w:author="Acaru, Silviu" w:date="2026-03-12T13:20:00Z" w16du:dateUtc="2026-03-12T12:20:00Z">
              <w:rPr>
                <w:rFonts w:ascii="Times New Roman" w:hAnsi="Times New Roman" w:cs="Times New Roman"/>
                <w:iCs/>
                <w:sz w:val="24"/>
                <w:szCs w:val="24"/>
              </w:rPr>
            </w:rPrChange>
          </w:rPr>
          <w:t>%)</w:t>
        </w:r>
        <w:r>
          <w:rPr>
            <w:rFonts w:ascii="Times New Roman" w:hAnsi="Times New Roman" w:cs="Times New Roman"/>
            <w:iCs/>
            <w:sz w:val="24"/>
            <w:szCs w:val="24"/>
          </w:rPr>
          <w:t xml:space="preserve">, which is related to the Ratio feature, is also part of the </w:t>
        </w:r>
      </w:ins>
      <w:ins w:id="540" w:author="Acaru, Silviu" w:date="2026-03-12T13:47:00Z" w16du:dateUtc="2026-03-12T12:47:00Z">
        <w:r w:rsidR="0083583B">
          <w:rPr>
            <w:rFonts w:ascii="Times New Roman" w:hAnsi="Times New Roman" w:cs="Times New Roman"/>
            <w:iCs/>
            <w:sz w:val="24"/>
            <w:szCs w:val="24"/>
          </w:rPr>
          <w:t>d</w:t>
        </w:r>
      </w:ins>
      <w:ins w:id="541" w:author="Acaru, Silviu" w:date="2026-03-12T13:20:00Z" w16du:dateUtc="2026-03-12T12:20:00Z">
        <w:r>
          <w:rPr>
            <w:rFonts w:ascii="Times New Roman" w:hAnsi="Times New Roman" w:cs="Times New Roman"/>
            <w:iCs/>
            <w:sz w:val="24"/>
            <w:szCs w:val="24"/>
          </w:rPr>
          <w:t xml:space="preserve">atasets returning lowest MAE metrics. The </w:t>
        </w:r>
        <w:r w:rsidRPr="00F05599">
          <w:rPr>
            <w:rFonts w:ascii="Times New Roman" w:hAnsi="Times New Roman" w:cs="Times New Roman"/>
            <w:i/>
            <w:sz w:val="24"/>
            <w:szCs w:val="24"/>
            <w:rPrChange w:id="542" w:author="Acaru, Silviu" w:date="2026-03-12T13:21:00Z" w16du:dateUtc="2026-03-12T12:21:00Z">
              <w:rPr>
                <w:rFonts w:ascii="Times New Roman" w:hAnsi="Times New Roman" w:cs="Times New Roman"/>
                <w:iCs/>
                <w:sz w:val="24"/>
                <w:szCs w:val="24"/>
              </w:rPr>
            </w:rPrChange>
          </w:rPr>
          <w:t>Isocyan</w:t>
        </w:r>
      </w:ins>
      <w:ins w:id="543" w:author="Acaru, Silviu" w:date="2026-03-12T13:21:00Z" w16du:dateUtc="2026-03-12T12:21:00Z">
        <w:r w:rsidRPr="00F05599">
          <w:rPr>
            <w:rFonts w:ascii="Times New Roman" w:hAnsi="Times New Roman" w:cs="Times New Roman"/>
            <w:i/>
            <w:sz w:val="24"/>
            <w:szCs w:val="24"/>
            <w:rPrChange w:id="544" w:author="Acaru, Silviu" w:date="2026-03-12T13:21:00Z" w16du:dateUtc="2026-03-12T12:21:00Z">
              <w:rPr>
                <w:rFonts w:ascii="Times New Roman" w:hAnsi="Times New Roman" w:cs="Times New Roman"/>
                <w:iCs/>
                <w:sz w:val="24"/>
                <w:szCs w:val="24"/>
              </w:rPr>
            </w:rPrChange>
          </w:rPr>
          <w:t>a</w:t>
        </w:r>
      </w:ins>
      <w:ins w:id="545" w:author="Acaru, Silviu" w:date="2026-03-12T13:20:00Z" w16du:dateUtc="2026-03-12T12:20:00Z">
        <w:r w:rsidRPr="00F05599">
          <w:rPr>
            <w:rFonts w:ascii="Times New Roman" w:hAnsi="Times New Roman" w:cs="Times New Roman"/>
            <w:i/>
            <w:sz w:val="24"/>
            <w:szCs w:val="24"/>
            <w:rPrChange w:id="546" w:author="Acaru, Silviu" w:date="2026-03-12T13:21:00Z" w16du:dateUtc="2026-03-12T12:21:00Z">
              <w:rPr>
                <w:rFonts w:ascii="Times New Roman" w:hAnsi="Times New Roman" w:cs="Times New Roman"/>
                <w:iCs/>
                <w:sz w:val="24"/>
                <w:szCs w:val="24"/>
              </w:rPr>
            </w:rPrChange>
          </w:rPr>
          <w:t xml:space="preserve">te </w:t>
        </w:r>
      </w:ins>
      <w:ins w:id="547" w:author="Acaru, Silviu" w:date="2026-03-12T13:21:00Z" w16du:dateUtc="2026-03-12T12:21:00Z">
        <w:r w:rsidRPr="00F05599">
          <w:rPr>
            <w:rFonts w:ascii="Times New Roman" w:hAnsi="Times New Roman" w:cs="Times New Roman"/>
            <w:i/>
            <w:sz w:val="24"/>
            <w:szCs w:val="24"/>
            <w:rPrChange w:id="548" w:author="Acaru, Silviu" w:date="2026-03-12T13:21:00Z" w16du:dateUtc="2026-03-12T12:21:00Z">
              <w:rPr>
                <w:rFonts w:ascii="Times New Roman" w:hAnsi="Times New Roman" w:cs="Times New Roman"/>
                <w:iCs/>
                <w:sz w:val="24"/>
                <w:szCs w:val="24"/>
              </w:rPr>
            </w:rPrChange>
          </w:rPr>
          <w:t>(</w:t>
        </w:r>
        <w:proofErr w:type="spellStart"/>
        <w:r w:rsidRPr="00F05599">
          <w:rPr>
            <w:rFonts w:ascii="Times New Roman" w:hAnsi="Times New Roman" w:cs="Times New Roman"/>
            <w:i/>
            <w:sz w:val="24"/>
            <w:szCs w:val="24"/>
            <w:rPrChange w:id="549" w:author="Acaru, Silviu" w:date="2026-03-12T13:21:00Z" w16du:dateUtc="2026-03-12T12:21:00Z">
              <w:rPr>
                <w:rFonts w:ascii="Times New Roman" w:hAnsi="Times New Roman" w:cs="Times New Roman"/>
                <w:iCs/>
                <w:sz w:val="24"/>
                <w:szCs w:val="24"/>
              </w:rPr>
            </w:rPrChange>
          </w:rPr>
          <w:t>wt</w:t>
        </w:r>
        <w:proofErr w:type="spellEnd"/>
        <w:r w:rsidRPr="00F05599">
          <w:rPr>
            <w:rFonts w:ascii="Times New Roman" w:hAnsi="Times New Roman" w:cs="Times New Roman"/>
            <w:i/>
            <w:sz w:val="24"/>
            <w:szCs w:val="24"/>
            <w:rPrChange w:id="550" w:author="Acaru, Silviu" w:date="2026-03-12T13:21:00Z" w16du:dateUtc="2026-03-12T12:21:00Z">
              <w:rPr>
                <w:rFonts w:ascii="Times New Roman" w:hAnsi="Times New Roman" w:cs="Times New Roman"/>
                <w:iCs/>
                <w:sz w:val="24"/>
                <w:szCs w:val="24"/>
              </w:rPr>
            </w:rPrChange>
          </w:rPr>
          <w:t>%)</w:t>
        </w:r>
        <w:r>
          <w:rPr>
            <w:rFonts w:ascii="Times New Roman" w:hAnsi="Times New Roman" w:cs="Times New Roman"/>
            <w:iCs/>
            <w:sz w:val="24"/>
            <w:szCs w:val="24"/>
          </w:rPr>
          <w:t xml:space="preserve"> </w:t>
        </w:r>
        <w:r w:rsidR="00CA055D">
          <w:rPr>
            <w:rFonts w:ascii="Times New Roman" w:hAnsi="Times New Roman" w:cs="Times New Roman"/>
            <w:iCs/>
            <w:sz w:val="24"/>
            <w:szCs w:val="24"/>
          </w:rPr>
          <w:t xml:space="preserve">and </w:t>
        </w:r>
        <w:r w:rsidR="00CA055D">
          <w:rPr>
            <w:rFonts w:ascii="Times New Roman" w:hAnsi="Times New Roman" w:cs="Times New Roman"/>
            <w:i/>
            <w:sz w:val="24"/>
            <w:szCs w:val="24"/>
          </w:rPr>
          <w:t>Ratio</w:t>
        </w:r>
        <w:r w:rsidR="00CA055D">
          <w:rPr>
            <w:rFonts w:ascii="Times New Roman" w:hAnsi="Times New Roman" w:cs="Times New Roman"/>
            <w:iCs/>
            <w:sz w:val="24"/>
            <w:szCs w:val="24"/>
          </w:rPr>
          <w:t xml:space="preserve"> have shown a </w:t>
        </w:r>
      </w:ins>
      <w:proofErr w:type="spellStart"/>
      <w:ins w:id="551" w:author="Acaru, Silviu" w:date="2026-03-12T13:23:00Z" w16du:dateUtc="2026-03-12T12:23:00Z">
        <w:r w:rsidR="00CA055D">
          <w:rPr>
            <w:rFonts w:ascii="Times New Roman" w:hAnsi="Times New Roman" w:cs="Times New Roman"/>
            <w:iCs/>
            <w:sz w:val="24"/>
            <w:szCs w:val="24"/>
          </w:rPr>
          <w:t>a</w:t>
        </w:r>
        <w:proofErr w:type="spellEnd"/>
        <w:r w:rsidR="00CA055D">
          <w:rPr>
            <w:rFonts w:ascii="Times New Roman" w:hAnsi="Times New Roman" w:cs="Times New Roman"/>
            <w:iCs/>
            <w:sz w:val="24"/>
            <w:szCs w:val="24"/>
          </w:rPr>
          <w:t xml:space="preserve"> moderate</w:t>
        </w:r>
      </w:ins>
      <w:ins w:id="552" w:author="Acaru, Silviu" w:date="2026-03-12T13:21:00Z" w16du:dateUtc="2026-03-12T12:21:00Z">
        <w:r w:rsidR="00CA055D">
          <w:rPr>
            <w:rFonts w:ascii="Times New Roman" w:hAnsi="Times New Roman" w:cs="Times New Roman"/>
            <w:iCs/>
            <w:sz w:val="24"/>
            <w:szCs w:val="24"/>
          </w:rPr>
          <w:t xml:space="preserve"> positive correlation </w:t>
        </w:r>
      </w:ins>
      <w:ins w:id="553" w:author="Acaru, Silviu" w:date="2026-03-12T13:24:00Z" w16du:dateUtc="2026-03-12T12:24:00Z">
        <w:r w:rsidR="00CA055D">
          <w:rPr>
            <w:rFonts w:ascii="Times New Roman" w:hAnsi="Times New Roman" w:cs="Times New Roman"/>
            <w:iCs/>
            <w:sz w:val="24"/>
            <w:szCs w:val="24"/>
          </w:rPr>
          <w:t>(</w:t>
        </w:r>
        <w:r w:rsidR="00CA055D" w:rsidRPr="005937D1">
          <w:rPr>
            <w:rFonts w:ascii="Times New Roman" w:hAnsi="Times New Roman" w:cs="Times New Roman"/>
            <w:sz w:val="24"/>
            <w:szCs w:val="24"/>
          </w:rPr>
          <w:t xml:space="preserve">see </w:t>
        </w:r>
        <w:r w:rsidR="00CA055D" w:rsidRPr="005937D1">
          <w:rPr>
            <w:rFonts w:ascii="Times New Roman" w:hAnsi="Times New Roman" w:cs="Times New Roman"/>
            <w:sz w:val="24"/>
            <w:szCs w:val="24"/>
          </w:rPr>
          <w:fldChar w:fldCharType="begin"/>
        </w:r>
        <w:r w:rsidR="00CA055D" w:rsidRPr="005937D1">
          <w:rPr>
            <w:rFonts w:ascii="Times New Roman" w:hAnsi="Times New Roman" w:cs="Times New Roman"/>
            <w:sz w:val="24"/>
            <w:szCs w:val="24"/>
          </w:rPr>
          <w:instrText xml:space="preserve"> REF _Ref177115861 \h  \* MERGEFORMAT </w:instrText>
        </w:r>
      </w:ins>
      <w:r w:rsidR="00CA055D" w:rsidRPr="005937D1">
        <w:rPr>
          <w:rFonts w:ascii="Times New Roman" w:hAnsi="Times New Roman" w:cs="Times New Roman"/>
          <w:sz w:val="24"/>
          <w:szCs w:val="24"/>
        </w:rPr>
      </w:r>
      <w:ins w:id="554" w:author="Acaru, Silviu" w:date="2026-03-12T13:24:00Z" w16du:dateUtc="2026-03-12T12:24:00Z">
        <w:r w:rsidR="00CA055D" w:rsidRPr="005937D1">
          <w:rPr>
            <w:rFonts w:ascii="Times New Roman" w:hAnsi="Times New Roman" w:cs="Times New Roman"/>
            <w:sz w:val="24"/>
            <w:szCs w:val="24"/>
          </w:rPr>
          <w:fldChar w:fldCharType="separate"/>
        </w:r>
        <w:r w:rsidR="00CA055D" w:rsidRPr="001A6B86">
          <w:rPr>
            <w:rFonts w:ascii="Times New Roman" w:hAnsi="Times New Roman" w:cs="Times New Roman"/>
            <w:sz w:val="24"/>
            <w:szCs w:val="24"/>
          </w:rPr>
          <w:t xml:space="preserve">Figure </w:t>
        </w:r>
        <w:r w:rsidR="00CA055D">
          <w:rPr>
            <w:rFonts w:ascii="Times New Roman" w:hAnsi="Times New Roman" w:cs="Times New Roman"/>
            <w:noProof/>
            <w:sz w:val="24"/>
            <w:szCs w:val="24"/>
          </w:rPr>
          <w:t>3</w:t>
        </w:r>
        <w:r w:rsidR="00CA055D" w:rsidRPr="005937D1">
          <w:rPr>
            <w:rFonts w:ascii="Times New Roman" w:hAnsi="Times New Roman" w:cs="Times New Roman"/>
            <w:sz w:val="24"/>
            <w:szCs w:val="24"/>
          </w:rPr>
          <w:fldChar w:fldCharType="end"/>
        </w:r>
        <w:r w:rsidR="00CA055D">
          <w:rPr>
            <w:rFonts w:ascii="Times New Roman" w:hAnsi="Times New Roman" w:cs="Times New Roman"/>
            <w:sz w:val="24"/>
            <w:szCs w:val="24"/>
          </w:rPr>
          <w:t xml:space="preserve">), and in addition to the proportional factor that Ratio provides, the </w:t>
        </w:r>
        <w:r w:rsidR="00CA055D">
          <w:rPr>
            <w:rFonts w:ascii="Times New Roman" w:hAnsi="Times New Roman" w:cs="Times New Roman"/>
            <w:i/>
            <w:iCs/>
            <w:sz w:val="24"/>
            <w:szCs w:val="24"/>
          </w:rPr>
          <w:t>Isocyanate (</w:t>
        </w:r>
        <w:proofErr w:type="spellStart"/>
        <w:r w:rsidR="00CA055D">
          <w:rPr>
            <w:rFonts w:ascii="Times New Roman" w:hAnsi="Times New Roman" w:cs="Times New Roman"/>
            <w:i/>
            <w:iCs/>
            <w:sz w:val="24"/>
            <w:szCs w:val="24"/>
          </w:rPr>
          <w:t>wt</w:t>
        </w:r>
        <w:proofErr w:type="spellEnd"/>
        <w:r w:rsidR="00CA055D">
          <w:rPr>
            <w:rFonts w:ascii="Times New Roman" w:hAnsi="Times New Roman" w:cs="Times New Roman"/>
            <w:i/>
            <w:iCs/>
            <w:sz w:val="24"/>
            <w:szCs w:val="24"/>
          </w:rPr>
          <w:t>%)</w:t>
        </w:r>
        <w:r w:rsidR="00CA055D">
          <w:rPr>
            <w:rFonts w:ascii="Times New Roman" w:hAnsi="Times New Roman" w:cs="Times New Roman"/>
            <w:sz w:val="24"/>
            <w:szCs w:val="24"/>
          </w:rPr>
          <w:t xml:space="preserve"> contains exact weight </w:t>
        </w:r>
      </w:ins>
      <w:ins w:id="555" w:author="Acaru, Silviu" w:date="2026-03-12T13:25:00Z" w16du:dateUtc="2026-03-12T12:25:00Z">
        <w:r w:rsidR="00CA055D">
          <w:rPr>
            <w:rFonts w:ascii="Times New Roman" w:hAnsi="Times New Roman" w:cs="Times New Roman"/>
            <w:sz w:val="24"/>
            <w:szCs w:val="24"/>
          </w:rPr>
          <w:t xml:space="preserve">percentage values, which positively </w:t>
        </w:r>
      </w:ins>
      <w:ins w:id="556" w:author="Acaru, Silviu" w:date="2026-03-12T13:48:00Z" w16du:dateUtc="2026-03-12T12:48:00Z">
        <w:r w:rsidR="0083583B">
          <w:rPr>
            <w:rFonts w:ascii="Times New Roman" w:hAnsi="Times New Roman" w:cs="Times New Roman"/>
            <w:sz w:val="24"/>
            <w:szCs w:val="24"/>
          </w:rPr>
          <w:t>influences</w:t>
        </w:r>
      </w:ins>
      <w:ins w:id="557" w:author="Acaru, Silviu" w:date="2026-03-12T13:25:00Z" w16du:dateUtc="2026-03-12T12:25:00Z">
        <w:r w:rsidR="00CA055D">
          <w:rPr>
            <w:rFonts w:ascii="Times New Roman" w:hAnsi="Times New Roman" w:cs="Times New Roman"/>
            <w:sz w:val="24"/>
            <w:szCs w:val="24"/>
          </w:rPr>
          <w:t xml:space="preserve"> the model’s understanding of the dataset. </w:t>
        </w:r>
      </w:ins>
      <w:ins w:id="558" w:author="Acaru, Silviu" w:date="2026-03-12T13:49:00Z">
        <w:r w:rsidR="0083583B" w:rsidRPr="0083583B">
          <w:rPr>
            <w:rFonts w:ascii="Times New Roman" w:hAnsi="Times New Roman" w:cs="Times New Roman"/>
            <w:sz w:val="24"/>
            <w:szCs w:val="24"/>
          </w:rPr>
          <w:t xml:space="preserve">Notably, the models that utilized </w:t>
        </w:r>
        <w:r w:rsidR="0083583B" w:rsidRPr="00652049">
          <w:rPr>
            <w:rFonts w:ascii="Times New Roman" w:hAnsi="Times New Roman" w:cs="Times New Roman"/>
            <w:i/>
            <w:iCs/>
            <w:sz w:val="24"/>
            <w:szCs w:val="24"/>
            <w:rPrChange w:id="559" w:author="Acaru, Silviu" w:date="2026-03-15T20:37:00Z" w16du:dateUtc="2026-03-15T19:37:00Z">
              <w:rPr>
                <w:rFonts w:ascii="Times New Roman" w:hAnsi="Times New Roman" w:cs="Times New Roman"/>
                <w:sz w:val="24"/>
                <w:szCs w:val="24"/>
              </w:rPr>
            </w:rPrChange>
          </w:rPr>
          <w:t>Isocyanate type</w:t>
        </w:r>
        <w:r w:rsidR="0083583B" w:rsidRPr="0083583B">
          <w:rPr>
            <w:rFonts w:ascii="Times New Roman" w:hAnsi="Times New Roman" w:cs="Times New Roman"/>
            <w:sz w:val="24"/>
            <w:szCs w:val="24"/>
          </w:rPr>
          <w:t xml:space="preserve"> instead of </w:t>
        </w:r>
        <w:r w:rsidR="0083583B" w:rsidRPr="00652049">
          <w:rPr>
            <w:rFonts w:ascii="Times New Roman" w:hAnsi="Times New Roman" w:cs="Times New Roman"/>
            <w:i/>
            <w:iCs/>
            <w:sz w:val="24"/>
            <w:szCs w:val="24"/>
            <w:rPrChange w:id="560" w:author="Acaru, Silviu" w:date="2026-03-15T20:37:00Z" w16du:dateUtc="2026-03-15T19:37:00Z">
              <w:rPr>
                <w:rFonts w:ascii="Times New Roman" w:hAnsi="Times New Roman" w:cs="Times New Roman"/>
                <w:sz w:val="24"/>
                <w:szCs w:val="24"/>
              </w:rPr>
            </w:rPrChange>
          </w:rPr>
          <w:t>Isocyanate (</w:t>
        </w:r>
        <w:proofErr w:type="spellStart"/>
        <w:r w:rsidR="0083583B" w:rsidRPr="00652049">
          <w:rPr>
            <w:rFonts w:ascii="Times New Roman" w:hAnsi="Times New Roman" w:cs="Times New Roman"/>
            <w:i/>
            <w:iCs/>
            <w:sz w:val="24"/>
            <w:szCs w:val="24"/>
            <w:rPrChange w:id="561" w:author="Acaru, Silviu" w:date="2026-03-15T20:37:00Z" w16du:dateUtc="2026-03-15T19:37:00Z">
              <w:rPr>
                <w:rFonts w:ascii="Times New Roman" w:hAnsi="Times New Roman" w:cs="Times New Roman"/>
                <w:sz w:val="24"/>
                <w:szCs w:val="24"/>
              </w:rPr>
            </w:rPrChange>
          </w:rPr>
          <w:t>wt</w:t>
        </w:r>
        <w:proofErr w:type="spellEnd"/>
        <w:r w:rsidR="0083583B" w:rsidRPr="00652049">
          <w:rPr>
            <w:rFonts w:ascii="Times New Roman" w:hAnsi="Times New Roman" w:cs="Times New Roman"/>
            <w:i/>
            <w:iCs/>
            <w:sz w:val="24"/>
            <w:szCs w:val="24"/>
            <w:rPrChange w:id="562" w:author="Acaru, Silviu" w:date="2026-03-15T20:37:00Z" w16du:dateUtc="2026-03-15T19:37:00Z">
              <w:rPr>
                <w:rFonts w:ascii="Times New Roman" w:hAnsi="Times New Roman" w:cs="Times New Roman"/>
                <w:sz w:val="24"/>
                <w:szCs w:val="24"/>
              </w:rPr>
            </w:rPrChange>
          </w:rPr>
          <w:t>%)</w:t>
        </w:r>
        <w:r w:rsidR="0083583B" w:rsidRPr="0083583B">
          <w:rPr>
            <w:rFonts w:ascii="Times New Roman" w:hAnsi="Times New Roman" w:cs="Times New Roman"/>
            <w:sz w:val="24"/>
            <w:szCs w:val="24"/>
          </w:rPr>
          <w:t xml:space="preserve"> (Ranks 4 and 5) returned higher MAE values on the validation dataset. Although </w:t>
        </w:r>
        <w:r w:rsidR="0083583B" w:rsidRPr="00652049">
          <w:rPr>
            <w:rFonts w:ascii="Times New Roman" w:hAnsi="Times New Roman" w:cs="Times New Roman"/>
            <w:i/>
            <w:iCs/>
            <w:sz w:val="24"/>
            <w:szCs w:val="24"/>
            <w:rPrChange w:id="563" w:author="Acaru, Silviu" w:date="2026-03-15T20:37:00Z" w16du:dateUtc="2026-03-15T19:37:00Z">
              <w:rPr>
                <w:rFonts w:ascii="Times New Roman" w:hAnsi="Times New Roman" w:cs="Times New Roman"/>
                <w:sz w:val="24"/>
                <w:szCs w:val="24"/>
              </w:rPr>
            </w:rPrChange>
          </w:rPr>
          <w:t>Isocyanate (</w:t>
        </w:r>
        <w:proofErr w:type="spellStart"/>
        <w:r w:rsidR="0083583B" w:rsidRPr="00652049">
          <w:rPr>
            <w:rFonts w:ascii="Times New Roman" w:hAnsi="Times New Roman" w:cs="Times New Roman"/>
            <w:i/>
            <w:iCs/>
            <w:sz w:val="24"/>
            <w:szCs w:val="24"/>
            <w:rPrChange w:id="564" w:author="Acaru, Silviu" w:date="2026-03-15T20:37:00Z" w16du:dateUtc="2026-03-15T19:37:00Z">
              <w:rPr>
                <w:rFonts w:ascii="Times New Roman" w:hAnsi="Times New Roman" w:cs="Times New Roman"/>
                <w:sz w:val="24"/>
                <w:szCs w:val="24"/>
              </w:rPr>
            </w:rPrChange>
          </w:rPr>
          <w:t>wt</w:t>
        </w:r>
        <w:proofErr w:type="spellEnd"/>
        <w:r w:rsidR="0083583B" w:rsidRPr="00652049">
          <w:rPr>
            <w:rFonts w:ascii="Times New Roman" w:hAnsi="Times New Roman" w:cs="Times New Roman"/>
            <w:i/>
            <w:iCs/>
            <w:sz w:val="24"/>
            <w:szCs w:val="24"/>
            <w:rPrChange w:id="565" w:author="Acaru, Silviu" w:date="2026-03-15T20:37:00Z" w16du:dateUtc="2026-03-15T19:37:00Z">
              <w:rPr>
                <w:rFonts w:ascii="Times New Roman" w:hAnsi="Times New Roman" w:cs="Times New Roman"/>
                <w:sz w:val="24"/>
                <w:szCs w:val="24"/>
              </w:rPr>
            </w:rPrChange>
          </w:rPr>
          <w:t>%)</w:t>
        </w:r>
        <w:r w:rsidR="0083583B" w:rsidRPr="0083583B">
          <w:rPr>
            <w:rFonts w:ascii="Times New Roman" w:hAnsi="Times New Roman" w:cs="Times New Roman"/>
            <w:sz w:val="24"/>
            <w:szCs w:val="24"/>
          </w:rPr>
          <w:t xml:space="preserve"> and </w:t>
        </w:r>
        <w:r w:rsidR="0083583B" w:rsidRPr="00652049">
          <w:rPr>
            <w:rFonts w:ascii="Times New Roman" w:hAnsi="Times New Roman" w:cs="Times New Roman"/>
            <w:i/>
            <w:iCs/>
            <w:sz w:val="24"/>
            <w:szCs w:val="24"/>
            <w:rPrChange w:id="566" w:author="Acaru, Silviu" w:date="2026-03-15T20:37:00Z" w16du:dateUtc="2026-03-15T19:37:00Z">
              <w:rPr>
                <w:rFonts w:ascii="Times New Roman" w:hAnsi="Times New Roman" w:cs="Times New Roman"/>
                <w:sz w:val="24"/>
                <w:szCs w:val="24"/>
              </w:rPr>
            </w:rPrChange>
          </w:rPr>
          <w:t>Isocyanate type</w:t>
        </w:r>
        <w:r w:rsidR="0083583B" w:rsidRPr="0083583B">
          <w:rPr>
            <w:rFonts w:ascii="Times New Roman" w:hAnsi="Times New Roman" w:cs="Times New Roman"/>
            <w:sz w:val="24"/>
            <w:szCs w:val="24"/>
          </w:rPr>
          <w:t xml:space="preserve"> are strongly correlated, the use of continuous numerical values over categorical representations contributes to better model accuracy. The</w:t>
        </w:r>
        <w:r w:rsidR="0083583B" w:rsidRPr="00652049">
          <w:rPr>
            <w:rFonts w:ascii="Times New Roman" w:hAnsi="Times New Roman" w:cs="Times New Roman"/>
            <w:i/>
            <w:iCs/>
            <w:sz w:val="24"/>
            <w:szCs w:val="24"/>
            <w:rPrChange w:id="567" w:author="Acaru, Silviu" w:date="2026-03-15T20:37:00Z" w16du:dateUtc="2026-03-15T19:37:00Z">
              <w:rPr>
                <w:rFonts w:ascii="Times New Roman" w:hAnsi="Times New Roman" w:cs="Times New Roman"/>
                <w:sz w:val="24"/>
                <w:szCs w:val="24"/>
              </w:rPr>
            </w:rPrChange>
          </w:rPr>
          <w:t xml:space="preserve"> Co-polyol type (PTHF) </w:t>
        </w:r>
        <w:r w:rsidR="0083583B" w:rsidRPr="0083583B">
          <w:rPr>
            <w:rFonts w:ascii="Times New Roman" w:hAnsi="Times New Roman" w:cs="Times New Roman"/>
            <w:sz w:val="24"/>
            <w:szCs w:val="24"/>
          </w:rPr>
          <w:t>is also consistently part of all five top-performing datasets, and as evidenced by the PCA's Maximum Absolute Loading Value, it does have an important role on model performance. Based on this metric, it was the third most important feature.</w:t>
        </w:r>
      </w:ins>
    </w:p>
    <w:p w14:paraId="3D2E25BE" w14:textId="75D0B7FD" w:rsidR="007C3285" w:rsidDel="0083583B" w:rsidRDefault="005F6F72" w:rsidP="00200EC4">
      <w:pPr>
        <w:jc w:val="both"/>
        <w:rPr>
          <w:del w:id="568" w:author="Acaru, Silviu" w:date="2026-03-12T13:49:00Z" w16du:dateUtc="2026-03-12T12:49:00Z"/>
          <w:rFonts w:ascii="Times New Roman" w:hAnsi="Times New Roman" w:cs="Times New Roman"/>
          <w:sz w:val="24"/>
          <w:szCs w:val="24"/>
        </w:rPr>
      </w:pPr>
      <w:del w:id="569" w:author="Acaru, Silviu" w:date="2026-03-12T13:49:00Z" w16du:dateUtc="2026-03-12T12:49:00Z">
        <w:r w:rsidRPr="00E75E5F" w:rsidDel="0083583B">
          <w:rPr>
            <w:rFonts w:ascii="Times New Roman" w:hAnsi="Times New Roman" w:cs="Times New Roman"/>
            <w:i/>
            <w:sz w:val="24"/>
            <w:szCs w:val="24"/>
          </w:rPr>
          <w:delText>S</w:delText>
        </w:r>
        <w:r w:rsidR="00200EC4" w:rsidRPr="00E75E5F" w:rsidDel="0083583B">
          <w:rPr>
            <w:rFonts w:ascii="Times New Roman" w:hAnsi="Times New Roman" w:cs="Times New Roman"/>
            <w:i/>
            <w:sz w:val="24"/>
            <w:szCs w:val="24"/>
          </w:rPr>
          <w:delText>welling ratio</w:delText>
        </w:r>
        <w:r w:rsidR="00E75E5F" w:rsidRPr="00E75E5F" w:rsidDel="0083583B">
          <w:rPr>
            <w:rFonts w:ascii="Times New Roman" w:hAnsi="Times New Roman" w:cs="Times New Roman"/>
            <w:i/>
            <w:sz w:val="24"/>
            <w:szCs w:val="24"/>
          </w:rPr>
          <w:delText xml:space="preserve"> (%)</w:delText>
        </w:r>
        <w:r w:rsidR="00200EC4" w:rsidRPr="00AB5FA3" w:rsidDel="0083583B">
          <w:rPr>
            <w:rFonts w:ascii="Times New Roman" w:hAnsi="Times New Roman" w:cs="Times New Roman"/>
            <w:sz w:val="24"/>
            <w:szCs w:val="24"/>
          </w:rPr>
          <w:delText xml:space="preserve"> </w:delText>
        </w:r>
        <w:r w:rsidRPr="00AB5FA3" w:rsidDel="0083583B">
          <w:rPr>
            <w:rFonts w:ascii="Times New Roman" w:hAnsi="Times New Roman" w:cs="Times New Roman"/>
            <w:sz w:val="24"/>
            <w:szCs w:val="24"/>
          </w:rPr>
          <w:delText>was</w:delText>
        </w:r>
        <w:r w:rsidR="009A30AB" w:rsidDel="0083583B">
          <w:rPr>
            <w:rFonts w:ascii="Times New Roman" w:hAnsi="Times New Roman" w:cs="Times New Roman"/>
            <w:sz w:val="24"/>
            <w:szCs w:val="24"/>
          </w:rPr>
          <w:delText xml:space="preserve"> present which also had</w:delText>
        </w:r>
        <w:r w:rsidR="00200EC4" w:rsidRPr="00AB5FA3" w:rsidDel="0083583B">
          <w:rPr>
            <w:rFonts w:ascii="Times New Roman" w:hAnsi="Times New Roman" w:cs="Times New Roman"/>
            <w:sz w:val="24"/>
            <w:szCs w:val="24"/>
          </w:rPr>
          <w:delText xml:space="preserve"> a high importance in the PCA analysis. </w:delText>
        </w:r>
        <w:r w:rsidR="00AB5FA3" w:rsidRPr="00AB5FA3" w:rsidDel="0083583B">
          <w:rPr>
            <w:rFonts w:ascii="Times New Roman" w:hAnsi="Times New Roman" w:cs="Times New Roman"/>
            <w:sz w:val="24"/>
            <w:szCs w:val="24"/>
          </w:rPr>
          <w:delText xml:space="preserve">The models that </w:delText>
        </w:r>
        <w:r w:rsidR="002E4CF3" w:rsidDel="0083583B">
          <w:rPr>
            <w:rFonts w:ascii="Times New Roman" w:hAnsi="Times New Roman" w:cs="Times New Roman"/>
            <w:sz w:val="24"/>
            <w:szCs w:val="24"/>
          </w:rPr>
          <w:delText>did</w:delText>
        </w:r>
        <w:r w:rsidR="00AB5FA3" w:rsidRPr="00AB5FA3" w:rsidDel="0083583B">
          <w:rPr>
            <w:rFonts w:ascii="Times New Roman" w:hAnsi="Times New Roman" w:cs="Times New Roman"/>
            <w:sz w:val="24"/>
            <w:szCs w:val="24"/>
          </w:rPr>
          <w:delText xml:space="preserve"> not contain this feature return</w:delText>
        </w:r>
        <w:r w:rsidR="002E4CF3" w:rsidDel="0083583B">
          <w:rPr>
            <w:rFonts w:ascii="Times New Roman" w:hAnsi="Times New Roman" w:cs="Times New Roman"/>
            <w:sz w:val="24"/>
            <w:szCs w:val="24"/>
          </w:rPr>
          <w:delText>ed</w:delText>
        </w:r>
        <w:r w:rsidR="00AB5FA3" w:rsidRPr="00AB5FA3" w:rsidDel="0083583B">
          <w:rPr>
            <w:rFonts w:ascii="Times New Roman" w:hAnsi="Times New Roman" w:cs="Times New Roman"/>
            <w:sz w:val="24"/>
            <w:szCs w:val="24"/>
          </w:rPr>
          <w:delText xml:space="preserve"> a slightly higher MAE for validation dataset</w:delText>
        </w:r>
        <w:r w:rsidR="00165D75" w:rsidDel="0083583B">
          <w:rPr>
            <w:rFonts w:ascii="Times New Roman" w:hAnsi="Times New Roman" w:cs="Times New Roman"/>
            <w:sz w:val="24"/>
            <w:szCs w:val="24"/>
          </w:rPr>
          <w:delText>. Other datasets without this feature return</w:delText>
        </w:r>
        <w:r w:rsidR="002E4CF3" w:rsidDel="0083583B">
          <w:rPr>
            <w:rFonts w:ascii="Times New Roman" w:hAnsi="Times New Roman" w:cs="Times New Roman"/>
            <w:sz w:val="24"/>
            <w:szCs w:val="24"/>
          </w:rPr>
          <w:delText>ed</w:delText>
        </w:r>
        <w:r w:rsidR="00165D75" w:rsidDel="0083583B">
          <w:rPr>
            <w:rFonts w:ascii="Times New Roman" w:hAnsi="Times New Roman" w:cs="Times New Roman"/>
            <w:sz w:val="24"/>
            <w:szCs w:val="24"/>
          </w:rPr>
          <w:delText xml:space="preserve"> higher MAE values for the stacked ensembles</w:delText>
        </w:r>
        <w:r w:rsidR="00AB5FA3" w:rsidRPr="00AB5FA3" w:rsidDel="0083583B">
          <w:rPr>
            <w:rFonts w:ascii="Times New Roman" w:hAnsi="Times New Roman" w:cs="Times New Roman"/>
            <w:sz w:val="24"/>
            <w:szCs w:val="24"/>
          </w:rPr>
          <w:delText xml:space="preserve"> (see </w:delText>
        </w:r>
        <w:r w:rsidR="002A1EB4" w:rsidDel="0083583B">
          <w:rPr>
            <w:rFonts w:ascii="Times New Roman" w:hAnsi="Times New Roman" w:cs="Times New Roman"/>
            <w:sz w:val="24"/>
            <w:szCs w:val="24"/>
          </w:rPr>
          <w:delText>S</w:delText>
        </w:r>
        <w:r w:rsidR="004E1F60" w:rsidDel="0083583B">
          <w:rPr>
            <w:rFonts w:ascii="Times New Roman" w:hAnsi="Times New Roman" w:cs="Times New Roman"/>
            <w:sz w:val="24"/>
            <w:szCs w:val="24"/>
          </w:rPr>
          <w:delText xml:space="preserve">upporting </w:delText>
        </w:r>
        <w:r w:rsidR="002A1EB4" w:rsidDel="0083583B">
          <w:rPr>
            <w:rFonts w:ascii="Times New Roman" w:hAnsi="Times New Roman" w:cs="Times New Roman"/>
            <w:sz w:val="24"/>
            <w:szCs w:val="24"/>
          </w:rPr>
          <w:delText>I</w:delText>
        </w:r>
        <w:r w:rsidR="004E1F60" w:rsidDel="0083583B">
          <w:rPr>
            <w:rFonts w:ascii="Times New Roman" w:hAnsi="Times New Roman" w:cs="Times New Roman"/>
            <w:sz w:val="24"/>
            <w:szCs w:val="24"/>
          </w:rPr>
          <w:delText>nformation Table S1</w:delText>
        </w:r>
        <w:r w:rsidR="00AB5FA3" w:rsidRPr="00AB5FA3" w:rsidDel="0083583B">
          <w:rPr>
            <w:rFonts w:ascii="Times New Roman" w:hAnsi="Times New Roman" w:cs="Times New Roman"/>
            <w:sz w:val="24"/>
            <w:szCs w:val="24"/>
          </w:rPr>
          <w:delText xml:space="preserve">). </w:delText>
        </w:r>
        <w:r w:rsidR="00200EC4" w:rsidDel="0083583B">
          <w:rPr>
            <w:rFonts w:ascii="Times New Roman" w:hAnsi="Times New Roman" w:cs="Times New Roman"/>
            <w:sz w:val="24"/>
            <w:szCs w:val="24"/>
          </w:rPr>
          <w:delText>Additionally, the isocyanate type and quantity</w:delText>
        </w:r>
        <w:r w:rsidR="00BC4134" w:rsidDel="0083583B">
          <w:rPr>
            <w:rFonts w:ascii="Times New Roman" w:hAnsi="Times New Roman" w:cs="Times New Roman"/>
            <w:sz w:val="24"/>
            <w:szCs w:val="24"/>
          </w:rPr>
          <w:delText>,</w:delText>
        </w:r>
        <w:r w:rsidR="00200EC4" w:rsidDel="0083583B">
          <w:rPr>
            <w:rFonts w:ascii="Times New Roman" w:hAnsi="Times New Roman" w:cs="Times New Roman"/>
            <w:sz w:val="24"/>
            <w:szCs w:val="24"/>
          </w:rPr>
          <w:delText xml:space="preserve"> </w:delText>
        </w:r>
        <w:r w:rsidR="00BC4134" w:rsidDel="0083583B">
          <w:rPr>
            <w:rFonts w:ascii="Times New Roman" w:hAnsi="Times New Roman" w:cs="Times New Roman"/>
            <w:sz w:val="24"/>
            <w:szCs w:val="24"/>
          </w:rPr>
          <w:delText xml:space="preserve">which is a result of the </w:delText>
        </w:r>
        <w:r w:rsidR="00200EC4" w:rsidRPr="005937D1" w:rsidDel="0083583B">
          <w:rPr>
            <w:rFonts w:ascii="Times New Roman" w:hAnsi="Times New Roman" w:cs="Times New Roman"/>
            <w:i/>
            <w:sz w:val="24"/>
            <w:szCs w:val="24"/>
          </w:rPr>
          <w:delText>Ratio</w:delText>
        </w:r>
        <w:r w:rsidR="00E75E5F" w:rsidDel="0083583B">
          <w:rPr>
            <w:rFonts w:ascii="Times New Roman" w:hAnsi="Times New Roman" w:cs="Times New Roman"/>
            <w:i/>
            <w:sz w:val="24"/>
            <w:szCs w:val="24"/>
          </w:rPr>
          <w:delText xml:space="preserve"> </w:delText>
        </w:r>
        <w:r w:rsidR="00E75E5F" w:rsidRPr="00E75E5F" w:rsidDel="0083583B">
          <w:rPr>
            <w:rFonts w:ascii="Times New Roman" w:hAnsi="Times New Roman" w:cs="Times New Roman"/>
            <w:sz w:val="24"/>
            <w:szCs w:val="24"/>
          </w:rPr>
          <w:delText>feature</w:delText>
        </w:r>
        <w:r w:rsidR="00BC4134" w:rsidDel="0083583B">
          <w:rPr>
            <w:rFonts w:ascii="Times New Roman" w:hAnsi="Times New Roman" w:cs="Times New Roman"/>
            <w:i/>
            <w:sz w:val="24"/>
            <w:szCs w:val="24"/>
          </w:rPr>
          <w:delText>,</w:delText>
        </w:r>
        <w:r w:rsidR="00200EC4" w:rsidDel="0083583B">
          <w:rPr>
            <w:rFonts w:ascii="Times New Roman" w:hAnsi="Times New Roman" w:cs="Times New Roman"/>
            <w:sz w:val="24"/>
            <w:szCs w:val="24"/>
          </w:rPr>
          <w:delText xml:space="preserve"> are also part of the dataset returning highest MAE metrics. The </w:delText>
        </w:r>
        <w:r w:rsidR="00200EC4" w:rsidRPr="005937D1" w:rsidDel="0083583B">
          <w:rPr>
            <w:rFonts w:ascii="Times New Roman" w:hAnsi="Times New Roman" w:cs="Times New Roman"/>
            <w:i/>
            <w:sz w:val="24"/>
            <w:szCs w:val="24"/>
          </w:rPr>
          <w:delText>Isocyanate (mmol NCO)</w:delText>
        </w:r>
        <w:r w:rsidR="00200EC4" w:rsidDel="0083583B">
          <w:rPr>
            <w:rFonts w:ascii="Times New Roman" w:hAnsi="Times New Roman" w:cs="Times New Roman"/>
            <w:sz w:val="24"/>
            <w:szCs w:val="24"/>
          </w:rPr>
          <w:delText xml:space="preserve"> and </w:delText>
        </w:r>
        <w:r w:rsidR="00200EC4" w:rsidRPr="005937D1" w:rsidDel="0083583B">
          <w:rPr>
            <w:rFonts w:ascii="Times New Roman" w:hAnsi="Times New Roman" w:cs="Times New Roman"/>
            <w:i/>
            <w:sz w:val="24"/>
            <w:szCs w:val="24"/>
          </w:rPr>
          <w:delText>Ratio</w:delText>
        </w:r>
        <w:r w:rsidR="00200EC4" w:rsidDel="0083583B">
          <w:rPr>
            <w:rFonts w:ascii="Times New Roman" w:hAnsi="Times New Roman" w:cs="Times New Roman"/>
            <w:sz w:val="24"/>
            <w:szCs w:val="24"/>
          </w:rPr>
          <w:delText xml:space="preserve"> have shown a strong positive </w:delText>
        </w:r>
        <w:r w:rsidR="00200EC4" w:rsidRPr="005937D1" w:rsidDel="0083583B">
          <w:rPr>
            <w:rFonts w:ascii="Times New Roman" w:hAnsi="Times New Roman" w:cs="Times New Roman"/>
            <w:sz w:val="24"/>
            <w:szCs w:val="24"/>
          </w:rPr>
          <w:delText>correlation</w:delText>
        </w:r>
        <w:r w:rsidR="005937D1" w:rsidRPr="005937D1" w:rsidDel="0083583B">
          <w:rPr>
            <w:rFonts w:ascii="Times New Roman" w:hAnsi="Times New Roman" w:cs="Times New Roman"/>
            <w:sz w:val="24"/>
            <w:szCs w:val="24"/>
          </w:rPr>
          <w:delText xml:space="preserve"> (see </w:delText>
        </w:r>
        <w:r w:rsidR="005937D1" w:rsidRPr="005937D1" w:rsidDel="0083583B">
          <w:rPr>
            <w:rFonts w:ascii="Times New Roman" w:hAnsi="Times New Roman" w:cs="Times New Roman"/>
            <w:sz w:val="24"/>
            <w:szCs w:val="24"/>
          </w:rPr>
          <w:fldChar w:fldCharType="begin"/>
        </w:r>
        <w:r w:rsidR="005937D1" w:rsidRPr="005937D1" w:rsidDel="0083583B">
          <w:rPr>
            <w:rFonts w:ascii="Times New Roman" w:hAnsi="Times New Roman" w:cs="Times New Roman"/>
            <w:sz w:val="24"/>
            <w:szCs w:val="24"/>
          </w:rPr>
          <w:delInstrText xml:space="preserve"> REF _Ref177115861 \h  \* MERGEFORMAT </w:delInstrText>
        </w:r>
        <w:r w:rsidR="005937D1" w:rsidRPr="005937D1" w:rsidDel="0083583B">
          <w:rPr>
            <w:rFonts w:ascii="Times New Roman" w:hAnsi="Times New Roman" w:cs="Times New Roman"/>
            <w:sz w:val="24"/>
            <w:szCs w:val="24"/>
          </w:rPr>
        </w:r>
        <w:r w:rsidR="005937D1" w:rsidRPr="005937D1" w:rsidDel="0083583B">
          <w:rPr>
            <w:rFonts w:ascii="Times New Roman" w:hAnsi="Times New Roman" w:cs="Times New Roman"/>
            <w:sz w:val="24"/>
            <w:szCs w:val="24"/>
          </w:rPr>
          <w:fldChar w:fldCharType="separate"/>
        </w:r>
        <w:r w:rsidR="009A7A28" w:rsidRPr="001A6B86" w:rsidDel="0083583B">
          <w:rPr>
            <w:rFonts w:ascii="Times New Roman" w:hAnsi="Times New Roman" w:cs="Times New Roman"/>
            <w:sz w:val="24"/>
            <w:szCs w:val="24"/>
          </w:rPr>
          <w:delText xml:space="preserve">Figure </w:delText>
        </w:r>
        <w:r w:rsidR="009A7A28" w:rsidDel="0083583B">
          <w:rPr>
            <w:rFonts w:ascii="Times New Roman" w:hAnsi="Times New Roman" w:cs="Times New Roman"/>
            <w:noProof/>
            <w:sz w:val="24"/>
            <w:szCs w:val="24"/>
          </w:rPr>
          <w:delText>3</w:delText>
        </w:r>
        <w:r w:rsidR="005937D1" w:rsidRPr="005937D1" w:rsidDel="0083583B">
          <w:rPr>
            <w:rFonts w:ascii="Times New Roman" w:hAnsi="Times New Roman" w:cs="Times New Roman"/>
            <w:sz w:val="24"/>
            <w:szCs w:val="24"/>
          </w:rPr>
          <w:fldChar w:fldCharType="end"/>
        </w:r>
        <w:r w:rsidR="005937D1" w:rsidRPr="005937D1" w:rsidDel="0083583B">
          <w:rPr>
            <w:rFonts w:ascii="Times New Roman" w:hAnsi="Times New Roman" w:cs="Times New Roman"/>
            <w:sz w:val="24"/>
            <w:szCs w:val="24"/>
          </w:rPr>
          <w:delText>)</w:delText>
        </w:r>
        <w:r w:rsidR="00200EC4" w:rsidRPr="005937D1" w:rsidDel="0083583B">
          <w:rPr>
            <w:rFonts w:ascii="Times New Roman" w:hAnsi="Times New Roman" w:cs="Times New Roman"/>
            <w:sz w:val="24"/>
            <w:szCs w:val="24"/>
          </w:rPr>
          <w:delText>,</w:delText>
        </w:r>
        <w:r w:rsidR="00200EC4" w:rsidDel="0083583B">
          <w:rPr>
            <w:rFonts w:ascii="Times New Roman" w:hAnsi="Times New Roman" w:cs="Times New Roman"/>
            <w:sz w:val="24"/>
            <w:szCs w:val="24"/>
          </w:rPr>
          <w:delText xml:space="preserve"> and in addition to the </w:delText>
        </w:r>
        <w:r w:rsidR="00200EC4" w:rsidRPr="00200EC4" w:rsidDel="0083583B">
          <w:rPr>
            <w:rFonts w:ascii="Times New Roman" w:hAnsi="Times New Roman" w:cs="Times New Roman"/>
            <w:sz w:val="24"/>
            <w:szCs w:val="24"/>
          </w:rPr>
          <w:delText>proportional factor</w:delText>
        </w:r>
        <w:r w:rsidR="00200EC4" w:rsidDel="0083583B">
          <w:rPr>
            <w:rFonts w:ascii="Times New Roman" w:hAnsi="Times New Roman" w:cs="Times New Roman"/>
            <w:sz w:val="24"/>
            <w:szCs w:val="24"/>
          </w:rPr>
          <w:delText xml:space="preserve"> that </w:delText>
        </w:r>
        <w:r w:rsidR="00200EC4" w:rsidRPr="005937D1" w:rsidDel="0083583B">
          <w:rPr>
            <w:rFonts w:ascii="Times New Roman" w:hAnsi="Times New Roman" w:cs="Times New Roman"/>
            <w:i/>
            <w:sz w:val="24"/>
            <w:szCs w:val="24"/>
          </w:rPr>
          <w:delText>Ratio</w:delText>
        </w:r>
        <w:r w:rsidR="00200EC4" w:rsidDel="0083583B">
          <w:rPr>
            <w:rFonts w:ascii="Times New Roman" w:hAnsi="Times New Roman" w:cs="Times New Roman"/>
            <w:sz w:val="24"/>
            <w:szCs w:val="24"/>
          </w:rPr>
          <w:delText xml:space="preserve"> gives, the </w:delText>
        </w:r>
        <w:r w:rsidR="00200EC4" w:rsidRPr="005937D1" w:rsidDel="0083583B">
          <w:rPr>
            <w:rFonts w:ascii="Times New Roman" w:hAnsi="Times New Roman" w:cs="Times New Roman"/>
            <w:i/>
            <w:sz w:val="24"/>
            <w:szCs w:val="24"/>
          </w:rPr>
          <w:delText>Isocyanate (mmol NCO)</w:delText>
        </w:r>
        <w:r w:rsidR="00200EC4" w:rsidDel="0083583B">
          <w:rPr>
            <w:rFonts w:ascii="Times New Roman" w:hAnsi="Times New Roman" w:cs="Times New Roman"/>
            <w:sz w:val="24"/>
            <w:szCs w:val="24"/>
          </w:rPr>
          <w:delText xml:space="preserve"> contains exact values, which influences positively the models understanding of the dataset. The catalyst (</w:delText>
        </w:r>
        <w:r w:rsidR="00200EC4" w:rsidRPr="00200EC4" w:rsidDel="0083583B">
          <w:rPr>
            <w:rFonts w:ascii="Times New Roman" w:hAnsi="Times New Roman" w:cs="Times New Roman"/>
            <w:i/>
            <w:sz w:val="24"/>
            <w:szCs w:val="24"/>
          </w:rPr>
          <w:delText>Tin(II) octoate</w:delText>
        </w:r>
        <w:r w:rsidR="00200EC4" w:rsidDel="0083583B">
          <w:rPr>
            <w:rFonts w:ascii="Times New Roman" w:hAnsi="Times New Roman" w:cs="Times New Roman"/>
            <w:sz w:val="24"/>
            <w:szCs w:val="24"/>
          </w:rPr>
          <w:delText xml:space="preserve">) is also </w:delText>
        </w:r>
        <w:r w:rsidR="00200EC4" w:rsidDel="0083583B">
          <w:rPr>
            <w:rFonts w:ascii="Times New Roman" w:hAnsi="Times New Roman" w:cs="Times New Roman"/>
            <w:sz w:val="24"/>
            <w:szCs w:val="24"/>
          </w:rPr>
          <w:lastRenderedPageBreak/>
          <w:delText>part of the dataset, and as evidenced of the PCA’s Maximum Absolute Loading Value</w:delText>
        </w:r>
        <w:r w:rsidR="00BC4134" w:rsidDel="0083583B">
          <w:rPr>
            <w:rFonts w:ascii="Times New Roman" w:hAnsi="Times New Roman" w:cs="Times New Roman"/>
            <w:sz w:val="24"/>
            <w:szCs w:val="24"/>
          </w:rPr>
          <w:delText>, it</w:delText>
        </w:r>
        <w:r w:rsidR="00200EC4" w:rsidDel="0083583B">
          <w:rPr>
            <w:rFonts w:ascii="Times New Roman" w:hAnsi="Times New Roman" w:cs="Times New Roman"/>
            <w:sz w:val="24"/>
            <w:szCs w:val="24"/>
          </w:rPr>
          <w:delText xml:space="preserve"> does have an important role on model performance</w:delText>
        </w:r>
        <w:r w:rsidR="00BC4134" w:rsidDel="0083583B">
          <w:rPr>
            <w:rFonts w:ascii="Times New Roman" w:hAnsi="Times New Roman" w:cs="Times New Roman"/>
            <w:sz w:val="24"/>
            <w:szCs w:val="24"/>
          </w:rPr>
          <w:delText>. B</w:delText>
        </w:r>
        <w:r w:rsidR="00D04D0B" w:rsidDel="0083583B">
          <w:rPr>
            <w:rFonts w:ascii="Times New Roman" w:hAnsi="Times New Roman" w:cs="Times New Roman"/>
            <w:sz w:val="24"/>
            <w:szCs w:val="24"/>
          </w:rPr>
          <w:delText>ased on this metric</w:delText>
        </w:r>
        <w:r w:rsidR="00BC4134" w:rsidDel="0083583B">
          <w:rPr>
            <w:rFonts w:ascii="Times New Roman" w:hAnsi="Times New Roman" w:cs="Times New Roman"/>
            <w:sz w:val="24"/>
            <w:szCs w:val="24"/>
          </w:rPr>
          <w:delText>, it</w:delText>
        </w:r>
        <w:r w:rsidR="00200EC4" w:rsidDel="0083583B">
          <w:rPr>
            <w:rFonts w:ascii="Times New Roman" w:hAnsi="Times New Roman" w:cs="Times New Roman"/>
            <w:sz w:val="24"/>
            <w:szCs w:val="24"/>
          </w:rPr>
          <w:delText xml:space="preserve"> </w:delText>
        </w:r>
        <w:r w:rsidR="004E060A" w:rsidDel="0083583B">
          <w:rPr>
            <w:rFonts w:ascii="Times New Roman" w:hAnsi="Times New Roman" w:cs="Times New Roman"/>
            <w:sz w:val="24"/>
            <w:szCs w:val="24"/>
          </w:rPr>
          <w:delText>was</w:delText>
        </w:r>
        <w:r w:rsidR="00200EC4" w:rsidDel="0083583B">
          <w:rPr>
            <w:rFonts w:ascii="Times New Roman" w:hAnsi="Times New Roman" w:cs="Times New Roman"/>
            <w:sz w:val="24"/>
            <w:szCs w:val="24"/>
          </w:rPr>
          <w:delText xml:space="preserve"> the third most important feature. </w:delText>
        </w:r>
      </w:del>
    </w:p>
    <w:p w14:paraId="58659149" w14:textId="06B0760D" w:rsidR="00D04D0B" w:rsidRDefault="00D04D0B" w:rsidP="00200EC4">
      <w:pPr>
        <w:jc w:val="both"/>
        <w:rPr>
          <w:rFonts w:ascii="Times New Roman" w:hAnsi="Times New Roman" w:cs="Times New Roman"/>
          <w:sz w:val="24"/>
          <w:szCs w:val="24"/>
        </w:rPr>
      </w:pPr>
      <w:r w:rsidRPr="78F197D4">
        <w:rPr>
          <w:rFonts w:ascii="Times New Roman" w:hAnsi="Times New Roman" w:cs="Times New Roman"/>
          <w:sz w:val="24"/>
          <w:szCs w:val="24"/>
        </w:rPr>
        <w:t>After analyzing the dataset through</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r w:rsidR="359979F0" w:rsidRPr="78F197D4">
        <w:rPr>
          <w:rFonts w:ascii="Times New Roman" w:hAnsi="Times New Roman" w:cs="Times New Roman"/>
          <w:sz w:val="24"/>
          <w:szCs w:val="24"/>
        </w:rPr>
        <w:t xml:space="preserve">three methods: </w:t>
      </w:r>
      <w:r w:rsidRPr="78F197D4">
        <w:rPr>
          <w:rFonts w:ascii="Times New Roman" w:hAnsi="Times New Roman" w:cs="Times New Roman"/>
          <w:sz w:val="24"/>
          <w:szCs w:val="24"/>
        </w:rPr>
        <w:t xml:space="preserve">correlation, PCA, and </w:t>
      </w:r>
      <w:r w:rsidR="556AC688" w:rsidRPr="78F197D4">
        <w:rPr>
          <w:rFonts w:ascii="Times New Roman" w:hAnsi="Times New Roman" w:cs="Times New Roman"/>
          <w:sz w:val="24"/>
          <w:szCs w:val="24"/>
        </w:rPr>
        <w:t xml:space="preserve">the </w:t>
      </w:r>
      <w:r w:rsidRPr="78F197D4">
        <w:rPr>
          <w:rFonts w:ascii="Times New Roman" w:hAnsi="Times New Roman" w:cs="Times New Roman"/>
          <w:sz w:val="24"/>
          <w:szCs w:val="24"/>
        </w:rPr>
        <w:t xml:space="preserve">wrapper method applied </w:t>
      </w:r>
      <w:r w:rsidR="00094208" w:rsidRPr="78F197D4">
        <w:rPr>
          <w:rFonts w:ascii="Times New Roman" w:hAnsi="Times New Roman" w:cs="Times New Roman"/>
          <w:sz w:val="24"/>
          <w:szCs w:val="24"/>
        </w:rPr>
        <w:t>within</w:t>
      </w:r>
      <w:r w:rsidRPr="78F197D4">
        <w:rPr>
          <w:rFonts w:ascii="Times New Roman" w:hAnsi="Times New Roman" w:cs="Times New Roman"/>
          <w:sz w:val="24"/>
          <w:szCs w:val="24"/>
        </w:rPr>
        <w:t xml:space="preserve"> the ensemble model, it is evident that the features emphasized in the stacking ensemble are highly valuable. These features provide compelling insights that can be leveraged to develop a robust final model for predicting</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proofErr w:type="spellStart"/>
      <w:r w:rsidRPr="78F197D4">
        <w:rPr>
          <w:rFonts w:ascii="Times New Roman" w:hAnsi="Times New Roman" w:cs="Times New Roman"/>
          <w:sz w:val="24"/>
          <w:szCs w:val="24"/>
        </w:rPr>
        <w:t>T</w:t>
      </w:r>
      <w:r w:rsidRPr="78F197D4">
        <w:rPr>
          <w:rFonts w:ascii="Times New Roman" w:hAnsi="Times New Roman" w:cs="Times New Roman"/>
          <w:sz w:val="24"/>
          <w:szCs w:val="24"/>
          <w:vertAlign w:val="subscript"/>
        </w:rPr>
        <w:t>g</w:t>
      </w:r>
      <w:proofErr w:type="spellEnd"/>
      <w:r w:rsidR="00E75E5F">
        <w:rPr>
          <w:rFonts w:ascii="Times New Roman" w:hAnsi="Times New Roman" w:cs="Times New Roman"/>
          <w:sz w:val="24"/>
          <w:szCs w:val="24"/>
        </w:rPr>
        <w:t xml:space="preserve"> of lignin PUs</w:t>
      </w:r>
      <w:r w:rsidRPr="78F197D4">
        <w:rPr>
          <w:rFonts w:ascii="Times New Roman" w:hAnsi="Times New Roman" w:cs="Times New Roman"/>
          <w:sz w:val="24"/>
          <w:szCs w:val="24"/>
        </w:rPr>
        <w:t>.</w:t>
      </w:r>
    </w:p>
    <w:p w14:paraId="5D541E22" w14:textId="562614E9" w:rsidR="002156AB" w:rsidRDefault="1FD46995" w:rsidP="0070473F">
      <w:pPr>
        <w:pStyle w:val="Heading1"/>
        <w:numPr>
          <w:ilvl w:val="1"/>
          <w:numId w:val="2"/>
        </w:numPr>
        <w:spacing w:before="120" w:after="120"/>
        <w:rPr>
          <w:rFonts w:ascii="Times New Roman" w:eastAsia="Times New Roman" w:hAnsi="Times New Roman" w:cs="Times New Roman"/>
          <w:sz w:val="24"/>
          <w:szCs w:val="24"/>
        </w:rPr>
      </w:pPr>
      <w:bookmarkStart w:id="570" w:name="_Toc179040477"/>
      <w:bookmarkStart w:id="571" w:name="_Ref179883151"/>
      <w:r w:rsidRPr="78F197D4">
        <w:rPr>
          <w:rFonts w:ascii="Times New Roman" w:eastAsia="Times New Roman" w:hAnsi="Times New Roman" w:cs="Times New Roman"/>
          <w:sz w:val="24"/>
          <w:szCs w:val="24"/>
        </w:rPr>
        <w:t xml:space="preserve">Model </w:t>
      </w:r>
      <w:r w:rsidR="002156AB" w:rsidRPr="78F197D4">
        <w:rPr>
          <w:rFonts w:ascii="Times New Roman" w:eastAsia="Times New Roman" w:hAnsi="Times New Roman" w:cs="Times New Roman"/>
          <w:sz w:val="24"/>
          <w:szCs w:val="24"/>
        </w:rPr>
        <w:t xml:space="preserve">Performance </w:t>
      </w:r>
      <w:r w:rsidR="3C780528" w:rsidRPr="78F197D4">
        <w:rPr>
          <w:rFonts w:ascii="Times New Roman" w:eastAsia="Times New Roman" w:hAnsi="Times New Roman" w:cs="Times New Roman"/>
          <w:sz w:val="24"/>
          <w:szCs w:val="24"/>
        </w:rPr>
        <w:t xml:space="preserve">as a Function </w:t>
      </w:r>
      <w:r w:rsidR="002156AB" w:rsidRPr="78F197D4">
        <w:rPr>
          <w:rFonts w:ascii="Times New Roman" w:eastAsia="Times New Roman" w:hAnsi="Times New Roman" w:cs="Times New Roman"/>
          <w:sz w:val="24"/>
          <w:szCs w:val="24"/>
        </w:rPr>
        <w:t>of Base Estimators</w:t>
      </w:r>
      <w:bookmarkEnd w:id="570"/>
      <w:bookmarkEnd w:id="571"/>
      <w:r w:rsidR="002156AB" w:rsidRPr="78F197D4">
        <w:rPr>
          <w:rFonts w:ascii="Times New Roman" w:eastAsia="Times New Roman" w:hAnsi="Times New Roman" w:cs="Times New Roman"/>
          <w:sz w:val="24"/>
          <w:szCs w:val="24"/>
        </w:rPr>
        <w:t xml:space="preserve"> </w:t>
      </w:r>
    </w:p>
    <w:p w14:paraId="42FE80CD" w14:textId="561F259C" w:rsidR="005937D1" w:rsidRPr="0063291A" w:rsidRDefault="005937D1" w:rsidP="00765072">
      <w:pPr>
        <w:jc w:val="both"/>
        <w:rPr>
          <w:rFonts w:ascii="Times New Roman" w:hAnsi="Times New Roman" w:cs="Times New Roman"/>
          <w:sz w:val="24"/>
          <w:szCs w:val="24"/>
        </w:rPr>
      </w:pPr>
      <w:r w:rsidRPr="0063291A">
        <w:rPr>
          <w:rFonts w:ascii="Times New Roman" w:hAnsi="Times New Roman" w:cs="Times New Roman"/>
          <w:sz w:val="24"/>
          <w:szCs w:val="24"/>
        </w:rPr>
        <w:t xml:space="preserve">In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_Ref175840456 \h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4</w:t>
      </w:r>
      <w:r w:rsidRPr="0063291A">
        <w:rPr>
          <w:rFonts w:ascii="Times New Roman" w:hAnsi="Times New Roman" w:cs="Times New Roman"/>
          <w:sz w:val="24"/>
          <w:szCs w:val="24"/>
        </w:rPr>
        <w:fldChar w:fldCharType="end"/>
      </w:r>
      <w:r w:rsidR="002E4CF3">
        <w:rPr>
          <w:rFonts w:ascii="Times New Roman" w:hAnsi="Times New Roman" w:cs="Times New Roman"/>
          <w:sz w:val="24"/>
          <w:szCs w:val="24"/>
        </w:rPr>
        <w:t>,</w:t>
      </w:r>
      <w:r w:rsidRPr="0063291A">
        <w:rPr>
          <w:rFonts w:ascii="Times New Roman" w:hAnsi="Times New Roman" w:cs="Times New Roman"/>
          <w:sz w:val="24"/>
          <w:szCs w:val="24"/>
        </w:rPr>
        <w:t xml:space="preserve"> the performances of the ensembles showed to fluctuate based on the number of base estimators present</w:t>
      </w:r>
      <w:r w:rsidR="00E75E5F" w:rsidRPr="0063291A">
        <w:rPr>
          <w:rFonts w:ascii="Times New Roman" w:hAnsi="Times New Roman" w:cs="Times New Roman"/>
          <w:sz w:val="24"/>
          <w:szCs w:val="24"/>
        </w:rPr>
        <w:t xml:space="preserve"> in the tree-based algorithms</w:t>
      </w:r>
      <w:r w:rsidRPr="0063291A">
        <w:rPr>
          <w:rFonts w:ascii="Times New Roman" w:hAnsi="Times New Roman" w:cs="Times New Roman"/>
          <w:sz w:val="24"/>
          <w:szCs w:val="24"/>
        </w:rPr>
        <w:t>. In this section, we investigated this performance from 1 to 1000 base estimators with</w:t>
      </w:r>
      <w:r w:rsidR="004E060A" w:rsidRPr="0063291A">
        <w:rPr>
          <w:rFonts w:ascii="Times New Roman" w:hAnsi="Times New Roman" w:cs="Times New Roman"/>
          <w:sz w:val="24"/>
          <w:szCs w:val="24"/>
        </w:rPr>
        <w:t>in</w:t>
      </w:r>
      <w:r w:rsidRPr="0063291A">
        <w:rPr>
          <w:rFonts w:ascii="Times New Roman" w:hAnsi="Times New Roman" w:cs="Times New Roman"/>
          <w:sz w:val="24"/>
          <w:szCs w:val="24"/>
        </w:rPr>
        <w:t xml:space="preserve"> intervals described earlier in section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_Ref178349601 \r \h </w:instrText>
      </w:r>
      <w:r w:rsidR="00765072" w:rsidRPr="0063291A">
        <w:rPr>
          <w:rFonts w:ascii="Times New Roman" w:hAnsi="Times New Roman" w:cs="Times New Roman"/>
          <w:sz w:val="24"/>
          <w:szCs w:val="24"/>
        </w:rPr>
        <w:instrText xml:space="preserve">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FF0057">
        <w:rPr>
          <w:rFonts w:ascii="Times New Roman" w:hAnsi="Times New Roman" w:cs="Times New Roman"/>
          <w:sz w:val="24"/>
          <w:szCs w:val="24"/>
        </w:rPr>
        <w:t>2.2.4</w:t>
      </w:r>
      <w:r w:rsidRPr="0063291A">
        <w:rPr>
          <w:rFonts w:ascii="Times New Roman" w:hAnsi="Times New Roman" w:cs="Times New Roman"/>
          <w:sz w:val="24"/>
          <w:szCs w:val="24"/>
        </w:rPr>
        <w:fldChar w:fldCharType="end"/>
      </w:r>
      <w:r w:rsidRPr="0063291A">
        <w:rPr>
          <w:rFonts w:ascii="Times New Roman" w:hAnsi="Times New Roman" w:cs="Times New Roman"/>
          <w:sz w:val="24"/>
          <w:szCs w:val="24"/>
        </w:rPr>
        <w:t xml:space="preserve">. </w:t>
      </w:r>
      <w:r w:rsidR="00E75E5F" w:rsidRPr="0063291A">
        <w:rPr>
          <w:rFonts w:ascii="Times New Roman" w:hAnsi="Times New Roman" w:cs="Times New Roman"/>
          <w:sz w:val="24"/>
          <w:szCs w:val="24"/>
        </w:rPr>
        <w:t>We used the dataset comprising the features we determined above.</w:t>
      </w:r>
    </w:p>
    <w:p w14:paraId="710193AC" w14:textId="75588B9A" w:rsidR="004E03CB" w:rsidRDefault="005937D1" w:rsidP="00765072">
      <w:pPr>
        <w:jc w:val="both"/>
        <w:rPr>
          <w:ins w:id="572" w:author="Acaru, Silviu" w:date="2026-03-14T23:48:00Z" w16du:dateUtc="2026-03-14T22:48:00Z"/>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_Ref178349652 \h </w:instrText>
      </w:r>
      <w:r w:rsidR="00765072">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shows the metrics across the base estimators of the ensemble.</w:t>
      </w:r>
      <w:r w:rsidR="00E75E5F">
        <w:rPr>
          <w:rFonts w:ascii="Times New Roman" w:hAnsi="Times New Roman" w:cs="Times New Roman"/>
          <w:sz w:val="24"/>
          <w:szCs w:val="24"/>
        </w:rPr>
        <w:t xml:space="preserve"> </w:t>
      </w:r>
      <w:r w:rsidRPr="005937D1">
        <w:rPr>
          <w:rFonts w:ascii="Times New Roman" w:hAnsi="Times New Roman" w:cs="Times New Roman"/>
          <w:sz w:val="24"/>
          <w:szCs w:val="24"/>
        </w:rPr>
        <w:t xml:space="preserve">The </w:t>
      </w:r>
      <w:ins w:id="573" w:author="Acaru, Silviu" w:date="2026-03-12T13:55:00Z" w16du:dateUtc="2026-03-12T12:55:00Z">
        <w:r w:rsidR="0083583B">
          <w:rPr>
            <w:rFonts w:ascii="Times New Roman" w:hAnsi="Times New Roman" w:cs="Times New Roman"/>
            <w:sz w:val="24"/>
            <w:szCs w:val="24"/>
          </w:rPr>
          <w:t xml:space="preserve">train </w:t>
        </w:r>
      </w:ins>
      <w:r w:rsidRPr="005937D1">
        <w:rPr>
          <w:rFonts w:ascii="Times New Roman" w:hAnsi="Times New Roman" w:cs="Times New Roman"/>
          <w:sz w:val="24"/>
          <w:szCs w:val="24"/>
        </w:rPr>
        <w:t>R</w:t>
      </w:r>
      <w:r w:rsidRPr="005937D1">
        <w:rPr>
          <w:rFonts w:ascii="Times New Roman" w:hAnsi="Times New Roman" w:cs="Times New Roman"/>
          <w:sz w:val="24"/>
          <w:szCs w:val="24"/>
          <w:vertAlign w:val="superscript"/>
        </w:rPr>
        <w:t>2</w:t>
      </w:r>
      <w:r w:rsidRPr="005937D1">
        <w:rPr>
          <w:rFonts w:ascii="Times New Roman" w:hAnsi="Times New Roman" w:cs="Times New Roman"/>
          <w:sz w:val="24"/>
          <w:szCs w:val="24"/>
        </w:rPr>
        <w:t xml:space="preserve"> values </w:t>
      </w:r>
      <w:ins w:id="574" w:author="Acaru, Silviu" w:date="2026-03-12T13:55:00Z" w16du:dateUtc="2026-03-12T12:55:00Z">
        <w:r w:rsidR="0083583B">
          <w:rPr>
            <w:rFonts w:ascii="Times New Roman" w:hAnsi="Times New Roman" w:cs="Times New Roman"/>
            <w:sz w:val="24"/>
            <w:szCs w:val="24"/>
          </w:rPr>
          <w:t xml:space="preserve">steadily increase from 0.942 to 0.997 </w:t>
        </w:r>
      </w:ins>
      <w:ins w:id="575" w:author="Acaru, Silviu" w:date="2026-03-12T13:56:00Z" w16du:dateUtc="2026-03-12T12:56:00Z">
        <w:r w:rsidR="0083583B">
          <w:rPr>
            <w:rFonts w:ascii="Times New Roman" w:hAnsi="Times New Roman" w:cs="Times New Roman"/>
            <w:sz w:val="24"/>
            <w:szCs w:val="24"/>
          </w:rPr>
          <w:t xml:space="preserve">as the number of </w:t>
        </w:r>
        <w:r w:rsidR="004E03CB">
          <w:rPr>
            <w:rFonts w:ascii="Times New Roman" w:hAnsi="Times New Roman" w:cs="Times New Roman"/>
            <w:sz w:val="24"/>
            <w:szCs w:val="24"/>
          </w:rPr>
          <w:t xml:space="preserve">base estimators grows, and the test </w:t>
        </w:r>
        <w:r w:rsidR="004E03CB" w:rsidRPr="005937D1">
          <w:rPr>
            <w:rFonts w:ascii="Times New Roman" w:hAnsi="Times New Roman" w:cs="Times New Roman"/>
            <w:sz w:val="24"/>
            <w:szCs w:val="24"/>
          </w:rPr>
          <w:t>R</w:t>
        </w:r>
        <w:r w:rsidR="004E03CB" w:rsidRPr="005937D1">
          <w:rPr>
            <w:rFonts w:ascii="Times New Roman" w:hAnsi="Times New Roman" w:cs="Times New Roman"/>
            <w:sz w:val="24"/>
            <w:szCs w:val="24"/>
            <w:vertAlign w:val="superscript"/>
          </w:rPr>
          <w:t>2</w:t>
        </w:r>
        <w:r w:rsidR="004E03CB">
          <w:rPr>
            <w:rFonts w:ascii="Times New Roman" w:hAnsi="Times New Roman" w:cs="Times New Roman"/>
            <w:sz w:val="24"/>
            <w:szCs w:val="24"/>
            <w:vertAlign w:val="superscript"/>
          </w:rPr>
          <w:t xml:space="preserve"> </w:t>
        </w:r>
        <w:r w:rsidR="004E03CB">
          <w:rPr>
            <w:rFonts w:ascii="Times New Roman" w:hAnsi="Times New Roman" w:cs="Times New Roman"/>
            <w:sz w:val="24"/>
            <w:szCs w:val="24"/>
          </w:rPr>
          <w:t xml:space="preserve">similarly improves from 0.457 to 0.765 </w:t>
        </w:r>
      </w:ins>
      <w:ins w:id="576" w:author="Acaru, Silviu" w:date="2026-03-12T13:57:00Z" w16du:dateUtc="2026-03-12T12:57:00Z">
        <w:r w:rsidR="004E03CB">
          <w:rPr>
            <w:rFonts w:ascii="Times New Roman" w:hAnsi="Times New Roman" w:cs="Times New Roman"/>
            <w:sz w:val="24"/>
            <w:szCs w:val="24"/>
          </w:rPr>
          <w:t>(</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ins>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ins w:id="577" w:author="Acaru, Silviu" w:date="2026-03-12T13:57:00Z" w16du:dateUtc="2026-03-12T12:57:00Z">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A)</w:t>
        </w:r>
      </w:ins>
      <w:del w:id="578" w:author="Acaru, Silviu" w:date="2026-03-12T13:57:00Z" w16du:dateUtc="2026-03-12T12:57:00Z">
        <w:r w:rsidRPr="005937D1" w:rsidDel="004E03CB">
          <w:rPr>
            <w:rFonts w:ascii="Times New Roman" w:hAnsi="Times New Roman" w:cs="Times New Roman"/>
            <w:sz w:val="24"/>
            <w:szCs w:val="24"/>
          </w:rPr>
          <w:delText>generally increase as the number of base estimators grows</w:delText>
        </w:r>
      </w:del>
      <w:r w:rsidRPr="005937D1">
        <w:rPr>
          <w:rFonts w:ascii="Times New Roman" w:hAnsi="Times New Roman" w:cs="Times New Roman"/>
          <w:sz w:val="24"/>
          <w:szCs w:val="24"/>
        </w:rPr>
        <w:t xml:space="preserve">. </w:t>
      </w:r>
      <w:ins w:id="579" w:author="Acaru, Silviu" w:date="2026-03-12T13:58:00Z">
        <w:r w:rsidR="004E03CB" w:rsidRPr="004E03CB">
          <w:rPr>
            <w:rFonts w:ascii="Times New Roman" w:hAnsi="Times New Roman" w:cs="Times New Roman"/>
            <w:sz w:val="24"/>
            <w:szCs w:val="24"/>
          </w:rPr>
          <w:t>However, the validation R² slightly decreases from 0.494 to 0.428, indicating that while the model's ability to explain variance improves on training and test data, this improvement does not fully generalize to the validation set. The widening gap between the train and validation curves indicates overfitting, particularly at higher numbers of base estimators, where the stacked model performs substantially better on the training data than on unseen data. The train MSE decreases markedly from 41.936 to 2.479 with increasing base estimators</w:t>
        </w:r>
      </w:ins>
      <w:ins w:id="580" w:author="Acaru, Silviu" w:date="2026-03-12T13:58:00Z" w16du:dateUtc="2026-03-12T12:58:00Z">
        <w:r w:rsidR="004E03CB">
          <w:rPr>
            <w:rFonts w:ascii="Times New Roman" w:hAnsi="Times New Roman" w:cs="Times New Roman"/>
            <w:sz w:val="24"/>
            <w:szCs w:val="24"/>
          </w:rPr>
          <w:t xml:space="preserve">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ins>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ins w:id="581" w:author="Acaru, Silviu" w:date="2026-03-12T13:58:00Z" w16du:dateUtc="2026-03-12T12:58:00Z">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B).</w:t>
        </w:r>
        <w:r w:rsidR="004E03CB" w:rsidRPr="004E03CB">
          <w:rPr>
            <w:rFonts w:ascii="Inter Fallback" w:hAnsi="Inter Fallback"/>
            <w:color w:val="020817"/>
            <w:sz w:val="20"/>
            <w:szCs w:val="20"/>
            <w:shd w:val="clear" w:color="auto" w:fill="FFFFFF"/>
          </w:rPr>
          <w:t xml:space="preserve"> </w:t>
        </w:r>
      </w:ins>
      <w:ins w:id="582" w:author="Acaru, Silviu" w:date="2026-03-12T13:58:00Z">
        <w:r w:rsidR="004E03CB" w:rsidRPr="004E03CB">
          <w:rPr>
            <w:rFonts w:ascii="Times New Roman" w:hAnsi="Times New Roman" w:cs="Times New Roman"/>
            <w:sz w:val="24"/>
            <w:szCs w:val="24"/>
          </w:rPr>
          <w:t>The test MSE also generally decreases; however, the validation MSE, after an initial decrease to approximately 338.368, increases to 443.225 at higher estimator counts. This divergence between train and validation MSE further confirms the overfitting trend. Similarly, the train MAE decreases from 3.918 to 0.982 and the test MAE from 15.17 to 10.814 (</w:t>
        </w:r>
      </w:ins>
      <w:ins w:id="583" w:author="Acaru, Silviu" w:date="2026-03-12T13:59:00Z" w16du:dateUtc="2026-03-12T12:59:00Z">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ins>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ins w:id="584" w:author="Acaru, Silviu" w:date="2026-03-12T13:59:00Z" w16du:dateUtc="2026-03-12T12:59:00Z">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ins>
      <w:ins w:id="585" w:author="Acaru, Silviu" w:date="2026-03-12T13:58:00Z">
        <w:r w:rsidR="004E03CB" w:rsidRPr="004E03CB">
          <w:rPr>
            <w:rFonts w:ascii="Times New Roman" w:hAnsi="Times New Roman" w:cs="Times New Roman"/>
            <w:sz w:val="24"/>
            <w:szCs w:val="24"/>
          </w:rPr>
          <w:t>C). In contrast, the validation MAE increases from 13.41 to 15.168, reinforcing the observation that additional estimators primarily benefit training and test performance at the expense of validation generalization.</w:t>
        </w:r>
      </w:ins>
    </w:p>
    <w:p w14:paraId="1EEF7B29" w14:textId="6BBA084E" w:rsidR="00C60A2F" w:rsidRDefault="00C60A2F" w:rsidP="00765072">
      <w:pPr>
        <w:jc w:val="both"/>
        <w:rPr>
          <w:ins w:id="586" w:author="Acaru, Silviu" w:date="2026-03-12T13:58:00Z" w16du:dateUtc="2026-03-12T12:58:00Z"/>
          <w:rFonts w:ascii="Times New Roman" w:hAnsi="Times New Roman" w:cs="Times New Roman"/>
          <w:sz w:val="24"/>
          <w:szCs w:val="24"/>
        </w:rPr>
      </w:pPr>
      <w:ins w:id="587" w:author="Acaru, Silviu" w:date="2026-03-14T23:48:00Z" w16du:dateUtc="2026-03-14T22:48:00Z">
        <w:r>
          <w:rPr>
            <w:rFonts w:ascii="Times New Roman" w:hAnsi="Times New Roman" w:cs="Times New Roman"/>
            <w:sz w:val="24"/>
            <w:szCs w:val="24"/>
          </w:rPr>
          <w:t xml:space="preserve">This trend is consistent with prior </w:t>
        </w:r>
      </w:ins>
      <w:ins w:id="588" w:author="Acaru, Silviu" w:date="2026-03-14T23:49:00Z" w16du:dateUtc="2026-03-14T22:49:00Z">
        <w:r>
          <w:rPr>
            <w:rFonts w:ascii="Times New Roman" w:hAnsi="Times New Roman" w:cs="Times New Roman"/>
            <w:sz w:val="24"/>
            <w:szCs w:val="24"/>
          </w:rPr>
          <w:t xml:space="preserve">polyurethane ML studies on small datasets, where stronger apparent fit on the training set did not necessarily translate into improved generalization. </w:t>
        </w:r>
        <w:commentRangeStart w:id="589"/>
        <w:r>
          <w:rPr>
            <w:rFonts w:ascii="Times New Roman" w:hAnsi="Times New Roman" w:cs="Times New Roman"/>
            <w:sz w:val="24"/>
            <w:szCs w:val="24"/>
          </w:rPr>
          <w:t>Citation</w:t>
        </w:r>
        <w:commentRangeEnd w:id="589"/>
        <w:r>
          <w:rPr>
            <w:rStyle w:val="CommentReference"/>
          </w:rPr>
          <w:commentReference w:id="589"/>
        </w:r>
        <w:r>
          <w:rPr>
            <w:rFonts w:ascii="Times New Roman" w:hAnsi="Times New Roman" w:cs="Times New Roman"/>
            <w:sz w:val="24"/>
            <w:szCs w:val="24"/>
          </w:rPr>
          <w:t xml:space="preserve"> here </w:t>
        </w:r>
        <w:r w:rsidRPr="008C7986">
          <w:rPr>
            <w:rFonts w:ascii="Times New Roman" w:hAnsi="Times New Roman" w:cs="Times New Roman"/>
            <w:sz w:val="24"/>
            <w:szCs w:val="24"/>
            <w:highlight w:val="yellow"/>
            <w:rPrChange w:id="590" w:author="Acaru, Silviu" w:date="2026-03-15T22:32:00Z" w16du:dateUtc="2026-03-15T21:32:00Z">
              <w:rPr>
                <w:rFonts w:ascii="Times New Roman" w:hAnsi="Times New Roman" w:cs="Times New Roman"/>
                <w:sz w:val="24"/>
                <w:szCs w:val="24"/>
              </w:rPr>
            </w:rPrChange>
          </w:rPr>
          <w:t>(</w:t>
        </w:r>
        <w:proofErr w:type="spellStart"/>
        <w:r w:rsidRPr="008C7986">
          <w:rPr>
            <w:rFonts w:ascii="Times New Roman" w:hAnsi="Times New Roman" w:cs="Times New Roman"/>
            <w:sz w:val="24"/>
            <w:szCs w:val="24"/>
            <w:highlight w:val="yellow"/>
            <w:rPrChange w:id="591" w:author="Acaru, Silviu" w:date="2026-03-15T22:32:00Z" w16du:dateUtc="2026-03-15T21:32:00Z">
              <w:rPr>
                <w:rFonts w:ascii="Times New Roman" w:hAnsi="Times New Roman" w:cs="Times New Roman"/>
                <w:sz w:val="24"/>
                <w:szCs w:val="24"/>
              </w:rPr>
            </w:rPrChange>
          </w:rPr>
          <w:t>menon</w:t>
        </w:r>
        <w:proofErr w:type="spellEnd"/>
        <w:r w:rsidRPr="008C7986">
          <w:rPr>
            <w:rFonts w:ascii="Times New Roman" w:hAnsi="Times New Roman" w:cs="Times New Roman"/>
            <w:sz w:val="24"/>
            <w:szCs w:val="24"/>
            <w:highlight w:val="yellow"/>
            <w:rPrChange w:id="592" w:author="Acaru, Silviu" w:date="2026-03-15T22:32:00Z" w16du:dateUtc="2026-03-15T21:32:00Z">
              <w:rPr>
                <w:rFonts w:ascii="Times New Roman" w:hAnsi="Times New Roman" w:cs="Times New Roman"/>
                <w:sz w:val="24"/>
                <w:szCs w:val="24"/>
              </w:rPr>
            </w:rPrChange>
          </w:rPr>
          <w:t xml:space="preserve"> et al. )</w:t>
        </w:r>
        <w:r>
          <w:rPr>
            <w:rFonts w:ascii="Times New Roman" w:hAnsi="Times New Roman" w:cs="Times New Roman"/>
            <w:sz w:val="24"/>
            <w:szCs w:val="24"/>
          </w:rPr>
          <w:t xml:space="preserve"> </w:t>
        </w:r>
      </w:ins>
      <w:ins w:id="593" w:author="Acaru, Silviu" w:date="2026-03-14T23:50:00Z" w16du:dateUtc="2026-03-14T22:50:00Z">
        <w:r>
          <w:rPr>
            <w:rFonts w:ascii="Times New Roman" w:hAnsi="Times New Roman" w:cs="Times New Roman"/>
            <w:sz w:val="24"/>
            <w:szCs w:val="24"/>
          </w:rPr>
          <w:t xml:space="preserve">specifically highlighted that small and chemically divers PU’s datasets are difficult to model using tree-based approaches alone, and </w:t>
        </w:r>
      </w:ins>
      <w:commentRangeStart w:id="594"/>
      <w:ins w:id="595" w:author="Acaru, Silviu" w:date="2026-03-14T23:51:00Z" w16du:dateUtc="2026-03-14T22:51:00Z">
        <w:r w:rsidRPr="008C7986">
          <w:rPr>
            <w:rFonts w:ascii="Times New Roman" w:hAnsi="Times New Roman" w:cs="Times New Roman"/>
            <w:sz w:val="24"/>
            <w:szCs w:val="24"/>
            <w:highlight w:val="yellow"/>
            <w:rPrChange w:id="596" w:author="Acaru, Silviu" w:date="2026-03-15T22:32:00Z" w16du:dateUtc="2026-03-15T21:32:00Z">
              <w:rPr>
                <w:rFonts w:ascii="Times New Roman" w:hAnsi="Times New Roman" w:cs="Times New Roman"/>
                <w:sz w:val="24"/>
                <w:szCs w:val="24"/>
              </w:rPr>
            </w:rPrChange>
          </w:rPr>
          <w:t xml:space="preserve">citation here </w:t>
        </w:r>
        <w:commentRangeEnd w:id="594"/>
        <w:r w:rsidRPr="008C7986">
          <w:rPr>
            <w:rStyle w:val="CommentReference"/>
            <w:highlight w:val="yellow"/>
            <w:rPrChange w:id="597" w:author="Acaru, Silviu" w:date="2026-03-15T22:32:00Z" w16du:dateUtc="2026-03-15T21:32:00Z">
              <w:rPr>
                <w:rStyle w:val="CommentReference"/>
              </w:rPr>
            </w:rPrChange>
          </w:rPr>
          <w:commentReference w:id="594"/>
        </w:r>
        <w:r>
          <w:rPr>
            <w:rFonts w:ascii="Times New Roman" w:hAnsi="Times New Roman" w:cs="Times New Roman"/>
            <w:sz w:val="24"/>
            <w:szCs w:val="24"/>
          </w:rPr>
          <w:t xml:space="preserve"> showed that predictive performance improved substantially only after reducing intrinsic dataset diversity through benc</w:t>
        </w:r>
      </w:ins>
      <w:ins w:id="598" w:author="Acaru, Silviu" w:date="2026-03-14T23:52:00Z" w16du:dateUtc="2026-03-14T22:52:00Z">
        <w:r>
          <w:rPr>
            <w:rFonts w:ascii="Times New Roman" w:hAnsi="Times New Roman" w:cs="Times New Roman"/>
            <w:sz w:val="24"/>
            <w:szCs w:val="24"/>
          </w:rPr>
          <w:t xml:space="preserve">hmark curation. </w:t>
        </w:r>
      </w:ins>
    </w:p>
    <w:p w14:paraId="7D3F31DE" w14:textId="5F2C24E4" w:rsidR="005937D1" w:rsidRPr="005937D1" w:rsidDel="004E03CB" w:rsidRDefault="005937D1" w:rsidP="00765072">
      <w:pPr>
        <w:jc w:val="both"/>
        <w:rPr>
          <w:del w:id="599" w:author="Acaru, Silviu" w:date="2026-03-12T13:59:00Z" w16du:dateUtc="2026-03-12T12:59:00Z"/>
          <w:rFonts w:ascii="Times New Roman" w:hAnsi="Times New Roman" w:cs="Times New Roman"/>
          <w:sz w:val="24"/>
          <w:szCs w:val="24"/>
        </w:rPr>
      </w:pPr>
      <w:del w:id="600" w:author="Acaru, Silviu" w:date="2026-03-12T13:59:00Z" w16du:dateUtc="2026-03-12T12:59:00Z">
        <w:r w:rsidRPr="005937D1" w:rsidDel="004E03CB">
          <w:rPr>
            <w:rFonts w:ascii="Times New Roman" w:hAnsi="Times New Roman" w:cs="Times New Roman"/>
            <w:sz w:val="24"/>
            <w:szCs w:val="24"/>
          </w:rPr>
          <w:delText>This suggests that the model's ability to explain the variance in the target variable</w:delText>
        </w:r>
        <w:r w:rsidDel="004E03CB">
          <w:rPr>
            <w:rFonts w:ascii="Times New Roman" w:hAnsi="Times New Roman" w:cs="Times New Roman"/>
            <w:sz w:val="24"/>
            <w:szCs w:val="24"/>
          </w:rPr>
          <w:delText xml:space="preserve"> improves with more estimators. </w:delText>
        </w:r>
        <w:r w:rsidRPr="005937D1" w:rsidDel="004E03CB">
          <w:rPr>
            <w:rFonts w:ascii="Times New Roman" w:hAnsi="Times New Roman" w:cs="Times New Roman"/>
            <w:sz w:val="24"/>
            <w:szCs w:val="24"/>
          </w:rPr>
          <w:delText xml:space="preserve">The gap between the validation and </w:delText>
        </w:r>
        <w:r w:rsidR="000A6D9E" w:rsidDel="004E03CB">
          <w:rPr>
            <w:rFonts w:ascii="Times New Roman" w:hAnsi="Times New Roman" w:cs="Times New Roman"/>
            <w:sz w:val="24"/>
            <w:szCs w:val="24"/>
          </w:rPr>
          <w:delText>train</w:delText>
        </w:r>
        <w:r w:rsidR="000A6D9E" w:rsidRPr="005937D1" w:rsidDel="004E03CB">
          <w:rPr>
            <w:rFonts w:ascii="Times New Roman" w:hAnsi="Times New Roman" w:cs="Times New Roman"/>
            <w:sz w:val="24"/>
            <w:szCs w:val="24"/>
          </w:rPr>
          <w:delText xml:space="preserve"> </w:delText>
        </w:r>
        <w:r w:rsidRPr="005937D1" w:rsidDel="004E03CB">
          <w:rPr>
            <w:rFonts w:ascii="Times New Roman" w:hAnsi="Times New Roman" w:cs="Times New Roman"/>
            <w:sz w:val="24"/>
            <w:szCs w:val="24"/>
          </w:rPr>
          <w:delText>curves might indicate some overfitting, especially for larger numbers of base estimators. This means the</w:delText>
        </w:r>
        <w:r w:rsidR="001355E5" w:rsidDel="004E03CB">
          <w:rPr>
            <w:rFonts w:ascii="Times New Roman" w:hAnsi="Times New Roman" w:cs="Times New Roman"/>
            <w:sz w:val="24"/>
            <w:szCs w:val="24"/>
          </w:rPr>
          <w:delText xml:space="preserve"> stacked</w:delText>
        </w:r>
        <w:r w:rsidRPr="005937D1" w:rsidDel="004E03CB">
          <w:rPr>
            <w:rFonts w:ascii="Times New Roman" w:hAnsi="Times New Roman" w:cs="Times New Roman"/>
            <w:sz w:val="24"/>
            <w:szCs w:val="24"/>
          </w:rPr>
          <w:delText xml:space="preserve"> model might be performing better on the training data than on unseen data.</w:delText>
        </w:r>
        <w:r w:rsidR="00E75E5F" w:rsidDel="004E03CB">
          <w:rPr>
            <w:rFonts w:ascii="Times New Roman" w:hAnsi="Times New Roman" w:cs="Times New Roman"/>
            <w:sz w:val="24"/>
            <w:szCs w:val="24"/>
          </w:rPr>
          <w:delText xml:space="preserve"> </w:delText>
        </w:r>
        <w:r w:rsidRPr="00451FA9" w:rsidDel="004E03CB">
          <w:rPr>
            <w:rFonts w:ascii="Times New Roman" w:hAnsi="Times New Roman" w:cs="Times New Roman"/>
            <w:sz w:val="24"/>
            <w:szCs w:val="24"/>
          </w:rPr>
          <w:delText xml:space="preserve">The MSE values generally decrease with an increasing number of base estimators. This </w:delText>
        </w:r>
        <w:r w:rsidR="00094208" w:rsidRPr="00451FA9" w:rsidDel="004E03CB">
          <w:rPr>
            <w:rFonts w:ascii="Times New Roman" w:hAnsi="Times New Roman" w:cs="Times New Roman"/>
            <w:sz w:val="24"/>
            <w:szCs w:val="24"/>
          </w:rPr>
          <w:delText>was</w:delText>
        </w:r>
        <w:r w:rsidRPr="00451FA9" w:rsidDel="004E03CB">
          <w:rPr>
            <w:rFonts w:ascii="Times New Roman" w:hAnsi="Times New Roman" w:cs="Times New Roman"/>
            <w:sz w:val="24"/>
            <w:szCs w:val="24"/>
          </w:rPr>
          <w:delText xml:space="preserve"> expected, as more estimators typically lead to better predictions and </w:delText>
        </w:r>
        <w:r w:rsidRPr="00AD6964" w:rsidDel="004E03CB">
          <w:rPr>
            <w:rFonts w:ascii="Times New Roman" w:hAnsi="Times New Roman" w:cs="Times New Roman"/>
            <w:sz w:val="24"/>
            <w:szCs w:val="24"/>
          </w:rPr>
          <w:delText>reduced error</w:delText>
        </w:r>
        <w:r w:rsidR="00016F8B" w:rsidDel="004E03CB">
          <w:rPr>
            <w:rFonts w:ascii="Times New Roman" w:hAnsi="Times New Roman" w:cs="Times New Roman"/>
            <w:sz w:val="24"/>
            <w:szCs w:val="24"/>
          </w:rPr>
          <w:delText>.</w:delText>
        </w:r>
      </w:del>
      <w:customXmlDelRangeStart w:id="601" w:author="Acaru, Silviu" w:date="2026-03-12T13:59:00Z"/>
      <w:sdt>
        <w:sdtPr>
          <w:rPr>
            <w:rFonts w:ascii="Times New Roman" w:eastAsia="Times" w:hAnsi="Times New Roman" w:cs="Times New Roman"/>
            <w:color w:val="000000"/>
            <w:sz w:val="24"/>
            <w:szCs w:val="24"/>
            <w:vertAlign w:val="superscript"/>
          </w:rPr>
          <w:tag w:val="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
          <w:id w:val="1063752272"/>
          <w:placeholder>
            <w:docPart w:val="DefaultPlaceholder_-1854013440"/>
          </w:placeholder>
        </w:sdtPr>
        <w:sdtContent>
          <w:customXmlDelRangeEnd w:id="601"/>
          <w:del w:id="602" w:author="Acaru, Silviu" w:date="2026-03-12T13:59:00Z" w16du:dateUtc="2026-03-12T12:59:00Z">
            <w:r w:rsidR="00412D9A" w:rsidRPr="00412D9A" w:rsidDel="004E03CB">
              <w:rPr>
                <w:rFonts w:eastAsia="Times New Roman"/>
                <w:color w:val="000000"/>
                <w:sz w:val="24"/>
                <w:vertAlign w:val="superscript"/>
              </w:rPr>
              <w:delText>[35]</w:delText>
            </w:r>
          </w:del>
          <w:customXmlDelRangeStart w:id="603" w:author="Acaru, Silviu" w:date="2026-03-12T13:59:00Z"/>
        </w:sdtContent>
      </w:sdt>
      <w:customXmlDelRangeEnd w:id="603"/>
      <w:del w:id="604" w:author="Acaru, Silviu" w:date="2026-03-12T13:59:00Z" w16du:dateUtc="2026-03-12T12:59:00Z">
        <w:r w:rsidRPr="00451FA9" w:rsidDel="004E03CB">
          <w:rPr>
            <w:rFonts w:ascii="Times" w:eastAsia="Times" w:hAnsi="Times" w:cs="Times"/>
            <w:sz w:val="24"/>
            <w:szCs w:val="24"/>
          </w:rPr>
          <w:delText xml:space="preserve"> </w:delText>
        </w:r>
        <w:r w:rsidRPr="78F197D4" w:rsidDel="004E03CB">
          <w:rPr>
            <w:rFonts w:ascii="Times New Roman" w:hAnsi="Times New Roman" w:cs="Times New Roman"/>
            <w:sz w:val="24"/>
            <w:szCs w:val="24"/>
          </w:rPr>
          <w:delText xml:space="preserve">The validation and </w:delText>
        </w:r>
        <w:r w:rsidR="00F65E13" w:rsidDel="004E03CB">
          <w:rPr>
            <w:rFonts w:ascii="Times New Roman" w:hAnsi="Times New Roman" w:cs="Times New Roman"/>
            <w:sz w:val="24"/>
            <w:szCs w:val="24"/>
          </w:rPr>
          <w:delText>train</w:delText>
        </w:r>
        <w:r w:rsidR="00F65E13" w:rsidRPr="78F197D4" w:rsidDel="004E03CB">
          <w:rPr>
            <w:rFonts w:ascii="Times New Roman" w:hAnsi="Times New Roman" w:cs="Times New Roman"/>
            <w:sz w:val="24"/>
            <w:szCs w:val="24"/>
          </w:rPr>
          <w:delText xml:space="preserve"> </w:delText>
        </w:r>
        <w:r w:rsidRPr="78F197D4" w:rsidDel="004E03CB">
          <w:rPr>
            <w:rFonts w:ascii="Times New Roman" w:hAnsi="Times New Roman" w:cs="Times New Roman"/>
            <w:sz w:val="24"/>
            <w:szCs w:val="24"/>
          </w:rPr>
          <w:delText>curves are relatively close, suggesting a reasonable balance between training and generalization performance.</w:delText>
        </w:r>
        <w:r w:rsidR="00E75E5F" w:rsidDel="004E03CB">
          <w:rPr>
            <w:rFonts w:ascii="Times New Roman" w:hAnsi="Times New Roman" w:cs="Times New Roman"/>
            <w:sz w:val="24"/>
            <w:szCs w:val="24"/>
          </w:rPr>
          <w:delText xml:space="preserve"> </w:delText>
        </w:r>
        <w:r w:rsidRPr="005937D1" w:rsidDel="004E03CB">
          <w:rPr>
            <w:rFonts w:ascii="Times New Roman" w:hAnsi="Times New Roman" w:cs="Times New Roman"/>
            <w:sz w:val="24"/>
            <w:szCs w:val="24"/>
          </w:rPr>
          <w:delText xml:space="preserve">Similar to MSE, </w:delText>
        </w:r>
        <w:r w:rsidRPr="005937D1" w:rsidDel="004E03CB">
          <w:rPr>
            <w:rFonts w:ascii="Times New Roman" w:hAnsi="Times New Roman" w:cs="Times New Roman"/>
            <w:sz w:val="24"/>
            <w:szCs w:val="24"/>
          </w:rPr>
          <w:lastRenderedPageBreak/>
          <w:delText>the MAE values tend to decr</w:delText>
        </w:r>
        <w:r w:rsidDel="004E03CB">
          <w:rPr>
            <w:rFonts w:ascii="Times New Roman" w:hAnsi="Times New Roman" w:cs="Times New Roman"/>
            <w:sz w:val="24"/>
            <w:szCs w:val="24"/>
          </w:rPr>
          <w:delText xml:space="preserve">ease with more base estimators. </w:delText>
        </w:r>
        <w:r w:rsidRPr="005937D1" w:rsidDel="004E03CB">
          <w:rPr>
            <w:rFonts w:ascii="Times New Roman" w:hAnsi="Times New Roman" w:cs="Times New Roman"/>
            <w:sz w:val="24"/>
            <w:szCs w:val="24"/>
          </w:rPr>
          <w:delText>The validation and test curves show a similar pattern to MSE, indicating a consistent performance trend across both metrics.</w:delText>
        </w:r>
      </w:del>
    </w:p>
    <w:p w14:paraId="6242A455" w14:textId="5F1FBCA0" w:rsidR="007166F6" w:rsidRDefault="00964761" w:rsidP="007166F6">
      <w:pPr>
        <w:keepNext/>
        <w:rPr>
          <w:rFonts w:ascii="Times New Roman" w:hAnsi="Times New Roman" w:cs="Times New Roman"/>
          <w:sz w:val="24"/>
          <w:szCs w:val="24"/>
        </w:rPr>
      </w:pPr>
      <w:ins w:id="605" w:author="Acaru, Silviu" w:date="2026-02-25T21:02:00Z" w16du:dateUtc="2026-02-25T20:02:00Z">
        <w:r>
          <w:rPr>
            <w:rFonts w:ascii="Times New Roman" w:hAnsi="Times New Roman" w:cs="Times New Roman"/>
            <w:noProof/>
            <w:sz w:val="24"/>
            <w:szCs w:val="24"/>
          </w:rPr>
          <w:drawing>
            <wp:inline distT="0" distB="0" distL="0" distR="0" wp14:anchorId="6B5906CE" wp14:editId="695BC4EB">
              <wp:extent cx="5943600" cy="1958340"/>
              <wp:effectExtent l="0" t="0" r="0" b="3810"/>
              <wp:docPr id="19211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6397" name="Picture 19211063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ins>
      <w:del w:id="606" w:author="Acaru, Silviu" w:date="2026-02-25T21:02:00Z" w16du:dateUtc="2026-02-25T20:02:00Z">
        <w:r w:rsidR="00B83B21" w:rsidDel="00964761">
          <w:rPr>
            <w:rFonts w:ascii="Times New Roman" w:hAnsi="Times New Roman" w:cs="Times New Roman"/>
            <w:noProof/>
            <w:sz w:val="24"/>
            <w:szCs w:val="24"/>
          </w:rPr>
          <w:drawing>
            <wp:inline distT="0" distB="0" distL="0" distR="0" wp14:anchorId="06B7E3FD" wp14:editId="59606485">
              <wp:extent cx="5943600" cy="1703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6.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703070"/>
                      </a:xfrm>
                      <a:prstGeom prst="rect">
                        <a:avLst/>
                      </a:prstGeom>
                    </pic:spPr>
                  </pic:pic>
                </a:graphicData>
              </a:graphic>
            </wp:inline>
          </w:drawing>
        </w:r>
      </w:del>
    </w:p>
    <w:p w14:paraId="406FAFB2" w14:textId="40D4982A" w:rsidR="00151F4C" w:rsidRDefault="007166F6" w:rsidP="00203A30">
      <w:pPr>
        <w:pStyle w:val="Caption"/>
        <w:jc w:val="both"/>
        <w:rPr>
          <w:rFonts w:ascii="Times New Roman" w:hAnsi="Times New Roman" w:cs="Times New Roman"/>
          <w:sz w:val="24"/>
          <w:szCs w:val="24"/>
        </w:rPr>
      </w:pPr>
      <w:bookmarkStart w:id="607" w:name="_Ref178349652"/>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6</w:t>
      </w:r>
      <w:r w:rsidRPr="00443E04">
        <w:rPr>
          <w:rFonts w:ascii="Times New Roman" w:hAnsi="Times New Roman" w:cs="Times New Roman"/>
          <w:sz w:val="24"/>
          <w:szCs w:val="24"/>
        </w:rPr>
        <w:fldChar w:fldCharType="end"/>
      </w:r>
      <w:bookmarkEnd w:id="607"/>
      <w:r w:rsidRPr="00443E04">
        <w:rPr>
          <w:rFonts w:ascii="Times New Roman" w:hAnsi="Times New Roman" w:cs="Times New Roman"/>
          <w:sz w:val="24"/>
          <w:szCs w:val="24"/>
        </w:rPr>
        <w:t xml:space="preserve"> Performance</w:t>
      </w:r>
      <w:r w:rsidR="005937D1">
        <w:rPr>
          <w:rFonts w:ascii="Times New Roman" w:hAnsi="Times New Roman" w:cs="Times New Roman"/>
          <w:sz w:val="24"/>
          <w:szCs w:val="24"/>
        </w:rPr>
        <w:t xml:space="preserve"> metrics</w:t>
      </w:r>
      <w:r w:rsidRPr="00443E04">
        <w:rPr>
          <w:rFonts w:ascii="Times New Roman" w:hAnsi="Times New Roman" w:cs="Times New Roman"/>
          <w:sz w:val="24"/>
          <w:szCs w:val="24"/>
        </w:rPr>
        <w:t xml:space="preserve"> of the Stacked Ensemble</w:t>
      </w:r>
      <w:ins w:id="608" w:author="Acaru, Silviu" w:date="2026-02-25T21:03:00Z" w16du:dateUtc="2026-02-25T20:03:00Z">
        <w:r w:rsidR="00964761">
          <w:rPr>
            <w:rFonts w:ascii="Times New Roman" w:hAnsi="Times New Roman" w:cs="Times New Roman"/>
            <w:sz w:val="24"/>
            <w:szCs w:val="24"/>
          </w:rPr>
          <w:t xml:space="preserve"> with stratified sampling</w:t>
        </w:r>
      </w:ins>
      <w:r w:rsidRPr="00443E04">
        <w:rPr>
          <w:rFonts w:ascii="Times New Roman" w:hAnsi="Times New Roman" w:cs="Times New Roman"/>
          <w:sz w:val="24"/>
          <w:szCs w:val="24"/>
        </w:rPr>
        <w:t xml:space="preserve"> at various base estimators</w:t>
      </w:r>
      <w:r w:rsidR="005937D1">
        <w:rPr>
          <w:rFonts w:ascii="Times New Roman" w:hAnsi="Times New Roman" w:cs="Times New Roman"/>
          <w:sz w:val="24"/>
          <w:szCs w:val="24"/>
        </w:rPr>
        <w:t xml:space="preserve"> from 1 </w:t>
      </w:r>
      <w:r w:rsidR="004A1B8E">
        <w:rPr>
          <w:rFonts w:ascii="Times New Roman" w:hAnsi="Times New Roman" w:cs="Times New Roman"/>
          <w:sz w:val="24"/>
          <w:szCs w:val="24"/>
        </w:rPr>
        <w:t>to 10 to 50, 100 and up to 1000 of the tree-base algorithms.</w:t>
      </w:r>
    </w:p>
    <w:p w14:paraId="2A1EE59F" w14:textId="6802B163" w:rsidR="004E03CB" w:rsidRDefault="004E03CB" w:rsidP="001A6B86">
      <w:pPr>
        <w:jc w:val="both"/>
        <w:rPr>
          <w:ins w:id="609" w:author="Acaru, Silviu" w:date="2026-03-14T23:53:00Z" w16du:dateUtc="2026-03-14T22:53:00Z"/>
          <w:rFonts w:ascii="Times New Roman" w:hAnsi="Times New Roman" w:cs="Times New Roman"/>
          <w:sz w:val="24"/>
          <w:szCs w:val="24"/>
        </w:rPr>
      </w:pPr>
      <w:ins w:id="610" w:author="Acaru, Silviu" w:date="2026-03-12T13:59:00Z">
        <w:r w:rsidRPr="004E03CB">
          <w:rPr>
            <w:rFonts w:ascii="Times New Roman" w:hAnsi="Times New Roman" w:cs="Times New Roman"/>
            <w:sz w:val="24"/>
            <w:szCs w:val="24"/>
          </w:rPr>
          <w:t>Although there is evidence of overfitting in the stacked models, they still display better performances than the individual algorithmic models across validation and test metrics</w:t>
        </w:r>
        <w:r w:rsidRPr="004E03CB" w:rsidDel="004E03CB">
          <w:rPr>
            <w:rFonts w:ascii="Times New Roman" w:hAnsi="Times New Roman" w:cs="Times New Roman"/>
            <w:sz w:val="24"/>
            <w:szCs w:val="24"/>
          </w:rPr>
          <w:t xml:space="preserve"> </w:t>
        </w:r>
      </w:ins>
      <w:del w:id="611" w:author="Acaru, Silviu" w:date="2026-03-12T13:59:00Z" w16du:dateUtc="2026-03-12T12:59:00Z">
        <w:r w:rsidR="00094208" w:rsidRPr="004D6D17" w:rsidDel="004E03CB">
          <w:rPr>
            <w:rFonts w:ascii="Times New Roman" w:hAnsi="Times New Roman" w:cs="Times New Roman"/>
            <w:sz w:val="24"/>
            <w:szCs w:val="24"/>
          </w:rPr>
          <w:delText xml:space="preserve">Although in the stacked models there is a minor </w:delText>
        </w:r>
        <w:r w:rsidR="008F1643" w:rsidRPr="004D6D17" w:rsidDel="004E03CB">
          <w:rPr>
            <w:rFonts w:ascii="Times New Roman" w:hAnsi="Times New Roman" w:cs="Times New Roman"/>
            <w:sz w:val="24"/>
            <w:szCs w:val="24"/>
          </w:rPr>
          <w:delText>underfitting</w:delText>
        </w:r>
        <w:r w:rsidR="00094208" w:rsidRPr="004D6D17" w:rsidDel="004E03CB">
          <w:rPr>
            <w:rFonts w:ascii="Times New Roman" w:hAnsi="Times New Roman" w:cs="Times New Roman"/>
            <w:sz w:val="24"/>
            <w:szCs w:val="24"/>
          </w:rPr>
          <w:delText xml:space="preserve">, these are still </w:delText>
        </w:r>
        <w:r w:rsidR="00E75E5F" w:rsidRPr="004D6D17" w:rsidDel="004E03CB">
          <w:rPr>
            <w:rFonts w:ascii="Times New Roman" w:hAnsi="Times New Roman" w:cs="Times New Roman"/>
            <w:sz w:val="24"/>
            <w:szCs w:val="24"/>
          </w:rPr>
          <w:delText>displaying</w:delText>
        </w:r>
        <w:r w:rsidR="00094208" w:rsidRPr="004D6D17" w:rsidDel="004E03CB">
          <w:rPr>
            <w:rFonts w:ascii="Times New Roman" w:hAnsi="Times New Roman" w:cs="Times New Roman"/>
            <w:sz w:val="24"/>
            <w:szCs w:val="24"/>
          </w:rPr>
          <w:delText xml:space="preserve"> better </w:delText>
        </w:r>
        <w:r w:rsidR="00ED681F" w:rsidRPr="004D6D17" w:rsidDel="004E03CB">
          <w:rPr>
            <w:rFonts w:ascii="Times New Roman" w:hAnsi="Times New Roman" w:cs="Times New Roman"/>
            <w:sz w:val="24"/>
            <w:szCs w:val="24"/>
          </w:rPr>
          <w:delText>performances</w:delText>
        </w:r>
        <w:r w:rsidR="00094208" w:rsidRPr="004D6D17" w:rsidDel="004E03CB">
          <w:rPr>
            <w:rFonts w:ascii="Times New Roman" w:hAnsi="Times New Roman" w:cs="Times New Roman"/>
            <w:sz w:val="24"/>
            <w:szCs w:val="24"/>
          </w:rPr>
          <w:delText xml:space="preserve"> than </w:delText>
        </w:r>
        <w:r w:rsidR="00D51656" w:rsidRPr="004D6D17" w:rsidDel="004E03CB">
          <w:rPr>
            <w:rFonts w:ascii="Times New Roman" w:hAnsi="Times New Roman" w:cs="Times New Roman"/>
            <w:sz w:val="24"/>
            <w:szCs w:val="24"/>
          </w:rPr>
          <w:delText xml:space="preserve">the individual algorithmic models </w:delText>
        </w:r>
      </w:del>
      <w:r w:rsidR="00D51656" w:rsidRPr="004D6D17">
        <w:rPr>
          <w:rFonts w:ascii="Times New Roman" w:hAnsi="Times New Roman" w:cs="Times New Roman"/>
          <w:sz w:val="24"/>
          <w:szCs w:val="24"/>
        </w:rPr>
        <w:t xml:space="preserve">(see </w:t>
      </w:r>
      <w:r w:rsidR="008A2277">
        <w:rPr>
          <w:rFonts w:ascii="Times New Roman" w:hAnsi="Times New Roman" w:cs="Times New Roman"/>
          <w:sz w:val="24"/>
          <w:szCs w:val="24"/>
        </w:rPr>
        <w:t>S</w:t>
      </w:r>
      <w:r w:rsidR="00B8691E">
        <w:rPr>
          <w:rFonts w:ascii="Times New Roman" w:hAnsi="Times New Roman" w:cs="Times New Roman"/>
          <w:sz w:val="24"/>
          <w:szCs w:val="24"/>
        </w:rPr>
        <w:t xml:space="preserve">upporting </w:t>
      </w:r>
      <w:r w:rsidR="008A2277">
        <w:rPr>
          <w:rFonts w:ascii="Times New Roman" w:hAnsi="Times New Roman" w:cs="Times New Roman"/>
          <w:sz w:val="24"/>
          <w:szCs w:val="24"/>
        </w:rPr>
        <w:t>I</w:t>
      </w:r>
      <w:r w:rsidR="00B8691E">
        <w:rPr>
          <w:rFonts w:ascii="Times New Roman" w:hAnsi="Times New Roman" w:cs="Times New Roman"/>
          <w:sz w:val="24"/>
          <w:szCs w:val="24"/>
        </w:rPr>
        <w:t xml:space="preserve">nformation section </w:t>
      </w:r>
      <w:r w:rsidR="0058549D">
        <w:rPr>
          <w:rFonts w:ascii="Times New Roman" w:hAnsi="Times New Roman" w:cs="Times New Roman"/>
          <w:sz w:val="24"/>
          <w:szCs w:val="24"/>
        </w:rPr>
        <w:t>4</w:t>
      </w:r>
      <w:r w:rsidR="00B8691E">
        <w:rPr>
          <w:rFonts w:ascii="Times New Roman" w:hAnsi="Times New Roman" w:cs="Times New Roman"/>
          <w:sz w:val="24"/>
          <w:szCs w:val="24"/>
        </w:rPr>
        <w:t>, Figure S1</w:t>
      </w:r>
      <w:r w:rsidR="0058549D">
        <w:rPr>
          <w:rFonts w:ascii="Times New Roman" w:hAnsi="Times New Roman" w:cs="Times New Roman"/>
          <w:sz w:val="24"/>
          <w:szCs w:val="24"/>
        </w:rPr>
        <w:t>2</w:t>
      </w:r>
      <w:r w:rsidR="00B8691E">
        <w:rPr>
          <w:rFonts w:ascii="Times New Roman" w:hAnsi="Times New Roman" w:cs="Times New Roman"/>
          <w:sz w:val="24"/>
          <w:szCs w:val="24"/>
        </w:rPr>
        <w:t>, Figure S1</w:t>
      </w:r>
      <w:r w:rsidR="0058549D">
        <w:rPr>
          <w:rFonts w:ascii="Times New Roman" w:hAnsi="Times New Roman" w:cs="Times New Roman"/>
          <w:sz w:val="24"/>
          <w:szCs w:val="24"/>
        </w:rPr>
        <w:t>3</w:t>
      </w:r>
      <w:r w:rsidR="00B8691E">
        <w:rPr>
          <w:rFonts w:ascii="Times New Roman" w:hAnsi="Times New Roman" w:cs="Times New Roman"/>
          <w:sz w:val="24"/>
          <w:szCs w:val="24"/>
        </w:rPr>
        <w:t xml:space="preserve"> and Figure </w:t>
      </w:r>
      <w:commentRangeStart w:id="612"/>
      <w:r w:rsidR="00B8691E">
        <w:rPr>
          <w:rFonts w:ascii="Times New Roman" w:hAnsi="Times New Roman" w:cs="Times New Roman"/>
          <w:sz w:val="24"/>
          <w:szCs w:val="24"/>
        </w:rPr>
        <w:t>S1</w:t>
      </w:r>
      <w:r w:rsidR="0058549D">
        <w:rPr>
          <w:rFonts w:ascii="Times New Roman" w:hAnsi="Times New Roman" w:cs="Times New Roman"/>
          <w:sz w:val="24"/>
          <w:szCs w:val="24"/>
        </w:rPr>
        <w:t>4</w:t>
      </w:r>
      <w:commentRangeEnd w:id="612"/>
      <w:r w:rsidR="00535C2F">
        <w:rPr>
          <w:rStyle w:val="CommentReference"/>
        </w:rPr>
        <w:commentReference w:id="612"/>
      </w:r>
      <w:r w:rsidR="00094208" w:rsidRPr="004D6D17">
        <w:rPr>
          <w:rFonts w:ascii="Times New Roman" w:hAnsi="Times New Roman" w:cs="Times New Roman"/>
          <w:sz w:val="24"/>
          <w:szCs w:val="24"/>
        </w:rPr>
        <w:t xml:space="preserve">). </w:t>
      </w:r>
      <w:ins w:id="613" w:author="Acaru, Silviu" w:date="2026-03-12T14:01:00Z">
        <w:r w:rsidRPr="004E03CB">
          <w:rPr>
            <w:rFonts w:ascii="Times New Roman" w:hAnsi="Times New Roman" w:cs="Times New Roman"/>
            <w:sz w:val="24"/>
            <w:szCs w:val="24"/>
          </w:rPr>
          <w:t>As shown in</w:t>
        </w:r>
      </w:ins>
      <w:ins w:id="614" w:author="Acaru, Silviu" w:date="2026-03-12T14:01:00Z" w16du:dateUtc="2026-03-12T13:01:00Z">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_Ref178445097 \h </w:instrText>
        </w:r>
      </w:ins>
      <w:r>
        <w:rPr>
          <w:rFonts w:ascii="Times New Roman" w:hAnsi="Times New Roman" w:cs="Times New Roman"/>
          <w:sz w:val="24"/>
          <w:szCs w:val="24"/>
        </w:rPr>
      </w:r>
      <w:r>
        <w:rPr>
          <w:rFonts w:ascii="Times New Roman" w:hAnsi="Times New Roman" w:cs="Times New Roman"/>
          <w:sz w:val="24"/>
          <w:szCs w:val="24"/>
        </w:rPr>
        <w:fldChar w:fldCharType="separate"/>
      </w:r>
      <w:ins w:id="615" w:author="Acaru, Silviu" w:date="2026-03-12T14:01:00Z" w16du:dateUtc="2026-03-12T13:01:00Z">
        <w:r w:rsidRPr="001A6B86">
          <w:rPr>
            <w:rFonts w:ascii="Times New Roman" w:hAnsi="Times New Roman" w:cs="Times New Roman"/>
            <w:sz w:val="24"/>
            <w:szCs w:val="24"/>
          </w:rPr>
          <w:t xml:space="preserve">Table </w:t>
        </w:r>
        <w:r>
          <w:rPr>
            <w:rFonts w:ascii="Times New Roman" w:hAnsi="Times New Roman" w:cs="Times New Roman"/>
            <w:noProof/>
            <w:sz w:val="24"/>
            <w:szCs w:val="24"/>
          </w:rPr>
          <w:t>5</w:t>
        </w:r>
        <w:r>
          <w:rPr>
            <w:rFonts w:ascii="Times New Roman" w:hAnsi="Times New Roman" w:cs="Times New Roman"/>
            <w:sz w:val="24"/>
            <w:szCs w:val="24"/>
          </w:rPr>
          <w:fldChar w:fldCharType="end"/>
        </w:r>
      </w:ins>
      <w:ins w:id="616" w:author="Acaru, Silviu" w:date="2026-03-12T14:01:00Z">
        <w:r w:rsidRPr="004E03CB">
          <w:rPr>
            <w:rFonts w:ascii="Times New Roman" w:hAnsi="Times New Roman" w:cs="Times New Roman"/>
            <w:sz w:val="24"/>
            <w:szCs w:val="24"/>
          </w:rPr>
          <w:t>, the stacking ensemble outperforms all individual base models on the validation dataset, achieving the lowest validation MAE of 13.41 compared to the best individual model (GBR) at 15.99, and the highest validation R² of 0.49 compared to GBR's 0.45. On training data, the improvement is even more pronounced, with the stacking ensemble achieving an MAE of 3.92 and R² of 0.94, substantially surpassing all base models. This suggests that the meta-features generated by the base models, together with the application of Ridge regression as a meta-model, have successfully captured generalizable patterns in the data while maintaining good performance across both training and validation sets. The stacking approach has effectively leveraged the strengths of each individual model, combining their predictions in a way that mitigates their individual weaknesses. There is also the question of the optimal number of base estimators and the trade-off between performance gains and computational cost. </w:t>
        </w:r>
      </w:ins>
      <w:ins w:id="617" w:author="Acaru, Silviu" w:date="2026-03-15T20:10:00Z" w16du:dateUtc="2026-03-15T19:10:00Z">
        <w:r w:rsidR="00723A59">
          <w:rPr>
            <w:rFonts w:ascii="Times New Roman" w:hAnsi="Times New Roman" w:cs="Times New Roman"/>
            <w:sz w:val="24"/>
            <w:szCs w:val="24"/>
          </w:rPr>
          <w:t>Hence, it can be deduced that the stacked</w:t>
        </w:r>
        <w:r w:rsidR="00723A59" w:rsidRPr="00D660EC">
          <w:rPr>
            <w:rFonts w:ascii="Times New Roman" w:hAnsi="Times New Roman" w:cs="Times New Roman"/>
            <w:sz w:val="24"/>
            <w:szCs w:val="24"/>
          </w:rPr>
          <w:t xml:space="preserve"> ensemble method regularly yielded the best predictions, as evaluated by MAE on the validation dataset.</w:t>
        </w:r>
      </w:ins>
      <w:ins w:id="618" w:author="Acaru, Silviu" w:date="2026-03-15T20:11:00Z" w16du:dateUtc="2026-03-15T19:11:00Z">
        <w:r w:rsidR="00723A59">
          <w:rPr>
            <w:rFonts w:ascii="Times New Roman" w:hAnsi="Times New Roman" w:cs="Times New Roman"/>
            <w:sz w:val="24"/>
            <w:szCs w:val="24"/>
          </w:rPr>
          <w:t xml:space="preserve"> </w:t>
        </w:r>
      </w:ins>
    </w:p>
    <w:p w14:paraId="744BBF50" w14:textId="23345B2C" w:rsidR="00C60A2F" w:rsidRPr="00C60A2F" w:rsidRDefault="00C60A2F" w:rsidP="00C60A2F">
      <w:pPr>
        <w:jc w:val="both"/>
        <w:rPr>
          <w:ins w:id="619" w:author="Acaru, Silviu" w:date="2026-03-14T23:53:00Z"/>
          <w:rFonts w:ascii="Times New Roman" w:hAnsi="Times New Roman" w:cs="Times New Roman"/>
          <w:sz w:val="24"/>
          <w:szCs w:val="24"/>
          <w:lang w:val="en-NL"/>
        </w:rPr>
      </w:pPr>
      <w:ins w:id="620" w:author="Acaru, Silviu" w:date="2026-03-14T23:53:00Z">
        <w:r w:rsidRPr="00C60A2F">
          <w:rPr>
            <w:rFonts w:ascii="Times New Roman" w:hAnsi="Times New Roman" w:cs="Times New Roman"/>
            <w:sz w:val="24"/>
            <w:szCs w:val="24"/>
            <w:lang w:val="en-NL"/>
          </w:rPr>
          <w:lastRenderedPageBreak/>
          <w:t xml:space="preserve">When compared with the broader literature, the present validation performance should be interpreted as moderate rather than state-of-the-art. Polyurethane-specific and polymer-informatics studies have reported higher </w:t>
        </w:r>
      </w:ins>
      <m:oMath>
        <m:sSup>
          <m:sSupPr>
            <m:ctrlPr>
              <w:ins w:id="621" w:author="Acaru, Silviu" w:date="2026-03-14T23:53:00Z">
                <w:rPr>
                  <w:rFonts w:ascii="Cambria Math" w:hAnsi="Cambria Math" w:cs="Times New Roman"/>
                  <w:sz w:val="24"/>
                  <w:szCs w:val="24"/>
                  <w:lang w:val="en-NL"/>
                </w:rPr>
              </w:ins>
            </m:ctrlPr>
          </m:sSupPr>
          <m:e>
            <m:r>
              <w:ins w:id="622" w:author="Acaru, Silviu" w:date="2026-03-14T23:53:00Z">
                <w:rPr>
                  <w:rFonts w:ascii="Cambria Math" w:hAnsi="Cambria Math" w:cs="Times New Roman"/>
                  <w:sz w:val="24"/>
                  <w:szCs w:val="24"/>
                  <w:lang w:val="en-NL"/>
                </w:rPr>
                <m:t>R</m:t>
              </w:ins>
            </m:r>
          </m:e>
          <m:sup>
            <m:r>
              <w:ins w:id="623" w:author="Acaru, Silviu" w:date="2026-03-14T23:53:00Z">
                <w:rPr>
                  <w:rFonts w:ascii="Cambria Math" w:hAnsi="Cambria Math" w:cs="Times New Roman"/>
                  <w:sz w:val="24"/>
                  <w:szCs w:val="24"/>
                  <w:lang w:val="en-NL"/>
                </w:rPr>
                <m:t>2</m:t>
              </w:ins>
            </m:r>
          </m:sup>
        </m:sSup>
      </m:oMath>
      <w:ins w:id="624" w:author="Acaru, Silviu" w:date="2026-03-14T23:53:00Z">
        <w:r w:rsidRPr="00C60A2F">
          <w:rPr>
            <w:rFonts w:ascii="Times New Roman" w:hAnsi="Times New Roman" w:cs="Times New Roman"/>
            <w:sz w:val="24"/>
            <w:szCs w:val="24"/>
            <w:lang w:val="en-NL"/>
          </w:rPr>
          <w:t xml:space="preserve">values, often in the range of approximately 0.71–0.91 or above, but those studies generally relied on either more curated benchmark datasets, alternative target properties, or substantially larger recipe libraries. Accordingly, the present performance is better viewed as realistic for a heterogeneous lignin-based polyurethane dataset rather than directly comparable to best-case results from larger or more homogenized </w:t>
        </w:r>
        <w:commentRangeStart w:id="625"/>
        <w:commentRangeStart w:id="626"/>
        <w:commentRangeStart w:id="627"/>
        <w:commentRangeStart w:id="628"/>
        <w:commentRangeStart w:id="629"/>
        <w:r w:rsidRPr="00C60A2F">
          <w:rPr>
            <w:rFonts w:ascii="Times New Roman" w:hAnsi="Times New Roman" w:cs="Times New Roman"/>
            <w:sz w:val="24"/>
            <w:szCs w:val="24"/>
            <w:lang w:val="en-NL"/>
          </w:rPr>
          <w:t>studies</w:t>
        </w:r>
      </w:ins>
      <w:commentRangeEnd w:id="625"/>
      <w:ins w:id="630" w:author="Acaru, Silviu" w:date="2026-03-14T23:53:00Z" w16du:dateUtc="2026-03-14T22:53:00Z">
        <w:r>
          <w:rPr>
            <w:rStyle w:val="CommentReference"/>
          </w:rPr>
          <w:commentReference w:id="625"/>
        </w:r>
      </w:ins>
      <w:commentRangeEnd w:id="626"/>
      <w:ins w:id="631" w:author="Acaru, Silviu" w:date="2026-03-14T23:54:00Z" w16du:dateUtc="2026-03-14T22:54:00Z">
        <w:r>
          <w:rPr>
            <w:rStyle w:val="CommentReference"/>
          </w:rPr>
          <w:commentReference w:id="626"/>
        </w:r>
        <w:commentRangeEnd w:id="627"/>
        <w:r>
          <w:rPr>
            <w:rStyle w:val="CommentReference"/>
          </w:rPr>
          <w:commentReference w:id="627"/>
        </w:r>
        <w:commentRangeEnd w:id="628"/>
        <w:r>
          <w:rPr>
            <w:rStyle w:val="CommentReference"/>
          </w:rPr>
          <w:commentReference w:id="628"/>
        </w:r>
      </w:ins>
      <w:commentRangeEnd w:id="629"/>
      <w:ins w:id="632" w:author="Acaru, Silviu" w:date="2026-03-14T23:58:00Z" w16du:dateUtc="2026-03-14T22:58:00Z">
        <w:r>
          <w:rPr>
            <w:rStyle w:val="CommentReference"/>
          </w:rPr>
          <w:commentReference w:id="629"/>
        </w:r>
      </w:ins>
      <w:ins w:id="633" w:author="Acaru, Silviu" w:date="2026-03-14T23:53:00Z" w16du:dateUtc="2026-03-14T22:53:00Z">
        <w:r>
          <w:rPr>
            <w:rFonts w:ascii="Times New Roman" w:hAnsi="Times New Roman" w:cs="Times New Roman"/>
            <w:sz w:val="24"/>
            <w:szCs w:val="24"/>
            <w:lang w:val="en-NL"/>
          </w:rPr>
          <w:t xml:space="preserve">. </w:t>
        </w:r>
      </w:ins>
    </w:p>
    <w:p w14:paraId="135A794C" w14:textId="136E67FC" w:rsidR="004E03CB" w:rsidRDefault="00494E4A" w:rsidP="001A6B86">
      <w:pPr>
        <w:jc w:val="both"/>
        <w:rPr>
          <w:ins w:id="634" w:author="Acaru, Silviu" w:date="2026-03-12T14:01:00Z" w16du:dateUtc="2026-03-12T13:01:00Z"/>
          <w:rFonts w:ascii="Times New Roman" w:hAnsi="Times New Roman" w:cs="Times New Roman"/>
          <w:sz w:val="24"/>
          <w:szCs w:val="24"/>
        </w:rPr>
      </w:pPr>
      <w:ins w:id="635" w:author="Acaru, Silviu" w:date="2026-03-15T20:29:00Z">
        <w:r w:rsidRPr="00494E4A">
          <w:rPr>
            <w:rFonts w:ascii="Times New Roman" w:hAnsi="Times New Roman" w:cs="Times New Roman"/>
            <w:sz w:val="24"/>
            <w:szCs w:val="24"/>
          </w:rPr>
          <w:t>Worth mentioning is that we also considered a different architecture in the building of the ensemble, namely an out-of-fold (OOF) cross-validation technique, in which base models generate predictions on held-out folds through nested cross-validation, ensuring the meta-learner is trained exclusively on OOF predictions to prevent data leakage. Under this scheme, the best-performing model configuration</w:t>
        </w:r>
      </w:ins>
      <w:ins w:id="636" w:author="Acaru, Silviu" w:date="2026-03-15T20:29:00Z" w16du:dateUtc="2026-03-15T19:29:00Z">
        <w:r>
          <w:rPr>
            <w:rFonts w:ascii="Times New Roman" w:hAnsi="Times New Roman" w:cs="Times New Roman"/>
            <w:sz w:val="24"/>
            <w:szCs w:val="24"/>
          </w:rPr>
          <w:t xml:space="preserve">, </w:t>
        </w:r>
      </w:ins>
      <w:ins w:id="637" w:author="Acaru, Silviu" w:date="2026-03-15T20:29:00Z">
        <w:r w:rsidRPr="00494E4A">
          <w:rPr>
            <w:rFonts w:ascii="Times New Roman" w:hAnsi="Times New Roman" w:cs="Times New Roman"/>
            <w:sz w:val="24"/>
            <w:szCs w:val="24"/>
          </w:rPr>
          <w:t>using the same five-feature input</w:t>
        </w:r>
      </w:ins>
      <w:ins w:id="638" w:author="Acaru, Silviu" w:date="2026-03-15T20:29:00Z" w16du:dateUtc="2026-03-15T19:29:00Z">
        <w:r>
          <w:rPr>
            <w:rFonts w:ascii="Times New Roman" w:hAnsi="Times New Roman" w:cs="Times New Roman"/>
            <w:sz w:val="24"/>
            <w:szCs w:val="24"/>
          </w:rPr>
          <w:t xml:space="preserve">, </w:t>
        </w:r>
      </w:ins>
      <w:ins w:id="639" w:author="Acaru, Silviu" w:date="2026-03-15T20:29:00Z">
        <w:r w:rsidRPr="00494E4A">
          <w:rPr>
            <w:rFonts w:ascii="Times New Roman" w:hAnsi="Times New Roman" w:cs="Times New Roman"/>
            <w:sz w:val="24"/>
            <w:szCs w:val="24"/>
          </w:rPr>
          <w:t>achieved an MAE of 15.71°C and an R² of 0.</w:t>
        </w:r>
      </w:ins>
      <w:ins w:id="640" w:author="Acaru, Silviu" w:date="2026-03-15T20:29:00Z" w16du:dateUtc="2026-03-15T19:29:00Z">
        <w:r>
          <w:rPr>
            <w:rFonts w:ascii="Times New Roman" w:hAnsi="Times New Roman" w:cs="Times New Roman"/>
            <w:sz w:val="24"/>
            <w:szCs w:val="24"/>
          </w:rPr>
          <w:t>34</w:t>
        </w:r>
      </w:ins>
      <w:ins w:id="641" w:author="Acaru, Silviu" w:date="2026-03-15T20:29:00Z">
        <w:r w:rsidRPr="00494E4A">
          <w:rPr>
            <w:rFonts w:ascii="Times New Roman" w:hAnsi="Times New Roman" w:cs="Times New Roman"/>
            <w:sz w:val="24"/>
            <w:szCs w:val="24"/>
          </w:rPr>
          <w:t xml:space="preserve">, compared to the stratified fixed-split approach which yielded a validation MAE of 13.41°C and R² of 0.49 for the same feature set. The OOF framework produced notably weaker predictive performance, likely attributable to the limited dataset size, where repeated fold-based splitting reduces the effective training set per iteration and inflates variance in the meta-learner's training signal. </w:t>
        </w:r>
      </w:ins>
      <w:del w:id="642" w:author="Acaru, Silviu" w:date="2026-03-12T14:01:00Z" w16du:dateUtc="2026-03-12T13:01:00Z">
        <w:r w:rsidR="00094208" w:rsidRPr="004D6D17" w:rsidDel="004E03CB">
          <w:rPr>
            <w:rFonts w:ascii="Times New Roman" w:hAnsi="Times New Roman" w:cs="Times New Roman"/>
            <w:sz w:val="24"/>
            <w:szCs w:val="24"/>
          </w:rPr>
          <w:delText>T</w:delText>
        </w:r>
        <w:r w:rsidR="001A6B86" w:rsidRPr="004D6D17" w:rsidDel="004E03CB">
          <w:rPr>
            <w:rFonts w:ascii="Times New Roman" w:hAnsi="Times New Roman" w:cs="Times New Roman"/>
            <w:sz w:val="24"/>
            <w:szCs w:val="24"/>
          </w:rPr>
          <w:delText>he final model</w:delText>
        </w:r>
        <w:r w:rsidR="00094208" w:rsidRPr="004D6D17" w:rsidDel="004E03CB">
          <w:rPr>
            <w:rFonts w:ascii="Times New Roman" w:hAnsi="Times New Roman" w:cs="Times New Roman"/>
            <w:sz w:val="24"/>
            <w:szCs w:val="24"/>
          </w:rPr>
          <w:delText xml:space="preserve"> (1000 base estimators in tree-based algorithms)</w:delText>
        </w:r>
        <w:r w:rsidR="00D51656" w:rsidRPr="004D6D17" w:rsidDel="004E03CB">
          <w:rPr>
            <w:rFonts w:ascii="Times New Roman" w:hAnsi="Times New Roman" w:cs="Times New Roman"/>
            <w:sz w:val="24"/>
            <w:szCs w:val="24"/>
          </w:rPr>
          <w:delText xml:space="preserve"> has improved</w:delText>
        </w:r>
        <w:r w:rsidR="001A6B86" w:rsidRPr="004D6D17" w:rsidDel="004E03CB">
          <w:rPr>
            <w:rFonts w:ascii="Times New Roman" w:hAnsi="Times New Roman" w:cs="Times New Roman"/>
            <w:sz w:val="24"/>
            <w:szCs w:val="24"/>
          </w:rPr>
          <w:delText xml:space="preserve"> significantly from their base models (see </w:delText>
        </w:r>
        <w:r w:rsidR="001A6B86" w:rsidRPr="004D6D17" w:rsidDel="004E03CB">
          <w:rPr>
            <w:rFonts w:ascii="Times New Roman" w:hAnsi="Times New Roman" w:cs="Times New Roman"/>
            <w:sz w:val="24"/>
            <w:szCs w:val="24"/>
          </w:rPr>
          <w:fldChar w:fldCharType="begin"/>
        </w:r>
        <w:r w:rsidR="001A6B86" w:rsidRPr="004D6D17" w:rsidDel="004E03CB">
          <w:rPr>
            <w:rFonts w:ascii="Times New Roman" w:hAnsi="Times New Roman" w:cs="Times New Roman"/>
            <w:sz w:val="24"/>
            <w:szCs w:val="24"/>
          </w:rPr>
          <w:delInstrText xml:space="preserve"> REF _Ref178445097 \h </w:delInstrText>
        </w:r>
        <w:r w:rsidR="004D6D17" w:rsidDel="004E03CB">
          <w:rPr>
            <w:rFonts w:ascii="Times New Roman" w:hAnsi="Times New Roman" w:cs="Times New Roman"/>
            <w:sz w:val="24"/>
            <w:szCs w:val="24"/>
          </w:rPr>
          <w:delInstrText xml:space="preserve"> \* MERGEFORMAT </w:delInstrText>
        </w:r>
        <w:r w:rsidR="001A6B86" w:rsidRPr="004D6D17" w:rsidDel="004E03CB">
          <w:rPr>
            <w:rFonts w:ascii="Times New Roman" w:hAnsi="Times New Roman" w:cs="Times New Roman"/>
            <w:sz w:val="24"/>
            <w:szCs w:val="24"/>
          </w:rPr>
        </w:r>
        <w:r w:rsidR="001A6B86" w:rsidRPr="004D6D17" w:rsidDel="004E03CB">
          <w:rPr>
            <w:rFonts w:ascii="Times New Roman" w:hAnsi="Times New Roman" w:cs="Times New Roman"/>
            <w:sz w:val="24"/>
            <w:szCs w:val="24"/>
          </w:rPr>
          <w:fldChar w:fldCharType="separate"/>
        </w:r>
        <w:r w:rsidR="009A7A28" w:rsidRPr="001A6B86" w:rsidDel="004E03CB">
          <w:rPr>
            <w:rFonts w:ascii="Times New Roman" w:hAnsi="Times New Roman" w:cs="Times New Roman"/>
            <w:sz w:val="24"/>
            <w:szCs w:val="24"/>
          </w:rPr>
          <w:delText xml:space="preserve">Table </w:delText>
        </w:r>
        <w:r w:rsidR="009A7A28" w:rsidDel="004E03CB">
          <w:rPr>
            <w:rFonts w:ascii="Times New Roman" w:hAnsi="Times New Roman" w:cs="Times New Roman"/>
            <w:noProof/>
            <w:sz w:val="24"/>
            <w:szCs w:val="24"/>
          </w:rPr>
          <w:delText>5</w:delText>
        </w:r>
        <w:r w:rsidR="001A6B86" w:rsidRPr="004D6D17" w:rsidDel="004E03CB">
          <w:rPr>
            <w:rFonts w:ascii="Times New Roman" w:hAnsi="Times New Roman" w:cs="Times New Roman"/>
            <w:sz w:val="24"/>
            <w:szCs w:val="24"/>
          </w:rPr>
          <w:fldChar w:fldCharType="end"/>
        </w:r>
        <w:r w:rsidR="001A6B86" w:rsidRPr="004D6D17" w:rsidDel="004E03CB">
          <w:rPr>
            <w:rFonts w:ascii="Times New Roman" w:hAnsi="Times New Roman" w:cs="Times New Roman"/>
            <w:sz w:val="24"/>
            <w:szCs w:val="24"/>
          </w:rPr>
          <w:delText>)</w:delText>
        </w:r>
        <w:r w:rsidR="519B478A" w:rsidRPr="004D6D17" w:rsidDel="004E03CB">
          <w:rPr>
            <w:rFonts w:ascii="Times New Roman" w:hAnsi="Times New Roman" w:cs="Times New Roman"/>
            <w:sz w:val="24"/>
            <w:szCs w:val="24"/>
          </w:rPr>
          <w:delText>, with the exception of GBR, which had very low MAE value</w:delText>
        </w:r>
        <w:r w:rsidR="003F008F" w:rsidRPr="004D6D17" w:rsidDel="004E03CB">
          <w:rPr>
            <w:rFonts w:ascii="Times New Roman" w:hAnsi="Times New Roman" w:cs="Times New Roman"/>
            <w:sz w:val="24"/>
            <w:szCs w:val="24"/>
          </w:rPr>
          <w:delText xml:space="preserve"> for training datasets</w:delText>
        </w:r>
        <w:r w:rsidR="00D51656" w:rsidRPr="004D6D17" w:rsidDel="004E03CB">
          <w:rPr>
            <w:rFonts w:ascii="Times New Roman" w:hAnsi="Times New Roman" w:cs="Times New Roman"/>
            <w:sz w:val="24"/>
            <w:szCs w:val="24"/>
          </w:rPr>
          <w:delText>. This could mean that the meta-features generated by the base models together with the application of Ridge regression</w:delText>
        </w:r>
        <w:r w:rsidR="00E14F86" w:rsidRPr="004D6D17" w:rsidDel="004E03CB">
          <w:rPr>
            <w:rFonts w:ascii="Times New Roman" w:hAnsi="Times New Roman" w:cs="Times New Roman"/>
            <w:sz w:val="24"/>
            <w:szCs w:val="24"/>
          </w:rPr>
          <w:delText xml:space="preserve"> as a meta-model</w:delText>
        </w:r>
        <w:r w:rsidR="00D51656" w:rsidRPr="004D6D17" w:rsidDel="004E03CB">
          <w:rPr>
            <w:rFonts w:ascii="Times New Roman" w:hAnsi="Times New Roman" w:cs="Times New Roman"/>
            <w:sz w:val="24"/>
            <w:szCs w:val="24"/>
          </w:rPr>
          <w:delText xml:space="preserve">, have successfully captured generalizable patterns in the data while maintaining good performance across both training and validation sets. </w:delText>
        </w:r>
        <w:r w:rsidR="001A6B86" w:rsidRPr="004D6D17" w:rsidDel="004E03CB">
          <w:rPr>
            <w:rFonts w:ascii="Times New Roman" w:hAnsi="Times New Roman" w:cs="Times New Roman"/>
            <w:sz w:val="24"/>
            <w:szCs w:val="24"/>
          </w:rPr>
          <w:delText>T</w:delText>
        </w:r>
        <w:r w:rsidR="00D51656" w:rsidRPr="004D6D17" w:rsidDel="004E03CB">
          <w:rPr>
            <w:rFonts w:ascii="Times New Roman" w:hAnsi="Times New Roman" w:cs="Times New Roman"/>
            <w:sz w:val="24"/>
            <w:szCs w:val="24"/>
          </w:rPr>
          <w:delText>he stacking approach has effectively leveraged the strengths of each individual model, combining their predictions in a way that mitigates their individual weaknesses.</w:delText>
        </w:r>
        <w:r w:rsidR="00CF3CF2" w:rsidRPr="004D6D17" w:rsidDel="004E03CB">
          <w:rPr>
            <w:rFonts w:ascii="Times New Roman" w:hAnsi="Times New Roman" w:cs="Times New Roman"/>
            <w:sz w:val="24"/>
            <w:szCs w:val="24"/>
          </w:rPr>
          <w:delText xml:space="preserve"> There is also the question of what is the limit of the number of base estimators and the improvements that can be brought by increasing to more than 1000 base estimators.</w:delText>
        </w:r>
        <w:r w:rsidR="00542A5A" w:rsidRPr="004D6D17" w:rsidDel="004E03CB">
          <w:rPr>
            <w:rFonts w:ascii="Times New Roman" w:hAnsi="Times New Roman" w:cs="Times New Roman"/>
            <w:sz w:val="24"/>
            <w:szCs w:val="24"/>
          </w:rPr>
          <w:delText xml:space="preserve"> </w:delText>
        </w:r>
      </w:del>
    </w:p>
    <w:p w14:paraId="24F6BA82" w14:textId="0F802CBF" w:rsidR="00D51656" w:rsidRDefault="00542A5A" w:rsidP="001A6B86">
      <w:pPr>
        <w:jc w:val="both"/>
        <w:rPr>
          <w:ins w:id="643" w:author="Acaru, Silviu" w:date="2026-03-14T23:55:00Z" w16du:dateUtc="2026-03-14T22:55:00Z"/>
          <w:rFonts w:ascii="Times New Roman" w:hAnsi="Times New Roman" w:cs="Times New Roman"/>
          <w:sz w:val="24"/>
          <w:szCs w:val="24"/>
        </w:rPr>
      </w:pPr>
      <w:r w:rsidRPr="004D6D17">
        <w:rPr>
          <w:rFonts w:ascii="Times New Roman" w:hAnsi="Times New Roman" w:cs="Times New Roman"/>
          <w:sz w:val="24"/>
          <w:szCs w:val="24"/>
        </w:rPr>
        <w:t>In the case of</w:t>
      </w:r>
      <w:r w:rsidR="00EF7C8A">
        <w:rPr>
          <w:rFonts w:ascii="Times New Roman" w:hAnsi="Times New Roman" w:cs="Times New Roman"/>
          <w:sz w:val="24"/>
          <w:szCs w:val="24"/>
        </w:rPr>
        <w:t xml:space="preserve"> reference</w:t>
      </w:r>
      <w:r w:rsidR="00CF3CF2" w:rsidRPr="004D6D17">
        <w:rPr>
          <w:rFonts w:ascii="Times New Roman" w:hAnsi="Times New Roman" w:cs="Times New Roman"/>
          <w:sz w:val="24"/>
          <w:szCs w:val="24"/>
        </w:rPr>
        <w:t xml:space="preserve"> </w:t>
      </w:r>
      <w:sdt>
        <w:sdtPr>
          <w:rPr>
            <w:rFonts w:ascii="Times New Roman" w:eastAsia="Times" w:hAnsi="Times New Roman" w:cs="Times New Roman"/>
            <w:color w:val="000000"/>
            <w:sz w:val="24"/>
            <w:szCs w:val="24"/>
            <w:vertAlign w:val="superscript"/>
          </w:rPr>
          <w:tag w:val="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2094895228"/>
          <w:placeholder>
            <w:docPart w:val="DefaultPlaceholder_-1854013440"/>
          </w:placeholder>
        </w:sdtPr>
        <w:sdtContent>
          <w:r w:rsidR="00412D9A" w:rsidRPr="00412D9A">
            <w:rPr>
              <w:rFonts w:ascii="Times New Roman" w:hAnsi="Times New Roman" w:cs="Times New Roman"/>
              <w:color w:val="000000"/>
              <w:sz w:val="24"/>
              <w:szCs w:val="24"/>
              <w:vertAlign w:val="superscript"/>
            </w:rPr>
            <w:t>[17]</w:t>
          </w:r>
        </w:sdtContent>
      </w:sdt>
      <w:r w:rsidRPr="004D6D17">
        <w:rPr>
          <w:rFonts w:ascii="Times New Roman" w:eastAsia="Times" w:hAnsi="Times New Roman" w:cs="Times New Roman"/>
          <w:color w:val="000000"/>
          <w:sz w:val="24"/>
          <w:szCs w:val="24"/>
        </w:rPr>
        <w:t>,</w:t>
      </w:r>
      <w:r w:rsidR="00CF3CF2" w:rsidRPr="004D6D17">
        <w:rPr>
          <w:rFonts w:ascii="Times New Roman" w:eastAsia="Times" w:hAnsi="Times New Roman" w:cs="Times New Roman"/>
          <w:color w:val="000000"/>
          <w:sz w:val="24"/>
          <w:szCs w:val="24"/>
        </w:rPr>
        <w:t xml:space="preserve"> </w:t>
      </w:r>
      <w:r w:rsidRPr="004D6D17">
        <w:rPr>
          <w:rFonts w:ascii="Times New Roman" w:hAnsi="Times New Roman" w:cs="Times New Roman"/>
          <w:color w:val="000000"/>
          <w:sz w:val="24"/>
          <w:szCs w:val="24"/>
        </w:rPr>
        <w:t xml:space="preserve">1000 base estimators were used with the aim of getting sufficiently smooth statistics. Based on the current results, </w:t>
      </w:r>
      <w:ins w:id="644" w:author="Acaru, Silviu" w:date="2026-03-12T14:03:00Z">
        <w:r w:rsidR="004E03CB" w:rsidRPr="004E03CB">
          <w:rPr>
            <w:rFonts w:ascii="Times New Roman" w:hAnsi="Times New Roman" w:cs="Times New Roman"/>
            <w:color w:val="000000"/>
            <w:sz w:val="24"/>
            <w:szCs w:val="24"/>
          </w:rPr>
          <w:t>where the validation MAE is lowest at lower estimator counts (~10) and begins to increase beyond that point, a smaller number of base estimators may have sufficed, though it should also be noted that the dataset used in the earlier study was significantly smaller, with fewer than 50 data points. </w:t>
        </w:r>
      </w:ins>
      <w:del w:id="645" w:author="Acaru, Silviu" w:date="2026-03-12T14:03:00Z" w16du:dateUtc="2026-03-12T13:03:00Z">
        <w:r w:rsidRPr="004D6D17" w:rsidDel="004E03CB">
          <w:rPr>
            <w:rFonts w:ascii="Times New Roman" w:hAnsi="Times New Roman" w:cs="Times New Roman"/>
            <w:color w:val="000000"/>
            <w:sz w:val="24"/>
            <w:szCs w:val="24"/>
          </w:rPr>
          <w:delText>we expect a smaller number of base estimators</w:delText>
        </w:r>
        <w:r w:rsidR="00BD2042" w:rsidRPr="004D6D17" w:rsidDel="004E03CB">
          <w:rPr>
            <w:rFonts w:ascii="Times New Roman" w:hAnsi="Times New Roman" w:cs="Times New Roman"/>
            <w:color w:val="000000"/>
            <w:sz w:val="24"/>
            <w:szCs w:val="24"/>
          </w:rPr>
          <w:delText xml:space="preserve"> (</w:delText>
        </w:r>
        <w:r w:rsidR="00BD2042" w:rsidRPr="004D6D17" w:rsidDel="004E03CB">
          <w:rPr>
            <w:rFonts w:ascii="Times New Roman" w:hAnsi="Times New Roman" w:cs="Times New Roman"/>
            <w:i/>
            <w:color w:val="000000"/>
            <w:sz w:val="24"/>
            <w:szCs w:val="24"/>
          </w:rPr>
          <w:delText>i.e.,</w:delText>
        </w:r>
        <w:r w:rsidRPr="004D6D17" w:rsidDel="004E03CB">
          <w:rPr>
            <w:rFonts w:ascii="Times New Roman" w:hAnsi="Times New Roman" w:cs="Times New Roman"/>
            <w:color w:val="000000"/>
            <w:sz w:val="24"/>
            <w:szCs w:val="24"/>
          </w:rPr>
          <w:delText xml:space="preserve"> 50</w:delText>
        </w:r>
        <w:r w:rsidR="00BD2042" w:rsidRPr="004D6D17" w:rsidDel="004E03CB">
          <w:rPr>
            <w:rFonts w:ascii="Times New Roman" w:hAnsi="Times New Roman" w:cs="Times New Roman"/>
            <w:color w:val="000000"/>
            <w:sz w:val="24"/>
            <w:szCs w:val="24"/>
          </w:rPr>
          <w:delText xml:space="preserve">), </w:delText>
        </w:r>
        <w:r w:rsidRPr="004D6D17" w:rsidDel="004E03CB">
          <w:rPr>
            <w:rFonts w:ascii="Times New Roman" w:hAnsi="Times New Roman" w:cs="Times New Roman"/>
            <w:color w:val="000000"/>
            <w:sz w:val="24"/>
            <w:szCs w:val="24"/>
          </w:rPr>
          <w:delText>may have sufficed as well, though it should also be noted that the dataset</w:delText>
        </w:r>
        <w:r w:rsidR="00BD2F77" w:rsidRPr="004D6D17" w:rsidDel="004E03CB">
          <w:rPr>
            <w:rFonts w:ascii="Times New Roman" w:hAnsi="Times New Roman" w:cs="Times New Roman"/>
            <w:color w:val="000000"/>
            <w:sz w:val="24"/>
            <w:szCs w:val="24"/>
          </w:rPr>
          <w:delText xml:space="preserve"> used in the earlier study</w:delText>
        </w:r>
        <w:r w:rsidRPr="004D6D17" w:rsidDel="004E03CB">
          <w:rPr>
            <w:rFonts w:ascii="Times New Roman" w:hAnsi="Times New Roman" w:cs="Times New Roman"/>
            <w:color w:val="000000"/>
            <w:sz w:val="24"/>
            <w:szCs w:val="24"/>
          </w:rPr>
          <w:delText xml:space="preserve"> was significantly smaller, with fewer than 50 data points.</w:delText>
        </w:r>
      </w:del>
      <w:r w:rsidRPr="004D6D17">
        <w:rPr>
          <w:rFonts w:ascii="Times New Roman" w:hAnsi="Times New Roman" w:cs="Times New Roman"/>
          <w:color w:val="000000"/>
          <w:sz w:val="24"/>
          <w:szCs w:val="24"/>
        </w:rPr>
        <w:t xml:space="preserve"> </w:t>
      </w:r>
      <w:r w:rsidR="00B41706" w:rsidRPr="004D6D17">
        <w:rPr>
          <w:rFonts w:ascii="Times New Roman" w:hAnsi="Times New Roman" w:cs="Times New Roman"/>
          <w:sz w:val="24"/>
          <w:szCs w:val="24"/>
        </w:rPr>
        <w:t xml:space="preserve">The trend observed in </w:t>
      </w:r>
      <w:r w:rsidR="00B41706" w:rsidRPr="004D6D17">
        <w:rPr>
          <w:rFonts w:ascii="Times New Roman" w:hAnsi="Times New Roman" w:cs="Times New Roman"/>
          <w:sz w:val="24"/>
          <w:szCs w:val="24"/>
        </w:rPr>
        <w:fldChar w:fldCharType="begin"/>
      </w:r>
      <w:r w:rsidR="00B41706" w:rsidRPr="004D6D17">
        <w:rPr>
          <w:rFonts w:ascii="Times New Roman" w:hAnsi="Times New Roman" w:cs="Times New Roman"/>
          <w:sz w:val="24"/>
          <w:szCs w:val="24"/>
        </w:rPr>
        <w:instrText xml:space="preserve"> REF _Ref178349652 \h </w:instrText>
      </w:r>
      <w:r w:rsidR="004D6D17">
        <w:rPr>
          <w:rFonts w:ascii="Times New Roman" w:hAnsi="Times New Roman" w:cs="Times New Roman"/>
          <w:sz w:val="24"/>
          <w:szCs w:val="24"/>
        </w:rPr>
        <w:instrText xml:space="preserve"> \* MERGEFORMAT </w:instrText>
      </w:r>
      <w:r w:rsidR="00B41706" w:rsidRPr="004D6D17">
        <w:rPr>
          <w:rFonts w:ascii="Times New Roman" w:hAnsi="Times New Roman" w:cs="Times New Roman"/>
          <w:sz w:val="24"/>
          <w:szCs w:val="24"/>
        </w:rPr>
      </w:r>
      <w:r w:rsidR="00B41706" w:rsidRPr="004D6D17">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sidR="00B41706" w:rsidRPr="004D6D17">
        <w:rPr>
          <w:rFonts w:ascii="Times New Roman" w:hAnsi="Times New Roman" w:cs="Times New Roman"/>
          <w:sz w:val="24"/>
          <w:szCs w:val="24"/>
        </w:rPr>
        <w:fldChar w:fldCharType="end"/>
      </w:r>
      <w:r w:rsidR="00BD2F77"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(C)</w:t>
      </w:r>
      <w:r w:rsidR="00CF3CF2"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suggests an asymptotic effect, with the MAE approaching zero. However,</w:t>
      </w:r>
      <w:ins w:id="646" w:author="Acaru, Silviu" w:date="2026-03-12T14:04:00Z" w16du:dateUtc="2026-03-12T13:04:00Z">
        <w:r w:rsidR="004E03CB" w:rsidRPr="004E03CB">
          <w:rPr>
            <w:rFonts w:ascii="Inter Fallback" w:hAnsi="Inter Fallback"/>
            <w:color w:val="020817"/>
            <w:sz w:val="20"/>
            <w:szCs w:val="20"/>
            <w:shd w:val="clear" w:color="auto" w:fill="FFFFFF"/>
          </w:rPr>
          <w:t xml:space="preserve"> </w:t>
        </w:r>
      </w:ins>
      <w:ins w:id="647" w:author="Acaru, Silviu" w:date="2026-03-12T14:04:00Z">
        <w:r w:rsidR="004E03CB" w:rsidRPr="004E03CB">
          <w:rPr>
            <w:rFonts w:ascii="Times New Roman" w:hAnsi="Times New Roman" w:cs="Times New Roman"/>
            <w:sz w:val="24"/>
            <w:szCs w:val="24"/>
          </w:rPr>
          <w:t>the validation MAE trend indicates diminishing returns and potential overfitting beyond a certain number of estimators. </w:t>
        </w:r>
      </w:ins>
      <w:ins w:id="648" w:author="Acaru, Silviu" w:date="2026-03-12T14:04:00Z" w16du:dateUtc="2026-03-12T13:04:00Z">
        <w:r w:rsidR="004E03CB">
          <w:rPr>
            <w:rFonts w:ascii="Times New Roman" w:hAnsi="Times New Roman" w:cs="Times New Roman"/>
            <w:sz w:val="24"/>
            <w:szCs w:val="24"/>
          </w:rPr>
          <w:t xml:space="preserve">Additionally, </w:t>
        </w:r>
      </w:ins>
      <w:del w:id="649" w:author="Acaru, Silviu" w:date="2026-03-12T14:04:00Z" w16du:dateUtc="2026-03-12T13:04:00Z">
        <w:r w:rsidR="00B41706" w:rsidRPr="004D6D17" w:rsidDel="004E03CB">
          <w:rPr>
            <w:rFonts w:ascii="Times New Roman" w:hAnsi="Times New Roman" w:cs="Times New Roman"/>
            <w:sz w:val="24"/>
            <w:szCs w:val="24"/>
          </w:rPr>
          <w:delText xml:space="preserve"> </w:delText>
        </w:r>
      </w:del>
      <w:r w:rsidR="00B41706" w:rsidRPr="004D6D17">
        <w:rPr>
          <w:rFonts w:ascii="Times New Roman" w:hAnsi="Times New Roman" w:cs="Times New Roman"/>
          <w:sz w:val="24"/>
          <w:szCs w:val="24"/>
        </w:rPr>
        <w:t>adding more base estimators also increases training time and demands greater computational resources</w:t>
      </w:r>
      <w:r w:rsidR="00B41706" w:rsidRPr="00B41706">
        <w:rPr>
          <w:rFonts w:ascii="Times New Roman" w:hAnsi="Times New Roman" w:cs="Times New Roman"/>
          <w:sz w:val="24"/>
          <w:szCs w:val="24"/>
        </w:rPr>
        <w:t>.</w:t>
      </w:r>
    </w:p>
    <w:p w14:paraId="1BB58929" w14:textId="77777777" w:rsidR="00C60A2F" w:rsidRPr="00C60A2F" w:rsidRDefault="00C60A2F" w:rsidP="00C60A2F">
      <w:pPr>
        <w:jc w:val="both"/>
        <w:rPr>
          <w:ins w:id="650" w:author="Acaru, Silviu" w:date="2026-03-14T23:55:00Z"/>
          <w:rFonts w:ascii="Times New Roman" w:hAnsi="Times New Roman" w:cs="Times New Roman"/>
          <w:sz w:val="24"/>
          <w:szCs w:val="24"/>
          <w:lang w:val="en-NL"/>
        </w:rPr>
      </w:pPr>
      <w:ins w:id="651" w:author="Acaru, Silviu" w:date="2026-03-14T23:55:00Z">
        <w:r w:rsidRPr="00C60A2F">
          <w:rPr>
            <w:rFonts w:ascii="Times New Roman" w:hAnsi="Times New Roman" w:cs="Times New Roman"/>
            <w:sz w:val="24"/>
            <w:szCs w:val="24"/>
            <w:lang w:val="en-NL"/>
          </w:rPr>
          <w:t xml:space="preserve">This interpretation is also in line with the general trade-off reported in ensemble learning for polymer-property prediction: beyond a certain model complexity, gains in apparent fit may mostly reflect variance reduction on the seen data rather than a true increase in transferable chemical insight. In small-data polyurethane systems, simpler ensemble settings may therefore be preferable when validation performance rather than training smoothness is the selection </w:t>
        </w:r>
        <w:commentRangeStart w:id="652"/>
        <w:commentRangeStart w:id="653"/>
        <w:r w:rsidRPr="00C60A2F">
          <w:rPr>
            <w:rFonts w:ascii="Times New Roman" w:hAnsi="Times New Roman" w:cs="Times New Roman"/>
            <w:sz w:val="24"/>
            <w:szCs w:val="24"/>
            <w:lang w:val="en-NL"/>
          </w:rPr>
          <w:t>criterion</w:t>
        </w:r>
      </w:ins>
      <w:commentRangeEnd w:id="652"/>
      <w:ins w:id="654" w:author="Acaru, Silviu" w:date="2026-03-14T23:55:00Z" w16du:dateUtc="2026-03-14T22:55:00Z">
        <w:r>
          <w:rPr>
            <w:rStyle w:val="CommentReference"/>
          </w:rPr>
          <w:commentReference w:id="652"/>
        </w:r>
        <w:commentRangeEnd w:id="653"/>
        <w:r>
          <w:rPr>
            <w:rStyle w:val="CommentReference"/>
          </w:rPr>
          <w:commentReference w:id="653"/>
        </w:r>
      </w:ins>
      <w:ins w:id="655" w:author="Acaru, Silviu" w:date="2026-03-14T23:55:00Z">
        <w:r w:rsidRPr="00C60A2F">
          <w:rPr>
            <w:rFonts w:ascii="Times New Roman" w:hAnsi="Times New Roman" w:cs="Times New Roman"/>
            <w:sz w:val="24"/>
            <w:szCs w:val="24"/>
            <w:lang w:val="en-NL"/>
          </w:rPr>
          <w:t>.</w:t>
        </w:r>
      </w:ins>
    </w:p>
    <w:p w14:paraId="3AC659F3" w14:textId="77777777" w:rsidR="00C60A2F" w:rsidRPr="00C60A2F" w:rsidRDefault="00C60A2F" w:rsidP="001A6B86">
      <w:pPr>
        <w:jc w:val="both"/>
        <w:rPr>
          <w:rFonts w:ascii="Times New Roman" w:hAnsi="Times New Roman" w:cs="Times New Roman"/>
          <w:sz w:val="24"/>
          <w:szCs w:val="24"/>
          <w:lang w:val="en-NL"/>
          <w:rPrChange w:id="656" w:author="Acaru, Silviu" w:date="2026-03-14T23:55:00Z" w16du:dateUtc="2026-03-14T22:55:00Z">
            <w:rPr>
              <w:rFonts w:ascii="Times New Roman" w:hAnsi="Times New Roman" w:cs="Times New Roman"/>
              <w:sz w:val="24"/>
              <w:szCs w:val="24"/>
            </w:rPr>
          </w:rPrChange>
        </w:rPr>
      </w:pPr>
    </w:p>
    <w:p w14:paraId="7E5E4425" w14:textId="14F545D8" w:rsidR="001A6B86" w:rsidRPr="001A6B86" w:rsidRDefault="001A6B86" w:rsidP="00203A30">
      <w:pPr>
        <w:pStyle w:val="Caption"/>
        <w:keepNext/>
        <w:jc w:val="both"/>
        <w:rPr>
          <w:rFonts w:ascii="Times New Roman" w:hAnsi="Times New Roman" w:cs="Times New Roman"/>
          <w:sz w:val="24"/>
          <w:szCs w:val="24"/>
        </w:rPr>
      </w:pPr>
      <w:bookmarkStart w:id="657" w:name="_Ref178445097"/>
      <w:r w:rsidRPr="001A6B86">
        <w:rPr>
          <w:rFonts w:ascii="Times New Roman" w:hAnsi="Times New Roman" w:cs="Times New Roman"/>
          <w:sz w:val="24"/>
          <w:szCs w:val="24"/>
        </w:rPr>
        <w:t xml:space="preserve">Table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Table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1A6B86">
        <w:rPr>
          <w:rFonts w:ascii="Times New Roman" w:hAnsi="Times New Roman" w:cs="Times New Roman"/>
          <w:sz w:val="24"/>
          <w:szCs w:val="24"/>
        </w:rPr>
        <w:fldChar w:fldCharType="end"/>
      </w:r>
      <w:bookmarkEnd w:id="657"/>
      <w:r w:rsidRPr="001A6B86">
        <w:rPr>
          <w:rFonts w:ascii="Times New Roman" w:hAnsi="Times New Roman" w:cs="Times New Roman"/>
          <w:sz w:val="24"/>
          <w:szCs w:val="24"/>
        </w:rPr>
        <w:t xml:space="preserve"> Performance metrics of the individual models and the stacked ensemble of the selected model</w:t>
      </w:r>
      <w:r w:rsidR="004A1B8E">
        <w:rPr>
          <w:rFonts w:ascii="Times New Roman" w:hAnsi="Times New Roman" w:cs="Times New Roman"/>
          <w:sz w:val="24"/>
          <w:szCs w:val="24"/>
        </w:rPr>
        <w:t>.</w:t>
      </w:r>
      <w:r w:rsidR="00C0777E">
        <w:rPr>
          <w:rFonts w:ascii="Times New Roman" w:hAnsi="Times New Roman" w:cs="Times New Roman"/>
          <w:sz w:val="24"/>
          <w:szCs w:val="24"/>
        </w:rPr>
        <w:t xml:space="preserve"> </w:t>
      </w:r>
      <w:r w:rsidR="00BD2F77">
        <w:rPr>
          <w:rFonts w:ascii="Times New Roman" w:hAnsi="Times New Roman" w:cs="Times New Roman"/>
          <w:sz w:val="24"/>
          <w:szCs w:val="24"/>
        </w:rPr>
        <w:t xml:space="preserve">Generalizability represents the difference between the Validation MAE and the Training MAE, where a </w:t>
      </w:r>
      <w:r w:rsidR="00AD0B67">
        <w:rPr>
          <w:rFonts w:ascii="Times New Roman" w:hAnsi="Times New Roman" w:cs="Times New Roman"/>
          <w:sz w:val="24"/>
          <w:szCs w:val="24"/>
        </w:rPr>
        <w:t xml:space="preserve">negative </w:t>
      </w:r>
      <w:r w:rsidR="00BD2F77">
        <w:rPr>
          <w:rFonts w:ascii="Times New Roman" w:hAnsi="Times New Roman" w:cs="Times New Roman"/>
          <w:sz w:val="24"/>
          <w:szCs w:val="24"/>
        </w:rPr>
        <w:t xml:space="preserve">value means it </w:t>
      </w:r>
      <w:r w:rsidR="00AD0B67">
        <w:rPr>
          <w:rFonts w:ascii="Times New Roman" w:hAnsi="Times New Roman" w:cs="Times New Roman"/>
          <w:sz w:val="24"/>
          <w:szCs w:val="24"/>
        </w:rPr>
        <w:t xml:space="preserve">underfits and a positive value it </w:t>
      </w:r>
      <w:r w:rsidR="00BD2F77">
        <w:rPr>
          <w:rFonts w:ascii="Times New Roman" w:hAnsi="Times New Roman" w:cs="Times New Roman"/>
          <w:sz w:val="24"/>
          <w:szCs w:val="24"/>
        </w:rPr>
        <w:t xml:space="preserve">overfits. </w:t>
      </w:r>
    </w:p>
    <w:tbl>
      <w:tblPr>
        <w:tblStyle w:val="PlainTable5"/>
        <w:tblW w:w="0" w:type="auto"/>
        <w:jc w:val="center"/>
        <w:tblLook w:val="04A0" w:firstRow="1" w:lastRow="0" w:firstColumn="1" w:lastColumn="0" w:noHBand="0" w:noVBand="1"/>
      </w:tblPr>
      <w:tblGrid>
        <w:gridCol w:w="1429"/>
        <w:gridCol w:w="496"/>
        <w:gridCol w:w="656"/>
        <w:gridCol w:w="590"/>
        <w:gridCol w:w="496"/>
        <w:gridCol w:w="656"/>
        <w:gridCol w:w="590"/>
        <w:gridCol w:w="2483"/>
      </w:tblGrid>
      <w:tr w:rsidR="008F1643" w:rsidRPr="00FE401D" w:rsidDel="00964761" w14:paraId="44B9A70C" w14:textId="4B6F4ADE" w:rsidTr="00463DFC">
        <w:trPr>
          <w:cnfStyle w:val="100000000000" w:firstRow="1" w:lastRow="0" w:firstColumn="0" w:lastColumn="0" w:oddVBand="0" w:evenVBand="0" w:oddHBand="0" w:evenHBand="0" w:firstRowFirstColumn="0" w:firstRowLastColumn="0" w:lastRowFirstColumn="0" w:lastRowLastColumn="0"/>
          <w:trHeight w:val="288"/>
          <w:jc w:val="center"/>
          <w:del w:id="658" w:author="Acaru, Silviu" w:date="2026-02-25T21:11:00Z"/>
        </w:trPr>
        <w:tc>
          <w:tcPr>
            <w:cnfStyle w:val="001000000100" w:firstRow="0" w:lastRow="0" w:firstColumn="1" w:lastColumn="0" w:oddVBand="0" w:evenVBand="0" w:oddHBand="0" w:evenHBand="0" w:firstRowFirstColumn="1" w:firstRowLastColumn="0" w:lastRowFirstColumn="0" w:lastRowLastColumn="0"/>
            <w:tcW w:w="0" w:type="auto"/>
            <w:noWrap/>
            <w:vAlign w:val="center"/>
          </w:tcPr>
          <w:p w14:paraId="0AA8D4ED" w14:textId="6A1883DD" w:rsidR="008F1643" w:rsidRPr="00FE401D" w:rsidDel="00964761" w:rsidRDefault="008F1643" w:rsidP="008F1643">
            <w:pPr>
              <w:jc w:val="center"/>
              <w:rPr>
                <w:del w:id="659" w:author="Acaru, Silviu" w:date="2026-02-25T21:11:00Z" w16du:dateUtc="2026-02-25T20:11:00Z"/>
                <w:rFonts w:ascii="Times New Roman" w:hAnsi="Times New Roman" w:cs="Times New Roman"/>
                <w:b/>
                <w:sz w:val="16"/>
                <w:szCs w:val="16"/>
              </w:rPr>
            </w:pPr>
          </w:p>
        </w:tc>
        <w:tc>
          <w:tcPr>
            <w:tcW w:w="0" w:type="auto"/>
            <w:gridSpan w:val="3"/>
            <w:vAlign w:val="center"/>
          </w:tcPr>
          <w:p w14:paraId="09FD48C4" w14:textId="7128A92E" w:rsidR="008F1643" w:rsidRPr="00FE401D" w:rsidDel="00964761" w:rsidRDefault="008F1643" w:rsidP="008F1643">
            <w:pPr>
              <w:jc w:val="center"/>
              <w:cnfStyle w:val="100000000000" w:firstRow="1" w:lastRow="0" w:firstColumn="0" w:lastColumn="0" w:oddVBand="0" w:evenVBand="0" w:oddHBand="0" w:evenHBand="0" w:firstRowFirstColumn="0" w:firstRowLastColumn="0" w:lastRowFirstColumn="0" w:lastRowLastColumn="0"/>
              <w:rPr>
                <w:del w:id="660" w:author="Acaru, Silviu" w:date="2026-02-25T21:11:00Z" w16du:dateUtc="2026-02-25T20:11:00Z"/>
                <w:rFonts w:ascii="Times New Roman" w:hAnsi="Times New Roman" w:cs="Times New Roman"/>
                <w:b/>
                <w:sz w:val="16"/>
                <w:szCs w:val="16"/>
              </w:rPr>
            </w:pPr>
            <w:del w:id="661" w:author="Acaru, Silviu" w:date="2026-02-25T21:11:00Z" w16du:dateUtc="2026-02-25T20:11:00Z">
              <w:r w:rsidRPr="00FE401D" w:rsidDel="00964761">
                <w:rPr>
                  <w:rFonts w:ascii="Times New Roman" w:hAnsi="Times New Roman" w:cs="Times New Roman"/>
                  <w:b/>
                  <w:sz w:val="16"/>
                  <w:szCs w:val="16"/>
                </w:rPr>
                <w:delText>Training</w:delText>
              </w:r>
            </w:del>
          </w:p>
        </w:tc>
        <w:tc>
          <w:tcPr>
            <w:tcW w:w="0" w:type="auto"/>
            <w:gridSpan w:val="3"/>
            <w:noWrap/>
            <w:vAlign w:val="center"/>
          </w:tcPr>
          <w:p w14:paraId="54DD3150" w14:textId="5A694260" w:rsidR="008F1643" w:rsidRPr="00FE401D" w:rsidDel="00964761" w:rsidRDefault="008F1643" w:rsidP="008F1643">
            <w:pPr>
              <w:jc w:val="center"/>
              <w:cnfStyle w:val="100000000000" w:firstRow="1" w:lastRow="0" w:firstColumn="0" w:lastColumn="0" w:oddVBand="0" w:evenVBand="0" w:oddHBand="0" w:evenHBand="0" w:firstRowFirstColumn="0" w:firstRowLastColumn="0" w:lastRowFirstColumn="0" w:lastRowLastColumn="0"/>
              <w:rPr>
                <w:del w:id="662" w:author="Acaru, Silviu" w:date="2026-02-25T21:11:00Z" w16du:dateUtc="2026-02-25T20:11:00Z"/>
                <w:rFonts w:ascii="Times New Roman" w:hAnsi="Times New Roman" w:cs="Times New Roman"/>
                <w:b/>
                <w:sz w:val="16"/>
                <w:szCs w:val="16"/>
              </w:rPr>
            </w:pPr>
            <w:del w:id="663" w:author="Acaru, Silviu" w:date="2026-02-25T21:11:00Z" w16du:dateUtc="2026-02-25T20:11:00Z">
              <w:r w:rsidRPr="00FE401D" w:rsidDel="00964761">
                <w:rPr>
                  <w:rFonts w:ascii="Times New Roman" w:hAnsi="Times New Roman" w:cs="Times New Roman"/>
                  <w:b/>
                  <w:sz w:val="16"/>
                  <w:szCs w:val="16"/>
                </w:rPr>
                <w:delText>Validation</w:delText>
              </w:r>
            </w:del>
          </w:p>
        </w:tc>
        <w:tc>
          <w:tcPr>
            <w:tcW w:w="0" w:type="auto"/>
            <w:vAlign w:val="center"/>
          </w:tcPr>
          <w:p w14:paraId="7239F040" w14:textId="72AF557B" w:rsidR="008F1643" w:rsidRPr="00FE401D" w:rsidDel="00964761" w:rsidRDefault="008F1643" w:rsidP="00463DFC">
            <w:pPr>
              <w:jc w:val="center"/>
              <w:cnfStyle w:val="100000000000" w:firstRow="1" w:lastRow="0" w:firstColumn="0" w:lastColumn="0" w:oddVBand="0" w:evenVBand="0" w:oddHBand="0" w:evenHBand="0" w:firstRowFirstColumn="0" w:firstRowLastColumn="0" w:lastRowFirstColumn="0" w:lastRowLastColumn="0"/>
              <w:rPr>
                <w:del w:id="664" w:author="Acaru, Silviu" w:date="2026-02-25T21:11:00Z" w16du:dateUtc="2026-02-25T20:11:00Z"/>
                <w:rFonts w:ascii="Times New Roman" w:hAnsi="Times New Roman" w:cs="Times New Roman"/>
                <w:b/>
                <w:sz w:val="16"/>
                <w:szCs w:val="16"/>
              </w:rPr>
            </w:pPr>
            <w:del w:id="665" w:author="Acaru, Silviu" w:date="2026-02-25T21:11:00Z" w16du:dateUtc="2026-02-25T20:11:00Z">
              <w:r w:rsidRPr="00FE401D" w:rsidDel="00964761">
                <w:rPr>
                  <w:rFonts w:ascii="Times New Roman" w:hAnsi="Times New Roman" w:cs="Times New Roman"/>
                  <w:b/>
                  <w:sz w:val="16"/>
                  <w:szCs w:val="16"/>
                </w:rPr>
                <w:delText>Generalizability</w:delText>
              </w:r>
            </w:del>
          </w:p>
        </w:tc>
      </w:tr>
      <w:tr w:rsidR="008F1643" w:rsidRPr="00FE401D" w:rsidDel="00964761" w14:paraId="3CA27436" w14:textId="6EE85880" w:rsidTr="00463DFC">
        <w:trPr>
          <w:cnfStyle w:val="000000100000" w:firstRow="0" w:lastRow="0" w:firstColumn="0" w:lastColumn="0" w:oddVBand="0" w:evenVBand="0" w:oddHBand="1" w:evenHBand="0" w:firstRowFirstColumn="0" w:firstRowLastColumn="0" w:lastRowFirstColumn="0" w:lastRowLastColumn="0"/>
          <w:trHeight w:val="288"/>
          <w:jc w:val="center"/>
          <w:del w:id="666"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14A6129" w14:textId="6B24266D" w:rsidR="008F1643" w:rsidRPr="00FE401D" w:rsidDel="00964761" w:rsidRDefault="008F1643" w:rsidP="008F1643">
            <w:pPr>
              <w:jc w:val="left"/>
              <w:rPr>
                <w:del w:id="667" w:author="Acaru, Silviu" w:date="2026-02-25T21:11:00Z" w16du:dateUtc="2026-02-25T20:11:00Z"/>
                <w:rFonts w:ascii="Times New Roman" w:hAnsi="Times New Roman" w:cs="Times New Roman"/>
                <w:b/>
                <w:sz w:val="16"/>
                <w:szCs w:val="16"/>
              </w:rPr>
            </w:pPr>
            <w:del w:id="668" w:author="Acaru, Silviu" w:date="2026-02-25T21:11:00Z" w16du:dateUtc="2026-02-25T20:11:00Z">
              <w:r w:rsidRPr="00FE401D" w:rsidDel="00964761">
                <w:rPr>
                  <w:rFonts w:ascii="Times New Roman" w:hAnsi="Times New Roman" w:cs="Times New Roman"/>
                  <w:b/>
                  <w:sz w:val="16"/>
                  <w:szCs w:val="16"/>
                </w:rPr>
                <w:delText>Model</w:delText>
              </w:r>
            </w:del>
          </w:p>
        </w:tc>
        <w:tc>
          <w:tcPr>
            <w:tcW w:w="0" w:type="auto"/>
            <w:vAlign w:val="center"/>
          </w:tcPr>
          <w:p w14:paraId="3D7E27A7" w14:textId="6E9CFB4B"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69" w:author="Acaru, Silviu" w:date="2026-02-25T21:11:00Z" w16du:dateUtc="2026-02-25T20:11:00Z"/>
                <w:rFonts w:ascii="Times New Roman" w:hAnsi="Times New Roman" w:cs="Times New Roman"/>
                <w:b/>
                <w:sz w:val="16"/>
                <w:szCs w:val="16"/>
              </w:rPr>
            </w:pPr>
            <w:del w:id="670" w:author="Acaru, Silviu" w:date="2026-02-25T21:11:00Z" w16du:dateUtc="2026-02-25T20:11:00Z">
              <w:r w:rsidRPr="00FE401D" w:rsidDel="00964761">
                <w:rPr>
                  <w:rFonts w:ascii="Times New Roman" w:hAnsi="Times New Roman" w:cs="Times New Roman"/>
                  <w:b/>
                  <w:sz w:val="16"/>
                  <w:szCs w:val="16"/>
                </w:rPr>
                <w:delText>R</w:delText>
              </w:r>
              <w:r w:rsidRPr="00FE401D" w:rsidDel="00964761">
                <w:rPr>
                  <w:rFonts w:ascii="Times New Roman" w:hAnsi="Times New Roman" w:cs="Times New Roman"/>
                  <w:b/>
                  <w:sz w:val="16"/>
                  <w:szCs w:val="16"/>
                  <w:vertAlign w:val="superscript"/>
                </w:rPr>
                <w:delText>2</w:delText>
              </w:r>
            </w:del>
          </w:p>
        </w:tc>
        <w:tc>
          <w:tcPr>
            <w:tcW w:w="0" w:type="auto"/>
            <w:vAlign w:val="center"/>
          </w:tcPr>
          <w:p w14:paraId="2BC40FA1" w14:textId="0E6AD676"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71" w:author="Acaru, Silviu" w:date="2026-02-25T21:11:00Z" w16du:dateUtc="2026-02-25T20:11:00Z"/>
                <w:rFonts w:ascii="Times New Roman" w:hAnsi="Times New Roman" w:cs="Times New Roman"/>
                <w:b/>
                <w:sz w:val="16"/>
                <w:szCs w:val="16"/>
              </w:rPr>
            </w:pPr>
            <w:del w:id="672" w:author="Acaru, Silviu" w:date="2026-02-25T21:11:00Z" w16du:dateUtc="2026-02-25T20:11:00Z">
              <w:r w:rsidRPr="00FE401D" w:rsidDel="00964761">
                <w:rPr>
                  <w:rFonts w:ascii="Times New Roman" w:hAnsi="Times New Roman" w:cs="Times New Roman"/>
                  <w:b/>
                  <w:sz w:val="16"/>
                  <w:szCs w:val="16"/>
                </w:rPr>
                <w:delText>MSE</w:delText>
              </w:r>
            </w:del>
          </w:p>
        </w:tc>
        <w:tc>
          <w:tcPr>
            <w:tcW w:w="0" w:type="auto"/>
            <w:vAlign w:val="center"/>
          </w:tcPr>
          <w:p w14:paraId="1B9864CA" w14:textId="530E4776"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73" w:author="Acaru, Silviu" w:date="2026-02-25T21:11:00Z" w16du:dateUtc="2026-02-25T20:11:00Z"/>
                <w:rFonts w:ascii="Times New Roman" w:hAnsi="Times New Roman" w:cs="Times New Roman"/>
                <w:b/>
                <w:sz w:val="16"/>
                <w:szCs w:val="16"/>
              </w:rPr>
            </w:pPr>
            <w:del w:id="674" w:author="Acaru, Silviu" w:date="2026-02-25T21:11:00Z" w16du:dateUtc="2026-02-25T20:11:00Z">
              <w:r w:rsidRPr="00FE401D" w:rsidDel="00964761">
                <w:rPr>
                  <w:rFonts w:ascii="Times New Roman" w:hAnsi="Times New Roman" w:cs="Times New Roman"/>
                  <w:b/>
                  <w:sz w:val="16"/>
                  <w:szCs w:val="16"/>
                </w:rPr>
                <w:delText>MAE</w:delText>
              </w:r>
            </w:del>
          </w:p>
        </w:tc>
        <w:tc>
          <w:tcPr>
            <w:tcW w:w="0" w:type="auto"/>
            <w:noWrap/>
            <w:vAlign w:val="center"/>
            <w:hideMark/>
          </w:tcPr>
          <w:p w14:paraId="405F4FEE" w14:textId="4C7E42F0"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75" w:author="Acaru, Silviu" w:date="2026-02-25T21:11:00Z" w16du:dateUtc="2026-02-25T20:11:00Z"/>
                <w:rFonts w:ascii="Times New Roman" w:hAnsi="Times New Roman" w:cs="Times New Roman"/>
                <w:b/>
                <w:sz w:val="16"/>
                <w:szCs w:val="16"/>
              </w:rPr>
            </w:pPr>
            <w:del w:id="676" w:author="Acaru, Silviu" w:date="2026-02-25T21:11:00Z" w16du:dateUtc="2026-02-25T20:11:00Z">
              <w:r w:rsidRPr="00FE401D" w:rsidDel="00964761">
                <w:rPr>
                  <w:rFonts w:ascii="Times New Roman" w:hAnsi="Times New Roman" w:cs="Times New Roman"/>
                  <w:b/>
                  <w:sz w:val="16"/>
                  <w:szCs w:val="16"/>
                </w:rPr>
                <w:delText>R</w:delText>
              </w:r>
              <w:r w:rsidRPr="00FE401D" w:rsidDel="00964761">
                <w:rPr>
                  <w:rFonts w:ascii="Times New Roman" w:hAnsi="Times New Roman" w:cs="Times New Roman"/>
                  <w:b/>
                  <w:sz w:val="16"/>
                  <w:szCs w:val="16"/>
                  <w:vertAlign w:val="superscript"/>
                </w:rPr>
                <w:delText>2</w:delText>
              </w:r>
            </w:del>
          </w:p>
        </w:tc>
        <w:tc>
          <w:tcPr>
            <w:tcW w:w="0" w:type="auto"/>
            <w:noWrap/>
            <w:vAlign w:val="center"/>
            <w:hideMark/>
          </w:tcPr>
          <w:p w14:paraId="238A404B" w14:textId="3D91E9E4"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77" w:author="Acaru, Silviu" w:date="2026-02-25T21:11:00Z" w16du:dateUtc="2026-02-25T20:11:00Z"/>
                <w:rFonts w:ascii="Times New Roman" w:hAnsi="Times New Roman" w:cs="Times New Roman"/>
                <w:b/>
                <w:sz w:val="16"/>
                <w:szCs w:val="16"/>
              </w:rPr>
            </w:pPr>
            <w:del w:id="678" w:author="Acaru, Silviu" w:date="2026-02-25T21:11:00Z" w16du:dateUtc="2026-02-25T20:11:00Z">
              <w:r w:rsidRPr="00FE401D" w:rsidDel="00964761">
                <w:rPr>
                  <w:rFonts w:ascii="Times New Roman" w:hAnsi="Times New Roman" w:cs="Times New Roman"/>
                  <w:b/>
                  <w:sz w:val="16"/>
                  <w:szCs w:val="16"/>
                </w:rPr>
                <w:delText>MSE</w:delText>
              </w:r>
            </w:del>
          </w:p>
        </w:tc>
        <w:tc>
          <w:tcPr>
            <w:tcW w:w="0" w:type="auto"/>
            <w:noWrap/>
            <w:vAlign w:val="center"/>
            <w:hideMark/>
          </w:tcPr>
          <w:p w14:paraId="09D14721" w14:textId="5A9EF6DD"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79" w:author="Acaru, Silviu" w:date="2026-02-25T21:11:00Z" w16du:dateUtc="2026-02-25T20:11:00Z"/>
                <w:rFonts w:ascii="Times New Roman" w:hAnsi="Times New Roman" w:cs="Times New Roman"/>
                <w:b/>
                <w:sz w:val="16"/>
                <w:szCs w:val="16"/>
              </w:rPr>
            </w:pPr>
            <w:del w:id="680" w:author="Acaru, Silviu" w:date="2026-02-25T21:11:00Z" w16du:dateUtc="2026-02-25T20:11:00Z">
              <w:r w:rsidRPr="00FE401D" w:rsidDel="00964761">
                <w:rPr>
                  <w:rFonts w:ascii="Times New Roman" w:hAnsi="Times New Roman" w:cs="Times New Roman"/>
                  <w:b/>
                  <w:sz w:val="16"/>
                  <w:szCs w:val="16"/>
                </w:rPr>
                <w:delText>MAE</w:delText>
              </w:r>
            </w:del>
          </w:p>
        </w:tc>
        <w:tc>
          <w:tcPr>
            <w:tcW w:w="0" w:type="auto"/>
            <w:vAlign w:val="center"/>
          </w:tcPr>
          <w:p w14:paraId="52A127E5" w14:textId="0FD163A5" w:rsidR="008F1643" w:rsidRPr="00FE401D" w:rsidDel="00964761" w:rsidRDefault="008F1643" w:rsidP="008F1643">
            <w:pPr>
              <w:jc w:val="center"/>
              <w:cnfStyle w:val="000000100000" w:firstRow="0" w:lastRow="0" w:firstColumn="0" w:lastColumn="0" w:oddVBand="0" w:evenVBand="0" w:oddHBand="1" w:evenHBand="0" w:firstRowFirstColumn="0" w:firstRowLastColumn="0" w:lastRowFirstColumn="0" w:lastRowLastColumn="0"/>
              <w:rPr>
                <w:del w:id="681" w:author="Acaru, Silviu" w:date="2026-02-25T21:11:00Z" w16du:dateUtc="2026-02-25T20:11:00Z"/>
                <w:rFonts w:ascii="Times New Roman" w:hAnsi="Times New Roman" w:cs="Times New Roman"/>
                <w:b/>
                <w:sz w:val="16"/>
                <w:szCs w:val="16"/>
              </w:rPr>
            </w:pPr>
            <w:del w:id="682" w:author="Acaru, Silviu" w:date="2026-02-25T21:11:00Z" w16du:dateUtc="2026-02-25T20:11:00Z">
              <w:r w:rsidRPr="00FE401D" w:rsidDel="00964761">
                <w:rPr>
                  <w:rFonts w:ascii="Times New Roman" w:hAnsi="Times New Roman" w:cs="Times New Roman"/>
                  <w:b/>
                  <w:i/>
                  <w:sz w:val="16"/>
                  <w:szCs w:val="16"/>
                </w:rPr>
                <w:delText>Validation</w:delText>
              </w:r>
              <w:r w:rsidRPr="00FE401D" w:rsidDel="00964761">
                <w:rPr>
                  <w:rFonts w:ascii="Times New Roman" w:hAnsi="Times New Roman" w:cs="Times New Roman"/>
                  <w:b/>
                  <w:sz w:val="16"/>
                  <w:szCs w:val="16"/>
                </w:rPr>
                <w:delText xml:space="preserve"> MAE – </w:delText>
              </w:r>
              <w:r w:rsidRPr="00FE401D" w:rsidDel="00964761">
                <w:rPr>
                  <w:rFonts w:ascii="Times New Roman" w:hAnsi="Times New Roman" w:cs="Times New Roman"/>
                  <w:b/>
                  <w:i/>
                  <w:sz w:val="16"/>
                  <w:szCs w:val="16"/>
                </w:rPr>
                <w:delText>Training</w:delText>
              </w:r>
              <w:r w:rsidRPr="00FE401D" w:rsidDel="00964761">
                <w:rPr>
                  <w:rFonts w:ascii="Times New Roman" w:hAnsi="Times New Roman" w:cs="Times New Roman"/>
                  <w:b/>
                  <w:sz w:val="16"/>
                  <w:szCs w:val="16"/>
                </w:rPr>
                <w:delText xml:space="preserve"> MAE</w:delText>
              </w:r>
            </w:del>
          </w:p>
        </w:tc>
      </w:tr>
      <w:tr w:rsidR="00E2164C" w:rsidRPr="00FE401D" w:rsidDel="00964761" w14:paraId="639BC927" w14:textId="6BDB6049" w:rsidTr="00E2164C">
        <w:trPr>
          <w:trHeight w:val="288"/>
          <w:jc w:val="center"/>
          <w:del w:id="683"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F511070" w14:textId="01879F59" w:rsidR="00E2164C" w:rsidRPr="00FE401D" w:rsidDel="00964761" w:rsidRDefault="00E2164C" w:rsidP="00E2164C">
            <w:pPr>
              <w:jc w:val="left"/>
              <w:rPr>
                <w:del w:id="684" w:author="Acaru, Silviu" w:date="2026-02-25T21:11:00Z" w16du:dateUtc="2026-02-25T20:11:00Z"/>
                <w:rFonts w:ascii="Times New Roman" w:hAnsi="Times New Roman" w:cs="Times New Roman"/>
                <w:sz w:val="16"/>
                <w:szCs w:val="16"/>
              </w:rPr>
            </w:pPr>
            <w:del w:id="685" w:author="Acaru, Silviu" w:date="2026-02-25T21:11:00Z" w16du:dateUtc="2026-02-25T20:11:00Z">
              <w:r w:rsidRPr="00FE401D" w:rsidDel="00964761">
                <w:rPr>
                  <w:rFonts w:ascii="Times New Roman" w:hAnsi="Times New Roman" w:cs="Times New Roman"/>
                  <w:sz w:val="16"/>
                  <w:szCs w:val="16"/>
                </w:rPr>
                <w:delText>GBR</w:delText>
              </w:r>
            </w:del>
          </w:p>
        </w:tc>
        <w:tc>
          <w:tcPr>
            <w:tcW w:w="0" w:type="auto"/>
            <w:vAlign w:val="center"/>
          </w:tcPr>
          <w:p w14:paraId="23F063D8" w14:textId="47B5FD46"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86" w:author="Acaru, Silviu" w:date="2026-02-25T21:11:00Z" w16du:dateUtc="2026-02-25T20:11:00Z"/>
                <w:rFonts w:ascii="Times New Roman" w:hAnsi="Times New Roman" w:cs="Times New Roman"/>
                <w:sz w:val="16"/>
                <w:szCs w:val="16"/>
              </w:rPr>
            </w:pPr>
            <w:del w:id="687" w:author="Acaru, Silviu" w:date="2026-02-25T21:11:00Z" w16du:dateUtc="2026-02-25T20:11:00Z">
              <w:r w:rsidRPr="00E2164C" w:rsidDel="00964761">
                <w:rPr>
                  <w:rFonts w:ascii="Times New Roman" w:hAnsi="Times New Roman" w:cs="Times New Roman"/>
                  <w:sz w:val="16"/>
                  <w:szCs w:val="16"/>
                </w:rPr>
                <w:delText>0.99</w:delText>
              </w:r>
            </w:del>
          </w:p>
        </w:tc>
        <w:tc>
          <w:tcPr>
            <w:tcW w:w="0" w:type="auto"/>
            <w:vAlign w:val="center"/>
          </w:tcPr>
          <w:p w14:paraId="58331010" w14:textId="582811B8"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88" w:author="Acaru, Silviu" w:date="2026-02-25T21:11:00Z" w16du:dateUtc="2026-02-25T20:11:00Z"/>
                <w:rFonts w:ascii="Times New Roman" w:hAnsi="Times New Roman" w:cs="Times New Roman"/>
                <w:sz w:val="16"/>
                <w:szCs w:val="16"/>
              </w:rPr>
            </w:pPr>
            <w:del w:id="689" w:author="Acaru, Silviu" w:date="2026-02-25T21:11:00Z" w16du:dateUtc="2026-02-25T20:11:00Z">
              <w:r w:rsidRPr="00E2164C" w:rsidDel="00964761">
                <w:rPr>
                  <w:rFonts w:ascii="Times New Roman" w:hAnsi="Times New Roman" w:cs="Times New Roman"/>
                  <w:sz w:val="16"/>
                  <w:szCs w:val="16"/>
                </w:rPr>
                <w:delText>5.37</w:delText>
              </w:r>
            </w:del>
          </w:p>
        </w:tc>
        <w:tc>
          <w:tcPr>
            <w:tcW w:w="0" w:type="auto"/>
            <w:vAlign w:val="center"/>
          </w:tcPr>
          <w:p w14:paraId="39FC114D" w14:textId="731D290A"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90" w:author="Acaru, Silviu" w:date="2026-02-25T21:11:00Z" w16du:dateUtc="2026-02-25T20:11:00Z"/>
                <w:rFonts w:ascii="Times New Roman" w:hAnsi="Times New Roman" w:cs="Times New Roman"/>
                <w:sz w:val="16"/>
                <w:szCs w:val="16"/>
              </w:rPr>
            </w:pPr>
            <w:del w:id="691" w:author="Acaru, Silviu" w:date="2026-02-25T21:11:00Z" w16du:dateUtc="2026-02-25T20:11:00Z">
              <w:r w:rsidRPr="00E2164C" w:rsidDel="00964761">
                <w:rPr>
                  <w:rFonts w:ascii="Times New Roman" w:hAnsi="Times New Roman" w:cs="Times New Roman"/>
                  <w:sz w:val="16"/>
                  <w:szCs w:val="16"/>
                </w:rPr>
                <w:delText>1.17</w:delText>
              </w:r>
            </w:del>
          </w:p>
        </w:tc>
        <w:tc>
          <w:tcPr>
            <w:tcW w:w="0" w:type="auto"/>
            <w:noWrap/>
            <w:vAlign w:val="center"/>
            <w:hideMark/>
          </w:tcPr>
          <w:p w14:paraId="1630887F" w14:textId="1264A64F"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92" w:author="Acaru, Silviu" w:date="2026-02-25T21:11:00Z" w16du:dateUtc="2026-02-25T20:11:00Z"/>
                <w:rFonts w:ascii="Times New Roman" w:hAnsi="Times New Roman" w:cs="Times New Roman"/>
                <w:sz w:val="16"/>
                <w:szCs w:val="16"/>
              </w:rPr>
            </w:pPr>
            <w:del w:id="693" w:author="Acaru, Silviu" w:date="2026-02-25T21:11:00Z" w16du:dateUtc="2026-02-25T20:11:00Z">
              <w:r w:rsidRPr="00E2164C" w:rsidDel="00964761">
                <w:rPr>
                  <w:rFonts w:ascii="Times New Roman" w:hAnsi="Times New Roman" w:cs="Times New Roman"/>
                  <w:sz w:val="16"/>
                  <w:szCs w:val="16"/>
                </w:rPr>
                <w:delText>0.28</w:delText>
              </w:r>
            </w:del>
          </w:p>
        </w:tc>
        <w:tc>
          <w:tcPr>
            <w:tcW w:w="0" w:type="auto"/>
            <w:noWrap/>
            <w:vAlign w:val="center"/>
            <w:hideMark/>
          </w:tcPr>
          <w:p w14:paraId="5EF13B97" w14:textId="31616445"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94" w:author="Acaru, Silviu" w:date="2026-02-25T21:11:00Z" w16du:dateUtc="2026-02-25T20:11:00Z"/>
                <w:rFonts w:ascii="Times New Roman" w:hAnsi="Times New Roman" w:cs="Times New Roman"/>
                <w:sz w:val="16"/>
                <w:szCs w:val="16"/>
              </w:rPr>
            </w:pPr>
            <w:del w:id="695" w:author="Acaru, Silviu" w:date="2026-02-25T21:11:00Z" w16du:dateUtc="2026-02-25T20:11:00Z">
              <w:r w:rsidRPr="00E2164C" w:rsidDel="00964761">
                <w:rPr>
                  <w:rFonts w:ascii="Times New Roman" w:hAnsi="Times New Roman" w:cs="Times New Roman"/>
                  <w:sz w:val="16"/>
                  <w:szCs w:val="16"/>
                </w:rPr>
                <w:delText>517.56</w:delText>
              </w:r>
            </w:del>
          </w:p>
        </w:tc>
        <w:tc>
          <w:tcPr>
            <w:tcW w:w="0" w:type="auto"/>
            <w:noWrap/>
            <w:vAlign w:val="center"/>
            <w:hideMark/>
          </w:tcPr>
          <w:p w14:paraId="6787E652" w14:textId="2B4CB25C"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96" w:author="Acaru, Silviu" w:date="2026-02-25T21:11:00Z" w16du:dateUtc="2026-02-25T20:11:00Z"/>
                <w:rFonts w:ascii="Times New Roman" w:hAnsi="Times New Roman" w:cs="Times New Roman"/>
                <w:sz w:val="16"/>
                <w:szCs w:val="16"/>
              </w:rPr>
            </w:pPr>
            <w:del w:id="697" w:author="Acaru, Silviu" w:date="2026-02-25T21:11:00Z" w16du:dateUtc="2026-02-25T20:11:00Z">
              <w:r w:rsidRPr="00E2164C" w:rsidDel="00964761">
                <w:rPr>
                  <w:rFonts w:ascii="Times New Roman" w:hAnsi="Times New Roman" w:cs="Times New Roman"/>
                  <w:sz w:val="16"/>
                  <w:szCs w:val="16"/>
                </w:rPr>
                <w:delText>15.35</w:delText>
              </w:r>
            </w:del>
          </w:p>
        </w:tc>
        <w:tc>
          <w:tcPr>
            <w:tcW w:w="0" w:type="auto"/>
            <w:vAlign w:val="center"/>
          </w:tcPr>
          <w:p w14:paraId="6E6F67E1" w14:textId="546CC556"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698" w:author="Acaru, Silviu" w:date="2026-02-25T21:11:00Z" w16du:dateUtc="2026-02-25T20:11:00Z"/>
                <w:rFonts w:ascii="Times New Roman" w:hAnsi="Times New Roman" w:cs="Times New Roman"/>
                <w:sz w:val="16"/>
                <w:szCs w:val="16"/>
              </w:rPr>
            </w:pPr>
            <w:del w:id="699" w:author="Acaru, Silviu" w:date="2026-02-25T21:11:00Z" w16du:dateUtc="2026-02-25T20:11:00Z">
              <w:r w:rsidRPr="00E2164C" w:rsidDel="00964761">
                <w:rPr>
                  <w:rFonts w:ascii="Times New Roman" w:hAnsi="Times New Roman" w:cs="Times New Roman"/>
                  <w:sz w:val="16"/>
                  <w:szCs w:val="16"/>
                </w:rPr>
                <w:delText>14.18</w:delText>
              </w:r>
            </w:del>
          </w:p>
        </w:tc>
      </w:tr>
      <w:tr w:rsidR="00E2164C" w:rsidRPr="00FE401D" w:rsidDel="00964761" w14:paraId="2001DDF0" w14:textId="48EDFBAF" w:rsidTr="00E2164C">
        <w:trPr>
          <w:cnfStyle w:val="000000100000" w:firstRow="0" w:lastRow="0" w:firstColumn="0" w:lastColumn="0" w:oddVBand="0" w:evenVBand="0" w:oddHBand="1" w:evenHBand="0" w:firstRowFirstColumn="0" w:firstRowLastColumn="0" w:lastRowFirstColumn="0" w:lastRowLastColumn="0"/>
          <w:trHeight w:val="288"/>
          <w:jc w:val="center"/>
          <w:del w:id="700"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A80D68D" w14:textId="452BDFDE" w:rsidR="00E2164C" w:rsidRPr="00FE401D" w:rsidDel="00964761" w:rsidRDefault="00E2164C" w:rsidP="00E2164C">
            <w:pPr>
              <w:jc w:val="left"/>
              <w:rPr>
                <w:del w:id="701" w:author="Acaru, Silviu" w:date="2026-02-25T21:11:00Z" w16du:dateUtc="2026-02-25T20:11:00Z"/>
                <w:rFonts w:ascii="Times New Roman" w:hAnsi="Times New Roman" w:cs="Times New Roman"/>
                <w:sz w:val="16"/>
                <w:szCs w:val="16"/>
              </w:rPr>
            </w:pPr>
            <w:del w:id="702" w:author="Acaru, Silviu" w:date="2026-02-25T21:11:00Z" w16du:dateUtc="2026-02-25T20:11:00Z">
              <w:r w:rsidRPr="00FE401D" w:rsidDel="00964761">
                <w:rPr>
                  <w:rFonts w:ascii="Times New Roman" w:hAnsi="Times New Roman" w:cs="Times New Roman"/>
                  <w:sz w:val="16"/>
                  <w:szCs w:val="16"/>
                </w:rPr>
                <w:delText>RF</w:delText>
              </w:r>
            </w:del>
          </w:p>
        </w:tc>
        <w:tc>
          <w:tcPr>
            <w:tcW w:w="0" w:type="auto"/>
            <w:vAlign w:val="center"/>
          </w:tcPr>
          <w:p w14:paraId="6BB3C2F3" w14:textId="68DC5966"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03" w:author="Acaru, Silviu" w:date="2026-02-25T21:11:00Z" w16du:dateUtc="2026-02-25T20:11:00Z"/>
                <w:rFonts w:ascii="Times New Roman" w:hAnsi="Times New Roman" w:cs="Times New Roman"/>
                <w:sz w:val="16"/>
                <w:szCs w:val="16"/>
              </w:rPr>
            </w:pPr>
            <w:del w:id="704" w:author="Acaru, Silviu" w:date="2026-02-25T21:11:00Z" w16du:dateUtc="2026-02-25T20:11:00Z">
              <w:r w:rsidRPr="00E2164C" w:rsidDel="00964761">
                <w:rPr>
                  <w:rFonts w:ascii="Times New Roman" w:hAnsi="Times New Roman" w:cs="Times New Roman"/>
                  <w:sz w:val="16"/>
                  <w:szCs w:val="16"/>
                </w:rPr>
                <w:delText>0.91</w:delText>
              </w:r>
            </w:del>
          </w:p>
        </w:tc>
        <w:tc>
          <w:tcPr>
            <w:tcW w:w="0" w:type="auto"/>
            <w:vAlign w:val="center"/>
          </w:tcPr>
          <w:p w14:paraId="6A4ADB69" w14:textId="0BEAF534"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05" w:author="Acaru, Silviu" w:date="2026-02-25T21:11:00Z" w16du:dateUtc="2026-02-25T20:11:00Z"/>
                <w:rFonts w:ascii="Times New Roman" w:hAnsi="Times New Roman" w:cs="Times New Roman"/>
                <w:sz w:val="16"/>
                <w:szCs w:val="16"/>
              </w:rPr>
            </w:pPr>
            <w:del w:id="706" w:author="Acaru, Silviu" w:date="2026-02-25T21:11:00Z" w16du:dateUtc="2026-02-25T20:11:00Z">
              <w:r w:rsidRPr="00E2164C" w:rsidDel="00964761">
                <w:rPr>
                  <w:rFonts w:ascii="Times New Roman" w:hAnsi="Times New Roman" w:cs="Times New Roman"/>
                  <w:sz w:val="16"/>
                  <w:szCs w:val="16"/>
                </w:rPr>
                <w:delText>64.44</w:delText>
              </w:r>
            </w:del>
          </w:p>
        </w:tc>
        <w:tc>
          <w:tcPr>
            <w:tcW w:w="0" w:type="auto"/>
            <w:vAlign w:val="center"/>
          </w:tcPr>
          <w:p w14:paraId="54D04427" w14:textId="186878A9"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07" w:author="Acaru, Silviu" w:date="2026-02-25T21:11:00Z" w16du:dateUtc="2026-02-25T20:11:00Z"/>
                <w:rFonts w:ascii="Times New Roman" w:hAnsi="Times New Roman" w:cs="Times New Roman"/>
                <w:sz w:val="16"/>
                <w:szCs w:val="16"/>
              </w:rPr>
            </w:pPr>
            <w:del w:id="708" w:author="Acaru, Silviu" w:date="2026-02-25T21:11:00Z" w16du:dateUtc="2026-02-25T20:11:00Z">
              <w:r w:rsidRPr="00E2164C" w:rsidDel="00964761">
                <w:rPr>
                  <w:rFonts w:ascii="Times New Roman" w:hAnsi="Times New Roman" w:cs="Times New Roman"/>
                  <w:sz w:val="16"/>
                  <w:szCs w:val="16"/>
                </w:rPr>
                <w:delText>5.75</w:delText>
              </w:r>
            </w:del>
          </w:p>
        </w:tc>
        <w:tc>
          <w:tcPr>
            <w:tcW w:w="0" w:type="auto"/>
            <w:noWrap/>
            <w:vAlign w:val="center"/>
            <w:hideMark/>
          </w:tcPr>
          <w:p w14:paraId="54D3736B" w14:textId="7246A2BD"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09" w:author="Acaru, Silviu" w:date="2026-02-25T21:11:00Z" w16du:dateUtc="2026-02-25T20:11:00Z"/>
                <w:rFonts w:ascii="Times New Roman" w:hAnsi="Times New Roman" w:cs="Times New Roman"/>
                <w:sz w:val="16"/>
                <w:szCs w:val="16"/>
              </w:rPr>
            </w:pPr>
            <w:del w:id="710" w:author="Acaru, Silviu" w:date="2026-02-25T21:11:00Z" w16du:dateUtc="2026-02-25T20:11:00Z">
              <w:r w:rsidRPr="00E2164C" w:rsidDel="00964761">
                <w:rPr>
                  <w:rFonts w:ascii="Times New Roman" w:hAnsi="Times New Roman" w:cs="Times New Roman"/>
                  <w:sz w:val="16"/>
                  <w:szCs w:val="16"/>
                </w:rPr>
                <w:delText>0.36</w:delText>
              </w:r>
            </w:del>
          </w:p>
        </w:tc>
        <w:tc>
          <w:tcPr>
            <w:tcW w:w="0" w:type="auto"/>
            <w:noWrap/>
            <w:vAlign w:val="center"/>
            <w:hideMark/>
          </w:tcPr>
          <w:p w14:paraId="4EFFB540" w14:textId="554CCFFC"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11" w:author="Acaru, Silviu" w:date="2026-02-25T21:11:00Z" w16du:dateUtc="2026-02-25T20:11:00Z"/>
                <w:rFonts w:ascii="Times New Roman" w:hAnsi="Times New Roman" w:cs="Times New Roman"/>
                <w:sz w:val="16"/>
                <w:szCs w:val="16"/>
              </w:rPr>
            </w:pPr>
            <w:del w:id="712" w:author="Acaru, Silviu" w:date="2026-02-25T21:11:00Z" w16du:dateUtc="2026-02-25T20:11:00Z">
              <w:r w:rsidRPr="00E2164C" w:rsidDel="00964761">
                <w:rPr>
                  <w:rFonts w:ascii="Times New Roman" w:hAnsi="Times New Roman" w:cs="Times New Roman"/>
                  <w:sz w:val="16"/>
                  <w:szCs w:val="16"/>
                </w:rPr>
                <w:delText>457.36</w:delText>
              </w:r>
            </w:del>
          </w:p>
        </w:tc>
        <w:tc>
          <w:tcPr>
            <w:tcW w:w="0" w:type="auto"/>
            <w:noWrap/>
            <w:vAlign w:val="center"/>
            <w:hideMark/>
          </w:tcPr>
          <w:p w14:paraId="42D928DF" w14:textId="1F1F1571"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13" w:author="Acaru, Silviu" w:date="2026-02-25T21:11:00Z" w16du:dateUtc="2026-02-25T20:11:00Z"/>
                <w:rFonts w:ascii="Times New Roman" w:hAnsi="Times New Roman" w:cs="Times New Roman"/>
                <w:sz w:val="16"/>
                <w:szCs w:val="16"/>
              </w:rPr>
            </w:pPr>
            <w:del w:id="714" w:author="Acaru, Silviu" w:date="2026-02-25T21:11:00Z" w16du:dateUtc="2026-02-25T20:11:00Z">
              <w:r w:rsidRPr="00E2164C" w:rsidDel="00964761">
                <w:rPr>
                  <w:rFonts w:ascii="Times New Roman" w:hAnsi="Times New Roman" w:cs="Times New Roman"/>
                  <w:sz w:val="16"/>
                  <w:szCs w:val="16"/>
                </w:rPr>
                <w:delText>15.23</w:delText>
              </w:r>
            </w:del>
          </w:p>
        </w:tc>
        <w:tc>
          <w:tcPr>
            <w:tcW w:w="0" w:type="auto"/>
            <w:vAlign w:val="center"/>
          </w:tcPr>
          <w:p w14:paraId="34585172" w14:textId="68CAD8D9"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15" w:author="Acaru, Silviu" w:date="2026-02-25T21:11:00Z" w16du:dateUtc="2026-02-25T20:11:00Z"/>
                <w:rFonts w:ascii="Times New Roman" w:hAnsi="Times New Roman" w:cs="Times New Roman"/>
                <w:sz w:val="16"/>
                <w:szCs w:val="16"/>
              </w:rPr>
            </w:pPr>
            <w:del w:id="716" w:author="Acaru, Silviu" w:date="2026-02-25T21:11:00Z" w16du:dateUtc="2026-02-25T20:11:00Z">
              <w:r w:rsidRPr="00E2164C" w:rsidDel="00964761">
                <w:rPr>
                  <w:rFonts w:ascii="Times New Roman" w:hAnsi="Times New Roman" w:cs="Times New Roman"/>
                  <w:sz w:val="16"/>
                  <w:szCs w:val="16"/>
                </w:rPr>
                <w:delText>9.48</w:delText>
              </w:r>
            </w:del>
          </w:p>
        </w:tc>
      </w:tr>
      <w:tr w:rsidR="00E2164C" w:rsidRPr="00FE401D" w:rsidDel="00964761" w14:paraId="576D79B6" w14:textId="0ABD2C9E" w:rsidTr="00E2164C">
        <w:trPr>
          <w:trHeight w:val="288"/>
          <w:jc w:val="center"/>
          <w:del w:id="717"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2ABFB63" w14:textId="02436BEA" w:rsidR="00E2164C" w:rsidRPr="00FE401D" w:rsidDel="00964761" w:rsidRDefault="00E2164C" w:rsidP="00E2164C">
            <w:pPr>
              <w:jc w:val="left"/>
              <w:rPr>
                <w:del w:id="718" w:author="Acaru, Silviu" w:date="2026-02-25T21:11:00Z" w16du:dateUtc="2026-02-25T20:11:00Z"/>
                <w:rFonts w:ascii="Times New Roman" w:hAnsi="Times New Roman" w:cs="Times New Roman"/>
                <w:sz w:val="16"/>
                <w:szCs w:val="16"/>
              </w:rPr>
            </w:pPr>
            <w:del w:id="719" w:author="Acaru, Silviu" w:date="2026-02-25T21:11:00Z" w16du:dateUtc="2026-02-25T20:11:00Z">
              <w:r w:rsidRPr="00FE401D" w:rsidDel="00964761">
                <w:rPr>
                  <w:rFonts w:ascii="Times New Roman" w:hAnsi="Times New Roman" w:cs="Times New Roman"/>
                  <w:sz w:val="16"/>
                  <w:szCs w:val="16"/>
                </w:rPr>
                <w:delText>SVR</w:delText>
              </w:r>
            </w:del>
          </w:p>
        </w:tc>
        <w:tc>
          <w:tcPr>
            <w:tcW w:w="0" w:type="auto"/>
            <w:vAlign w:val="center"/>
          </w:tcPr>
          <w:p w14:paraId="1AD7A51D" w14:textId="71C23D46"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20" w:author="Acaru, Silviu" w:date="2026-02-25T21:11:00Z" w16du:dateUtc="2026-02-25T20:11:00Z"/>
                <w:rFonts w:ascii="Times New Roman" w:hAnsi="Times New Roman" w:cs="Times New Roman"/>
                <w:sz w:val="16"/>
                <w:szCs w:val="16"/>
              </w:rPr>
            </w:pPr>
            <w:del w:id="721" w:author="Acaru, Silviu" w:date="2026-02-25T21:11:00Z" w16du:dateUtc="2026-02-25T20:11:00Z">
              <w:r w:rsidRPr="00E2164C" w:rsidDel="00964761">
                <w:rPr>
                  <w:rFonts w:ascii="Times New Roman" w:hAnsi="Times New Roman" w:cs="Times New Roman"/>
                  <w:sz w:val="16"/>
                  <w:szCs w:val="16"/>
                </w:rPr>
                <w:delText>0.50</w:delText>
              </w:r>
            </w:del>
          </w:p>
        </w:tc>
        <w:tc>
          <w:tcPr>
            <w:tcW w:w="0" w:type="auto"/>
            <w:vAlign w:val="center"/>
          </w:tcPr>
          <w:p w14:paraId="5DE5FA17" w14:textId="29A133CB"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22" w:author="Acaru, Silviu" w:date="2026-02-25T21:11:00Z" w16du:dateUtc="2026-02-25T20:11:00Z"/>
                <w:rFonts w:ascii="Times New Roman" w:hAnsi="Times New Roman" w:cs="Times New Roman"/>
                <w:sz w:val="16"/>
                <w:szCs w:val="16"/>
              </w:rPr>
            </w:pPr>
            <w:del w:id="723" w:author="Acaru, Silviu" w:date="2026-02-25T21:11:00Z" w16du:dateUtc="2026-02-25T20:11:00Z">
              <w:r w:rsidRPr="00E2164C" w:rsidDel="00964761">
                <w:rPr>
                  <w:rFonts w:ascii="Times New Roman" w:hAnsi="Times New Roman" w:cs="Times New Roman"/>
                  <w:sz w:val="16"/>
                  <w:szCs w:val="16"/>
                </w:rPr>
                <w:delText>364.76</w:delText>
              </w:r>
            </w:del>
          </w:p>
        </w:tc>
        <w:tc>
          <w:tcPr>
            <w:tcW w:w="0" w:type="auto"/>
            <w:vAlign w:val="center"/>
          </w:tcPr>
          <w:p w14:paraId="5AB829CF" w14:textId="204C81FA"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24" w:author="Acaru, Silviu" w:date="2026-02-25T21:11:00Z" w16du:dateUtc="2026-02-25T20:11:00Z"/>
                <w:rFonts w:ascii="Times New Roman" w:hAnsi="Times New Roman" w:cs="Times New Roman"/>
                <w:sz w:val="16"/>
                <w:szCs w:val="16"/>
              </w:rPr>
            </w:pPr>
            <w:del w:id="725" w:author="Acaru, Silviu" w:date="2026-02-25T21:11:00Z" w16du:dateUtc="2026-02-25T20:11:00Z">
              <w:r w:rsidRPr="00E2164C" w:rsidDel="00964761">
                <w:rPr>
                  <w:rFonts w:ascii="Times New Roman" w:hAnsi="Times New Roman" w:cs="Times New Roman"/>
                  <w:sz w:val="16"/>
                  <w:szCs w:val="16"/>
                </w:rPr>
                <w:delText>14.02</w:delText>
              </w:r>
            </w:del>
          </w:p>
        </w:tc>
        <w:tc>
          <w:tcPr>
            <w:tcW w:w="0" w:type="auto"/>
            <w:noWrap/>
            <w:vAlign w:val="center"/>
            <w:hideMark/>
          </w:tcPr>
          <w:p w14:paraId="6628C1CA" w14:textId="04E45FE6"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26" w:author="Acaru, Silviu" w:date="2026-02-25T21:11:00Z" w16du:dateUtc="2026-02-25T20:11:00Z"/>
                <w:rFonts w:ascii="Times New Roman" w:hAnsi="Times New Roman" w:cs="Times New Roman"/>
                <w:sz w:val="16"/>
                <w:szCs w:val="16"/>
              </w:rPr>
            </w:pPr>
            <w:del w:id="727" w:author="Acaru, Silviu" w:date="2026-02-25T21:11:00Z" w16du:dateUtc="2026-02-25T20:11:00Z">
              <w:r w:rsidRPr="00E2164C" w:rsidDel="00964761">
                <w:rPr>
                  <w:rFonts w:ascii="Times New Roman" w:hAnsi="Times New Roman" w:cs="Times New Roman"/>
                  <w:sz w:val="16"/>
                  <w:szCs w:val="16"/>
                </w:rPr>
                <w:delText>0.35</w:delText>
              </w:r>
            </w:del>
          </w:p>
        </w:tc>
        <w:tc>
          <w:tcPr>
            <w:tcW w:w="0" w:type="auto"/>
            <w:noWrap/>
            <w:vAlign w:val="center"/>
            <w:hideMark/>
          </w:tcPr>
          <w:p w14:paraId="449F492F" w14:textId="4C18B0B1"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28" w:author="Acaru, Silviu" w:date="2026-02-25T21:11:00Z" w16du:dateUtc="2026-02-25T20:11:00Z"/>
                <w:rFonts w:ascii="Times New Roman" w:hAnsi="Times New Roman" w:cs="Times New Roman"/>
                <w:sz w:val="16"/>
                <w:szCs w:val="16"/>
              </w:rPr>
            </w:pPr>
            <w:del w:id="729" w:author="Acaru, Silviu" w:date="2026-02-25T21:11:00Z" w16du:dateUtc="2026-02-25T20:11:00Z">
              <w:r w:rsidRPr="00E2164C" w:rsidDel="00964761">
                <w:rPr>
                  <w:rFonts w:ascii="Times New Roman" w:hAnsi="Times New Roman" w:cs="Times New Roman"/>
                  <w:sz w:val="16"/>
                  <w:szCs w:val="16"/>
                </w:rPr>
                <w:delText>462.02</w:delText>
              </w:r>
            </w:del>
          </w:p>
        </w:tc>
        <w:tc>
          <w:tcPr>
            <w:tcW w:w="0" w:type="auto"/>
            <w:noWrap/>
            <w:vAlign w:val="center"/>
            <w:hideMark/>
          </w:tcPr>
          <w:p w14:paraId="2DC77202" w14:textId="1C004F16"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30" w:author="Acaru, Silviu" w:date="2026-02-25T21:11:00Z" w16du:dateUtc="2026-02-25T20:11:00Z"/>
                <w:rFonts w:ascii="Times New Roman" w:hAnsi="Times New Roman" w:cs="Times New Roman"/>
                <w:sz w:val="16"/>
                <w:szCs w:val="16"/>
              </w:rPr>
            </w:pPr>
            <w:del w:id="731" w:author="Acaru, Silviu" w:date="2026-02-25T21:11:00Z" w16du:dateUtc="2026-02-25T20:11:00Z">
              <w:r w:rsidRPr="00E2164C" w:rsidDel="00964761">
                <w:rPr>
                  <w:rFonts w:ascii="Times New Roman" w:hAnsi="Times New Roman" w:cs="Times New Roman"/>
                  <w:sz w:val="16"/>
                  <w:szCs w:val="16"/>
                </w:rPr>
                <w:delText>15.95</w:delText>
              </w:r>
            </w:del>
          </w:p>
        </w:tc>
        <w:tc>
          <w:tcPr>
            <w:tcW w:w="0" w:type="auto"/>
            <w:vAlign w:val="center"/>
          </w:tcPr>
          <w:p w14:paraId="1F1CC340" w14:textId="793F4168"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32" w:author="Acaru, Silviu" w:date="2026-02-25T21:11:00Z" w16du:dateUtc="2026-02-25T20:11:00Z"/>
                <w:rFonts w:ascii="Times New Roman" w:hAnsi="Times New Roman" w:cs="Times New Roman"/>
                <w:sz w:val="16"/>
                <w:szCs w:val="16"/>
              </w:rPr>
            </w:pPr>
            <w:del w:id="733" w:author="Acaru, Silviu" w:date="2026-02-25T21:11:00Z" w16du:dateUtc="2026-02-25T20:11:00Z">
              <w:r w:rsidRPr="00E2164C" w:rsidDel="00964761">
                <w:rPr>
                  <w:rFonts w:ascii="Times New Roman" w:hAnsi="Times New Roman" w:cs="Times New Roman"/>
                  <w:sz w:val="16"/>
                  <w:szCs w:val="16"/>
                </w:rPr>
                <w:delText>1.93</w:delText>
              </w:r>
            </w:del>
          </w:p>
        </w:tc>
      </w:tr>
      <w:tr w:rsidR="00E2164C" w:rsidRPr="00FE401D" w:rsidDel="00964761" w14:paraId="26A83F48" w14:textId="60DF0C6A" w:rsidTr="00E2164C">
        <w:trPr>
          <w:cnfStyle w:val="000000100000" w:firstRow="0" w:lastRow="0" w:firstColumn="0" w:lastColumn="0" w:oddVBand="0" w:evenVBand="0" w:oddHBand="1" w:evenHBand="0" w:firstRowFirstColumn="0" w:firstRowLastColumn="0" w:lastRowFirstColumn="0" w:lastRowLastColumn="0"/>
          <w:trHeight w:val="288"/>
          <w:jc w:val="center"/>
          <w:del w:id="734"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DE323CB" w14:textId="4BAE37C5" w:rsidR="00E2164C" w:rsidRPr="00FE401D" w:rsidDel="00964761" w:rsidRDefault="00E2164C" w:rsidP="00E2164C">
            <w:pPr>
              <w:jc w:val="left"/>
              <w:rPr>
                <w:del w:id="735" w:author="Acaru, Silviu" w:date="2026-02-25T21:11:00Z" w16du:dateUtc="2026-02-25T20:11:00Z"/>
                <w:rFonts w:ascii="Times New Roman" w:hAnsi="Times New Roman" w:cs="Times New Roman"/>
                <w:sz w:val="16"/>
                <w:szCs w:val="16"/>
              </w:rPr>
            </w:pPr>
            <w:del w:id="736" w:author="Acaru, Silviu" w:date="2026-02-25T21:11:00Z" w16du:dateUtc="2026-02-25T20:11:00Z">
              <w:r w:rsidRPr="00FE401D" w:rsidDel="00964761">
                <w:rPr>
                  <w:rFonts w:ascii="Times New Roman" w:hAnsi="Times New Roman" w:cs="Times New Roman"/>
                  <w:sz w:val="16"/>
                  <w:szCs w:val="16"/>
                </w:rPr>
                <w:delText>Lasso</w:delText>
              </w:r>
            </w:del>
          </w:p>
        </w:tc>
        <w:tc>
          <w:tcPr>
            <w:tcW w:w="0" w:type="auto"/>
            <w:vAlign w:val="center"/>
          </w:tcPr>
          <w:p w14:paraId="2DE0F312" w14:textId="54FF7079"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37" w:author="Acaru, Silviu" w:date="2026-02-25T21:11:00Z" w16du:dateUtc="2026-02-25T20:11:00Z"/>
                <w:rFonts w:ascii="Times New Roman" w:hAnsi="Times New Roman" w:cs="Times New Roman"/>
                <w:sz w:val="16"/>
                <w:szCs w:val="16"/>
              </w:rPr>
            </w:pPr>
            <w:del w:id="738" w:author="Acaru, Silviu" w:date="2026-02-25T21:11:00Z" w16du:dateUtc="2026-02-25T20:11:00Z">
              <w:r w:rsidRPr="00E2164C" w:rsidDel="00964761">
                <w:rPr>
                  <w:rFonts w:ascii="Times New Roman" w:hAnsi="Times New Roman" w:cs="Times New Roman"/>
                  <w:sz w:val="16"/>
                  <w:szCs w:val="16"/>
                </w:rPr>
                <w:delText>0.30</w:delText>
              </w:r>
            </w:del>
          </w:p>
        </w:tc>
        <w:tc>
          <w:tcPr>
            <w:tcW w:w="0" w:type="auto"/>
            <w:vAlign w:val="center"/>
          </w:tcPr>
          <w:p w14:paraId="29D9C897" w14:textId="718E7B89"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39" w:author="Acaru, Silviu" w:date="2026-02-25T21:11:00Z" w16du:dateUtc="2026-02-25T20:11:00Z"/>
                <w:rFonts w:ascii="Times New Roman" w:hAnsi="Times New Roman" w:cs="Times New Roman"/>
                <w:sz w:val="16"/>
                <w:szCs w:val="16"/>
              </w:rPr>
            </w:pPr>
            <w:del w:id="740" w:author="Acaru, Silviu" w:date="2026-02-25T21:11:00Z" w16du:dateUtc="2026-02-25T20:11:00Z">
              <w:r w:rsidRPr="00E2164C" w:rsidDel="00964761">
                <w:rPr>
                  <w:rFonts w:ascii="Times New Roman" w:hAnsi="Times New Roman" w:cs="Times New Roman"/>
                  <w:sz w:val="16"/>
                  <w:szCs w:val="16"/>
                </w:rPr>
                <w:delText>515.25</w:delText>
              </w:r>
            </w:del>
          </w:p>
        </w:tc>
        <w:tc>
          <w:tcPr>
            <w:tcW w:w="0" w:type="auto"/>
            <w:vAlign w:val="center"/>
          </w:tcPr>
          <w:p w14:paraId="22F11489" w14:textId="0EEF8205"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41" w:author="Acaru, Silviu" w:date="2026-02-25T21:11:00Z" w16du:dateUtc="2026-02-25T20:11:00Z"/>
                <w:rFonts w:ascii="Times New Roman" w:hAnsi="Times New Roman" w:cs="Times New Roman"/>
                <w:sz w:val="16"/>
                <w:szCs w:val="16"/>
              </w:rPr>
            </w:pPr>
            <w:del w:id="742" w:author="Acaru, Silviu" w:date="2026-02-25T21:11:00Z" w16du:dateUtc="2026-02-25T20:11:00Z">
              <w:r w:rsidRPr="00E2164C" w:rsidDel="00964761">
                <w:rPr>
                  <w:rFonts w:ascii="Times New Roman" w:hAnsi="Times New Roman" w:cs="Times New Roman"/>
                  <w:sz w:val="16"/>
                  <w:szCs w:val="16"/>
                </w:rPr>
                <w:delText>18.91</w:delText>
              </w:r>
            </w:del>
          </w:p>
        </w:tc>
        <w:tc>
          <w:tcPr>
            <w:tcW w:w="0" w:type="auto"/>
            <w:noWrap/>
            <w:vAlign w:val="center"/>
            <w:hideMark/>
          </w:tcPr>
          <w:p w14:paraId="15AD90C8" w14:textId="7733F484"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43" w:author="Acaru, Silviu" w:date="2026-02-25T21:11:00Z" w16du:dateUtc="2026-02-25T20:11:00Z"/>
                <w:rFonts w:ascii="Times New Roman" w:hAnsi="Times New Roman" w:cs="Times New Roman"/>
                <w:sz w:val="16"/>
                <w:szCs w:val="16"/>
              </w:rPr>
            </w:pPr>
            <w:del w:id="744" w:author="Acaru, Silviu" w:date="2026-02-25T21:11:00Z" w16du:dateUtc="2026-02-25T20:11:00Z">
              <w:r w:rsidRPr="00E2164C" w:rsidDel="00964761">
                <w:rPr>
                  <w:rFonts w:ascii="Times New Roman" w:hAnsi="Times New Roman" w:cs="Times New Roman"/>
                  <w:sz w:val="16"/>
                  <w:szCs w:val="16"/>
                </w:rPr>
                <w:delText>0.17</w:delText>
              </w:r>
            </w:del>
          </w:p>
        </w:tc>
        <w:tc>
          <w:tcPr>
            <w:tcW w:w="0" w:type="auto"/>
            <w:noWrap/>
            <w:vAlign w:val="center"/>
            <w:hideMark/>
          </w:tcPr>
          <w:p w14:paraId="3E98074C" w14:textId="50D3E0B6"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45" w:author="Acaru, Silviu" w:date="2026-02-25T21:11:00Z" w16du:dateUtc="2026-02-25T20:11:00Z"/>
                <w:rFonts w:ascii="Times New Roman" w:hAnsi="Times New Roman" w:cs="Times New Roman"/>
                <w:sz w:val="16"/>
                <w:szCs w:val="16"/>
              </w:rPr>
            </w:pPr>
            <w:del w:id="746" w:author="Acaru, Silviu" w:date="2026-02-25T21:11:00Z" w16du:dateUtc="2026-02-25T20:11:00Z">
              <w:r w:rsidRPr="00E2164C" w:rsidDel="00964761">
                <w:rPr>
                  <w:rFonts w:ascii="Times New Roman" w:hAnsi="Times New Roman" w:cs="Times New Roman"/>
                  <w:sz w:val="16"/>
                  <w:szCs w:val="16"/>
                </w:rPr>
                <w:delText>590.25</w:delText>
              </w:r>
            </w:del>
          </w:p>
        </w:tc>
        <w:tc>
          <w:tcPr>
            <w:tcW w:w="0" w:type="auto"/>
            <w:noWrap/>
            <w:vAlign w:val="center"/>
            <w:hideMark/>
          </w:tcPr>
          <w:p w14:paraId="695CC2C0" w14:textId="70EB823B"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47" w:author="Acaru, Silviu" w:date="2026-02-25T21:11:00Z" w16du:dateUtc="2026-02-25T20:11:00Z"/>
                <w:rFonts w:ascii="Times New Roman" w:hAnsi="Times New Roman" w:cs="Times New Roman"/>
                <w:sz w:val="16"/>
                <w:szCs w:val="16"/>
              </w:rPr>
            </w:pPr>
            <w:del w:id="748" w:author="Acaru, Silviu" w:date="2026-02-25T21:11:00Z" w16du:dateUtc="2026-02-25T20:11:00Z">
              <w:r w:rsidRPr="00E2164C" w:rsidDel="00964761">
                <w:rPr>
                  <w:rFonts w:ascii="Times New Roman" w:hAnsi="Times New Roman" w:cs="Times New Roman"/>
                  <w:sz w:val="16"/>
                  <w:szCs w:val="16"/>
                </w:rPr>
                <w:delText>19.85</w:delText>
              </w:r>
            </w:del>
          </w:p>
        </w:tc>
        <w:tc>
          <w:tcPr>
            <w:tcW w:w="0" w:type="auto"/>
            <w:vAlign w:val="center"/>
          </w:tcPr>
          <w:p w14:paraId="68D50236" w14:textId="36BBE222"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49" w:author="Acaru, Silviu" w:date="2026-02-25T21:11:00Z" w16du:dateUtc="2026-02-25T20:11:00Z"/>
                <w:rFonts w:ascii="Times New Roman" w:hAnsi="Times New Roman" w:cs="Times New Roman"/>
                <w:sz w:val="16"/>
                <w:szCs w:val="16"/>
              </w:rPr>
            </w:pPr>
            <w:del w:id="750" w:author="Acaru, Silviu" w:date="2026-02-25T21:11:00Z" w16du:dateUtc="2026-02-25T20:11:00Z">
              <w:r w:rsidRPr="00E2164C" w:rsidDel="00964761">
                <w:rPr>
                  <w:rFonts w:ascii="Times New Roman" w:hAnsi="Times New Roman" w:cs="Times New Roman"/>
                  <w:sz w:val="16"/>
                  <w:szCs w:val="16"/>
                </w:rPr>
                <w:delText>0.94</w:delText>
              </w:r>
            </w:del>
          </w:p>
        </w:tc>
      </w:tr>
      <w:tr w:rsidR="00E2164C" w:rsidRPr="00FE401D" w:rsidDel="00964761" w14:paraId="14E4F719" w14:textId="130346C5" w:rsidTr="00E2164C">
        <w:trPr>
          <w:trHeight w:val="288"/>
          <w:jc w:val="center"/>
          <w:del w:id="751"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F90667B" w14:textId="69578A04" w:rsidR="00E2164C" w:rsidRPr="00FE401D" w:rsidDel="00964761" w:rsidRDefault="00E2164C" w:rsidP="00E2164C">
            <w:pPr>
              <w:jc w:val="left"/>
              <w:rPr>
                <w:del w:id="752" w:author="Acaru, Silviu" w:date="2026-02-25T21:11:00Z" w16du:dateUtc="2026-02-25T20:11:00Z"/>
                <w:rFonts w:ascii="Times New Roman" w:hAnsi="Times New Roman" w:cs="Times New Roman"/>
                <w:sz w:val="16"/>
                <w:szCs w:val="16"/>
              </w:rPr>
            </w:pPr>
            <w:del w:id="753" w:author="Acaru, Silviu" w:date="2026-02-25T21:11:00Z" w16du:dateUtc="2026-02-25T20:11:00Z">
              <w:r w:rsidRPr="00FE401D" w:rsidDel="00964761">
                <w:rPr>
                  <w:rFonts w:ascii="Times New Roman" w:hAnsi="Times New Roman" w:cs="Times New Roman"/>
                  <w:sz w:val="16"/>
                  <w:szCs w:val="16"/>
                </w:rPr>
                <w:delText>ElasticNet</w:delText>
              </w:r>
            </w:del>
          </w:p>
        </w:tc>
        <w:tc>
          <w:tcPr>
            <w:tcW w:w="0" w:type="auto"/>
            <w:vAlign w:val="center"/>
          </w:tcPr>
          <w:p w14:paraId="01B82E71" w14:textId="3ED77FCF"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54" w:author="Acaru, Silviu" w:date="2026-02-25T21:11:00Z" w16du:dateUtc="2026-02-25T20:11:00Z"/>
                <w:rFonts w:ascii="Times New Roman" w:hAnsi="Times New Roman" w:cs="Times New Roman"/>
                <w:sz w:val="16"/>
                <w:szCs w:val="16"/>
              </w:rPr>
            </w:pPr>
            <w:del w:id="755" w:author="Acaru, Silviu" w:date="2026-02-25T21:11:00Z" w16du:dateUtc="2026-02-25T20:11:00Z">
              <w:r w:rsidRPr="00E2164C" w:rsidDel="00964761">
                <w:rPr>
                  <w:rFonts w:ascii="Times New Roman" w:hAnsi="Times New Roman" w:cs="Times New Roman"/>
                  <w:sz w:val="16"/>
                  <w:szCs w:val="16"/>
                </w:rPr>
                <w:delText>0.38</w:delText>
              </w:r>
            </w:del>
          </w:p>
        </w:tc>
        <w:tc>
          <w:tcPr>
            <w:tcW w:w="0" w:type="auto"/>
            <w:vAlign w:val="center"/>
          </w:tcPr>
          <w:p w14:paraId="11DA498B" w14:textId="2E36497F"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56" w:author="Acaru, Silviu" w:date="2026-02-25T21:11:00Z" w16du:dateUtc="2026-02-25T20:11:00Z"/>
                <w:rFonts w:ascii="Times New Roman" w:hAnsi="Times New Roman" w:cs="Times New Roman"/>
                <w:sz w:val="16"/>
                <w:szCs w:val="16"/>
              </w:rPr>
            </w:pPr>
            <w:del w:id="757" w:author="Acaru, Silviu" w:date="2026-02-25T21:11:00Z" w16du:dateUtc="2026-02-25T20:11:00Z">
              <w:r w:rsidRPr="00E2164C" w:rsidDel="00964761">
                <w:rPr>
                  <w:rFonts w:ascii="Times New Roman" w:hAnsi="Times New Roman" w:cs="Times New Roman"/>
                  <w:sz w:val="16"/>
                  <w:szCs w:val="16"/>
                </w:rPr>
                <w:delText>451.78</w:delText>
              </w:r>
            </w:del>
          </w:p>
        </w:tc>
        <w:tc>
          <w:tcPr>
            <w:tcW w:w="0" w:type="auto"/>
            <w:vAlign w:val="center"/>
          </w:tcPr>
          <w:p w14:paraId="7E441E94" w14:textId="01BA78A3"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58" w:author="Acaru, Silviu" w:date="2026-02-25T21:11:00Z" w16du:dateUtc="2026-02-25T20:11:00Z"/>
                <w:rFonts w:ascii="Times New Roman" w:hAnsi="Times New Roman" w:cs="Times New Roman"/>
                <w:sz w:val="16"/>
                <w:szCs w:val="16"/>
              </w:rPr>
            </w:pPr>
            <w:del w:id="759" w:author="Acaru, Silviu" w:date="2026-02-25T21:11:00Z" w16du:dateUtc="2026-02-25T20:11:00Z">
              <w:r w:rsidRPr="00E2164C" w:rsidDel="00964761">
                <w:rPr>
                  <w:rFonts w:ascii="Times New Roman" w:hAnsi="Times New Roman" w:cs="Times New Roman"/>
                  <w:sz w:val="16"/>
                  <w:szCs w:val="16"/>
                </w:rPr>
                <w:delText>16.83</w:delText>
              </w:r>
            </w:del>
          </w:p>
        </w:tc>
        <w:tc>
          <w:tcPr>
            <w:tcW w:w="0" w:type="auto"/>
            <w:noWrap/>
            <w:vAlign w:val="center"/>
            <w:hideMark/>
          </w:tcPr>
          <w:p w14:paraId="165616BE" w14:textId="0A6998B3"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60" w:author="Acaru, Silviu" w:date="2026-02-25T21:11:00Z" w16du:dateUtc="2026-02-25T20:11:00Z"/>
                <w:rFonts w:ascii="Times New Roman" w:hAnsi="Times New Roman" w:cs="Times New Roman"/>
                <w:sz w:val="16"/>
                <w:szCs w:val="16"/>
              </w:rPr>
            </w:pPr>
            <w:del w:id="761" w:author="Acaru, Silviu" w:date="2026-02-25T21:11:00Z" w16du:dateUtc="2026-02-25T20:11:00Z">
              <w:r w:rsidRPr="00E2164C" w:rsidDel="00964761">
                <w:rPr>
                  <w:rFonts w:ascii="Times New Roman" w:hAnsi="Times New Roman" w:cs="Times New Roman"/>
                  <w:sz w:val="16"/>
                  <w:szCs w:val="16"/>
                </w:rPr>
                <w:delText>0.23</w:delText>
              </w:r>
            </w:del>
          </w:p>
        </w:tc>
        <w:tc>
          <w:tcPr>
            <w:tcW w:w="0" w:type="auto"/>
            <w:noWrap/>
            <w:vAlign w:val="center"/>
            <w:hideMark/>
          </w:tcPr>
          <w:p w14:paraId="7FB33DFA" w14:textId="61F2FBDA"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62" w:author="Acaru, Silviu" w:date="2026-02-25T21:11:00Z" w16du:dateUtc="2026-02-25T20:11:00Z"/>
                <w:rFonts w:ascii="Times New Roman" w:hAnsi="Times New Roman" w:cs="Times New Roman"/>
                <w:sz w:val="16"/>
                <w:szCs w:val="16"/>
              </w:rPr>
            </w:pPr>
            <w:del w:id="763" w:author="Acaru, Silviu" w:date="2026-02-25T21:11:00Z" w16du:dateUtc="2026-02-25T20:11:00Z">
              <w:r w:rsidRPr="00E2164C" w:rsidDel="00964761">
                <w:rPr>
                  <w:rFonts w:ascii="Times New Roman" w:hAnsi="Times New Roman" w:cs="Times New Roman"/>
                  <w:sz w:val="16"/>
                  <w:szCs w:val="16"/>
                </w:rPr>
                <w:delText>539.28</w:delText>
              </w:r>
            </w:del>
          </w:p>
        </w:tc>
        <w:tc>
          <w:tcPr>
            <w:tcW w:w="0" w:type="auto"/>
            <w:noWrap/>
            <w:vAlign w:val="center"/>
            <w:hideMark/>
          </w:tcPr>
          <w:p w14:paraId="1A5DA08D" w14:textId="4D2C2647"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64" w:author="Acaru, Silviu" w:date="2026-02-25T21:11:00Z" w16du:dateUtc="2026-02-25T20:11:00Z"/>
                <w:rFonts w:ascii="Times New Roman" w:hAnsi="Times New Roman" w:cs="Times New Roman"/>
                <w:sz w:val="16"/>
                <w:szCs w:val="16"/>
              </w:rPr>
            </w:pPr>
            <w:del w:id="765" w:author="Acaru, Silviu" w:date="2026-02-25T21:11:00Z" w16du:dateUtc="2026-02-25T20:11:00Z">
              <w:r w:rsidRPr="00E2164C" w:rsidDel="00964761">
                <w:rPr>
                  <w:rFonts w:ascii="Times New Roman" w:hAnsi="Times New Roman" w:cs="Times New Roman"/>
                  <w:sz w:val="16"/>
                  <w:szCs w:val="16"/>
                </w:rPr>
                <w:delText>18.34</w:delText>
              </w:r>
            </w:del>
          </w:p>
        </w:tc>
        <w:tc>
          <w:tcPr>
            <w:tcW w:w="0" w:type="auto"/>
            <w:vAlign w:val="center"/>
          </w:tcPr>
          <w:p w14:paraId="22F55718" w14:textId="77BFC55C" w:rsidR="00E2164C" w:rsidRPr="00E2164C" w:rsidDel="00964761" w:rsidRDefault="00E2164C" w:rsidP="00E2164C">
            <w:pPr>
              <w:jc w:val="center"/>
              <w:cnfStyle w:val="000000000000" w:firstRow="0" w:lastRow="0" w:firstColumn="0" w:lastColumn="0" w:oddVBand="0" w:evenVBand="0" w:oddHBand="0" w:evenHBand="0" w:firstRowFirstColumn="0" w:firstRowLastColumn="0" w:lastRowFirstColumn="0" w:lastRowLastColumn="0"/>
              <w:rPr>
                <w:del w:id="766" w:author="Acaru, Silviu" w:date="2026-02-25T21:11:00Z" w16du:dateUtc="2026-02-25T20:11:00Z"/>
                <w:rFonts w:ascii="Times New Roman" w:hAnsi="Times New Roman" w:cs="Times New Roman"/>
                <w:sz w:val="16"/>
                <w:szCs w:val="16"/>
              </w:rPr>
            </w:pPr>
            <w:del w:id="767" w:author="Acaru, Silviu" w:date="2026-02-25T21:11:00Z" w16du:dateUtc="2026-02-25T20:11:00Z">
              <w:r w:rsidRPr="00E2164C" w:rsidDel="00964761">
                <w:rPr>
                  <w:rFonts w:ascii="Times New Roman" w:hAnsi="Times New Roman" w:cs="Times New Roman"/>
                  <w:sz w:val="16"/>
                  <w:szCs w:val="16"/>
                </w:rPr>
                <w:delText>1.51</w:delText>
              </w:r>
            </w:del>
          </w:p>
        </w:tc>
      </w:tr>
      <w:tr w:rsidR="00E2164C" w:rsidRPr="00FE401D" w:rsidDel="00964761" w14:paraId="0B576A88" w14:textId="01737D59" w:rsidTr="00E2164C">
        <w:trPr>
          <w:cnfStyle w:val="000000100000" w:firstRow="0" w:lastRow="0" w:firstColumn="0" w:lastColumn="0" w:oddVBand="0" w:evenVBand="0" w:oddHBand="1" w:evenHBand="0" w:firstRowFirstColumn="0" w:firstRowLastColumn="0" w:lastRowFirstColumn="0" w:lastRowLastColumn="0"/>
          <w:trHeight w:val="288"/>
          <w:jc w:val="center"/>
          <w:del w:id="768"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EE84490" w14:textId="53E0F737" w:rsidR="00E2164C" w:rsidRPr="00FE401D" w:rsidDel="00964761" w:rsidRDefault="00E2164C" w:rsidP="00E2164C">
            <w:pPr>
              <w:jc w:val="left"/>
              <w:rPr>
                <w:del w:id="769" w:author="Acaru, Silviu" w:date="2026-02-25T21:11:00Z" w16du:dateUtc="2026-02-25T20:11:00Z"/>
                <w:rFonts w:ascii="Times New Roman" w:hAnsi="Times New Roman" w:cs="Times New Roman"/>
                <w:sz w:val="16"/>
                <w:szCs w:val="16"/>
              </w:rPr>
            </w:pPr>
            <w:del w:id="770" w:author="Acaru, Silviu" w:date="2026-02-25T21:11:00Z" w16du:dateUtc="2026-02-25T20:11:00Z">
              <w:r w:rsidRPr="00FE401D" w:rsidDel="00964761">
                <w:rPr>
                  <w:rFonts w:ascii="Times New Roman" w:hAnsi="Times New Roman" w:cs="Times New Roman"/>
                  <w:sz w:val="16"/>
                  <w:szCs w:val="16"/>
                </w:rPr>
                <w:delText>Stacking Ensemble</w:delText>
              </w:r>
            </w:del>
          </w:p>
        </w:tc>
        <w:tc>
          <w:tcPr>
            <w:tcW w:w="0" w:type="auto"/>
            <w:vAlign w:val="center"/>
          </w:tcPr>
          <w:p w14:paraId="1F9B10EC" w14:textId="4DA71AAF"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71" w:author="Acaru, Silviu" w:date="2026-02-25T21:11:00Z" w16du:dateUtc="2026-02-25T20:11:00Z"/>
                <w:rFonts w:ascii="Times New Roman" w:hAnsi="Times New Roman" w:cs="Times New Roman"/>
                <w:sz w:val="16"/>
                <w:szCs w:val="16"/>
              </w:rPr>
            </w:pPr>
            <w:del w:id="772" w:author="Acaru, Silviu" w:date="2026-02-25T21:11:00Z" w16du:dateUtc="2026-02-25T20:11:00Z">
              <w:r w:rsidRPr="00E2164C" w:rsidDel="00964761">
                <w:rPr>
                  <w:rFonts w:ascii="Times New Roman" w:hAnsi="Times New Roman" w:cs="Times New Roman"/>
                  <w:sz w:val="16"/>
                  <w:szCs w:val="16"/>
                </w:rPr>
                <w:delText>0.86</w:delText>
              </w:r>
            </w:del>
          </w:p>
        </w:tc>
        <w:tc>
          <w:tcPr>
            <w:tcW w:w="0" w:type="auto"/>
            <w:vAlign w:val="center"/>
          </w:tcPr>
          <w:p w14:paraId="1AE4E196" w14:textId="04D8DEE7"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73" w:author="Acaru, Silviu" w:date="2026-02-25T21:11:00Z" w16du:dateUtc="2026-02-25T20:11:00Z"/>
                <w:rFonts w:ascii="Times New Roman" w:hAnsi="Times New Roman" w:cs="Times New Roman"/>
                <w:sz w:val="16"/>
                <w:szCs w:val="16"/>
              </w:rPr>
            </w:pPr>
            <w:del w:id="774" w:author="Acaru, Silviu" w:date="2026-02-25T21:11:00Z" w16du:dateUtc="2026-02-25T20:11:00Z">
              <w:r w:rsidRPr="00E2164C" w:rsidDel="00964761">
                <w:rPr>
                  <w:rFonts w:ascii="Times New Roman" w:hAnsi="Times New Roman" w:cs="Times New Roman"/>
                  <w:sz w:val="16"/>
                  <w:szCs w:val="16"/>
                </w:rPr>
                <w:delText>102.78</w:delText>
              </w:r>
            </w:del>
          </w:p>
        </w:tc>
        <w:tc>
          <w:tcPr>
            <w:tcW w:w="0" w:type="auto"/>
            <w:vAlign w:val="center"/>
          </w:tcPr>
          <w:p w14:paraId="59AF05A4" w14:textId="0E9862B1"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75" w:author="Acaru, Silviu" w:date="2026-02-25T21:11:00Z" w16du:dateUtc="2026-02-25T20:11:00Z"/>
                <w:rFonts w:ascii="Times New Roman" w:hAnsi="Times New Roman" w:cs="Times New Roman"/>
                <w:sz w:val="16"/>
                <w:szCs w:val="16"/>
              </w:rPr>
            </w:pPr>
            <w:del w:id="776" w:author="Acaru, Silviu" w:date="2026-02-25T21:11:00Z" w16du:dateUtc="2026-02-25T20:11:00Z">
              <w:r w:rsidRPr="00E2164C" w:rsidDel="00964761">
                <w:rPr>
                  <w:rFonts w:ascii="Times New Roman" w:hAnsi="Times New Roman" w:cs="Times New Roman"/>
                  <w:sz w:val="16"/>
                  <w:szCs w:val="16"/>
                </w:rPr>
                <w:delText>6.28</w:delText>
              </w:r>
            </w:del>
          </w:p>
        </w:tc>
        <w:tc>
          <w:tcPr>
            <w:tcW w:w="0" w:type="auto"/>
            <w:noWrap/>
            <w:vAlign w:val="center"/>
            <w:hideMark/>
          </w:tcPr>
          <w:p w14:paraId="2A784FBA" w14:textId="6185AC71"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77" w:author="Acaru, Silviu" w:date="2026-02-25T21:11:00Z" w16du:dateUtc="2026-02-25T20:11:00Z"/>
                <w:rFonts w:ascii="Times New Roman" w:hAnsi="Times New Roman" w:cs="Times New Roman"/>
                <w:sz w:val="16"/>
                <w:szCs w:val="16"/>
              </w:rPr>
            </w:pPr>
            <w:del w:id="778" w:author="Acaru, Silviu" w:date="2026-02-25T21:11:00Z" w16du:dateUtc="2026-02-25T20:11:00Z">
              <w:r w:rsidRPr="00E2164C" w:rsidDel="00964761">
                <w:rPr>
                  <w:rFonts w:ascii="Times New Roman" w:hAnsi="Times New Roman" w:cs="Times New Roman"/>
                  <w:sz w:val="16"/>
                  <w:szCs w:val="16"/>
                </w:rPr>
                <w:delText>0.85</w:delText>
              </w:r>
            </w:del>
          </w:p>
        </w:tc>
        <w:tc>
          <w:tcPr>
            <w:tcW w:w="0" w:type="auto"/>
            <w:noWrap/>
            <w:vAlign w:val="center"/>
            <w:hideMark/>
          </w:tcPr>
          <w:p w14:paraId="649762AB" w14:textId="7A49C656"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79" w:author="Acaru, Silviu" w:date="2026-02-25T21:11:00Z" w16du:dateUtc="2026-02-25T20:11:00Z"/>
                <w:rFonts w:ascii="Times New Roman" w:hAnsi="Times New Roman" w:cs="Times New Roman"/>
                <w:sz w:val="16"/>
                <w:szCs w:val="16"/>
              </w:rPr>
            </w:pPr>
            <w:del w:id="780" w:author="Acaru, Silviu" w:date="2026-02-25T21:11:00Z" w16du:dateUtc="2026-02-25T20:11:00Z">
              <w:r w:rsidRPr="00E2164C" w:rsidDel="00964761">
                <w:rPr>
                  <w:rFonts w:ascii="Times New Roman" w:hAnsi="Times New Roman" w:cs="Times New Roman"/>
                  <w:sz w:val="16"/>
                  <w:szCs w:val="16"/>
                </w:rPr>
                <w:delText>111.25</w:delText>
              </w:r>
            </w:del>
          </w:p>
        </w:tc>
        <w:tc>
          <w:tcPr>
            <w:tcW w:w="0" w:type="auto"/>
            <w:noWrap/>
            <w:vAlign w:val="center"/>
            <w:hideMark/>
          </w:tcPr>
          <w:p w14:paraId="1EB11AA2" w14:textId="0023D63C"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81" w:author="Acaru, Silviu" w:date="2026-02-25T21:11:00Z" w16du:dateUtc="2026-02-25T20:11:00Z"/>
                <w:rFonts w:ascii="Times New Roman" w:hAnsi="Times New Roman" w:cs="Times New Roman"/>
                <w:sz w:val="16"/>
                <w:szCs w:val="16"/>
              </w:rPr>
            </w:pPr>
            <w:del w:id="782" w:author="Acaru, Silviu" w:date="2026-02-25T21:11:00Z" w16du:dateUtc="2026-02-25T20:11:00Z">
              <w:r w:rsidRPr="00E2164C" w:rsidDel="00964761">
                <w:rPr>
                  <w:rFonts w:ascii="Times New Roman" w:hAnsi="Times New Roman" w:cs="Times New Roman"/>
                  <w:sz w:val="16"/>
                  <w:szCs w:val="16"/>
                </w:rPr>
                <w:delText>6.66</w:delText>
              </w:r>
            </w:del>
          </w:p>
        </w:tc>
        <w:tc>
          <w:tcPr>
            <w:tcW w:w="0" w:type="auto"/>
            <w:vAlign w:val="center"/>
          </w:tcPr>
          <w:p w14:paraId="58B1147F" w14:textId="64BEA958" w:rsidR="00E2164C" w:rsidRPr="00E2164C" w:rsidDel="00964761" w:rsidRDefault="00E2164C" w:rsidP="00E2164C">
            <w:pPr>
              <w:jc w:val="center"/>
              <w:cnfStyle w:val="000000100000" w:firstRow="0" w:lastRow="0" w:firstColumn="0" w:lastColumn="0" w:oddVBand="0" w:evenVBand="0" w:oddHBand="1" w:evenHBand="0" w:firstRowFirstColumn="0" w:firstRowLastColumn="0" w:lastRowFirstColumn="0" w:lastRowLastColumn="0"/>
              <w:rPr>
                <w:del w:id="783" w:author="Acaru, Silviu" w:date="2026-02-25T21:11:00Z" w16du:dateUtc="2026-02-25T20:11:00Z"/>
                <w:rFonts w:ascii="Times New Roman" w:hAnsi="Times New Roman" w:cs="Times New Roman"/>
                <w:sz w:val="16"/>
                <w:szCs w:val="16"/>
              </w:rPr>
            </w:pPr>
            <w:del w:id="784" w:author="Acaru, Silviu" w:date="2026-02-25T21:11:00Z" w16du:dateUtc="2026-02-25T20:11:00Z">
              <w:r w:rsidRPr="00E2164C" w:rsidDel="00964761">
                <w:rPr>
                  <w:rFonts w:ascii="Times New Roman" w:hAnsi="Times New Roman" w:cs="Times New Roman"/>
                  <w:sz w:val="16"/>
                  <w:szCs w:val="16"/>
                </w:rPr>
                <w:delText>0.38</w:delText>
              </w:r>
            </w:del>
          </w:p>
        </w:tc>
      </w:tr>
    </w:tbl>
    <w:p w14:paraId="1A2EA627" w14:textId="77777777" w:rsidR="001A6B86" w:rsidRDefault="001A6B86" w:rsidP="001A6B86">
      <w:pPr>
        <w:jc w:val="both"/>
        <w:rPr>
          <w:ins w:id="785" w:author="Acaru, Silviu" w:date="2026-02-25T21:11:00Z" w16du:dateUtc="2026-02-25T20:11:00Z"/>
          <w:rFonts w:ascii="Times New Roman" w:hAnsi="Times New Roman" w:cs="Times New Roman"/>
        </w:rPr>
      </w:pPr>
    </w:p>
    <w:tbl>
      <w:tblPr>
        <w:tblStyle w:val="PlainTable3"/>
        <w:tblW w:w="9001" w:type="dxa"/>
        <w:tblLook w:val="04A0" w:firstRow="1" w:lastRow="0" w:firstColumn="1" w:lastColumn="0" w:noHBand="0" w:noVBand="1"/>
      </w:tblPr>
      <w:tblGrid>
        <w:gridCol w:w="1961"/>
        <w:gridCol w:w="818"/>
        <w:gridCol w:w="685"/>
        <w:gridCol w:w="649"/>
        <w:gridCol w:w="855"/>
        <w:gridCol w:w="855"/>
        <w:gridCol w:w="855"/>
        <w:gridCol w:w="819"/>
        <w:gridCol w:w="752"/>
        <w:gridCol w:w="752"/>
      </w:tblGrid>
      <w:tr w:rsidR="00964761" w:rsidRPr="001A2E09" w14:paraId="3101477B" w14:textId="77777777" w:rsidTr="008C04A9">
        <w:trPr>
          <w:cnfStyle w:val="100000000000" w:firstRow="1" w:lastRow="0" w:firstColumn="0" w:lastColumn="0" w:oddVBand="0" w:evenVBand="0" w:oddHBand="0" w:evenHBand="0" w:firstRowFirstColumn="0" w:firstRowLastColumn="0" w:lastRowFirstColumn="0" w:lastRowLastColumn="0"/>
          <w:trHeight w:val="249"/>
          <w:ins w:id="786" w:author="Acaru, Silviu" w:date="2026-02-25T21:11:00Z"/>
        </w:trPr>
        <w:tc>
          <w:tcPr>
            <w:cnfStyle w:val="001000000100" w:firstRow="0" w:lastRow="0" w:firstColumn="1" w:lastColumn="0" w:oddVBand="0" w:evenVBand="0" w:oddHBand="0" w:evenHBand="0" w:firstRowFirstColumn="1" w:firstRowLastColumn="0" w:lastRowFirstColumn="0" w:lastRowLastColumn="0"/>
            <w:tcW w:w="0" w:type="auto"/>
            <w:vMerge w:val="restart"/>
            <w:noWrap/>
          </w:tcPr>
          <w:p w14:paraId="426FC7D9" w14:textId="77777777" w:rsidR="00964761" w:rsidRPr="001A2E09" w:rsidRDefault="00964761" w:rsidP="008C04A9">
            <w:pPr>
              <w:jc w:val="center"/>
              <w:rPr>
                <w:ins w:id="787" w:author="Acaru, Silviu" w:date="2026-02-25T21:11:00Z" w16du:dateUtc="2026-02-25T20:11:00Z"/>
                <w:rFonts w:ascii="Times New Roman" w:eastAsia="Times New Roman" w:hAnsi="Times New Roman" w:cs="Times New Roman"/>
                <w:b w:val="0"/>
                <w:bCs w:val="0"/>
                <w:color w:val="020817"/>
                <w:spacing w:val="6"/>
                <w:sz w:val="16"/>
                <w:szCs w:val="16"/>
                <w:lang w:val="en-NL"/>
              </w:rPr>
            </w:pPr>
            <w:ins w:id="788" w:author="Acaru, Silviu" w:date="2026-02-25T21:11:00Z" w16du:dateUtc="2026-02-25T20:11:00Z">
              <w:r w:rsidRPr="001A2E09">
                <w:rPr>
                  <w:rFonts w:ascii="Times New Roman" w:eastAsia="Times New Roman" w:hAnsi="Times New Roman" w:cs="Times New Roman"/>
                  <w:b w:val="0"/>
                  <w:bCs w:val="0"/>
                  <w:color w:val="020817"/>
                  <w:spacing w:val="6"/>
                  <w:sz w:val="16"/>
                  <w:szCs w:val="16"/>
                  <w:lang w:val="en-NL"/>
                </w:rPr>
                <w:t>Model</w:t>
              </w:r>
            </w:ins>
          </w:p>
        </w:tc>
        <w:tc>
          <w:tcPr>
            <w:tcW w:w="0" w:type="auto"/>
            <w:gridSpan w:val="3"/>
            <w:noWrap/>
          </w:tcPr>
          <w:p w14:paraId="5552A21A"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ins w:id="789" w:author="Acaru, Silviu" w:date="2026-02-25T21:11:00Z" w16du:dateUtc="2026-02-25T20:11:00Z"/>
                <w:rFonts w:ascii="Times New Roman" w:eastAsia="Times New Roman" w:hAnsi="Times New Roman" w:cs="Times New Roman"/>
                <w:b w:val="0"/>
                <w:bCs w:val="0"/>
                <w:color w:val="020817"/>
                <w:spacing w:val="6"/>
                <w:sz w:val="16"/>
                <w:szCs w:val="16"/>
                <w:lang w:val="en-NL"/>
              </w:rPr>
            </w:pPr>
            <w:ins w:id="790" w:author="Acaru, Silviu" w:date="2026-02-25T21:11:00Z" w16du:dateUtc="2026-02-25T20:11:00Z">
              <w:r w:rsidRPr="001A2E09">
                <w:rPr>
                  <w:rFonts w:ascii="Times New Roman" w:eastAsia="Times New Roman" w:hAnsi="Times New Roman" w:cs="Times New Roman"/>
                  <w:color w:val="020817"/>
                  <w:spacing w:val="6"/>
                  <w:sz w:val="16"/>
                  <w:szCs w:val="16"/>
                  <w:lang w:val="en-NL"/>
                </w:rPr>
                <w:t>R²</w:t>
              </w:r>
            </w:ins>
          </w:p>
        </w:tc>
        <w:tc>
          <w:tcPr>
            <w:tcW w:w="0" w:type="auto"/>
            <w:gridSpan w:val="3"/>
            <w:noWrap/>
          </w:tcPr>
          <w:p w14:paraId="5E21AA37"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ins w:id="791" w:author="Acaru, Silviu" w:date="2026-02-25T21:11:00Z" w16du:dateUtc="2026-02-25T20:11:00Z"/>
                <w:rFonts w:ascii="Times New Roman" w:eastAsia="Times New Roman" w:hAnsi="Times New Roman" w:cs="Times New Roman"/>
                <w:b w:val="0"/>
                <w:bCs w:val="0"/>
                <w:color w:val="020817"/>
                <w:spacing w:val="6"/>
                <w:sz w:val="16"/>
                <w:szCs w:val="16"/>
                <w:lang w:val="en-NL"/>
              </w:rPr>
            </w:pPr>
            <w:ins w:id="792" w:author="Acaru, Silviu" w:date="2026-02-25T21:11:00Z" w16du:dateUtc="2026-02-25T20:11:00Z">
              <w:r w:rsidRPr="001A2E09">
                <w:rPr>
                  <w:rFonts w:ascii="Times New Roman" w:eastAsia="Times New Roman" w:hAnsi="Times New Roman" w:cs="Times New Roman"/>
                  <w:color w:val="020817"/>
                  <w:spacing w:val="6"/>
                  <w:sz w:val="16"/>
                  <w:szCs w:val="16"/>
                  <w:lang w:val="en-NL"/>
                </w:rPr>
                <w:t>MSE</w:t>
              </w:r>
            </w:ins>
          </w:p>
        </w:tc>
        <w:tc>
          <w:tcPr>
            <w:tcW w:w="0" w:type="auto"/>
            <w:gridSpan w:val="3"/>
            <w:noWrap/>
          </w:tcPr>
          <w:p w14:paraId="4C8BF9F7"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ins w:id="793" w:author="Acaru, Silviu" w:date="2026-02-25T21:11:00Z" w16du:dateUtc="2026-02-25T20:11:00Z"/>
                <w:rFonts w:ascii="Times New Roman" w:eastAsia="Times New Roman" w:hAnsi="Times New Roman" w:cs="Times New Roman"/>
                <w:b w:val="0"/>
                <w:bCs w:val="0"/>
                <w:color w:val="020817"/>
                <w:spacing w:val="6"/>
                <w:sz w:val="16"/>
                <w:szCs w:val="16"/>
                <w:lang w:val="en-NL"/>
              </w:rPr>
            </w:pPr>
            <w:ins w:id="794" w:author="Acaru, Silviu" w:date="2026-02-25T21:11:00Z" w16du:dateUtc="2026-02-25T20:11:00Z">
              <w:r w:rsidRPr="001A2E09">
                <w:rPr>
                  <w:rFonts w:ascii="Times New Roman" w:eastAsia="Times New Roman" w:hAnsi="Times New Roman" w:cs="Times New Roman"/>
                  <w:color w:val="020817"/>
                  <w:spacing w:val="6"/>
                  <w:sz w:val="16"/>
                  <w:szCs w:val="16"/>
                  <w:lang w:val="en-NL"/>
                </w:rPr>
                <w:t>MAE</w:t>
              </w:r>
            </w:ins>
          </w:p>
        </w:tc>
      </w:tr>
      <w:tr w:rsidR="00964761" w:rsidRPr="001A2E09" w14:paraId="7E0F757E" w14:textId="77777777" w:rsidTr="008C04A9">
        <w:trPr>
          <w:cnfStyle w:val="000000100000" w:firstRow="0" w:lastRow="0" w:firstColumn="0" w:lastColumn="0" w:oddVBand="0" w:evenVBand="0" w:oddHBand="1" w:evenHBand="0" w:firstRowFirstColumn="0" w:firstRowLastColumn="0" w:lastRowFirstColumn="0" w:lastRowLastColumn="0"/>
          <w:trHeight w:val="193"/>
          <w:ins w:id="795"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vMerge/>
            <w:noWrap/>
            <w:hideMark/>
          </w:tcPr>
          <w:p w14:paraId="19200FDB" w14:textId="77777777" w:rsidR="00964761" w:rsidRPr="001A2E09" w:rsidRDefault="00964761" w:rsidP="008C04A9">
            <w:pPr>
              <w:jc w:val="center"/>
              <w:rPr>
                <w:ins w:id="796" w:author="Acaru, Silviu" w:date="2026-02-25T21:11:00Z" w16du:dateUtc="2026-02-25T20:11:00Z"/>
                <w:rFonts w:ascii="Times New Roman" w:eastAsia="Times New Roman" w:hAnsi="Times New Roman" w:cs="Times New Roman"/>
                <w:color w:val="020817"/>
                <w:spacing w:val="6"/>
                <w:sz w:val="16"/>
                <w:szCs w:val="16"/>
                <w:lang w:val="en-NL"/>
              </w:rPr>
            </w:pPr>
          </w:p>
        </w:tc>
        <w:tc>
          <w:tcPr>
            <w:tcW w:w="0" w:type="auto"/>
            <w:noWrap/>
            <w:hideMark/>
          </w:tcPr>
          <w:p w14:paraId="7E0CF3A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797" w:author="Acaru, Silviu" w:date="2026-02-25T21:11:00Z" w16du:dateUtc="2026-02-25T20:11:00Z"/>
                <w:rFonts w:ascii="Times New Roman" w:eastAsia="Times New Roman" w:hAnsi="Times New Roman" w:cs="Times New Roman"/>
                <w:b/>
                <w:bCs/>
                <w:caps/>
                <w:color w:val="020817"/>
                <w:spacing w:val="6"/>
                <w:sz w:val="16"/>
                <w:szCs w:val="16"/>
                <w:lang w:val="en-NL"/>
              </w:rPr>
            </w:pPr>
            <w:ins w:id="798"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Train</w:t>
              </w:r>
            </w:ins>
          </w:p>
        </w:tc>
        <w:tc>
          <w:tcPr>
            <w:tcW w:w="0" w:type="auto"/>
          </w:tcPr>
          <w:p w14:paraId="51ED8A7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799" w:author="Acaru, Silviu" w:date="2026-02-25T21:11:00Z" w16du:dateUtc="2026-02-25T20:11:00Z"/>
                <w:rFonts w:ascii="Times New Roman" w:eastAsia="Times New Roman" w:hAnsi="Times New Roman" w:cs="Times New Roman"/>
                <w:b/>
                <w:bCs/>
                <w:color w:val="020817"/>
                <w:spacing w:val="6"/>
                <w:sz w:val="16"/>
                <w:szCs w:val="16"/>
                <w:lang w:val="en-NL"/>
              </w:rPr>
            </w:pPr>
            <w:ins w:id="800"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Test</w:t>
              </w:r>
            </w:ins>
          </w:p>
        </w:tc>
        <w:tc>
          <w:tcPr>
            <w:tcW w:w="0" w:type="auto"/>
          </w:tcPr>
          <w:p w14:paraId="20E4F349"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01" w:author="Acaru, Silviu" w:date="2026-02-25T21:11:00Z" w16du:dateUtc="2026-02-25T20:11:00Z"/>
                <w:rFonts w:ascii="Times New Roman" w:eastAsia="Times New Roman" w:hAnsi="Times New Roman" w:cs="Times New Roman"/>
                <w:b/>
                <w:bCs/>
                <w:color w:val="020817"/>
                <w:spacing w:val="6"/>
                <w:sz w:val="16"/>
                <w:szCs w:val="16"/>
                <w:lang w:val="en-NL"/>
              </w:rPr>
            </w:pPr>
            <w:ins w:id="802"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Val</w:t>
              </w:r>
            </w:ins>
          </w:p>
        </w:tc>
        <w:tc>
          <w:tcPr>
            <w:tcW w:w="0" w:type="auto"/>
            <w:noWrap/>
            <w:hideMark/>
          </w:tcPr>
          <w:p w14:paraId="0A55F00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03" w:author="Acaru, Silviu" w:date="2026-02-25T21:11:00Z" w16du:dateUtc="2026-02-25T20:11:00Z"/>
                <w:rFonts w:ascii="Times New Roman" w:eastAsia="Times New Roman" w:hAnsi="Times New Roman" w:cs="Times New Roman"/>
                <w:b/>
                <w:bCs/>
                <w:caps/>
                <w:color w:val="020817"/>
                <w:spacing w:val="6"/>
                <w:sz w:val="16"/>
                <w:szCs w:val="16"/>
                <w:lang w:val="en-NL"/>
              </w:rPr>
            </w:pPr>
            <w:ins w:id="804"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Train</w:t>
              </w:r>
            </w:ins>
          </w:p>
        </w:tc>
        <w:tc>
          <w:tcPr>
            <w:tcW w:w="0" w:type="auto"/>
          </w:tcPr>
          <w:p w14:paraId="1DE5A1A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05" w:author="Acaru, Silviu" w:date="2026-02-25T21:11:00Z" w16du:dateUtc="2026-02-25T20:11:00Z"/>
                <w:rFonts w:ascii="Times New Roman" w:eastAsia="Times New Roman" w:hAnsi="Times New Roman" w:cs="Times New Roman"/>
                <w:b/>
                <w:bCs/>
                <w:color w:val="020817"/>
                <w:spacing w:val="6"/>
                <w:sz w:val="16"/>
                <w:szCs w:val="16"/>
                <w:lang w:val="en-NL"/>
              </w:rPr>
            </w:pPr>
            <w:ins w:id="806"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Test</w:t>
              </w:r>
            </w:ins>
          </w:p>
        </w:tc>
        <w:tc>
          <w:tcPr>
            <w:tcW w:w="0" w:type="auto"/>
          </w:tcPr>
          <w:p w14:paraId="0D7708C4"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07" w:author="Acaru, Silviu" w:date="2026-02-25T21:11:00Z" w16du:dateUtc="2026-02-25T20:11:00Z"/>
                <w:rFonts w:ascii="Times New Roman" w:eastAsia="Times New Roman" w:hAnsi="Times New Roman" w:cs="Times New Roman"/>
                <w:b/>
                <w:bCs/>
                <w:color w:val="020817"/>
                <w:spacing w:val="6"/>
                <w:sz w:val="16"/>
                <w:szCs w:val="16"/>
                <w:lang w:val="en-NL"/>
              </w:rPr>
            </w:pPr>
            <w:ins w:id="808"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Val</w:t>
              </w:r>
            </w:ins>
          </w:p>
        </w:tc>
        <w:tc>
          <w:tcPr>
            <w:tcW w:w="0" w:type="auto"/>
            <w:noWrap/>
            <w:hideMark/>
          </w:tcPr>
          <w:p w14:paraId="2A98082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09" w:author="Acaru, Silviu" w:date="2026-02-25T21:11:00Z" w16du:dateUtc="2026-02-25T20:11:00Z"/>
                <w:rFonts w:ascii="Times New Roman" w:eastAsia="Times New Roman" w:hAnsi="Times New Roman" w:cs="Times New Roman"/>
                <w:b/>
                <w:bCs/>
                <w:caps/>
                <w:color w:val="020817"/>
                <w:spacing w:val="6"/>
                <w:sz w:val="16"/>
                <w:szCs w:val="16"/>
                <w:lang w:val="en-NL"/>
              </w:rPr>
            </w:pPr>
            <w:ins w:id="810"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Train</w:t>
              </w:r>
            </w:ins>
          </w:p>
        </w:tc>
        <w:tc>
          <w:tcPr>
            <w:tcW w:w="0" w:type="auto"/>
            <w:noWrap/>
            <w:hideMark/>
          </w:tcPr>
          <w:p w14:paraId="257E1F9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11" w:author="Acaru, Silviu" w:date="2026-02-25T21:11:00Z" w16du:dateUtc="2026-02-25T20:11:00Z"/>
                <w:rFonts w:ascii="Times New Roman" w:eastAsia="Times New Roman" w:hAnsi="Times New Roman" w:cs="Times New Roman"/>
                <w:b/>
                <w:bCs/>
                <w:caps/>
                <w:color w:val="020817"/>
                <w:spacing w:val="6"/>
                <w:sz w:val="16"/>
                <w:szCs w:val="16"/>
                <w:lang w:val="en-NL"/>
              </w:rPr>
            </w:pPr>
            <w:ins w:id="812"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Val</w:t>
              </w:r>
            </w:ins>
          </w:p>
        </w:tc>
        <w:tc>
          <w:tcPr>
            <w:tcW w:w="0" w:type="auto"/>
            <w:noWrap/>
            <w:hideMark/>
          </w:tcPr>
          <w:p w14:paraId="728F49C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13" w:author="Acaru, Silviu" w:date="2026-02-25T21:11:00Z" w16du:dateUtc="2026-02-25T20:11:00Z"/>
                <w:rFonts w:ascii="Times New Roman" w:eastAsia="Times New Roman" w:hAnsi="Times New Roman" w:cs="Times New Roman"/>
                <w:b/>
                <w:bCs/>
                <w:caps/>
                <w:color w:val="020817"/>
                <w:spacing w:val="6"/>
                <w:sz w:val="16"/>
                <w:szCs w:val="16"/>
                <w:lang w:val="en-NL"/>
              </w:rPr>
            </w:pPr>
            <w:ins w:id="814" w:author="Acaru, Silviu" w:date="2026-02-25T21:11:00Z" w16du:dateUtc="2026-02-25T20:11:00Z">
              <w:r w:rsidRPr="001A2E09">
                <w:rPr>
                  <w:rFonts w:ascii="Times New Roman" w:eastAsia="Times New Roman" w:hAnsi="Times New Roman" w:cs="Times New Roman"/>
                  <w:b/>
                  <w:bCs/>
                  <w:color w:val="020817"/>
                  <w:spacing w:val="6"/>
                  <w:sz w:val="16"/>
                  <w:szCs w:val="16"/>
                  <w:lang w:val="en-NL"/>
                </w:rPr>
                <w:t>Test</w:t>
              </w:r>
            </w:ins>
          </w:p>
        </w:tc>
      </w:tr>
      <w:tr w:rsidR="00964761" w:rsidRPr="001A2E09" w14:paraId="20F2169A" w14:textId="77777777" w:rsidTr="008C04A9">
        <w:trPr>
          <w:trHeight w:val="261"/>
          <w:ins w:id="815"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hideMark/>
          </w:tcPr>
          <w:p w14:paraId="321B672C" w14:textId="15A0F5B7" w:rsidR="00964761" w:rsidRPr="001A2E09" w:rsidRDefault="00964761" w:rsidP="008C04A9">
            <w:pPr>
              <w:jc w:val="center"/>
              <w:rPr>
                <w:ins w:id="816" w:author="Acaru, Silviu" w:date="2026-02-25T21:11:00Z" w16du:dateUtc="2026-02-25T20:11:00Z"/>
                <w:rFonts w:ascii="Times New Roman" w:eastAsia="Times New Roman" w:hAnsi="Times New Roman" w:cs="Times New Roman"/>
                <w:color w:val="020817"/>
                <w:sz w:val="16"/>
                <w:szCs w:val="16"/>
                <w:lang w:val="en-NL"/>
              </w:rPr>
            </w:pPr>
            <w:ins w:id="817" w:author="Acaru, Silviu" w:date="2026-02-25T21:11:00Z" w16du:dateUtc="2026-02-25T20:11:00Z">
              <w:r w:rsidRPr="001A2E09">
                <w:rPr>
                  <w:rFonts w:ascii="Times New Roman" w:eastAsia="Times New Roman" w:hAnsi="Times New Roman" w:cs="Times New Roman"/>
                  <w:caps w:val="0"/>
                  <w:color w:val="020817"/>
                  <w:sz w:val="16"/>
                  <w:szCs w:val="16"/>
                  <w:bdr w:val="single" w:sz="2" w:space="0" w:color="E2E8F0" w:frame="1"/>
                  <w:lang w:val="en-NL"/>
                </w:rPr>
                <w:t>G</w:t>
              </w:r>
              <w:r>
                <w:rPr>
                  <w:rFonts w:ascii="Times New Roman" w:eastAsia="Times New Roman" w:hAnsi="Times New Roman" w:cs="Times New Roman"/>
                  <w:caps w:val="0"/>
                  <w:color w:val="020817"/>
                  <w:sz w:val="16"/>
                  <w:szCs w:val="16"/>
                  <w:bdr w:val="single" w:sz="2" w:space="0" w:color="E2E8F0" w:frame="1"/>
                  <w:lang w:val="en-NL"/>
                </w:rPr>
                <w:t>BR</w:t>
              </w:r>
            </w:ins>
          </w:p>
        </w:tc>
        <w:tc>
          <w:tcPr>
            <w:tcW w:w="0" w:type="auto"/>
            <w:hideMark/>
          </w:tcPr>
          <w:p w14:paraId="6051DB53" w14:textId="5904CCB6"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18" w:author="Acaru, Silviu" w:date="2026-02-25T21:11:00Z" w16du:dateUtc="2026-02-25T20:11:00Z"/>
                <w:rFonts w:ascii="Times New Roman" w:eastAsia="Times New Roman" w:hAnsi="Times New Roman" w:cs="Times New Roman"/>
                <w:color w:val="020817"/>
                <w:sz w:val="16"/>
                <w:szCs w:val="16"/>
                <w:lang w:val="en-NL"/>
              </w:rPr>
            </w:pPr>
            <w:ins w:id="819" w:author="Acaru, Silviu" w:date="2026-02-25T21:11:00Z" w16du:dateUtc="2026-02-25T20:11:00Z">
              <w:r>
                <w:rPr>
                  <w:rFonts w:ascii="Times New Roman" w:eastAsia="Times New Roman" w:hAnsi="Times New Roman" w:cs="Times New Roman"/>
                  <w:color w:val="020817"/>
                  <w:sz w:val="16"/>
                  <w:szCs w:val="16"/>
                  <w:lang w:val="en-NL"/>
                </w:rPr>
                <w:t>0.81</w:t>
              </w:r>
            </w:ins>
          </w:p>
        </w:tc>
        <w:tc>
          <w:tcPr>
            <w:tcW w:w="0" w:type="auto"/>
          </w:tcPr>
          <w:p w14:paraId="3F57DEE9" w14:textId="55E7734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20"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821" w:author="Acaru, Silviu" w:date="2026-02-25T21:11:00Z" w16du:dateUtc="2026-02-25T20:11:00Z">
              <w:r>
                <w:rPr>
                  <w:rFonts w:ascii="Times New Roman" w:eastAsia="Times New Roman" w:hAnsi="Times New Roman" w:cs="Times New Roman"/>
                  <w:color w:val="020817"/>
                  <w:sz w:val="16"/>
                  <w:szCs w:val="16"/>
                  <w:bdr w:val="single" w:sz="2" w:space="0" w:color="E2E8F0" w:frame="1"/>
                  <w:lang w:val="en-NL"/>
                </w:rPr>
                <w:t>0.53</w:t>
              </w:r>
            </w:ins>
          </w:p>
        </w:tc>
        <w:tc>
          <w:tcPr>
            <w:tcW w:w="0" w:type="auto"/>
          </w:tcPr>
          <w:p w14:paraId="290F6FBB" w14:textId="6BF3A2C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22"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823"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0.4</w:t>
              </w:r>
            </w:ins>
            <w:ins w:id="824" w:author="Acaru, Silviu" w:date="2026-02-25T21:12:00Z" w16du:dateUtc="2026-02-25T20:12:00Z">
              <w:r>
                <w:rPr>
                  <w:rFonts w:ascii="Times New Roman" w:eastAsia="Times New Roman" w:hAnsi="Times New Roman" w:cs="Times New Roman"/>
                  <w:color w:val="020817"/>
                  <w:sz w:val="16"/>
                  <w:szCs w:val="16"/>
                  <w:bdr w:val="single" w:sz="2" w:space="0" w:color="E2E8F0" w:frame="1"/>
                  <w:lang w:val="en-NL"/>
                </w:rPr>
                <w:t>5</w:t>
              </w:r>
            </w:ins>
          </w:p>
        </w:tc>
        <w:tc>
          <w:tcPr>
            <w:tcW w:w="0" w:type="auto"/>
            <w:hideMark/>
          </w:tcPr>
          <w:p w14:paraId="503E1FA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25" w:author="Acaru, Silviu" w:date="2026-02-25T21:11:00Z" w16du:dateUtc="2026-02-25T20:11:00Z"/>
                <w:rFonts w:ascii="Times New Roman" w:eastAsia="Times New Roman" w:hAnsi="Times New Roman" w:cs="Times New Roman"/>
                <w:color w:val="020817"/>
                <w:sz w:val="16"/>
                <w:szCs w:val="16"/>
                <w:lang w:val="en-NL"/>
              </w:rPr>
            </w:pPr>
            <w:ins w:id="826"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134.18</w:t>
              </w:r>
            </w:ins>
          </w:p>
        </w:tc>
        <w:tc>
          <w:tcPr>
            <w:tcW w:w="0" w:type="auto"/>
          </w:tcPr>
          <w:p w14:paraId="7A51A89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27"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828"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348.84</w:t>
              </w:r>
            </w:ins>
          </w:p>
        </w:tc>
        <w:tc>
          <w:tcPr>
            <w:tcW w:w="0" w:type="auto"/>
          </w:tcPr>
          <w:p w14:paraId="29BD1E38"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29"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830"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429.07</w:t>
              </w:r>
            </w:ins>
          </w:p>
        </w:tc>
        <w:tc>
          <w:tcPr>
            <w:tcW w:w="0" w:type="auto"/>
            <w:hideMark/>
          </w:tcPr>
          <w:p w14:paraId="573D05E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31" w:author="Acaru, Silviu" w:date="2026-02-25T21:11:00Z" w16du:dateUtc="2026-02-25T20:11:00Z"/>
                <w:rFonts w:ascii="Times New Roman" w:eastAsia="Times New Roman" w:hAnsi="Times New Roman" w:cs="Times New Roman"/>
                <w:color w:val="020817"/>
                <w:sz w:val="16"/>
                <w:szCs w:val="16"/>
                <w:lang w:val="en-NL"/>
              </w:rPr>
            </w:pPr>
            <w:ins w:id="832"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10.00</w:t>
              </w:r>
            </w:ins>
          </w:p>
        </w:tc>
        <w:tc>
          <w:tcPr>
            <w:tcW w:w="0" w:type="auto"/>
            <w:hideMark/>
          </w:tcPr>
          <w:p w14:paraId="5B18A4FE"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33" w:author="Acaru, Silviu" w:date="2026-02-25T21:11:00Z" w16du:dateUtc="2026-02-25T20:11:00Z"/>
                <w:rFonts w:ascii="Times New Roman" w:eastAsia="Times New Roman" w:hAnsi="Times New Roman" w:cs="Times New Roman"/>
                <w:color w:val="020817"/>
                <w:sz w:val="16"/>
                <w:szCs w:val="16"/>
                <w:lang w:val="en-NL"/>
              </w:rPr>
            </w:pPr>
            <w:ins w:id="834"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15.99</w:t>
              </w:r>
            </w:ins>
          </w:p>
        </w:tc>
        <w:tc>
          <w:tcPr>
            <w:tcW w:w="0" w:type="auto"/>
            <w:hideMark/>
          </w:tcPr>
          <w:p w14:paraId="5B7E8CF2"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35" w:author="Acaru, Silviu" w:date="2026-02-25T21:11:00Z" w16du:dateUtc="2026-02-25T20:11:00Z"/>
                <w:rFonts w:ascii="Times New Roman" w:eastAsia="Times New Roman" w:hAnsi="Times New Roman" w:cs="Times New Roman"/>
                <w:color w:val="020817"/>
                <w:sz w:val="16"/>
                <w:szCs w:val="16"/>
                <w:lang w:val="en-NL"/>
              </w:rPr>
            </w:pPr>
            <w:ins w:id="836"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15.26</w:t>
              </w:r>
            </w:ins>
          </w:p>
        </w:tc>
      </w:tr>
      <w:tr w:rsidR="00964761" w:rsidRPr="001A2E09" w14:paraId="539719C9" w14:textId="77777777" w:rsidTr="008C04A9">
        <w:trPr>
          <w:cnfStyle w:val="000000100000" w:firstRow="0" w:lastRow="0" w:firstColumn="0" w:lastColumn="0" w:oddVBand="0" w:evenVBand="0" w:oddHBand="1" w:evenHBand="0" w:firstRowFirstColumn="0" w:firstRowLastColumn="0" w:lastRowFirstColumn="0" w:lastRowLastColumn="0"/>
          <w:trHeight w:val="261"/>
          <w:ins w:id="837"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hideMark/>
          </w:tcPr>
          <w:p w14:paraId="0259E100" w14:textId="5FA24E01" w:rsidR="00964761" w:rsidRPr="001A2E09" w:rsidRDefault="00964761" w:rsidP="008C04A9">
            <w:pPr>
              <w:jc w:val="center"/>
              <w:rPr>
                <w:ins w:id="838" w:author="Acaru, Silviu" w:date="2026-02-25T21:11:00Z" w16du:dateUtc="2026-02-25T20:11:00Z"/>
                <w:rFonts w:ascii="Times New Roman" w:eastAsia="Times New Roman" w:hAnsi="Times New Roman" w:cs="Times New Roman"/>
                <w:color w:val="020817"/>
                <w:sz w:val="16"/>
                <w:szCs w:val="16"/>
                <w:lang w:val="en-NL"/>
              </w:rPr>
            </w:pPr>
            <w:ins w:id="839" w:author="Acaru, Silviu" w:date="2026-02-25T21:11:00Z" w16du:dateUtc="2026-02-25T20:11:00Z">
              <w:r>
                <w:rPr>
                  <w:rFonts w:ascii="Times New Roman" w:eastAsia="Times New Roman" w:hAnsi="Times New Roman" w:cs="Times New Roman"/>
                  <w:caps w:val="0"/>
                  <w:color w:val="020817"/>
                  <w:sz w:val="16"/>
                  <w:szCs w:val="16"/>
                  <w:bdr w:val="single" w:sz="2" w:space="0" w:color="E2E8F0" w:frame="1"/>
                  <w:lang w:val="en-NL"/>
                </w:rPr>
                <w:t>RF</w:t>
              </w:r>
            </w:ins>
          </w:p>
        </w:tc>
        <w:tc>
          <w:tcPr>
            <w:tcW w:w="0" w:type="auto"/>
            <w:hideMark/>
          </w:tcPr>
          <w:p w14:paraId="4D196250" w14:textId="576CB9B1"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40" w:author="Acaru, Silviu" w:date="2026-02-25T21:11:00Z" w16du:dateUtc="2026-02-25T20:11:00Z"/>
                <w:rFonts w:ascii="Times New Roman" w:eastAsia="Times New Roman" w:hAnsi="Times New Roman" w:cs="Times New Roman"/>
                <w:color w:val="020817"/>
                <w:sz w:val="16"/>
                <w:szCs w:val="16"/>
                <w:lang w:val="en-NL"/>
              </w:rPr>
            </w:pPr>
            <w:ins w:id="841" w:author="Acaru, Silviu" w:date="2026-02-25T21:11:00Z" w16du:dateUtc="2026-02-25T20:11:00Z">
              <w:r w:rsidRPr="001A2E09">
                <w:rPr>
                  <w:rFonts w:ascii="Times New Roman" w:eastAsia="Times New Roman" w:hAnsi="Times New Roman" w:cs="Times New Roman"/>
                  <w:color w:val="020817"/>
                  <w:sz w:val="16"/>
                  <w:szCs w:val="16"/>
                  <w:lang w:val="en-NL"/>
                </w:rPr>
                <w:t>0.7</w:t>
              </w:r>
              <w:r>
                <w:rPr>
                  <w:rFonts w:ascii="Times New Roman" w:eastAsia="Times New Roman" w:hAnsi="Times New Roman" w:cs="Times New Roman"/>
                  <w:color w:val="020817"/>
                  <w:sz w:val="16"/>
                  <w:szCs w:val="16"/>
                  <w:lang w:val="en-NL"/>
                </w:rPr>
                <w:t>4</w:t>
              </w:r>
            </w:ins>
          </w:p>
        </w:tc>
        <w:tc>
          <w:tcPr>
            <w:tcW w:w="0" w:type="auto"/>
          </w:tcPr>
          <w:p w14:paraId="61DD826F" w14:textId="1177C623"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42" w:author="Acaru, Silviu" w:date="2026-02-25T21:11:00Z" w16du:dateUtc="2026-02-25T20:11:00Z"/>
                <w:rFonts w:ascii="Times New Roman" w:eastAsia="Times New Roman" w:hAnsi="Times New Roman" w:cs="Times New Roman"/>
                <w:color w:val="020817"/>
                <w:sz w:val="16"/>
                <w:szCs w:val="16"/>
                <w:lang w:val="en-NL"/>
              </w:rPr>
            </w:pPr>
            <w:ins w:id="843" w:author="Acaru, Silviu" w:date="2026-02-25T21:11:00Z" w16du:dateUtc="2026-02-25T20:11:00Z">
              <w:r w:rsidRPr="001A2E09">
                <w:rPr>
                  <w:rFonts w:ascii="Times New Roman" w:eastAsia="Times New Roman" w:hAnsi="Times New Roman" w:cs="Times New Roman"/>
                  <w:color w:val="020817"/>
                  <w:sz w:val="16"/>
                  <w:szCs w:val="16"/>
                  <w:lang w:val="en-NL"/>
                </w:rPr>
                <w:t>0.51</w:t>
              </w:r>
            </w:ins>
          </w:p>
        </w:tc>
        <w:tc>
          <w:tcPr>
            <w:tcW w:w="0" w:type="auto"/>
          </w:tcPr>
          <w:p w14:paraId="09E1D856" w14:textId="7CEDAA95"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44" w:author="Acaru, Silviu" w:date="2026-02-25T21:11:00Z" w16du:dateUtc="2026-02-25T20:11:00Z"/>
                <w:rFonts w:ascii="Times New Roman" w:eastAsia="Times New Roman" w:hAnsi="Times New Roman" w:cs="Times New Roman"/>
                <w:color w:val="020817"/>
                <w:sz w:val="16"/>
                <w:szCs w:val="16"/>
                <w:lang w:val="en-NL"/>
              </w:rPr>
            </w:pPr>
            <w:ins w:id="845" w:author="Acaru, Silviu" w:date="2026-02-25T21:11:00Z" w16du:dateUtc="2026-02-25T20:11:00Z">
              <w:r w:rsidRPr="001A2E09">
                <w:rPr>
                  <w:rFonts w:ascii="Times New Roman" w:eastAsia="Times New Roman" w:hAnsi="Times New Roman" w:cs="Times New Roman"/>
                  <w:color w:val="020817"/>
                  <w:sz w:val="16"/>
                  <w:szCs w:val="16"/>
                  <w:lang w:val="en-NL"/>
                </w:rPr>
                <w:t>0.29</w:t>
              </w:r>
            </w:ins>
          </w:p>
        </w:tc>
        <w:tc>
          <w:tcPr>
            <w:tcW w:w="0" w:type="auto"/>
            <w:hideMark/>
          </w:tcPr>
          <w:p w14:paraId="3834FFF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46" w:author="Acaru, Silviu" w:date="2026-02-25T21:11:00Z" w16du:dateUtc="2026-02-25T20:11:00Z"/>
                <w:rFonts w:ascii="Times New Roman" w:eastAsia="Times New Roman" w:hAnsi="Times New Roman" w:cs="Times New Roman"/>
                <w:color w:val="020817"/>
                <w:sz w:val="16"/>
                <w:szCs w:val="16"/>
                <w:lang w:val="en-NL"/>
              </w:rPr>
            </w:pPr>
            <w:ins w:id="847" w:author="Acaru, Silviu" w:date="2026-02-25T21:11:00Z" w16du:dateUtc="2026-02-25T20:11:00Z">
              <w:r w:rsidRPr="001A2E09">
                <w:rPr>
                  <w:rFonts w:ascii="Times New Roman" w:eastAsia="Times New Roman" w:hAnsi="Times New Roman" w:cs="Times New Roman"/>
                  <w:color w:val="020817"/>
                  <w:sz w:val="16"/>
                  <w:szCs w:val="16"/>
                  <w:lang w:val="en-NL"/>
                </w:rPr>
                <w:t>189.89</w:t>
              </w:r>
            </w:ins>
          </w:p>
        </w:tc>
        <w:tc>
          <w:tcPr>
            <w:tcW w:w="0" w:type="auto"/>
          </w:tcPr>
          <w:p w14:paraId="644C33F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48" w:author="Acaru, Silviu" w:date="2026-02-25T21:11:00Z" w16du:dateUtc="2026-02-25T20:11:00Z"/>
                <w:rFonts w:ascii="Times New Roman" w:eastAsia="Times New Roman" w:hAnsi="Times New Roman" w:cs="Times New Roman"/>
                <w:color w:val="020817"/>
                <w:sz w:val="16"/>
                <w:szCs w:val="16"/>
                <w:lang w:val="en-NL"/>
              </w:rPr>
            </w:pPr>
            <w:ins w:id="849" w:author="Acaru, Silviu" w:date="2026-02-25T21:11:00Z" w16du:dateUtc="2026-02-25T20:11:00Z">
              <w:r w:rsidRPr="001A2E09">
                <w:rPr>
                  <w:rFonts w:ascii="Times New Roman" w:eastAsia="Times New Roman" w:hAnsi="Times New Roman" w:cs="Times New Roman"/>
                  <w:color w:val="020817"/>
                  <w:sz w:val="16"/>
                  <w:szCs w:val="16"/>
                  <w:lang w:val="en-NL"/>
                </w:rPr>
                <w:t>364.11</w:t>
              </w:r>
            </w:ins>
          </w:p>
        </w:tc>
        <w:tc>
          <w:tcPr>
            <w:tcW w:w="0" w:type="auto"/>
          </w:tcPr>
          <w:p w14:paraId="5A7376E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50" w:author="Acaru, Silviu" w:date="2026-02-25T21:11:00Z" w16du:dateUtc="2026-02-25T20:11:00Z"/>
                <w:rFonts w:ascii="Times New Roman" w:eastAsia="Times New Roman" w:hAnsi="Times New Roman" w:cs="Times New Roman"/>
                <w:color w:val="020817"/>
                <w:sz w:val="16"/>
                <w:szCs w:val="16"/>
                <w:lang w:val="en-NL"/>
              </w:rPr>
            </w:pPr>
            <w:ins w:id="851" w:author="Acaru, Silviu" w:date="2026-02-25T21:11:00Z" w16du:dateUtc="2026-02-25T20:11:00Z">
              <w:r w:rsidRPr="001A2E09">
                <w:rPr>
                  <w:rFonts w:ascii="Times New Roman" w:eastAsia="Times New Roman" w:hAnsi="Times New Roman" w:cs="Times New Roman"/>
                  <w:color w:val="020817"/>
                  <w:sz w:val="16"/>
                  <w:szCs w:val="16"/>
                  <w:lang w:val="en-NL"/>
                </w:rPr>
                <w:t>550.17</w:t>
              </w:r>
            </w:ins>
          </w:p>
        </w:tc>
        <w:tc>
          <w:tcPr>
            <w:tcW w:w="0" w:type="auto"/>
            <w:hideMark/>
          </w:tcPr>
          <w:p w14:paraId="1AA48D40"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52" w:author="Acaru, Silviu" w:date="2026-02-25T21:11:00Z" w16du:dateUtc="2026-02-25T20:11:00Z"/>
                <w:rFonts w:ascii="Times New Roman" w:eastAsia="Times New Roman" w:hAnsi="Times New Roman" w:cs="Times New Roman"/>
                <w:color w:val="020817"/>
                <w:sz w:val="16"/>
                <w:szCs w:val="16"/>
                <w:lang w:val="en-NL"/>
              </w:rPr>
            </w:pPr>
            <w:ins w:id="853" w:author="Acaru, Silviu" w:date="2026-02-25T21:11:00Z" w16du:dateUtc="2026-02-25T20:11:00Z">
              <w:r w:rsidRPr="001A2E09">
                <w:rPr>
                  <w:rFonts w:ascii="Times New Roman" w:eastAsia="Times New Roman" w:hAnsi="Times New Roman" w:cs="Times New Roman"/>
                  <w:color w:val="020817"/>
                  <w:sz w:val="16"/>
                  <w:szCs w:val="16"/>
                  <w:lang w:val="en-NL"/>
                </w:rPr>
                <w:t>9.78</w:t>
              </w:r>
            </w:ins>
          </w:p>
        </w:tc>
        <w:tc>
          <w:tcPr>
            <w:tcW w:w="0" w:type="auto"/>
            <w:hideMark/>
          </w:tcPr>
          <w:p w14:paraId="35CB9F3A"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54" w:author="Acaru, Silviu" w:date="2026-02-25T21:11:00Z" w16du:dateUtc="2026-02-25T20:11:00Z"/>
                <w:rFonts w:ascii="Times New Roman" w:eastAsia="Times New Roman" w:hAnsi="Times New Roman" w:cs="Times New Roman"/>
                <w:color w:val="020817"/>
                <w:sz w:val="16"/>
                <w:szCs w:val="16"/>
                <w:lang w:val="en-NL"/>
              </w:rPr>
            </w:pPr>
            <w:ins w:id="855" w:author="Acaru, Silviu" w:date="2026-02-25T21:11:00Z" w16du:dateUtc="2026-02-25T20:11:00Z">
              <w:r w:rsidRPr="001A2E09">
                <w:rPr>
                  <w:rFonts w:ascii="Times New Roman" w:eastAsia="Times New Roman" w:hAnsi="Times New Roman" w:cs="Times New Roman"/>
                  <w:color w:val="020817"/>
                  <w:sz w:val="16"/>
                  <w:szCs w:val="16"/>
                  <w:lang w:val="en-NL"/>
                </w:rPr>
                <w:t>17.58</w:t>
              </w:r>
            </w:ins>
          </w:p>
        </w:tc>
        <w:tc>
          <w:tcPr>
            <w:tcW w:w="0" w:type="auto"/>
            <w:hideMark/>
          </w:tcPr>
          <w:p w14:paraId="5FA838C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56" w:author="Acaru, Silviu" w:date="2026-02-25T21:11:00Z" w16du:dateUtc="2026-02-25T20:11:00Z"/>
                <w:rFonts w:ascii="Times New Roman" w:eastAsia="Times New Roman" w:hAnsi="Times New Roman" w:cs="Times New Roman"/>
                <w:color w:val="020817"/>
                <w:sz w:val="16"/>
                <w:szCs w:val="16"/>
                <w:lang w:val="en-NL"/>
              </w:rPr>
            </w:pPr>
            <w:ins w:id="857" w:author="Acaru, Silviu" w:date="2026-02-25T21:11:00Z" w16du:dateUtc="2026-02-25T20:11:00Z">
              <w:r w:rsidRPr="001A2E09">
                <w:rPr>
                  <w:rFonts w:ascii="Times New Roman" w:eastAsia="Times New Roman" w:hAnsi="Times New Roman" w:cs="Times New Roman"/>
                  <w:color w:val="020817"/>
                  <w:sz w:val="16"/>
                  <w:szCs w:val="16"/>
                  <w:lang w:val="en-NL"/>
                </w:rPr>
                <w:t>15.74</w:t>
              </w:r>
            </w:ins>
          </w:p>
        </w:tc>
      </w:tr>
      <w:tr w:rsidR="00964761" w:rsidRPr="001A2E09" w14:paraId="1B22BEE7" w14:textId="77777777" w:rsidTr="008C04A9">
        <w:trPr>
          <w:trHeight w:val="261"/>
          <w:ins w:id="858"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hideMark/>
          </w:tcPr>
          <w:p w14:paraId="66C518A5" w14:textId="77777777" w:rsidR="00964761" w:rsidRPr="001A2E09" w:rsidRDefault="00964761" w:rsidP="008C04A9">
            <w:pPr>
              <w:jc w:val="center"/>
              <w:rPr>
                <w:ins w:id="859" w:author="Acaru, Silviu" w:date="2026-02-25T21:11:00Z" w16du:dateUtc="2026-02-25T20:11:00Z"/>
                <w:rFonts w:ascii="Times New Roman" w:eastAsia="Times New Roman" w:hAnsi="Times New Roman" w:cs="Times New Roman"/>
                <w:color w:val="020817"/>
                <w:sz w:val="16"/>
                <w:szCs w:val="16"/>
                <w:lang w:val="en-NL"/>
              </w:rPr>
            </w:pPr>
            <w:ins w:id="860" w:author="Acaru, Silviu" w:date="2026-02-25T21:11:00Z" w16du:dateUtc="2026-02-25T20:11:00Z">
              <w:r w:rsidRPr="001A2E09">
                <w:rPr>
                  <w:rFonts w:ascii="Times New Roman" w:eastAsia="Times New Roman" w:hAnsi="Times New Roman" w:cs="Times New Roman"/>
                  <w:caps w:val="0"/>
                  <w:color w:val="020817"/>
                  <w:sz w:val="16"/>
                  <w:szCs w:val="16"/>
                  <w:bdr w:val="single" w:sz="2" w:space="0" w:color="E2E8F0" w:frame="1"/>
                  <w:lang w:val="en-NL"/>
                </w:rPr>
                <w:t>S</w:t>
              </w:r>
              <w:r>
                <w:rPr>
                  <w:rFonts w:ascii="Times New Roman" w:eastAsia="Times New Roman" w:hAnsi="Times New Roman" w:cs="Times New Roman"/>
                  <w:caps w:val="0"/>
                  <w:color w:val="020817"/>
                  <w:sz w:val="16"/>
                  <w:szCs w:val="16"/>
                  <w:bdr w:val="single" w:sz="2" w:space="0" w:color="E2E8F0" w:frame="1"/>
                  <w:lang w:val="en-NL"/>
                </w:rPr>
                <w:t>VR</w:t>
              </w:r>
            </w:ins>
          </w:p>
        </w:tc>
        <w:tc>
          <w:tcPr>
            <w:tcW w:w="0" w:type="auto"/>
            <w:hideMark/>
          </w:tcPr>
          <w:p w14:paraId="324F6FF9" w14:textId="38DC915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61" w:author="Acaru, Silviu" w:date="2026-02-25T21:11:00Z" w16du:dateUtc="2026-02-25T20:11:00Z"/>
                <w:rFonts w:ascii="Times New Roman" w:eastAsia="Times New Roman" w:hAnsi="Times New Roman" w:cs="Times New Roman"/>
                <w:color w:val="020817"/>
                <w:sz w:val="16"/>
                <w:szCs w:val="16"/>
                <w:lang w:val="en-NL"/>
              </w:rPr>
            </w:pPr>
            <w:ins w:id="862" w:author="Acaru, Silviu" w:date="2026-02-25T21:11:00Z" w16du:dateUtc="2026-02-25T20:11:00Z">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0</w:t>
              </w:r>
            </w:ins>
          </w:p>
        </w:tc>
        <w:tc>
          <w:tcPr>
            <w:tcW w:w="0" w:type="auto"/>
          </w:tcPr>
          <w:p w14:paraId="2C876ADD" w14:textId="7611EBA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63" w:author="Acaru, Silviu" w:date="2026-02-25T21:11:00Z" w16du:dateUtc="2026-02-25T20:11:00Z"/>
                <w:rFonts w:ascii="Times New Roman" w:eastAsia="Times New Roman" w:hAnsi="Times New Roman" w:cs="Times New Roman"/>
                <w:color w:val="020817"/>
                <w:sz w:val="16"/>
                <w:szCs w:val="16"/>
                <w:lang w:val="en-NL"/>
              </w:rPr>
            </w:pPr>
            <w:ins w:id="864" w:author="Acaru, Silviu" w:date="2026-02-25T21:11:00Z" w16du:dateUtc="2026-02-25T20:11:00Z">
              <w:r w:rsidRPr="001A2E09">
                <w:rPr>
                  <w:rFonts w:ascii="Times New Roman" w:eastAsia="Times New Roman" w:hAnsi="Times New Roman" w:cs="Times New Roman"/>
                  <w:color w:val="020817"/>
                  <w:sz w:val="16"/>
                  <w:szCs w:val="16"/>
                  <w:lang w:val="en-NL"/>
                </w:rPr>
                <w:t>0.50</w:t>
              </w:r>
            </w:ins>
          </w:p>
        </w:tc>
        <w:tc>
          <w:tcPr>
            <w:tcW w:w="0" w:type="auto"/>
          </w:tcPr>
          <w:p w14:paraId="621B7E18" w14:textId="64EC7198"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65" w:author="Acaru, Silviu" w:date="2026-02-25T21:11:00Z" w16du:dateUtc="2026-02-25T20:11:00Z"/>
                <w:rFonts w:ascii="Times New Roman" w:eastAsia="Times New Roman" w:hAnsi="Times New Roman" w:cs="Times New Roman"/>
                <w:color w:val="020817"/>
                <w:sz w:val="16"/>
                <w:szCs w:val="16"/>
                <w:lang w:val="en-NL"/>
              </w:rPr>
            </w:pPr>
            <w:ins w:id="866" w:author="Acaru, Silviu" w:date="2026-02-25T21:11:00Z" w16du:dateUtc="2026-02-25T20:11:00Z">
              <w:r w:rsidRPr="001A2E09">
                <w:rPr>
                  <w:rFonts w:ascii="Times New Roman" w:eastAsia="Times New Roman" w:hAnsi="Times New Roman" w:cs="Times New Roman"/>
                  <w:color w:val="020817"/>
                  <w:sz w:val="16"/>
                  <w:szCs w:val="16"/>
                  <w:lang w:val="en-NL"/>
                </w:rPr>
                <w:t>0.27</w:t>
              </w:r>
            </w:ins>
          </w:p>
        </w:tc>
        <w:tc>
          <w:tcPr>
            <w:tcW w:w="0" w:type="auto"/>
            <w:hideMark/>
          </w:tcPr>
          <w:p w14:paraId="53C14871"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67" w:author="Acaru, Silviu" w:date="2026-02-25T21:11:00Z" w16du:dateUtc="2026-02-25T20:11:00Z"/>
                <w:rFonts w:ascii="Times New Roman" w:eastAsia="Times New Roman" w:hAnsi="Times New Roman" w:cs="Times New Roman"/>
                <w:color w:val="020817"/>
                <w:sz w:val="16"/>
                <w:szCs w:val="16"/>
                <w:lang w:val="en-NL"/>
              </w:rPr>
            </w:pPr>
            <w:ins w:id="868" w:author="Acaru, Silviu" w:date="2026-02-25T21:11:00Z" w16du:dateUtc="2026-02-25T20:11:00Z">
              <w:r w:rsidRPr="001A2E09">
                <w:rPr>
                  <w:rFonts w:ascii="Times New Roman" w:eastAsia="Times New Roman" w:hAnsi="Times New Roman" w:cs="Times New Roman"/>
                  <w:color w:val="020817"/>
                  <w:sz w:val="16"/>
                  <w:szCs w:val="16"/>
                  <w:lang w:val="en-NL"/>
                </w:rPr>
                <w:t>432.04</w:t>
              </w:r>
            </w:ins>
          </w:p>
        </w:tc>
        <w:tc>
          <w:tcPr>
            <w:tcW w:w="0" w:type="auto"/>
          </w:tcPr>
          <w:p w14:paraId="3904FC3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69" w:author="Acaru, Silviu" w:date="2026-02-25T21:11:00Z" w16du:dateUtc="2026-02-25T20:11:00Z"/>
                <w:rFonts w:ascii="Times New Roman" w:eastAsia="Times New Roman" w:hAnsi="Times New Roman" w:cs="Times New Roman"/>
                <w:color w:val="020817"/>
                <w:sz w:val="16"/>
                <w:szCs w:val="16"/>
                <w:lang w:val="en-NL"/>
              </w:rPr>
            </w:pPr>
            <w:ins w:id="870" w:author="Acaru, Silviu" w:date="2026-02-25T21:11:00Z" w16du:dateUtc="2026-02-25T20:11:00Z">
              <w:r w:rsidRPr="001A2E09">
                <w:rPr>
                  <w:rFonts w:ascii="Times New Roman" w:eastAsia="Times New Roman" w:hAnsi="Times New Roman" w:cs="Times New Roman"/>
                  <w:color w:val="020817"/>
                  <w:sz w:val="16"/>
                  <w:szCs w:val="16"/>
                  <w:lang w:val="en-NL"/>
                </w:rPr>
                <w:t>370.88</w:t>
              </w:r>
            </w:ins>
          </w:p>
        </w:tc>
        <w:tc>
          <w:tcPr>
            <w:tcW w:w="0" w:type="auto"/>
          </w:tcPr>
          <w:p w14:paraId="0F4C38F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71" w:author="Acaru, Silviu" w:date="2026-02-25T21:11:00Z" w16du:dateUtc="2026-02-25T20:11:00Z"/>
                <w:rFonts w:ascii="Times New Roman" w:eastAsia="Times New Roman" w:hAnsi="Times New Roman" w:cs="Times New Roman"/>
                <w:color w:val="020817"/>
                <w:sz w:val="16"/>
                <w:szCs w:val="16"/>
                <w:lang w:val="en-NL"/>
              </w:rPr>
            </w:pPr>
            <w:ins w:id="872" w:author="Acaru, Silviu" w:date="2026-02-25T21:11:00Z" w16du:dateUtc="2026-02-25T20:11:00Z">
              <w:r w:rsidRPr="001A2E09">
                <w:rPr>
                  <w:rFonts w:ascii="Times New Roman" w:eastAsia="Times New Roman" w:hAnsi="Times New Roman" w:cs="Times New Roman"/>
                  <w:color w:val="020817"/>
                  <w:sz w:val="16"/>
                  <w:szCs w:val="16"/>
                  <w:lang w:val="en-NL"/>
                </w:rPr>
                <w:t>562.71</w:t>
              </w:r>
            </w:ins>
          </w:p>
        </w:tc>
        <w:tc>
          <w:tcPr>
            <w:tcW w:w="0" w:type="auto"/>
            <w:hideMark/>
          </w:tcPr>
          <w:p w14:paraId="7A327960"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73" w:author="Acaru, Silviu" w:date="2026-02-25T21:11:00Z" w16du:dateUtc="2026-02-25T20:11:00Z"/>
                <w:rFonts w:ascii="Times New Roman" w:eastAsia="Times New Roman" w:hAnsi="Times New Roman" w:cs="Times New Roman"/>
                <w:color w:val="020817"/>
                <w:sz w:val="16"/>
                <w:szCs w:val="16"/>
                <w:lang w:val="en-NL"/>
              </w:rPr>
            </w:pPr>
            <w:ins w:id="874" w:author="Acaru, Silviu" w:date="2026-02-25T21:11:00Z" w16du:dateUtc="2026-02-25T20:11:00Z">
              <w:r w:rsidRPr="001A2E09">
                <w:rPr>
                  <w:rFonts w:ascii="Times New Roman" w:eastAsia="Times New Roman" w:hAnsi="Times New Roman" w:cs="Times New Roman"/>
                  <w:color w:val="020817"/>
                  <w:sz w:val="16"/>
                  <w:szCs w:val="16"/>
                  <w:lang w:val="en-NL"/>
                </w:rPr>
                <w:t>15.22</w:t>
              </w:r>
            </w:ins>
          </w:p>
        </w:tc>
        <w:tc>
          <w:tcPr>
            <w:tcW w:w="0" w:type="auto"/>
            <w:hideMark/>
          </w:tcPr>
          <w:p w14:paraId="7D675EAB"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75" w:author="Acaru, Silviu" w:date="2026-02-25T21:11:00Z" w16du:dateUtc="2026-02-25T20:11:00Z"/>
                <w:rFonts w:ascii="Times New Roman" w:eastAsia="Times New Roman" w:hAnsi="Times New Roman" w:cs="Times New Roman"/>
                <w:color w:val="020817"/>
                <w:sz w:val="16"/>
                <w:szCs w:val="16"/>
                <w:lang w:val="en-NL"/>
              </w:rPr>
            </w:pPr>
            <w:ins w:id="876" w:author="Acaru, Silviu" w:date="2026-02-25T21:11:00Z" w16du:dateUtc="2026-02-25T20:11:00Z">
              <w:r w:rsidRPr="001A2E09">
                <w:rPr>
                  <w:rFonts w:ascii="Times New Roman" w:eastAsia="Times New Roman" w:hAnsi="Times New Roman" w:cs="Times New Roman"/>
                  <w:color w:val="020817"/>
                  <w:sz w:val="16"/>
                  <w:szCs w:val="16"/>
                  <w:lang w:val="en-NL"/>
                </w:rPr>
                <w:t>17.94</w:t>
              </w:r>
            </w:ins>
          </w:p>
        </w:tc>
        <w:tc>
          <w:tcPr>
            <w:tcW w:w="0" w:type="auto"/>
            <w:hideMark/>
          </w:tcPr>
          <w:p w14:paraId="01A7BDA3"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877" w:author="Acaru, Silviu" w:date="2026-02-25T21:11:00Z" w16du:dateUtc="2026-02-25T20:11:00Z"/>
                <w:rFonts w:ascii="Times New Roman" w:eastAsia="Times New Roman" w:hAnsi="Times New Roman" w:cs="Times New Roman"/>
                <w:color w:val="020817"/>
                <w:sz w:val="16"/>
                <w:szCs w:val="16"/>
                <w:lang w:val="en-NL"/>
              </w:rPr>
            </w:pPr>
            <w:ins w:id="878" w:author="Acaru, Silviu" w:date="2026-02-25T21:11:00Z" w16du:dateUtc="2026-02-25T20:11:00Z">
              <w:r w:rsidRPr="001A2E09">
                <w:rPr>
                  <w:rFonts w:ascii="Times New Roman" w:eastAsia="Times New Roman" w:hAnsi="Times New Roman" w:cs="Times New Roman"/>
                  <w:color w:val="020817"/>
                  <w:sz w:val="16"/>
                  <w:szCs w:val="16"/>
                  <w:lang w:val="en-NL"/>
                </w:rPr>
                <w:t>15.45</w:t>
              </w:r>
            </w:ins>
          </w:p>
        </w:tc>
      </w:tr>
      <w:tr w:rsidR="00964761" w:rsidRPr="001A2E09" w14:paraId="26A82DBA" w14:textId="77777777" w:rsidTr="008C04A9">
        <w:trPr>
          <w:cnfStyle w:val="000000100000" w:firstRow="0" w:lastRow="0" w:firstColumn="0" w:lastColumn="0" w:oddVBand="0" w:evenVBand="0" w:oddHBand="1" w:evenHBand="0" w:firstRowFirstColumn="0" w:firstRowLastColumn="0" w:lastRowFirstColumn="0" w:lastRowLastColumn="0"/>
          <w:trHeight w:val="261"/>
          <w:ins w:id="879"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hideMark/>
          </w:tcPr>
          <w:p w14:paraId="1F026F99" w14:textId="77777777" w:rsidR="00964761" w:rsidRPr="001A2E09" w:rsidRDefault="00964761" w:rsidP="008C04A9">
            <w:pPr>
              <w:jc w:val="center"/>
              <w:rPr>
                <w:ins w:id="880" w:author="Acaru, Silviu" w:date="2026-02-25T21:11:00Z" w16du:dateUtc="2026-02-25T20:11:00Z"/>
                <w:rFonts w:ascii="Times New Roman" w:eastAsia="Times New Roman" w:hAnsi="Times New Roman" w:cs="Times New Roman"/>
                <w:color w:val="020817"/>
                <w:sz w:val="16"/>
                <w:szCs w:val="16"/>
                <w:lang w:val="en-NL"/>
              </w:rPr>
            </w:pPr>
            <w:ins w:id="881" w:author="Acaru, Silviu" w:date="2026-02-25T21:11:00Z" w16du:dateUtc="2026-02-25T20:11:00Z">
              <w:r w:rsidRPr="001A2E09">
                <w:rPr>
                  <w:rFonts w:ascii="Times New Roman" w:eastAsia="Times New Roman" w:hAnsi="Times New Roman" w:cs="Times New Roman"/>
                  <w:caps w:val="0"/>
                  <w:color w:val="020817"/>
                  <w:sz w:val="16"/>
                  <w:szCs w:val="16"/>
                  <w:bdr w:val="single" w:sz="2" w:space="0" w:color="E2E8F0" w:frame="1"/>
                  <w:lang w:val="en-NL"/>
                </w:rPr>
                <w:t>Lasso</w:t>
              </w:r>
            </w:ins>
          </w:p>
        </w:tc>
        <w:tc>
          <w:tcPr>
            <w:tcW w:w="0" w:type="auto"/>
            <w:hideMark/>
          </w:tcPr>
          <w:p w14:paraId="3B801118" w14:textId="728DDC6F"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82" w:author="Acaru, Silviu" w:date="2026-02-25T21:11:00Z" w16du:dateUtc="2026-02-25T20:11:00Z"/>
                <w:rFonts w:ascii="Times New Roman" w:eastAsia="Times New Roman" w:hAnsi="Times New Roman" w:cs="Times New Roman"/>
                <w:color w:val="020817"/>
                <w:sz w:val="16"/>
                <w:szCs w:val="16"/>
                <w:lang w:val="en-NL"/>
              </w:rPr>
            </w:pPr>
            <w:ins w:id="883" w:author="Acaru, Silviu" w:date="2026-02-25T21:11:00Z" w16du:dateUtc="2026-02-25T20:11:00Z">
              <w:r w:rsidRPr="001A2E09">
                <w:rPr>
                  <w:rFonts w:ascii="Times New Roman" w:eastAsia="Times New Roman" w:hAnsi="Times New Roman" w:cs="Times New Roman"/>
                  <w:color w:val="020817"/>
                  <w:sz w:val="16"/>
                  <w:szCs w:val="16"/>
                  <w:lang w:val="en-NL"/>
                </w:rPr>
                <w:t>0.3</w:t>
              </w:r>
              <w:r>
                <w:rPr>
                  <w:rFonts w:ascii="Times New Roman" w:eastAsia="Times New Roman" w:hAnsi="Times New Roman" w:cs="Times New Roman"/>
                  <w:color w:val="020817"/>
                  <w:sz w:val="16"/>
                  <w:szCs w:val="16"/>
                  <w:lang w:val="en-NL"/>
                </w:rPr>
                <w:t>1</w:t>
              </w:r>
            </w:ins>
          </w:p>
        </w:tc>
        <w:tc>
          <w:tcPr>
            <w:tcW w:w="0" w:type="auto"/>
          </w:tcPr>
          <w:p w14:paraId="3B1C9302" w14:textId="76823116"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84" w:author="Acaru, Silviu" w:date="2026-02-25T21:11:00Z" w16du:dateUtc="2026-02-25T20:11:00Z"/>
                <w:rFonts w:ascii="Times New Roman" w:eastAsia="Times New Roman" w:hAnsi="Times New Roman" w:cs="Times New Roman"/>
                <w:color w:val="020817"/>
                <w:sz w:val="16"/>
                <w:szCs w:val="16"/>
                <w:lang w:val="en-NL"/>
              </w:rPr>
            </w:pPr>
            <w:ins w:id="885" w:author="Acaru, Silviu" w:date="2026-02-25T21:11:00Z" w16du:dateUtc="2026-02-25T20:11:00Z">
              <w:r w:rsidRPr="001A2E09">
                <w:rPr>
                  <w:rFonts w:ascii="Times New Roman" w:eastAsia="Times New Roman" w:hAnsi="Times New Roman" w:cs="Times New Roman"/>
                  <w:color w:val="020817"/>
                  <w:sz w:val="16"/>
                  <w:szCs w:val="16"/>
                  <w:lang w:val="en-NL"/>
                </w:rPr>
                <w:t>0.32</w:t>
              </w:r>
            </w:ins>
          </w:p>
        </w:tc>
        <w:tc>
          <w:tcPr>
            <w:tcW w:w="0" w:type="auto"/>
          </w:tcPr>
          <w:p w14:paraId="5240883F" w14:textId="56281360"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86" w:author="Acaru, Silviu" w:date="2026-02-25T21:11:00Z" w16du:dateUtc="2026-02-25T20:11:00Z"/>
                <w:rFonts w:ascii="Times New Roman" w:eastAsia="Times New Roman" w:hAnsi="Times New Roman" w:cs="Times New Roman"/>
                <w:color w:val="020817"/>
                <w:sz w:val="16"/>
                <w:szCs w:val="16"/>
                <w:lang w:val="en-NL"/>
              </w:rPr>
            </w:pPr>
            <w:ins w:id="887" w:author="Acaru, Silviu" w:date="2026-02-25T21:11:00Z" w16du:dateUtc="2026-02-25T20:11:00Z">
              <w:r w:rsidRPr="001A2E09">
                <w:rPr>
                  <w:rFonts w:ascii="Times New Roman" w:eastAsia="Times New Roman" w:hAnsi="Times New Roman" w:cs="Times New Roman"/>
                  <w:color w:val="020817"/>
                  <w:sz w:val="16"/>
                  <w:szCs w:val="16"/>
                  <w:lang w:val="en-NL"/>
                </w:rPr>
                <w:t>0.2</w:t>
              </w:r>
            </w:ins>
            <w:ins w:id="888" w:author="Acaru, Silviu" w:date="2026-02-25T21:12:00Z" w16du:dateUtc="2026-02-25T20:12:00Z">
              <w:r>
                <w:rPr>
                  <w:rFonts w:ascii="Times New Roman" w:eastAsia="Times New Roman" w:hAnsi="Times New Roman" w:cs="Times New Roman"/>
                  <w:color w:val="020817"/>
                  <w:sz w:val="16"/>
                  <w:szCs w:val="16"/>
                  <w:lang w:val="en-NL"/>
                </w:rPr>
                <w:t>4</w:t>
              </w:r>
            </w:ins>
          </w:p>
        </w:tc>
        <w:tc>
          <w:tcPr>
            <w:tcW w:w="0" w:type="auto"/>
            <w:hideMark/>
          </w:tcPr>
          <w:p w14:paraId="10B7AE8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89" w:author="Acaru, Silviu" w:date="2026-02-25T21:11:00Z" w16du:dateUtc="2026-02-25T20:11:00Z"/>
                <w:rFonts w:ascii="Times New Roman" w:eastAsia="Times New Roman" w:hAnsi="Times New Roman" w:cs="Times New Roman"/>
                <w:color w:val="020817"/>
                <w:sz w:val="16"/>
                <w:szCs w:val="16"/>
                <w:lang w:val="en-NL"/>
              </w:rPr>
            </w:pPr>
            <w:ins w:id="890" w:author="Acaru, Silviu" w:date="2026-02-25T21:11:00Z" w16du:dateUtc="2026-02-25T20:11:00Z">
              <w:r w:rsidRPr="001A2E09">
                <w:rPr>
                  <w:rFonts w:ascii="Times New Roman" w:eastAsia="Times New Roman" w:hAnsi="Times New Roman" w:cs="Times New Roman"/>
                  <w:color w:val="020817"/>
                  <w:sz w:val="16"/>
                  <w:szCs w:val="16"/>
                  <w:lang w:val="en-NL"/>
                </w:rPr>
                <w:t>501.53</w:t>
              </w:r>
            </w:ins>
          </w:p>
        </w:tc>
        <w:tc>
          <w:tcPr>
            <w:tcW w:w="0" w:type="auto"/>
          </w:tcPr>
          <w:p w14:paraId="71AF627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91" w:author="Acaru, Silviu" w:date="2026-02-25T21:11:00Z" w16du:dateUtc="2026-02-25T20:11:00Z"/>
                <w:rFonts w:ascii="Times New Roman" w:eastAsia="Times New Roman" w:hAnsi="Times New Roman" w:cs="Times New Roman"/>
                <w:color w:val="020817"/>
                <w:sz w:val="16"/>
                <w:szCs w:val="16"/>
                <w:lang w:val="en-NL"/>
              </w:rPr>
            </w:pPr>
            <w:ins w:id="892" w:author="Acaru, Silviu" w:date="2026-02-25T21:11:00Z" w16du:dateUtc="2026-02-25T20:11:00Z">
              <w:r w:rsidRPr="001A2E09">
                <w:rPr>
                  <w:rFonts w:ascii="Times New Roman" w:eastAsia="Times New Roman" w:hAnsi="Times New Roman" w:cs="Times New Roman"/>
                  <w:color w:val="020817"/>
                  <w:sz w:val="16"/>
                  <w:szCs w:val="16"/>
                  <w:lang w:val="en-NL"/>
                </w:rPr>
                <w:t>507.15</w:t>
              </w:r>
            </w:ins>
          </w:p>
        </w:tc>
        <w:tc>
          <w:tcPr>
            <w:tcW w:w="0" w:type="auto"/>
          </w:tcPr>
          <w:p w14:paraId="7062090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93" w:author="Acaru, Silviu" w:date="2026-02-25T21:11:00Z" w16du:dateUtc="2026-02-25T20:11:00Z"/>
                <w:rFonts w:ascii="Times New Roman" w:eastAsia="Times New Roman" w:hAnsi="Times New Roman" w:cs="Times New Roman"/>
                <w:color w:val="020817"/>
                <w:sz w:val="16"/>
                <w:szCs w:val="16"/>
                <w:lang w:val="en-NL"/>
              </w:rPr>
            </w:pPr>
            <w:ins w:id="894" w:author="Acaru, Silviu" w:date="2026-02-25T21:11:00Z" w16du:dateUtc="2026-02-25T20:11:00Z">
              <w:r w:rsidRPr="001A2E09">
                <w:rPr>
                  <w:rFonts w:ascii="Times New Roman" w:eastAsia="Times New Roman" w:hAnsi="Times New Roman" w:cs="Times New Roman"/>
                  <w:color w:val="020817"/>
                  <w:sz w:val="16"/>
                  <w:szCs w:val="16"/>
                  <w:lang w:val="en-NL"/>
                </w:rPr>
                <w:t>589.55</w:t>
              </w:r>
            </w:ins>
          </w:p>
        </w:tc>
        <w:tc>
          <w:tcPr>
            <w:tcW w:w="0" w:type="auto"/>
            <w:hideMark/>
          </w:tcPr>
          <w:p w14:paraId="7C017DF3"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95" w:author="Acaru, Silviu" w:date="2026-02-25T21:11:00Z" w16du:dateUtc="2026-02-25T20:11:00Z"/>
                <w:rFonts w:ascii="Times New Roman" w:eastAsia="Times New Roman" w:hAnsi="Times New Roman" w:cs="Times New Roman"/>
                <w:color w:val="020817"/>
                <w:sz w:val="16"/>
                <w:szCs w:val="16"/>
                <w:lang w:val="en-NL"/>
              </w:rPr>
            </w:pPr>
            <w:ins w:id="896" w:author="Acaru, Silviu" w:date="2026-02-25T21:11:00Z" w16du:dateUtc="2026-02-25T20:11:00Z">
              <w:r w:rsidRPr="001A2E09">
                <w:rPr>
                  <w:rFonts w:ascii="Times New Roman" w:eastAsia="Times New Roman" w:hAnsi="Times New Roman" w:cs="Times New Roman"/>
                  <w:color w:val="020817"/>
                  <w:sz w:val="16"/>
                  <w:szCs w:val="16"/>
                  <w:lang w:val="en-NL"/>
                </w:rPr>
                <w:t>18.44</w:t>
              </w:r>
            </w:ins>
          </w:p>
        </w:tc>
        <w:tc>
          <w:tcPr>
            <w:tcW w:w="0" w:type="auto"/>
            <w:hideMark/>
          </w:tcPr>
          <w:p w14:paraId="6049D1D4"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97" w:author="Acaru, Silviu" w:date="2026-02-25T21:11:00Z" w16du:dateUtc="2026-02-25T20:11:00Z"/>
                <w:rFonts w:ascii="Times New Roman" w:eastAsia="Times New Roman" w:hAnsi="Times New Roman" w:cs="Times New Roman"/>
                <w:color w:val="020817"/>
                <w:sz w:val="16"/>
                <w:szCs w:val="16"/>
                <w:lang w:val="en-NL"/>
              </w:rPr>
            </w:pPr>
            <w:ins w:id="898" w:author="Acaru, Silviu" w:date="2026-02-25T21:11:00Z" w16du:dateUtc="2026-02-25T20:11:00Z">
              <w:r w:rsidRPr="001A2E09">
                <w:rPr>
                  <w:rFonts w:ascii="Times New Roman" w:eastAsia="Times New Roman" w:hAnsi="Times New Roman" w:cs="Times New Roman"/>
                  <w:color w:val="020817"/>
                  <w:sz w:val="16"/>
                  <w:szCs w:val="16"/>
                  <w:lang w:val="en-NL"/>
                </w:rPr>
                <w:t>19.59</w:t>
              </w:r>
            </w:ins>
          </w:p>
        </w:tc>
        <w:tc>
          <w:tcPr>
            <w:tcW w:w="0" w:type="auto"/>
            <w:hideMark/>
          </w:tcPr>
          <w:p w14:paraId="0B03AA4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899" w:author="Acaru, Silviu" w:date="2026-02-25T21:11:00Z" w16du:dateUtc="2026-02-25T20:11:00Z"/>
                <w:rFonts w:ascii="Times New Roman" w:eastAsia="Times New Roman" w:hAnsi="Times New Roman" w:cs="Times New Roman"/>
                <w:color w:val="020817"/>
                <w:sz w:val="16"/>
                <w:szCs w:val="16"/>
                <w:lang w:val="en-NL"/>
              </w:rPr>
            </w:pPr>
            <w:ins w:id="900" w:author="Acaru, Silviu" w:date="2026-02-25T21:11:00Z" w16du:dateUtc="2026-02-25T20:11:00Z">
              <w:r w:rsidRPr="001A2E09">
                <w:rPr>
                  <w:rFonts w:ascii="Times New Roman" w:eastAsia="Times New Roman" w:hAnsi="Times New Roman" w:cs="Times New Roman"/>
                  <w:color w:val="020817"/>
                  <w:sz w:val="16"/>
                  <w:szCs w:val="16"/>
                  <w:lang w:val="en-NL"/>
                </w:rPr>
                <w:t>19.09</w:t>
              </w:r>
            </w:ins>
          </w:p>
        </w:tc>
      </w:tr>
      <w:tr w:rsidR="00964761" w:rsidRPr="001A2E09" w14:paraId="1EF02FF7" w14:textId="77777777" w:rsidTr="008C04A9">
        <w:trPr>
          <w:trHeight w:val="261"/>
          <w:ins w:id="901"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hideMark/>
          </w:tcPr>
          <w:p w14:paraId="1CEEFA6F" w14:textId="77777777" w:rsidR="00964761" w:rsidRPr="001A2E09" w:rsidRDefault="00964761" w:rsidP="008C04A9">
            <w:pPr>
              <w:jc w:val="center"/>
              <w:rPr>
                <w:ins w:id="902" w:author="Acaru, Silviu" w:date="2026-02-25T21:11:00Z" w16du:dateUtc="2026-02-25T20:11:00Z"/>
                <w:rFonts w:ascii="Times New Roman" w:eastAsia="Times New Roman" w:hAnsi="Times New Roman" w:cs="Times New Roman"/>
                <w:color w:val="020817"/>
                <w:sz w:val="16"/>
                <w:szCs w:val="16"/>
                <w:lang w:val="en-NL"/>
              </w:rPr>
            </w:pPr>
            <w:proofErr w:type="spellStart"/>
            <w:ins w:id="903" w:author="Acaru, Silviu" w:date="2026-02-25T21:11:00Z" w16du:dateUtc="2026-02-25T20:11:00Z">
              <w:r w:rsidRPr="001A2E09">
                <w:rPr>
                  <w:rFonts w:ascii="Times New Roman" w:eastAsia="Times New Roman" w:hAnsi="Times New Roman" w:cs="Times New Roman"/>
                  <w:caps w:val="0"/>
                  <w:color w:val="020817"/>
                  <w:sz w:val="16"/>
                  <w:szCs w:val="16"/>
                  <w:bdr w:val="single" w:sz="2" w:space="0" w:color="E2E8F0" w:frame="1"/>
                  <w:lang w:val="en-NL"/>
                </w:rPr>
                <w:t>Elastic</w:t>
              </w:r>
              <w:r>
                <w:rPr>
                  <w:rFonts w:ascii="Times New Roman" w:eastAsia="Times New Roman" w:hAnsi="Times New Roman" w:cs="Times New Roman"/>
                  <w:caps w:val="0"/>
                  <w:color w:val="020817"/>
                  <w:sz w:val="16"/>
                  <w:szCs w:val="16"/>
                  <w:bdr w:val="single" w:sz="2" w:space="0" w:color="E2E8F0" w:frame="1"/>
                  <w:lang w:val="en-NL"/>
                </w:rPr>
                <w:t>N</w:t>
              </w:r>
              <w:r w:rsidRPr="001A2E09">
                <w:rPr>
                  <w:rFonts w:ascii="Times New Roman" w:eastAsia="Times New Roman" w:hAnsi="Times New Roman" w:cs="Times New Roman"/>
                  <w:caps w:val="0"/>
                  <w:color w:val="020817"/>
                  <w:sz w:val="16"/>
                  <w:szCs w:val="16"/>
                  <w:bdr w:val="single" w:sz="2" w:space="0" w:color="E2E8F0" w:frame="1"/>
                  <w:lang w:val="en-NL"/>
                </w:rPr>
                <w:t>et</w:t>
              </w:r>
              <w:proofErr w:type="spellEnd"/>
            </w:ins>
          </w:p>
        </w:tc>
        <w:tc>
          <w:tcPr>
            <w:tcW w:w="0" w:type="auto"/>
            <w:hideMark/>
          </w:tcPr>
          <w:p w14:paraId="170A4134" w14:textId="235F8E1B"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904" w:author="Acaru, Silviu" w:date="2026-02-25T21:11:00Z" w16du:dateUtc="2026-02-25T20:11:00Z"/>
                <w:rFonts w:ascii="Times New Roman" w:eastAsia="Times New Roman" w:hAnsi="Times New Roman" w:cs="Times New Roman"/>
                <w:color w:val="020817"/>
                <w:sz w:val="16"/>
                <w:szCs w:val="16"/>
                <w:lang w:val="en-NL"/>
              </w:rPr>
            </w:pPr>
            <w:ins w:id="905" w:author="Acaru, Silviu" w:date="2026-02-25T21:11:00Z" w16du:dateUtc="2026-02-25T20:11:00Z">
              <w:r w:rsidRPr="001A2E09">
                <w:rPr>
                  <w:rFonts w:ascii="Times New Roman" w:eastAsia="Times New Roman" w:hAnsi="Times New Roman" w:cs="Times New Roman"/>
                  <w:color w:val="020817"/>
                  <w:sz w:val="16"/>
                  <w:szCs w:val="16"/>
                  <w:lang w:val="en-NL"/>
                </w:rPr>
                <w:t>0.39</w:t>
              </w:r>
            </w:ins>
          </w:p>
        </w:tc>
        <w:tc>
          <w:tcPr>
            <w:tcW w:w="0" w:type="auto"/>
          </w:tcPr>
          <w:p w14:paraId="7F74294D" w14:textId="563F6E6E"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906" w:author="Acaru, Silviu" w:date="2026-02-25T21:11:00Z" w16du:dateUtc="2026-02-25T20:11:00Z"/>
                <w:rFonts w:ascii="Times New Roman" w:eastAsia="Times New Roman" w:hAnsi="Times New Roman" w:cs="Times New Roman"/>
                <w:color w:val="020817"/>
                <w:sz w:val="16"/>
                <w:szCs w:val="16"/>
                <w:lang w:val="en-NL"/>
              </w:rPr>
            </w:pPr>
            <w:ins w:id="907" w:author="Acaru, Silviu" w:date="2026-02-25T21:11:00Z" w16du:dateUtc="2026-02-25T20:11:00Z">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7</w:t>
              </w:r>
            </w:ins>
          </w:p>
        </w:tc>
        <w:tc>
          <w:tcPr>
            <w:tcW w:w="0" w:type="auto"/>
          </w:tcPr>
          <w:p w14:paraId="26615EC4" w14:textId="51C7FFC0"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908" w:author="Acaru, Silviu" w:date="2026-02-25T21:11:00Z" w16du:dateUtc="2026-02-25T20:11:00Z"/>
                <w:rFonts w:ascii="Times New Roman" w:eastAsia="Times New Roman" w:hAnsi="Times New Roman" w:cs="Times New Roman"/>
                <w:color w:val="020817"/>
                <w:sz w:val="16"/>
                <w:szCs w:val="16"/>
                <w:lang w:val="en-NL"/>
              </w:rPr>
            </w:pPr>
            <w:ins w:id="909" w:author="Acaru, Silviu" w:date="2026-02-25T21:11:00Z" w16du:dateUtc="2026-02-25T20:11:00Z">
              <w:r w:rsidRPr="001A2E09">
                <w:rPr>
                  <w:rFonts w:ascii="Times New Roman" w:eastAsia="Times New Roman" w:hAnsi="Times New Roman" w:cs="Times New Roman"/>
                  <w:color w:val="020817"/>
                  <w:sz w:val="16"/>
                  <w:szCs w:val="16"/>
                  <w:lang w:val="en-NL"/>
                </w:rPr>
                <w:t>0.</w:t>
              </w:r>
            </w:ins>
            <w:ins w:id="910" w:author="Acaru, Silviu" w:date="2026-02-25T21:12:00Z" w16du:dateUtc="2026-02-25T20:12:00Z">
              <w:r>
                <w:rPr>
                  <w:rFonts w:ascii="Times New Roman" w:eastAsia="Times New Roman" w:hAnsi="Times New Roman" w:cs="Times New Roman"/>
                  <w:color w:val="020817"/>
                  <w:sz w:val="16"/>
                  <w:szCs w:val="16"/>
                  <w:lang w:val="en-NL"/>
                </w:rPr>
                <w:t>30</w:t>
              </w:r>
            </w:ins>
          </w:p>
        </w:tc>
        <w:tc>
          <w:tcPr>
            <w:tcW w:w="0" w:type="auto"/>
            <w:hideMark/>
          </w:tcPr>
          <w:p w14:paraId="007D5F5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911" w:author="Acaru, Silviu" w:date="2026-02-25T21:11:00Z" w16du:dateUtc="2026-02-25T20:11:00Z"/>
                <w:rFonts w:ascii="Times New Roman" w:eastAsia="Times New Roman" w:hAnsi="Times New Roman" w:cs="Times New Roman"/>
                <w:color w:val="020817"/>
                <w:sz w:val="16"/>
                <w:szCs w:val="16"/>
                <w:lang w:val="en-NL"/>
              </w:rPr>
            </w:pPr>
            <w:ins w:id="912" w:author="Acaru, Silviu" w:date="2026-02-25T21:11:00Z" w16du:dateUtc="2026-02-25T20:11:00Z">
              <w:r w:rsidRPr="001A2E09">
                <w:rPr>
                  <w:rFonts w:ascii="Times New Roman" w:eastAsia="Times New Roman" w:hAnsi="Times New Roman" w:cs="Times New Roman"/>
                  <w:color w:val="020817"/>
                  <w:sz w:val="16"/>
                  <w:szCs w:val="16"/>
                  <w:lang w:val="en-NL"/>
                </w:rPr>
                <w:t>437.72</w:t>
              </w:r>
            </w:ins>
          </w:p>
        </w:tc>
        <w:tc>
          <w:tcPr>
            <w:tcW w:w="0" w:type="auto"/>
          </w:tcPr>
          <w:p w14:paraId="64BF7A2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913" w:author="Acaru, Silviu" w:date="2026-02-25T21:11:00Z" w16du:dateUtc="2026-02-25T20:11:00Z"/>
                <w:rFonts w:ascii="Times New Roman" w:eastAsia="Times New Roman" w:hAnsi="Times New Roman" w:cs="Times New Roman"/>
                <w:color w:val="020817"/>
                <w:sz w:val="16"/>
                <w:szCs w:val="16"/>
                <w:lang w:val="en-NL"/>
              </w:rPr>
            </w:pPr>
            <w:ins w:id="914" w:author="Acaru, Silviu" w:date="2026-02-25T21:11:00Z" w16du:dateUtc="2026-02-25T20:11:00Z">
              <w:r w:rsidRPr="001A2E09">
                <w:rPr>
                  <w:rFonts w:ascii="Times New Roman" w:eastAsia="Times New Roman" w:hAnsi="Times New Roman" w:cs="Times New Roman"/>
                  <w:color w:val="020817"/>
                  <w:sz w:val="16"/>
                  <w:szCs w:val="16"/>
                  <w:lang w:val="en-NL"/>
                </w:rPr>
                <w:t>399.07</w:t>
              </w:r>
            </w:ins>
          </w:p>
        </w:tc>
        <w:tc>
          <w:tcPr>
            <w:tcW w:w="0" w:type="auto"/>
          </w:tcPr>
          <w:p w14:paraId="20BDF31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915" w:author="Acaru, Silviu" w:date="2026-02-25T21:11:00Z" w16du:dateUtc="2026-02-25T20:11:00Z"/>
                <w:rFonts w:ascii="Times New Roman" w:eastAsia="Times New Roman" w:hAnsi="Times New Roman" w:cs="Times New Roman"/>
                <w:color w:val="020817"/>
                <w:sz w:val="16"/>
                <w:szCs w:val="16"/>
                <w:lang w:val="en-NL"/>
              </w:rPr>
            </w:pPr>
            <w:ins w:id="916" w:author="Acaru, Silviu" w:date="2026-02-25T21:11:00Z" w16du:dateUtc="2026-02-25T20:11:00Z">
              <w:r w:rsidRPr="001A2E09">
                <w:rPr>
                  <w:rFonts w:ascii="Times New Roman" w:eastAsia="Times New Roman" w:hAnsi="Times New Roman" w:cs="Times New Roman"/>
                  <w:color w:val="020817"/>
                  <w:sz w:val="16"/>
                  <w:szCs w:val="16"/>
                  <w:lang w:val="en-NL"/>
                </w:rPr>
                <w:t>543.65</w:t>
              </w:r>
            </w:ins>
          </w:p>
        </w:tc>
        <w:tc>
          <w:tcPr>
            <w:tcW w:w="0" w:type="auto"/>
            <w:hideMark/>
          </w:tcPr>
          <w:p w14:paraId="3222FB17"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917" w:author="Acaru, Silviu" w:date="2026-02-25T21:11:00Z" w16du:dateUtc="2026-02-25T20:11:00Z"/>
                <w:rFonts w:ascii="Times New Roman" w:eastAsia="Times New Roman" w:hAnsi="Times New Roman" w:cs="Times New Roman"/>
                <w:color w:val="020817"/>
                <w:sz w:val="16"/>
                <w:szCs w:val="16"/>
                <w:lang w:val="en-NL"/>
              </w:rPr>
            </w:pPr>
            <w:ins w:id="918" w:author="Acaru, Silviu" w:date="2026-02-25T21:11:00Z" w16du:dateUtc="2026-02-25T20:11:00Z">
              <w:r w:rsidRPr="001A2E09">
                <w:rPr>
                  <w:rFonts w:ascii="Times New Roman" w:eastAsia="Times New Roman" w:hAnsi="Times New Roman" w:cs="Times New Roman"/>
                  <w:color w:val="020817"/>
                  <w:sz w:val="16"/>
                  <w:szCs w:val="16"/>
                  <w:lang w:val="en-NL"/>
                </w:rPr>
                <w:t>16.04</w:t>
              </w:r>
            </w:ins>
          </w:p>
        </w:tc>
        <w:tc>
          <w:tcPr>
            <w:tcW w:w="0" w:type="auto"/>
            <w:hideMark/>
          </w:tcPr>
          <w:p w14:paraId="03077D5F"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919" w:author="Acaru, Silviu" w:date="2026-02-25T21:11:00Z" w16du:dateUtc="2026-02-25T20:11:00Z"/>
                <w:rFonts w:ascii="Times New Roman" w:eastAsia="Times New Roman" w:hAnsi="Times New Roman" w:cs="Times New Roman"/>
                <w:color w:val="020817"/>
                <w:sz w:val="16"/>
                <w:szCs w:val="16"/>
                <w:lang w:val="en-NL"/>
              </w:rPr>
            </w:pPr>
            <w:ins w:id="920" w:author="Acaru, Silviu" w:date="2026-02-25T21:11:00Z" w16du:dateUtc="2026-02-25T20:11:00Z">
              <w:r w:rsidRPr="001A2E09">
                <w:rPr>
                  <w:rFonts w:ascii="Times New Roman" w:eastAsia="Times New Roman" w:hAnsi="Times New Roman" w:cs="Times New Roman"/>
                  <w:color w:val="020817"/>
                  <w:sz w:val="16"/>
                  <w:szCs w:val="16"/>
                  <w:lang w:val="en-NL"/>
                </w:rPr>
                <w:t>18.51</w:t>
              </w:r>
            </w:ins>
          </w:p>
        </w:tc>
        <w:tc>
          <w:tcPr>
            <w:tcW w:w="0" w:type="auto"/>
            <w:hideMark/>
          </w:tcPr>
          <w:p w14:paraId="51615B1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ins w:id="921" w:author="Acaru, Silviu" w:date="2026-02-25T21:11:00Z" w16du:dateUtc="2026-02-25T20:11:00Z"/>
                <w:rFonts w:ascii="Times New Roman" w:eastAsia="Times New Roman" w:hAnsi="Times New Roman" w:cs="Times New Roman"/>
                <w:color w:val="020817"/>
                <w:sz w:val="16"/>
                <w:szCs w:val="16"/>
                <w:lang w:val="en-NL"/>
              </w:rPr>
            </w:pPr>
            <w:ins w:id="922" w:author="Acaru, Silviu" w:date="2026-02-25T21:11:00Z" w16du:dateUtc="2026-02-25T20:11:00Z">
              <w:r w:rsidRPr="001A2E09">
                <w:rPr>
                  <w:rFonts w:ascii="Times New Roman" w:eastAsia="Times New Roman" w:hAnsi="Times New Roman" w:cs="Times New Roman"/>
                  <w:color w:val="020817"/>
                  <w:sz w:val="16"/>
                  <w:szCs w:val="16"/>
                  <w:lang w:val="en-NL"/>
                </w:rPr>
                <w:t>16.58</w:t>
              </w:r>
            </w:ins>
          </w:p>
        </w:tc>
      </w:tr>
      <w:tr w:rsidR="00964761" w:rsidRPr="001A2E09" w14:paraId="6999B232" w14:textId="77777777" w:rsidTr="008C04A9">
        <w:trPr>
          <w:cnfStyle w:val="000000100000" w:firstRow="0" w:lastRow="0" w:firstColumn="0" w:lastColumn="0" w:oddVBand="0" w:evenVBand="0" w:oddHBand="1" w:evenHBand="0" w:firstRowFirstColumn="0" w:firstRowLastColumn="0" w:lastRowFirstColumn="0" w:lastRowLastColumn="0"/>
          <w:trHeight w:val="261"/>
          <w:ins w:id="923" w:author="Acaru, Silviu" w:date="2026-02-25T21:11:00Z"/>
        </w:trPr>
        <w:tc>
          <w:tcPr>
            <w:cnfStyle w:val="001000000000" w:firstRow="0" w:lastRow="0" w:firstColumn="1" w:lastColumn="0" w:oddVBand="0" w:evenVBand="0" w:oddHBand="0" w:evenHBand="0" w:firstRowFirstColumn="0" w:firstRowLastColumn="0" w:lastRowFirstColumn="0" w:lastRowLastColumn="0"/>
            <w:tcW w:w="0" w:type="auto"/>
            <w:hideMark/>
          </w:tcPr>
          <w:p w14:paraId="7F6CE075" w14:textId="4CE63EF2" w:rsidR="00964761" w:rsidRPr="001A2E09" w:rsidRDefault="00964761" w:rsidP="008C04A9">
            <w:pPr>
              <w:jc w:val="center"/>
              <w:rPr>
                <w:ins w:id="924" w:author="Acaru, Silviu" w:date="2026-02-25T21:11:00Z" w16du:dateUtc="2026-02-25T20:11:00Z"/>
                <w:rFonts w:ascii="Times New Roman" w:eastAsia="Times New Roman" w:hAnsi="Times New Roman" w:cs="Times New Roman"/>
                <w:color w:val="020817"/>
                <w:sz w:val="16"/>
                <w:szCs w:val="16"/>
                <w:lang w:val="en-NL"/>
              </w:rPr>
            </w:pPr>
            <w:ins w:id="925" w:author="Acaru, Silviu" w:date="2026-02-25T21:11:00Z" w16du:dateUtc="2026-02-25T20:11:00Z">
              <w:r>
                <w:rPr>
                  <w:rFonts w:ascii="Times New Roman" w:eastAsia="Times New Roman" w:hAnsi="Times New Roman" w:cs="Times New Roman"/>
                  <w:caps w:val="0"/>
                  <w:color w:val="020817"/>
                  <w:sz w:val="16"/>
                  <w:szCs w:val="16"/>
                  <w:bdr w:val="single" w:sz="2" w:space="0" w:color="E2E8F0" w:frame="1"/>
                  <w:lang w:val="en-NL"/>
                </w:rPr>
                <w:t xml:space="preserve">Stacking </w:t>
              </w:r>
              <w:r w:rsidRPr="001A2E09">
                <w:rPr>
                  <w:rFonts w:ascii="Times New Roman" w:eastAsia="Times New Roman" w:hAnsi="Times New Roman" w:cs="Times New Roman"/>
                  <w:caps w:val="0"/>
                  <w:color w:val="020817"/>
                  <w:sz w:val="16"/>
                  <w:szCs w:val="16"/>
                  <w:bdr w:val="single" w:sz="2" w:space="0" w:color="E2E8F0" w:frame="1"/>
                  <w:lang w:val="en-NL"/>
                </w:rPr>
                <w:t>Ensemble</w:t>
              </w:r>
            </w:ins>
          </w:p>
        </w:tc>
        <w:tc>
          <w:tcPr>
            <w:tcW w:w="0" w:type="auto"/>
            <w:hideMark/>
          </w:tcPr>
          <w:p w14:paraId="0EEBDE85" w14:textId="136C09FE"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26" w:author="Acaru, Silviu" w:date="2026-02-25T21:11:00Z" w16du:dateUtc="2026-02-25T20:11:00Z"/>
                <w:rFonts w:ascii="Times New Roman" w:eastAsia="Times New Roman" w:hAnsi="Times New Roman" w:cs="Times New Roman"/>
                <w:color w:val="020817"/>
                <w:sz w:val="16"/>
                <w:szCs w:val="16"/>
                <w:lang w:val="en-NL"/>
              </w:rPr>
            </w:pPr>
            <w:ins w:id="927"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0.94</w:t>
              </w:r>
            </w:ins>
          </w:p>
        </w:tc>
        <w:tc>
          <w:tcPr>
            <w:tcW w:w="0" w:type="auto"/>
          </w:tcPr>
          <w:p w14:paraId="09C44B18" w14:textId="6C087DA2"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28"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929"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0.5</w:t>
              </w:r>
              <w:r>
                <w:rPr>
                  <w:rFonts w:ascii="Times New Roman" w:eastAsia="Times New Roman" w:hAnsi="Times New Roman" w:cs="Times New Roman"/>
                  <w:color w:val="020817"/>
                  <w:sz w:val="16"/>
                  <w:szCs w:val="16"/>
                  <w:bdr w:val="single" w:sz="2" w:space="0" w:color="E2E8F0" w:frame="1"/>
                  <w:lang w:val="en-NL"/>
                </w:rPr>
                <w:t>5</w:t>
              </w:r>
            </w:ins>
          </w:p>
        </w:tc>
        <w:tc>
          <w:tcPr>
            <w:tcW w:w="0" w:type="auto"/>
          </w:tcPr>
          <w:p w14:paraId="4A8182BA" w14:textId="3B065486"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30"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931" w:author="Acaru, Silviu" w:date="2026-02-25T21:11:00Z" w16du:dateUtc="2026-02-25T20:11:00Z">
              <w:r w:rsidRPr="001A2E09">
                <w:rPr>
                  <w:rFonts w:ascii="Times New Roman" w:eastAsia="Times New Roman" w:hAnsi="Times New Roman" w:cs="Times New Roman"/>
                  <w:color w:val="020817"/>
                  <w:sz w:val="16"/>
                  <w:szCs w:val="16"/>
                  <w:lang w:val="en-NL"/>
                </w:rPr>
                <w:t>0.49</w:t>
              </w:r>
            </w:ins>
          </w:p>
        </w:tc>
        <w:tc>
          <w:tcPr>
            <w:tcW w:w="0" w:type="auto"/>
            <w:hideMark/>
          </w:tcPr>
          <w:p w14:paraId="6580FD73"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32" w:author="Acaru, Silviu" w:date="2026-02-25T21:11:00Z" w16du:dateUtc="2026-02-25T20:11:00Z"/>
                <w:rFonts w:ascii="Times New Roman" w:eastAsia="Times New Roman" w:hAnsi="Times New Roman" w:cs="Times New Roman"/>
                <w:color w:val="020817"/>
                <w:sz w:val="16"/>
                <w:szCs w:val="16"/>
                <w:lang w:val="en-NL"/>
              </w:rPr>
            </w:pPr>
            <w:ins w:id="933"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41.94</w:t>
              </w:r>
            </w:ins>
          </w:p>
        </w:tc>
        <w:tc>
          <w:tcPr>
            <w:tcW w:w="0" w:type="auto"/>
          </w:tcPr>
          <w:p w14:paraId="2088037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34"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935"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338.37</w:t>
              </w:r>
            </w:ins>
          </w:p>
        </w:tc>
        <w:tc>
          <w:tcPr>
            <w:tcW w:w="0" w:type="auto"/>
          </w:tcPr>
          <w:p w14:paraId="1CFA9CA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36" w:author="Acaru, Silviu" w:date="2026-02-25T21:11:00Z" w16du:dateUtc="2026-02-25T20:11:00Z"/>
                <w:rFonts w:ascii="Times New Roman" w:eastAsia="Times New Roman" w:hAnsi="Times New Roman" w:cs="Times New Roman"/>
                <w:color w:val="020817"/>
                <w:sz w:val="16"/>
                <w:szCs w:val="16"/>
                <w:bdr w:val="single" w:sz="2" w:space="0" w:color="E2E8F0" w:frame="1"/>
                <w:lang w:val="en-NL"/>
              </w:rPr>
            </w:pPr>
            <w:ins w:id="937" w:author="Acaru, Silviu" w:date="2026-02-25T21:11:00Z" w16du:dateUtc="2026-02-25T20:11:00Z">
              <w:r w:rsidRPr="001A2E09">
                <w:rPr>
                  <w:rFonts w:ascii="Times New Roman" w:eastAsia="Times New Roman" w:hAnsi="Times New Roman" w:cs="Times New Roman"/>
                  <w:color w:val="020817"/>
                  <w:sz w:val="16"/>
                  <w:szCs w:val="16"/>
                  <w:lang w:val="en-NL"/>
                </w:rPr>
                <w:t>391.95</w:t>
              </w:r>
            </w:ins>
          </w:p>
        </w:tc>
        <w:tc>
          <w:tcPr>
            <w:tcW w:w="0" w:type="auto"/>
            <w:hideMark/>
          </w:tcPr>
          <w:p w14:paraId="5558FFD2"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38" w:author="Acaru, Silviu" w:date="2026-02-25T21:11:00Z" w16du:dateUtc="2026-02-25T20:11:00Z"/>
                <w:rFonts w:ascii="Times New Roman" w:eastAsia="Times New Roman" w:hAnsi="Times New Roman" w:cs="Times New Roman"/>
                <w:color w:val="020817"/>
                <w:sz w:val="16"/>
                <w:szCs w:val="16"/>
                <w:lang w:val="en-NL"/>
              </w:rPr>
            </w:pPr>
            <w:ins w:id="939"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3.92</w:t>
              </w:r>
            </w:ins>
          </w:p>
        </w:tc>
        <w:tc>
          <w:tcPr>
            <w:tcW w:w="0" w:type="auto"/>
            <w:hideMark/>
          </w:tcPr>
          <w:p w14:paraId="525B01D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40" w:author="Acaru, Silviu" w:date="2026-02-25T21:11:00Z" w16du:dateUtc="2026-02-25T20:11:00Z"/>
                <w:rFonts w:ascii="Times New Roman" w:eastAsia="Times New Roman" w:hAnsi="Times New Roman" w:cs="Times New Roman"/>
                <w:color w:val="020817"/>
                <w:sz w:val="16"/>
                <w:szCs w:val="16"/>
                <w:lang w:val="en-NL"/>
              </w:rPr>
            </w:pPr>
            <w:ins w:id="941" w:author="Acaru, Silviu" w:date="2026-02-25T21:11:00Z" w16du:dateUtc="2026-02-25T20:11:00Z">
              <w:r w:rsidRPr="001A2E09">
                <w:rPr>
                  <w:rFonts w:ascii="Times New Roman" w:eastAsia="Times New Roman" w:hAnsi="Times New Roman" w:cs="Times New Roman"/>
                  <w:color w:val="020817"/>
                  <w:sz w:val="16"/>
                  <w:szCs w:val="16"/>
                  <w:lang w:val="en-NL"/>
                </w:rPr>
                <w:t>13.41</w:t>
              </w:r>
            </w:ins>
          </w:p>
        </w:tc>
        <w:tc>
          <w:tcPr>
            <w:tcW w:w="0" w:type="auto"/>
            <w:hideMark/>
          </w:tcPr>
          <w:p w14:paraId="08636EA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ins w:id="942" w:author="Acaru, Silviu" w:date="2026-02-25T21:11:00Z" w16du:dateUtc="2026-02-25T20:11:00Z"/>
                <w:rFonts w:ascii="Times New Roman" w:eastAsia="Times New Roman" w:hAnsi="Times New Roman" w:cs="Times New Roman"/>
                <w:color w:val="020817"/>
                <w:sz w:val="16"/>
                <w:szCs w:val="16"/>
                <w:lang w:val="en-NL"/>
              </w:rPr>
            </w:pPr>
            <w:ins w:id="943" w:author="Acaru, Silviu" w:date="2026-02-25T21:11:00Z" w16du:dateUtc="2026-02-25T20:11:00Z">
              <w:r w:rsidRPr="001A2E09">
                <w:rPr>
                  <w:rFonts w:ascii="Times New Roman" w:eastAsia="Times New Roman" w:hAnsi="Times New Roman" w:cs="Times New Roman"/>
                  <w:color w:val="020817"/>
                  <w:sz w:val="16"/>
                  <w:szCs w:val="16"/>
                  <w:bdr w:val="single" w:sz="2" w:space="0" w:color="E2E8F0" w:frame="1"/>
                  <w:lang w:val="en-NL"/>
                </w:rPr>
                <w:t>15.17</w:t>
              </w:r>
            </w:ins>
          </w:p>
        </w:tc>
      </w:tr>
    </w:tbl>
    <w:p w14:paraId="7E9836EE" w14:textId="77777777" w:rsidR="00964761" w:rsidRDefault="00964761" w:rsidP="001A6B86">
      <w:pPr>
        <w:jc w:val="both"/>
        <w:rPr>
          <w:ins w:id="944" w:author="Acaru, Silviu" w:date="2026-02-25T21:11:00Z" w16du:dateUtc="2026-02-25T20:11:00Z"/>
          <w:rFonts w:ascii="Times New Roman" w:hAnsi="Times New Roman" w:cs="Times New Roman"/>
        </w:rPr>
      </w:pPr>
    </w:p>
    <w:p w14:paraId="29BC81FB" w14:textId="77777777" w:rsidR="00964761" w:rsidRPr="00D51656" w:rsidRDefault="00964761" w:rsidP="001A6B86">
      <w:pPr>
        <w:jc w:val="both"/>
        <w:rPr>
          <w:rFonts w:ascii="Times New Roman" w:hAnsi="Times New Roman" w:cs="Times New Roman"/>
        </w:rPr>
      </w:pPr>
    </w:p>
    <w:p w14:paraId="481024EA" w14:textId="32164BF2" w:rsidR="003A6A56" w:rsidRDefault="003A6A56" w:rsidP="0070473F">
      <w:pPr>
        <w:pStyle w:val="Heading1"/>
        <w:numPr>
          <w:ilvl w:val="1"/>
          <w:numId w:val="2"/>
        </w:numPr>
        <w:spacing w:before="120" w:after="120"/>
        <w:rPr>
          <w:rFonts w:ascii="Times New Roman" w:hAnsi="Times New Roman" w:cs="Times New Roman"/>
          <w:sz w:val="24"/>
          <w:szCs w:val="24"/>
        </w:rPr>
      </w:pPr>
      <w:bookmarkStart w:id="945" w:name="_Toc179040478"/>
      <w:r w:rsidRPr="00443E04">
        <w:rPr>
          <w:rFonts w:ascii="Times New Roman" w:hAnsi="Times New Roman" w:cs="Times New Roman"/>
          <w:sz w:val="24"/>
          <w:szCs w:val="24"/>
        </w:rPr>
        <w:t>Evaluation of Model Fit and Residual Distribution</w:t>
      </w:r>
      <w:bookmarkEnd w:id="945"/>
    </w:p>
    <w:p w14:paraId="0D3B72DA" w14:textId="213EA5DA" w:rsidR="000E39C8" w:rsidRDefault="00E75E5F" w:rsidP="001A6B86">
      <w:pPr>
        <w:jc w:val="both"/>
        <w:rPr>
          <w:ins w:id="946" w:author="Acaru, Silviu" w:date="2026-03-12T15:08:00Z" w16du:dateUtc="2026-03-12T14:08:00Z"/>
          <w:rFonts w:ascii="Times New Roman" w:hAnsi="Times New Roman" w:cs="Times New Roman"/>
          <w:sz w:val="24"/>
          <w:szCs w:val="24"/>
        </w:rPr>
      </w:pPr>
      <w:r>
        <w:rPr>
          <w:rFonts w:ascii="Times New Roman" w:hAnsi="Times New Roman" w:cs="Times New Roman"/>
          <w:sz w:val="24"/>
          <w:szCs w:val="24"/>
        </w:rPr>
        <w:t>Base</w:t>
      </w:r>
      <w:r w:rsidR="0098781A">
        <w:rPr>
          <w:rFonts w:ascii="Times New Roman" w:hAnsi="Times New Roman" w:cs="Times New Roman"/>
          <w:sz w:val="24"/>
          <w:szCs w:val="24"/>
        </w:rPr>
        <w:t>d</w:t>
      </w:r>
      <w:r>
        <w:rPr>
          <w:rFonts w:ascii="Times New Roman" w:hAnsi="Times New Roman" w:cs="Times New Roman"/>
          <w:sz w:val="24"/>
          <w:szCs w:val="24"/>
        </w:rPr>
        <w:t xml:space="preserve"> on the model performance study in section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_Ref179883151 \r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w</w:t>
      </w:r>
      <w:r w:rsidR="00765072">
        <w:rPr>
          <w:rFonts w:ascii="Times New Roman" w:hAnsi="Times New Roman" w:cs="Times New Roman"/>
          <w:sz w:val="24"/>
          <w:szCs w:val="24"/>
        </w:rPr>
        <w:t xml:space="preserve">e selected the </w:t>
      </w:r>
      <w:ins w:id="947" w:author="Acaru, Silviu" w:date="2026-03-12T14:55:00Z" w16du:dateUtc="2026-03-12T13:55:00Z">
        <w:r w:rsidR="00461920">
          <w:rPr>
            <w:rFonts w:ascii="Times New Roman" w:hAnsi="Times New Roman" w:cs="Times New Roman"/>
            <w:sz w:val="24"/>
            <w:szCs w:val="24"/>
          </w:rPr>
          <w:t xml:space="preserve">best performing </w:t>
        </w:r>
      </w:ins>
      <w:r w:rsidR="00765072">
        <w:rPr>
          <w:rFonts w:ascii="Times New Roman" w:hAnsi="Times New Roman" w:cs="Times New Roman"/>
          <w:sz w:val="24"/>
          <w:szCs w:val="24"/>
        </w:rPr>
        <w:t>stacked model</w:t>
      </w:r>
      <w:r w:rsidR="001A6B86" w:rsidRPr="001A6B86">
        <w:rPr>
          <w:rFonts w:ascii="Times New Roman" w:hAnsi="Times New Roman" w:cs="Times New Roman"/>
          <w:sz w:val="24"/>
          <w:szCs w:val="24"/>
        </w:rPr>
        <w:t xml:space="preserve"> </w:t>
      </w:r>
      <w:r w:rsidR="00765072">
        <w:rPr>
          <w:rFonts w:ascii="Times New Roman" w:hAnsi="Times New Roman" w:cs="Times New Roman"/>
          <w:sz w:val="24"/>
          <w:szCs w:val="24"/>
        </w:rPr>
        <w:t>that</w:t>
      </w:r>
      <w:r w:rsidR="001A6B86" w:rsidRPr="001A6B86">
        <w:rPr>
          <w:rFonts w:ascii="Times New Roman" w:hAnsi="Times New Roman" w:cs="Times New Roman"/>
          <w:sz w:val="24"/>
          <w:szCs w:val="24"/>
        </w:rPr>
        <w:t xml:space="preserve"> included </w:t>
      </w:r>
      <w:del w:id="948" w:author="Acaru, Silviu" w:date="2026-03-12T14:55:00Z" w16du:dateUtc="2026-03-12T13:55:00Z">
        <w:r w:rsidR="001A6B86" w:rsidRPr="001A6B86" w:rsidDel="00461920">
          <w:rPr>
            <w:rFonts w:ascii="Times New Roman" w:hAnsi="Times New Roman" w:cs="Times New Roman"/>
            <w:sz w:val="24"/>
            <w:szCs w:val="24"/>
          </w:rPr>
          <w:delText xml:space="preserve">1000 </w:delText>
        </w:r>
      </w:del>
      <w:ins w:id="949" w:author="Acaru, Silviu" w:date="2026-03-12T14:55:00Z" w16du:dateUtc="2026-03-12T13:55:00Z">
        <w:r w:rsidR="00461920">
          <w:rPr>
            <w:rFonts w:ascii="Times New Roman" w:hAnsi="Times New Roman" w:cs="Times New Roman"/>
            <w:sz w:val="24"/>
            <w:szCs w:val="24"/>
          </w:rPr>
          <w:t>10</w:t>
        </w:r>
        <w:r w:rsidR="00461920" w:rsidRPr="001A6B86">
          <w:rPr>
            <w:rFonts w:ascii="Times New Roman" w:hAnsi="Times New Roman" w:cs="Times New Roman"/>
            <w:sz w:val="24"/>
            <w:szCs w:val="24"/>
          </w:rPr>
          <w:t xml:space="preserve"> </w:t>
        </w:r>
      </w:ins>
      <w:r w:rsidR="001A6B86" w:rsidRPr="001A6B86">
        <w:rPr>
          <w:rFonts w:ascii="Times New Roman" w:hAnsi="Times New Roman" w:cs="Times New Roman"/>
          <w:sz w:val="24"/>
          <w:szCs w:val="24"/>
        </w:rPr>
        <w:t>base estimator</w:t>
      </w:r>
      <w:r w:rsidR="00765072">
        <w:rPr>
          <w:rFonts w:ascii="Times New Roman" w:hAnsi="Times New Roman" w:cs="Times New Roman"/>
          <w:sz w:val="24"/>
          <w:szCs w:val="24"/>
        </w:rPr>
        <w:t>s for the tree-based algorithms</w:t>
      </w:r>
      <w:ins w:id="950" w:author="Acaru, Silviu" w:date="2026-03-12T14:55:00Z" w16du:dateUtc="2026-03-12T13:55:00Z">
        <w:r w:rsidR="00461920">
          <w:rPr>
            <w:rFonts w:ascii="Times New Roman" w:hAnsi="Times New Roman" w:cs="Times New Roman"/>
            <w:sz w:val="24"/>
            <w:szCs w:val="24"/>
          </w:rPr>
          <w:t>,</w:t>
        </w:r>
      </w:ins>
      <w:r w:rsidR="00765072">
        <w:rPr>
          <w:rFonts w:ascii="Times New Roman" w:hAnsi="Times New Roman" w:cs="Times New Roman"/>
          <w:sz w:val="24"/>
          <w:szCs w:val="24"/>
        </w:rPr>
        <w:t xml:space="preserve"> and evaluated the model fit and residual distribution.</w:t>
      </w:r>
      <w:r w:rsidR="001A6B86" w:rsidRPr="001A6B86">
        <w:rPr>
          <w:rFonts w:ascii="Times New Roman" w:hAnsi="Times New Roman" w:cs="Times New Roman"/>
          <w:sz w:val="24"/>
          <w:szCs w:val="24"/>
        </w:rPr>
        <w:t xml:space="preserve"> </w:t>
      </w:r>
      <w:r w:rsidR="001A6B86">
        <w:rPr>
          <w:rFonts w:ascii="Times New Roman" w:hAnsi="Times New Roman" w:cs="Times New Roman"/>
          <w:sz w:val="24"/>
          <w:szCs w:val="24"/>
        </w:rPr>
        <w:fldChar w:fldCharType="begin"/>
      </w:r>
      <w:r w:rsidR="001A6B86">
        <w:rPr>
          <w:rFonts w:ascii="Times New Roman" w:hAnsi="Times New Roman" w:cs="Times New Roman"/>
          <w:sz w:val="24"/>
          <w:szCs w:val="24"/>
        </w:rPr>
        <w:instrText xml:space="preserve"> REF _Ref178443394 \h  \* MERGEFORMAT </w:instrText>
      </w:r>
      <w:r w:rsidR="001A6B86">
        <w:rPr>
          <w:rFonts w:ascii="Times New Roman" w:hAnsi="Times New Roman" w:cs="Times New Roman"/>
          <w:sz w:val="24"/>
          <w:szCs w:val="24"/>
        </w:rPr>
      </w:r>
      <w:r w:rsidR="001A6B86">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1A6B86">
        <w:rPr>
          <w:rFonts w:ascii="Times New Roman" w:hAnsi="Times New Roman" w:cs="Times New Roman"/>
          <w:sz w:val="24"/>
          <w:szCs w:val="24"/>
        </w:rPr>
        <w:fldChar w:fldCharType="end"/>
      </w:r>
      <w:r w:rsidR="001A6B86">
        <w:rPr>
          <w:rFonts w:ascii="Times New Roman" w:hAnsi="Times New Roman" w:cs="Times New Roman"/>
          <w:sz w:val="24"/>
          <w:szCs w:val="24"/>
        </w:rPr>
        <w:t xml:space="preserve"> (A) shows a </w:t>
      </w:r>
      <w:del w:id="951" w:author="Acaru, Silviu" w:date="2026-03-12T14:58:00Z" w16du:dateUtc="2026-03-12T13:58:00Z">
        <w:r w:rsidR="001A6B86" w:rsidDel="0056081C">
          <w:rPr>
            <w:rFonts w:ascii="Times New Roman" w:hAnsi="Times New Roman" w:cs="Times New Roman"/>
            <w:sz w:val="24"/>
            <w:szCs w:val="24"/>
          </w:rPr>
          <w:delText xml:space="preserve">strong </w:delText>
        </w:r>
      </w:del>
      <w:ins w:id="952" w:author="Acaru, Silviu" w:date="2026-03-12T14:58:00Z" w16du:dateUtc="2026-03-12T13:58:00Z">
        <w:r w:rsidR="0056081C">
          <w:rPr>
            <w:rFonts w:ascii="Times New Roman" w:hAnsi="Times New Roman" w:cs="Times New Roman"/>
            <w:sz w:val="24"/>
            <w:szCs w:val="24"/>
          </w:rPr>
          <w:t xml:space="preserve">moderate </w:t>
        </w:r>
      </w:ins>
      <w:r w:rsidR="001A6B86">
        <w:rPr>
          <w:rFonts w:ascii="Times New Roman" w:hAnsi="Times New Roman" w:cs="Times New Roman"/>
          <w:sz w:val="24"/>
          <w:szCs w:val="24"/>
        </w:rPr>
        <w:t>linear relationship between the predicted and actual values</w:t>
      </w:r>
      <w:r w:rsidR="00F072B9">
        <w:rPr>
          <w:rFonts w:ascii="Times New Roman" w:hAnsi="Times New Roman" w:cs="Times New Roman"/>
          <w:sz w:val="24"/>
          <w:szCs w:val="24"/>
        </w:rPr>
        <w:t xml:space="preserve"> for the </w:t>
      </w:r>
      <w:proofErr w:type="spellStart"/>
      <w:r w:rsidR="00F072B9">
        <w:rPr>
          <w:rFonts w:ascii="Times New Roman" w:hAnsi="Times New Roman" w:cs="Times New Roman"/>
          <w:sz w:val="24"/>
          <w:szCs w:val="24"/>
        </w:rPr>
        <w:t>T</w:t>
      </w:r>
      <w:r w:rsidR="00F072B9" w:rsidRPr="008A2277">
        <w:rPr>
          <w:rFonts w:ascii="Times New Roman" w:hAnsi="Times New Roman" w:cs="Times New Roman"/>
          <w:sz w:val="24"/>
          <w:szCs w:val="24"/>
          <w:vertAlign w:val="subscript"/>
        </w:rPr>
        <w:t>g</w:t>
      </w:r>
      <w:proofErr w:type="spellEnd"/>
      <w:r w:rsidR="00543BAC">
        <w:rPr>
          <w:rFonts w:ascii="Times New Roman" w:hAnsi="Times New Roman" w:cs="Times New Roman"/>
          <w:sz w:val="24"/>
          <w:szCs w:val="24"/>
        </w:rPr>
        <w:t xml:space="preserve">, with a </w:t>
      </w:r>
      <w:r w:rsidR="0028798A">
        <w:rPr>
          <w:rFonts w:ascii="Times New Roman" w:hAnsi="Times New Roman" w:cs="Times New Roman"/>
          <w:sz w:val="24"/>
          <w:szCs w:val="24"/>
        </w:rPr>
        <w:t>Pearson correlation coefficient of</w:t>
      </w:r>
      <w:del w:id="953" w:author="Acaru, Silviu" w:date="2026-03-12T15:10:00Z" w16du:dateUtc="2026-03-12T14:10:00Z">
        <w:r w:rsidR="0028798A" w:rsidDel="000E39C8">
          <w:rPr>
            <w:rFonts w:ascii="Times New Roman" w:hAnsi="Times New Roman" w:cs="Times New Roman"/>
            <w:sz w:val="24"/>
            <w:szCs w:val="24"/>
          </w:rPr>
          <w:delText xml:space="preserve"> </w:delText>
        </w:r>
      </w:del>
      <w:ins w:id="954" w:author="Acaru, Silviu" w:date="2026-03-12T15:06:00Z">
        <w:r w:rsidR="000E39C8" w:rsidRPr="000E39C8">
          <w:rPr>
            <w:rFonts w:ascii="Times New Roman" w:hAnsi="Times New Roman" w:cs="Times New Roman"/>
            <w:sz w:val="24"/>
            <w:szCs w:val="24"/>
          </w:rPr>
          <w:t> 0.7</w:t>
        </w:r>
      </w:ins>
      <w:ins w:id="955" w:author="Acaru, Silviu" w:date="2026-03-12T15:06:00Z" w16du:dateUtc="2026-03-12T14:06:00Z">
        <w:r w:rsidR="000E39C8">
          <w:rPr>
            <w:rFonts w:ascii="Times New Roman" w:hAnsi="Times New Roman" w:cs="Times New Roman"/>
            <w:sz w:val="24"/>
            <w:szCs w:val="24"/>
          </w:rPr>
          <w:t>3</w:t>
        </w:r>
      </w:ins>
      <w:del w:id="956" w:author="Acaru, Silviu" w:date="2026-03-12T15:06:00Z" w16du:dateUtc="2026-03-12T14:06:00Z">
        <w:r w:rsidR="0028798A" w:rsidDel="000E39C8">
          <w:rPr>
            <w:rFonts w:ascii="Times New Roman" w:hAnsi="Times New Roman" w:cs="Times New Roman"/>
            <w:sz w:val="24"/>
            <w:szCs w:val="24"/>
          </w:rPr>
          <w:delText>0.99</w:delText>
        </w:r>
      </w:del>
      <w:r w:rsidR="001A6B86">
        <w:rPr>
          <w:rFonts w:ascii="Times New Roman" w:hAnsi="Times New Roman" w:cs="Times New Roman"/>
          <w:sz w:val="24"/>
          <w:szCs w:val="24"/>
        </w:rPr>
        <w:t xml:space="preserve">. </w:t>
      </w:r>
      <w:ins w:id="957" w:author="Acaru, Silviu" w:date="2026-03-12T15:08:00Z" w16du:dateUtc="2026-03-12T14:08:00Z">
        <w:r w:rsidR="000E39C8">
          <w:rPr>
            <w:rFonts w:ascii="Times New Roman" w:hAnsi="Times New Roman" w:cs="Times New Roman"/>
            <w:sz w:val="24"/>
            <w:szCs w:val="24"/>
          </w:rPr>
          <w:t>While the general trend follows the ideal fit line, there is considerable scatter, with several points deviating notably from the diagonal, parti</w:t>
        </w:r>
      </w:ins>
      <w:ins w:id="958" w:author="Acaru, Silviu" w:date="2026-03-12T15:09:00Z" w16du:dateUtc="2026-03-12T14:09:00Z">
        <w:r w:rsidR="000E39C8">
          <w:rPr>
            <w:rFonts w:ascii="Times New Roman" w:hAnsi="Times New Roman" w:cs="Times New Roman"/>
            <w:sz w:val="24"/>
            <w:szCs w:val="24"/>
          </w:rPr>
          <w:t xml:space="preserve">cularly in the mid-range values. From a model perspective, the overall alignment of points along the ideal line suggests the model has captured the </w:t>
        </w:r>
      </w:ins>
      <w:ins w:id="959" w:author="Acaru, Silviu" w:date="2026-03-12T15:10:00Z" w16du:dateUtc="2026-03-12T14:10:00Z">
        <w:r w:rsidR="000E39C8">
          <w:rPr>
            <w:rFonts w:ascii="Times New Roman" w:hAnsi="Times New Roman" w:cs="Times New Roman"/>
            <w:sz w:val="24"/>
            <w:szCs w:val="24"/>
          </w:rPr>
          <w:t xml:space="preserve">general underlying pattern in the data, though not without notable prediction </w:t>
        </w:r>
      </w:ins>
      <w:ins w:id="960" w:author="Acaru, Silviu" w:date="2026-03-15T20:37:00Z" w16du:dateUtc="2026-03-15T19:37:00Z">
        <w:r w:rsidR="00652049">
          <w:rPr>
            <w:rFonts w:ascii="Times New Roman" w:hAnsi="Times New Roman" w:cs="Times New Roman"/>
            <w:sz w:val="24"/>
            <w:szCs w:val="24"/>
          </w:rPr>
          <w:t>errors</w:t>
        </w:r>
      </w:ins>
      <w:ins w:id="961" w:author="Acaru, Silviu" w:date="2026-03-12T15:10:00Z" w16du:dateUtc="2026-03-12T14:10:00Z">
        <w:r w:rsidR="000E39C8">
          <w:rPr>
            <w:rFonts w:ascii="Times New Roman" w:hAnsi="Times New Roman" w:cs="Times New Roman"/>
            <w:sz w:val="24"/>
            <w:szCs w:val="24"/>
          </w:rPr>
          <w:t xml:space="preserve"> for certain datapoints. There is no obvious systematic bias visible</w:t>
        </w:r>
      </w:ins>
      <w:ins w:id="962" w:author="Acaru, Silviu" w:date="2026-03-12T15:11:00Z" w16du:dateUtc="2026-03-12T14:11:00Z">
        <w:r w:rsidR="000E39C8">
          <w:rPr>
            <w:rFonts w:ascii="Times New Roman" w:hAnsi="Times New Roman" w:cs="Times New Roman"/>
            <w:sz w:val="24"/>
            <w:szCs w:val="24"/>
          </w:rPr>
          <w:t>, as points are distributed above and below the line across the range. The model appears to perform across a</w:t>
        </w:r>
      </w:ins>
      <w:ins w:id="963" w:author="Acaru, Silviu" w:date="2026-03-12T15:12:00Z" w16du:dateUtc="2026-03-12T14:12:00Z">
        <w:r w:rsidR="000E39C8">
          <w:rPr>
            <w:rFonts w:ascii="Times New Roman" w:hAnsi="Times New Roman" w:cs="Times New Roman"/>
            <w:sz w:val="24"/>
            <w:szCs w:val="24"/>
          </w:rPr>
          <w:t xml:space="preserve"> </w:t>
        </w:r>
      </w:ins>
      <w:ins w:id="964" w:author="Acaru, Silviu" w:date="2026-03-12T15:11:00Z" w16du:dateUtc="2026-03-12T14:11:00Z">
        <w:r w:rsidR="000E39C8">
          <w:rPr>
            <w:rFonts w:ascii="Times New Roman" w:hAnsi="Times New Roman" w:cs="Times New Roman"/>
            <w:sz w:val="24"/>
            <w:szCs w:val="24"/>
          </w:rPr>
          <w:t xml:space="preserve">range of values, from approximately -10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to 75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w:t>
        </w:r>
        <w:r w:rsidR="000E39C8">
          <w:rPr>
            <w:rFonts w:ascii="Times New Roman" w:hAnsi="Times New Roman" w:cs="Times New Roman"/>
            <w:sz w:val="24"/>
            <w:szCs w:val="24"/>
          </w:rPr>
          <w:fldChar w:fldCharType="begin"/>
        </w:r>
        <w:r w:rsidR="000E39C8">
          <w:rPr>
            <w:rFonts w:ascii="Times New Roman" w:hAnsi="Times New Roman" w:cs="Times New Roman"/>
            <w:sz w:val="24"/>
            <w:szCs w:val="24"/>
          </w:rPr>
          <w:instrText xml:space="preserve"> REF _Ref178443394 \h  \* MERGEFORMAT </w:instrText>
        </w:r>
      </w:ins>
      <w:r w:rsidR="000E39C8">
        <w:rPr>
          <w:rFonts w:ascii="Times New Roman" w:hAnsi="Times New Roman" w:cs="Times New Roman"/>
          <w:sz w:val="24"/>
          <w:szCs w:val="24"/>
        </w:rPr>
      </w:r>
      <w:ins w:id="965" w:author="Acaru, Silviu" w:date="2026-03-12T15:11:00Z" w16du:dateUtc="2026-03-12T14:11:00Z">
        <w:r w:rsidR="000E39C8">
          <w:rPr>
            <w:rFonts w:ascii="Times New Roman" w:hAnsi="Times New Roman" w:cs="Times New Roman"/>
            <w:sz w:val="24"/>
            <w:szCs w:val="24"/>
          </w:rPr>
          <w:fldChar w:fldCharType="separate"/>
        </w:r>
        <w:r w:rsidR="000E39C8" w:rsidRPr="00443E04">
          <w:rPr>
            <w:rFonts w:ascii="Times New Roman" w:hAnsi="Times New Roman" w:cs="Times New Roman"/>
            <w:sz w:val="24"/>
            <w:szCs w:val="24"/>
          </w:rPr>
          <w:t xml:space="preserve">Figure </w:t>
        </w:r>
        <w:r w:rsidR="000E39C8">
          <w:rPr>
            <w:rFonts w:ascii="Times New Roman" w:hAnsi="Times New Roman" w:cs="Times New Roman"/>
            <w:noProof/>
            <w:sz w:val="24"/>
            <w:szCs w:val="24"/>
          </w:rPr>
          <w:t>7</w:t>
        </w:r>
        <w:r w:rsidR="000E39C8">
          <w:rPr>
            <w:rFonts w:ascii="Times New Roman" w:hAnsi="Times New Roman" w:cs="Times New Roman"/>
            <w:sz w:val="24"/>
            <w:szCs w:val="24"/>
          </w:rPr>
          <w:fldChar w:fldCharType="end"/>
        </w:r>
        <w:r w:rsidR="000E39C8">
          <w:rPr>
            <w:rFonts w:ascii="Times New Roman" w:hAnsi="Times New Roman" w:cs="Times New Roman"/>
            <w:sz w:val="24"/>
            <w:szCs w:val="24"/>
          </w:rPr>
          <w:t xml:space="preserve"> (B) provides additional </w:t>
        </w:r>
      </w:ins>
      <w:ins w:id="966" w:author="Acaru, Silviu" w:date="2026-03-12T15:12:00Z" w16du:dateUtc="2026-03-12T14:12:00Z">
        <w:r w:rsidR="000E39C8">
          <w:rPr>
            <w:rFonts w:ascii="Times New Roman" w:hAnsi="Times New Roman" w:cs="Times New Roman"/>
            <w:sz w:val="24"/>
            <w:szCs w:val="24"/>
          </w:rPr>
          <w:t xml:space="preserve">insights into the </w:t>
        </w:r>
      </w:ins>
      <w:ins w:id="967" w:author="Acaru, Silviu" w:date="2026-03-15T20:37:00Z" w16du:dateUtc="2026-03-15T19:37:00Z">
        <w:r w:rsidR="00652049">
          <w:rPr>
            <w:rFonts w:ascii="Times New Roman" w:hAnsi="Times New Roman" w:cs="Times New Roman"/>
            <w:sz w:val="24"/>
            <w:szCs w:val="24"/>
          </w:rPr>
          <w:t>model’s</w:t>
        </w:r>
      </w:ins>
      <w:ins w:id="968" w:author="Acaru, Silviu" w:date="2026-03-12T15:12:00Z" w16du:dateUtc="2026-03-12T14:12:00Z">
        <w:r w:rsidR="000E39C8">
          <w:rPr>
            <w:rFonts w:ascii="Times New Roman" w:hAnsi="Times New Roman" w:cs="Times New Roman"/>
            <w:sz w:val="24"/>
            <w:szCs w:val="24"/>
          </w:rPr>
          <w:t xml:space="preserve"> performance. The residuals appear roughly distributed around the zero line, which indicates the model is not strongly systematically over- or under- predicting. However, some larger positive </w:t>
        </w:r>
      </w:ins>
      <w:ins w:id="969" w:author="Acaru, Silviu" w:date="2026-03-12T15:13:00Z" w16du:dateUtc="2026-03-12T14:13:00Z">
        <w:r w:rsidR="000E39C8">
          <w:rPr>
            <w:rFonts w:ascii="Times New Roman" w:hAnsi="Times New Roman" w:cs="Times New Roman"/>
            <w:sz w:val="24"/>
            <w:szCs w:val="24"/>
          </w:rPr>
          <w:t xml:space="preserve">residuals are observed at lower predicted values, suggesting the model tends to underpredict in certain cases within the range. Additionally, the spread of residuals appears somewhat larger at lower predicted values compared </w:t>
        </w:r>
      </w:ins>
      <w:ins w:id="970" w:author="Acaru, Silviu" w:date="2026-03-12T15:14:00Z" w16du:dateUtc="2026-03-12T14:14:00Z">
        <w:r w:rsidR="000E39C8">
          <w:rPr>
            <w:rFonts w:ascii="Times New Roman" w:hAnsi="Times New Roman" w:cs="Times New Roman"/>
            <w:sz w:val="24"/>
            <w:szCs w:val="24"/>
          </w:rPr>
          <w:t xml:space="preserve">to higher ones, suggesting mild heteroscedasticity that warrants consideration. </w:t>
        </w:r>
      </w:ins>
    </w:p>
    <w:p w14:paraId="61425137" w14:textId="7184710F" w:rsidR="00E14F86" w:rsidDel="000E39C8" w:rsidRDefault="001A6B86" w:rsidP="001A6B86">
      <w:pPr>
        <w:jc w:val="both"/>
        <w:rPr>
          <w:del w:id="971" w:author="Acaru, Silviu" w:date="2026-03-12T15:15:00Z" w16du:dateUtc="2026-03-12T14:15:00Z"/>
          <w:rFonts w:ascii="Times New Roman" w:hAnsi="Times New Roman" w:cs="Times New Roman"/>
          <w:sz w:val="24"/>
          <w:szCs w:val="24"/>
        </w:rPr>
      </w:pPr>
      <w:del w:id="972" w:author="Acaru, Silviu" w:date="2026-03-12T15:15:00Z" w16du:dateUtc="2026-03-12T14:15:00Z">
        <w:r w:rsidDel="000E39C8">
          <w:rPr>
            <w:rFonts w:ascii="Times New Roman" w:hAnsi="Times New Roman" w:cs="Times New Roman"/>
            <w:sz w:val="24"/>
            <w:szCs w:val="24"/>
          </w:rPr>
          <w:lastRenderedPageBreak/>
          <w:delText>Most points fall very close to the ideal fit line, indicating good overall prediction accuracy across the range of values. From a model fit perspective, the close alignment of both predicted and actual points along the ideal fit line suggest the model has captured the underlying pattern in the data well. There is no obvious systematic bias visible, as points are evenly distributed above and below the line across the entire range. The model appear</w:delText>
        </w:r>
        <w:r w:rsidR="00E14F86" w:rsidDel="000E39C8">
          <w:rPr>
            <w:rFonts w:ascii="Times New Roman" w:hAnsi="Times New Roman" w:cs="Times New Roman"/>
            <w:sz w:val="24"/>
            <w:szCs w:val="24"/>
          </w:rPr>
          <w:delText>s</w:delText>
        </w:r>
        <w:r w:rsidDel="000E39C8">
          <w:rPr>
            <w:rFonts w:ascii="Times New Roman" w:hAnsi="Times New Roman" w:cs="Times New Roman"/>
            <w:sz w:val="24"/>
            <w:szCs w:val="24"/>
          </w:rPr>
          <w:delText xml:space="preserve"> to perform consistently across a wide range of values, </w:delText>
        </w:r>
        <w:r w:rsidR="00EB08A4" w:rsidDel="000E39C8">
          <w:rPr>
            <w:rFonts w:ascii="Times New Roman" w:hAnsi="Times New Roman" w:cs="Times New Roman"/>
            <w:sz w:val="24"/>
            <w:szCs w:val="24"/>
          </w:rPr>
          <w:delText>from approximately, -10</w:delText>
        </w:r>
        <w:r w:rsidR="00F072B9" w:rsidDel="000E39C8">
          <w:rPr>
            <w:rFonts w:ascii="Times New Roman" w:hAnsi="Times New Roman" w:cs="Times New Roman"/>
            <w:sz w:val="24"/>
            <w:szCs w:val="24"/>
          </w:rPr>
          <w:delText xml:space="preserve"> </w:delText>
        </w:r>
        <w:r w:rsidR="00EB08A4" w:rsidRPr="005E50BE" w:rsidDel="000E39C8">
          <w:rPr>
            <w:rFonts w:ascii="Times New Roman" w:hAnsi="Times New Roman" w:cs="Times New Roman"/>
            <w:sz w:val="24"/>
            <w:szCs w:val="24"/>
          </w:rPr>
          <w:delText>°C</w:delText>
        </w:r>
        <w:r w:rsidR="00EB08A4" w:rsidDel="000E39C8">
          <w:rPr>
            <w:rFonts w:ascii="Times New Roman" w:hAnsi="Times New Roman" w:cs="Times New Roman"/>
            <w:sz w:val="24"/>
            <w:szCs w:val="24"/>
          </w:rPr>
          <w:delText xml:space="preserve"> to 100</w:delText>
        </w:r>
        <w:r w:rsidR="00F072B9" w:rsidDel="000E39C8">
          <w:rPr>
            <w:rFonts w:ascii="Times New Roman" w:hAnsi="Times New Roman" w:cs="Times New Roman"/>
            <w:sz w:val="24"/>
            <w:szCs w:val="24"/>
          </w:rPr>
          <w:delText xml:space="preserve"> </w:delText>
        </w:r>
        <w:r w:rsidR="00EB08A4" w:rsidRPr="005E50BE" w:rsidDel="000E39C8">
          <w:rPr>
            <w:rFonts w:ascii="Times New Roman" w:hAnsi="Times New Roman" w:cs="Times New Roman"/>
            <w:sz w:val="24"/>
            <w:szCs w:val="24"/>
          </w:rPr>
          <w:delText>°C</w:delText>
        </w:r>
        <w:r w:rsidDel="000E39C8">
          <w:rPr>
            <w:rFonts w:ascii="Times New Roman" w:hAnsi="Times New Roman" w:cs="Times New Roman"/>
            <w:sz w:val="24"/>
            <w:szCs w:val="24"/>
          </w:rPr>
          <w:delText>. This suggest</w:delText>
        </w:r>
        <w:r w:rsidR="00510CAC" w:rsidDel="000E39C8">
          <w:rPr>
            <w:rFonts w:ascii="Times New Roman" w:hAnsi="Times New Roman" w:cs="Times New Roman"/>
            <w:sz w:val="24"/>
            <w:szCs w:val="24"/>
          </w:rPr>
          <w:delText>s</w:delText>
        </w:r>
        <w:r w:rsidDel="000E39C8">
          <w:rPr>
            <w:rFonts w:ascii="Times New Roman" w:hAnsi="Times New Roman" w:cs="Times New Roman"/>
            <w:sz w:val="24"/>
            <w:szCs w:val="24"/>
          </w:rPr>
          <w:delText xml:space="preserve"> robustness in handling both low and high values in the dataset. </w:delText>
        </w:r>
        <w:r w:rsidDel="000E39C8">
          <w:rPr>
            <w:rFonts w:ascii="Times New Roman" w:hAnsi="Times New Roman" w:cs="Times New Roman"/>
            <w:sz w:val="24"/>
            <w:szCs w:val="24"/>
          </w:rPr>
          <w:fldChar w:fldCharType="begin"/>
        </w:r>
        <w:r w:rsidDel="000E39C8">
          <w:rPr>
            <w:rFonts w:ascii="Times New Roman" w:hAnsi="Times New Roman" w:cs="Times New Roman"/>
            <w:sz w:val="24"/>
            <w:szCs w:val="24"/>
          </w:rPr>
          <w:delInstrText xml:space="preserve"> REF _Ref178443394 \h  \* MERGEFORMAT </w:delInstrText>
        </w:r>
        <w:r w:rsidDel="000E39C8">
          <w:rPr>
            <w:rFonts w:ascii="Times New Roman" w:hAnsi="Times New Roman" w:cs="Times New Roman"/>
            <w:sz w:val="24"/>
            <w:szCs w:val="24"/>
          </w:rPr>
        </w:r>
        <w:r w:rsidDel="000E39C8">
          <w:rPr>
            <w:rFonts w:ascii="Times New Roman" w:hAnsi="Times New Roman" w:cs="Times New Roman"/>
            <w:sz w:val="24"/>
            <w:szCs w:val="24"/>
          </w:rPr>
          <w:fldChar w:fldCharType="separate"/>
        </w:r>
        <w:r w:rsidR="009A7A28" w:rsidRPr="00443E04" w:rsidDel="000E39C8">
          <w:rPr>
            <w:rFonts w:ascii="Times New Roman" w:hAnsi="Times New Roman" w:cs="Times New Roman"/>
            <w:sz w:val="24"/>
            <w:szCs w:val="24"/>
          </w:rPr>
          <w:delText xml:space="preserve">Figure </w:delText>
        </w:r>
        <w:r w:rsidR="009A7A28" w:rsidDel="000E39C8">
          <w:rPr>
            <w:rFonts w:ascii="Times New Roman" w:hAnsi="Times New Roman" w:cs="Times New Roman"/>
            <w:noProof/>
            <w:sz w:val="24"/>
            <w:szCs w:val="24"/>
          </w:rPr>
          <w:delText>7</w:delText>
        </w:r>
        <w:r w:rsidDel="000E39C8">
          <w:rPr>
            <w:rFonts w:ascii="Times New Roman" w:hAnsi="Times New Roman" w:cs="Times New Roman"/>
            <w:sz w:val="24"/>
            <w:szCs w:val="24"/>
          </w:rPr>
          <w:fldChar w:fldCharType="end"/>
        </w:r>
        <w:r w:rsidDel="000E39C8">
          <w:rPr>
            <w:rFonts w:ascii="Times New Roman" w:hAnsi="Times New Roman" w:cs="Times New Roman"/>
            <w:sz w:val="24"/>
            <w:szCs w:val="24"/>
          </w:rPr>
          <w:delText xml:space="preserve"> (B) provides additional insights into the model performance. The residuals appear roughly symmetrically distributed around the zero line, which is a positive indicator. This </w:delText>
        </w:r>
        <w:r w:rsidR="00BD2F77" w:rsidDel="000E39C8">
          <w:rPr>
            <w:rFonts w:ascii="Times New Roman" w:hAnsi="Times New Roman" w:cs="Times New Roman"/>
            <w:sz w:val="24"/>
            <w:szCs w:val="24"/>
          </w:rPr>
          <w:delText>demonstrates</w:delText>
        </w:r>
        <w:r w:rsidDel="000E39C8">
          <w:rPr>
            <w:rFonts w:ascii="Times New Roman" w:hAnsi="Times New Roman" w:cs="Times New Roman"/>
            <w:sz w:val="24"/>
            <w:szCs w:val="24"/>
          </w:rPr>
          <w:delText xml:space="preserve"> the model is not systematically over or under predicting. There is a relatively consistent spread of residuals across the predicted values, indicating constant variance (</w:delText>
        </w:r>
        <w:r w:rsidRPr="005B7B2C" w:rsidDel="000E39C8">
          <w:rPr>
            <w:rFonts w:ascii="Times New Roman" w:hAnsi="Times New Roman" w:cs="Times New Roman"/>
            <w:sz w:val="24"/>
            <w:szCs w:val="24"/>
          </w:rPr>
          <w:delText>homoscedasticity</w:delText>
        </w:r>
        <w:r w:rsidDel="000E39C8">
          <w:rPr>
            <w:rFonts w:ascii="Times New Roman" w:hAnsi="Times New Roman" w:cs="Times New Roman"/>
            <w:sz w:val="24"/>
            <w:szCs w:val="24"/>
          </w:rPr>
          <w:delText>)</w:delText>
        </w:r>
        <w:r w:rsidR="00510CAC" w:rsidDel="000E39C8">
          <w:rPr>
            <w:rFonts w:ascii="Times New Roman" w:hAnsi="Times New Roman" w:cs="Times New Roman"/>
            <w:sz w:val="24"/>
            <w:szCs w:val="24"/>
          </w:rPr>
          <w:delText xml:space="preserve">, which </w:delText>
        </w:r>
        <w:r w:rsidDel="000E39C8">
          <w:rPr>
            <w:rFonts w:ascii="Times New Roman" w:hAnsi="Times New Roman" w:cs="Times New Roman"/>
            <w:sz w:val="24"/>
            <w:szCs w:val="24"/>
          </w:rPr>
          <w:delText xml:space="preserve">is a desirable property. </w:delText>
        </w:r>
      </w:del>
    </w:p>
    <w:p w14:paraId="7248BA7A" w14:textId="1C591691" w:rsidR="00D35595" w:rsidRPr="00443E04" w:rsidRDefault="00E40EB0" w:rsidP="006C08A8">
      <w:pPr>
        <w:keepNext/>
        <w:jc w:val="center"/>
        <w:rPr>
          <w:rFonts w:ascii="Times New Roman" w:hAnsi="Times New Roman" w:cs="Times New Roman"/>
          <w:sz w:val="24"/>
          <w:szCs w:val="24"/>
        </w:rPr>
      </w:pPr>
      <w:ins w:id="973" w:author="Acaru, Silviu" w:date="2026-02-25T21:13:00Z" w16du:dateUtc="2026-02-25T20:13:00Z">
        <w:r>
          <w:rPr>
            <w:rFonts w:ascii="Times New Roman" w:hAnsi="Times New Roman" w:cs="Times New Roman"/>
            <w:noProof/>
            <w:sz w:val="24"/>
            <w:szCs w:val="24"/>
          </w:rPr>
          <w:drawing>
            <wp:inline distT="0" distB="0" distL="0" distR="0" wp14:anchorId="7950BAC4" wp14:editId="304FDE3E">
              <wp:extent cx="5943600" cy="3129915"/>
              <wp:effectExtent l="0" t="0" r="0" b="0"/>
              <wp:docPr id="83043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4410" name="Picture 8304344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ins>
      <w:del w:id="974" w:author="Acaru, Silviu" w:date="2026-02-25T21:13:00Z" w16du:dateUtc="2026-02-25T20:13:00Z">
        <w:r w:rsidR="00B83B21" w:rsidDel="00E40EB0">
          <w:rPr>
            <w:rFonts w:ascii="Times New Roman" w:hAnsi="Times New Roman" w:cs="Times New Roman"/>
            <w:noProof/>
            <w:sz w:val="24"/>
            <w:szCs w:val="24"/>
          </w:rPr>
          <w:drawing>
            <wp:inline distT="0" distB="0" distL="0" distR="0" wp14:anchorId="400EF784" wp14:editId="58A20ADF">
              <wp:extent cx="4047067" cy="21571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7.tiff"/>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60494" cy="2164296"/>
                      </a:xfrm>
                      <a:prstGeom prst="rect">
                        <a:avLst/>
                      </a:prstGeom>
                    </pic:spPr>
                  </pic:pic>
                </a:graphicData>
              </a:graphic>
            </wp:inline>
          </w:drawing>
        </w:r>
      </w:del>
    </w:p>
    <w:p w14:paraId="4C25E67C" w14:textId="46B08F32" w:rsidR="00133A35" w:rsidRDefault="007166F6" w:rsidP="00133A35">
      <w:pPr>
        <w:pStyle w:val="Caption"/>
        <w:rPr>
          <w:ins w:id="975" w:author="Acaru, Silviu" w:date="2026-03-12T14:10:00Z" w16du:dateUtc="2026-03-12T13:10:00Z"/>
        </w:rPr>
      </w:pPr>
      <w:bookmarkStart w:id="976" w:name="_Ref17844339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7</w:t>
      </w:r>
      <w:r w:rsidRPr="00443E04">
        <w:rPr>
          <w:rFonts w:ascii="Times New Roman" w:hAnsi="Times New Roman" w:cs="Times New Roman"/>
          <w:sz w:val="24"/>
          <w:szCs w:val="24"/>
        </w:rPr>
        <w:fldChar w:fldCharType="end"/>
      </w:r>
      <w:bookmarkEnd w:id="976"/>
      <w:r w:rsidRPr="00443E04">
        <w:rPr>
          <w:rFonts w:ascii="Times New Roman" w:hAnsi="Times New Roman" w:cs="Times New Roman"/>
          <w:sz w:val="24"/>
          <w:szCs w:val="24"/>
        </w:rPr>
        <w:t xml:space="preserve"> </w:t>
      </w:r>
      <w:ins w:id="977" w:author="Acaru, Silviu" w:date="2026-03-12T14:10:00Z" w16du:dateUtc="2026-03-12T13:10:00Z">
        <w:r w:rsidR="00133A35" w:rsidRPr="00DC3BB6">
          <w:t xml:space="preserve">Predicted versus actual </w:t>
        </w:r>
        <w:proofErr w:type="spellStart"/>
        <w:r w:rsidR="00133A35">
          <w:t>Tg</w:t>
        </w:r>
        <w:proofErr w:type="spellEnd"/>
        <w:r w:rsidR="00133A35">
          <w:t xml:space="preserve"> </w:t>
        </w:r>
        <w:r w:rsidR="00133A35" w:rsidRPr="00DC3BB6">
          <w:t>°C. The ensemble combines five base models (</w:t>
        </w:r>
        <w:r w:rsidR="00133A35">
          <w:t>GBR</w:t>
        </w:r>
        <w:r w:rsidR="00133A35" w:rsidRPr="00DC3BB6">
          <w:t xml:space="preserve">, Random Forest, SVR, Lasso, </w:t>
        </w:r>
        <w:proofErr w:type="spellStart"/>
        <w:r w:rsidR="00133A35" w:rsidRPr="00DC3BB6">
          <w:t>ElasticNet</w:t>
        </w:r>
        <w:proofErr w:type="spellEnd"/>
        <w:r w:rsidR="00133A35" w:rsidRPr="00DC3BB6">
          <w:t>) with 10 estimators each</w:t>
        </w:r>
        <w:r w:rsidR="00133A35">
          <w:t xml:space="preserve"> (for </w:t>
        </w:r>
      </w:ins>
      <w:ins w:id="978" w:author="Acaru, Silviu" w:date="2026-03-15T20:37:00Z" w16du:dateUtc="2026-03-15T19:37:00Z">
        <w:r w:rsidR="00652049">
          <w:t>tree-based</w:t>
        </w:r>
      </w:ins>
      <w:ins w:id="979" w:author="Acaru, Silviu" w:date="2026-03-12T14:10:00Z" w16du:dateUtc="2026-03-12T13:10:00Z">
        <w:r w:rsidR="00133A35">
          <w:t xml:space="preserve"> models)</w:t>
        </w:r>
        <w:r w:rsidR="00133A35" w:rsidRPr="00DC3BB6">
          <w:t>, trained on the optimal feature combination [Lignin (</w:t>
        </w:r>
        <w:proofErr w:type="spellStart"/>
        <w:r w:rsidR="00133A35" w:rsidRPr="00DC3BB6">
          <w:t>wt</w:t>
        </w:r>
        <w:proofErr w:type="spellEnd"/>
        <w:r w:rsidR="00133A35" w:rsidRPr="00DC3BB6">
          <w:t xml:space="preserve">%), Co-polyol type (PTHF), </w:t>
        </w:r>
        <w:r w:rsidR="00133A35">
          <w:t>Ratio</w:t>
        </w:r>
        <w:r w:rsidR="00133A35" w:rsidRPr="00DC3BB6">
          <w:t xml:space="preserve">, </w:t>
        </w:r>
        <w:proofErr w:type="spellStart"/>
        <w:r w:rsidR="00133A35" w:rsidRPr="00DC3BB6">
          <w:t>Copolyol</w:t>
        </w:r>
        <w:proofErr w:type="spellEnd"/>
        <w:r w:rsidR="00133A35" w:rsidRPr="00DC3BB6">
          <w:t xml:space="preserve"> (</w:t>
        </w:r>
        <w:proofErr w:type="spellStart"/>
        <w:r w:rsidR="00133A35" w:rsidRPr="00DC3BB6">
          <w:t>wt</w:t>
        </w:r>
        <w:proofErr w:type="spellEnd"/>
        <w:r w:rsidR="00133A35" w:rsidRPr="00DC3BB6">
          <w:t>%), Isocyanate (</w:t>
        </w:r>
        <w:proofErr w:type="spellStart"/>
        <w:r w:rsidR="00133A35" w:rsidRPr="00DC3BB6">
          <w:t>wt</w:t>
        </w:r>
        <w:proofErr w:type="spellEnd"/>
        <w:r w:rsidR="00133A35" w:rsidRPr="00DC3BB6">
          <w:t xml:space="preserve">%)]. Plot A shows the correlation between predicted and actual </w:t>
        </w:r>
        <w:proofErr w:type="spellStart"/>
        <w:r w:rsidR="00133A35" w:rsidRPr="00DC3BB6">
          <w:t>T</w:t>
        </w:r>
        <w:r w:rsidR="00133A35" w:rsidRPr="00B76887">
          <w:rPr>
            <w:vertAlign w:val="subscript"/>
            <w:rPrChange w:id="980" w:author="Acaru, Silviu" w:date="2026-03-15T20:57:00Z" w16du:dateUtc="2026-03-15T19:57:00Z">
              <w:rPr/>
            </w:rPrChange>
          </w:rPr>
          <w:t>g</w:t>
        </w:r>
        <w:proofErr w:type="spellEnd"/>
        <w:r w:rsidR="00133A35" w:rsidRPr="00DC3BB6">
          <w:t xml:space="preserve"> values for validation and test datasets (n=32), with a Pearson correlation coefficient of r = 0.73 and mean absolute error of 14.29°C. Plot B </w:t>
        </w:r>
        <w:r w:rsidR="00133A35" w:rsidRPr="00DC3BB6">
          <w:lastRenderedPageBreak/>
          <w:t xml:space="preserve">displays residual analysis showing prediction errors randomly distributed around the zero line, indicating no systematic bias in model predictions. </w:t>
        </w:r>
      </w:ins>
    </w:p>
    <w:p w14:paraId="18206632" w14:textId="04FF279C" w:rsidR="007166F6" w:rsidRPr="00443E04" w:rsidDel="00652049" w:rsidRDefault="007166F6" w:rsidP="00203A30">
      <w:pPr>
        <w:pStyle w:val="Caption"/>
        <w:jc w:val="both"/>
        <w:rPr>
          <w:del w:id="981" w:author="Acaru, Silviu" w:date="2026-03-15T20:34:00Z" w16du:dateUtc="2026-03-15T19:34:00Z"/>
          <w:rFonts w:ascii="Times New Roman" w:hAnsi="Times New Roman" w:cs="Times New Roman"/>
          <w:sz w:val="24"/>
          <w:szCs w:val="24"/>
        </w:rPr>
      </w:pPr>
      <w:del w:id="982" w:author="Acaru, Silviu" w:date="2026-02-25T21:15:00Z" w16du:dateUtc="2026-02-25T20:15:00Z">
        <w:r w:rsidRPr="00443E04" w:rsidDel="00E40EB0">
          <w:rPr>
            <w:rFonts w:ascii="Times New Roman" w:hAnsi="Times New Roman" w:cs="Times New Roman"/>
            <w:sz w:val="24"/>
            <w:szCs w:val="24"/>
          </w:rPr>
          <w:delText xml:space="preserve">Regression plot of the selected stacked ensemble </w:delText>
        </w:r>
        <w:r w:rsidR="004A1B8E" w:rsidDel="00E40EB0">
          <w:rPr>
            <w:rFonts w:ascii="Times New Roman" w:hAnsi="Times New Roman" w:cs="Times New Roman"/>
            <w:sz w:val="24"/>
            <w:szCs w:val="24"/>
          </w:rPr>
          <w:delText>(</w:delText>
        </w:r>
        <w:r w:rsidRPr="00443E04" w:rsidDel="00E40EB0">
          <w:rPr>
            <w:rFonts w:ascii="Times New Roman" w:hAnsi="Times New Roman" w:cs="Times New Roman"/>
            <w:sz w:val="24"/>
            <w:szCs w:val="24"/>
          </w:rPr>
          <w:delText>at 1000 base estimators</w:delText>
        </w:r>
        <w:r w:rsidR="004A1B8E" w:rsidDel="00E40EB0">
          <w:rPr>
            <w:rFonts w:ascii="Times New Roman" w:hAnsi="Times New Roman" w:cs="Times New Roman"/>
            <w:sz w:val="24"/>
            <w:szCs w:val="24"/>
          </w:rPr>
          <w:delText xml:space="preserve"> in the tree –based algorithms)</w:delText>
        </w:r>
        <w:r w:rsidRPr="00443E04" w:rsidDel="00E40EB0">
          <w:rPr>
            <w:rFonts w:ascii="Times New Roman" w:hAnsi="Times New Roman" w:cs="Times New Roman"/>
            <w:sz w:val="24"/>
            <w:szCs w:val="24"/>
          </w:rPr>
          <w:delText>.</w:delText>
        </w:r>
        <w:r w:rsidR="0028798A" w:rsidDel="00E40EB0">
          <w:rPr>
            <w:rFonts w:ascii="Times New Roman" w:hAnsi="Times New Roman" w:cs="Times New Roman"/>
            <w:sz w:val="24"/>
            <w:szCs w:val="24"/>
          </w:rPr>
          <w:delText xml:space="preserve"> Pearson c</w:delText>
        </w:r>
        <w:r w:rsidR="00543BAC" w:rsidDel="00E40EB0">
          <w:rPr>
            <w:rFonts w:ascii="Times New Roman" w:hAnsi="Times New Roman" w:cs="Times New Roman"/>
            <w:sz w:val="24"/>
            <w:szCs w:val="24"/>
          </w:rPr>
          <w:delText>orrelation coefficient: 0.99</w:delText>
        </w:r>
        <w:r w:rsidR="0028798A" w:rsidDel="00E40EB0">
          <w:rPr>
            <w:rFonts w:ascii="Times New Roman" w:hAnsi="Times New Roman" w:cs="Times New Roman"/>
            <w:sz w:val="24"/>
            <w:szCs w:val="24"/>
          </w:rPr>
          <w:delText xml:space="preserve">, </w:delText>
        </w:r>
        <w:r w:rsidR="00543BAC" w:rsidDel="00E40EB0">
          <w:rPr>
            <w:rFonts w:ascii="Times New Roman" w:hAnsi="Times New Roman" w:cs="Times New Roman"/>
            <w:sz w:val="24"/>
            <w:szCs w:val="24"/>
          </w:rPr>
          <w:delText>this value indicates a very</w:delText>
        </w:r>
        <w:r w:rsidR="0028798A" w:rsidDel="00E40EB0">
          <w:rPr>
            <w:rFonts w:ascii="Times New Roman" w:hAnsi="Times New Roman" w:cs="Times New Roman"/>
            <w:sz w:val="24"/>
            <w:szCs w:val="24"/>
          </w:rPr>
          <w:delText xml:space="preserve"> strong positive linear relationship. </w:delText>
        </w:r>
      </w:del>
    </w:p>
    <w:p w14:paraId="2799292D" w14:textId="0130F92C" w:rsidR="00EA3BBC" w:rsidRPr="00443E04" w:rsidRDefault="00826D48" w:rsidP="0070473F">
      <w:pPr>
        <w:pStyle w:val="Heading1"/>
        <w:numPr>
          <w:ilvl w:val="1"/>
          <w:numId w:val="2"/>
        </w:numPr>
        <w:spacing w:before="120" w:after="120"/>
        <w:rPr>
          <w:rFonts w:ascii="Times New Roman" w:eastAsia="Times New Roman" w:hAnsi="Times New Roman" w:cs="Times New Roman"/>
          <w:sz w:val="24"/>
          <w:szCs w:val="24"/>
        </w:rPr>
      </w:pPr>
      <w:bookmarkStart w:id="983" w:name="_Toc179040479"/>
      <w:r>
        <w:rPr>
          <w:rFonts w:ascii="Times New Roman" w:eastAsia="Times New Roman" w:hAnsi="Times New Roman" w:cs="Times New Roman"/>
          <w:sz w:val="24"/>
          <w:szCs w:val="24"/>
        </w:rPr>
        <w:t>Mapping data</w:t>
      </w:r>
      <w:bookmarkEnd w:id="983"/>
      <w:r>
        <w:rPr>
          <w:rFonts w:ascii="Times New Roman" w:eastAsia="Times New Roman" w:hAnsi="Times New Roman" w:cs="Times New Roman"/>
          <w:sz w:val="24"/>
          <w:szCs w:val="24"/>
        </w:rPr>
        <w:t xml:space="preserve"> </w:t>
      </w:r>
    </w:p>
    <w:p w14:paraId="7DCEE23C" w14:textId="418389E2" w:rsidR="00C42065" w:rsidRPr="00BB1F63" w:rsidRDefault="00020192" w:rsidP="00237722">
      <w:pPr>
        <w:jc w:val="both"/>
        <w:rPr>
          <w:rFonts w:ascii="Times New Roman" w:hAnsi="Times New Roman" w:cs="Times New Roman"/>
          <w:color w:val="FF0000"/>
          <w:sz w:val="24"/>
          <w:szCs w:val="24"/>
        </w:rPr>
      </w:pPr>
      <w:ins w:id="984" w:author="Acaru, Silviu" w:date="2026-03-16T17:06:00Z" w16du:dateUtc="2026-03-16T16:06:00Z">
        <w:r w:rsidRPr="00020192">
          <w:rPr>
            <w:rFonts w:ascii="Times New Roman" w:hAnsi="Times New Roman" w:cs="Times New Roman"/>
            <w:sz w:val="24"/>
            <w:szCs w:val="24"/>
          </w:rPr>
          <w:t>Bivariate kernel density estimation (KDE) plots were used to analyze the mapping data</w:t>
        </w:r>
        <w:r w:rsidRPr="00020192" w:rsidDel="00020192">
          <w:rPr>
            <w:rFonts w:ascii="Times New Roman" w:hAnsi="Times New Roman" w:cs="Times New Roman"/>
            <w:sz w:val="24"/>
            <w:szCs w:val="24"/>
          </w:rPr>
          <w:t xml:space="preserve"> </w:t>
        </w:r>
      </w:ins>
      <w:del w:id="985" w:author="Acaru, Silviu" w:date="2026-03-16T17:06:00Z" w16du:dateUtc="2026-03-16T16:06:00Z">
        <w:r w:rsidR="5AAB0941" w:rsidRPr="0098592B" w:rsidDel="00020192">
          <w:rPr>
            <w:rFonts w:ascii="Times New Roman" w:hAnsi="Times New Roman" w:cs="Times New Roman"/>
            <w:sz w:val="24"/>
            <w:szCs w:val="24"/>
          </w:rPr>
          <w:delText>We used</w:delText>
        </w:r>
        <w:r w:rsidR="00C42065" w:rsidRPr="0098592B" w:rsidDel="00020192">
          <w:rPr>
            <w:rFonts w:ascii="Times New Roman" w:hAnsi="Times New Roman" w:cs="Times New Roman"/>
            <w:sz w:val="24"/>
            <w:szCs w:val="24"/>
          </w:rPr>
          <w:delText xml:space="preserve"> bivariate distribution plots</w:delText>
        </w:r>
        <w:r w:rsidR="6CB9AB63" w:rsidRPr="0098592B" w:rsidDel="00020192">
          <w:rPr>
            <w:rFonts w:ascii="Times New Roman" w:hAnsi="Times New Roman" w:cs="Times New Roman"/>
            <w:sz w:val="24"/>
            <w:szCs w:val="24"/>
          </w:rPr>
          <w:delText xml:space="preserve"> to analyze the mappin</w:delText>
        </w:r>
        <w:r w:rsidR="3DD6D1B9" w:rsidRPr="0098592B" w:rsidDel="00020192">
          <w:rPr>
            <w:rFonts w:ascii="Times New Roman" w:hAnsi="Times New Roman" w:cs="Times New Roman"/>
            <w:sz w:val="24"/>
            <w:szCs w:val="24"/>
          </w:rPr>
          <w:delText>g</w:delText>
        </w:r>
        <w:r w:rsidR="6CB9AB63" w:rsidRPr="0098592B" w:rsidDel="00020192">
          <w:rPr>
            <w:rFonts w:ascii="Times New Roman" w:hAnsi="Times New Roman" w:cs="Times New Roman"/>
            <w:sz w:val="24"/>
            <w:szCs w:val="24"/>
          </w:rPr>
          <w:delText xml:space="preserve"> data</w:delText>
        </w:r>
        <w:r w:rsidR="56F9FB3A" w:rsidRPr="0098592B" w:rsidDel="00020192">
          <w:rPr>
            <w:rFonts w:ascii="Times New Roman" w:hAnsi="Times New Roman" w:cs="Times New Roman"/>
            <w:noProof/>
            <w:sz w:val="24"/>
            <w:szCs w:val="24"/>
          </w:rPr>
          <w:delText xml:space="preserve"> </w:delText>
        </w:r>
      </w:del>
      <w:r w:rsidR="56F9FB3A" w:rsidRPr="0098592B">
        <w:rPr>
          <w:rFonts w:ascii="Times New Roman" w:hAnsi="Times New Roman" w:cs="Times New Roman"/>
          <w:noProof/>
          <w:sz w:val="24"/>
          <w:szCs w:val="24"/>
        </w:rPr>
        <w:t>(</w:t>
      </w:r>
      <w:ins w:id="986" w:author="Acaru, Silviu" w:date="2026-03-16T17:05:00Z" w16du:dateUtc="2026-03-16T16:05:00Z">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REF _Ref176343001 \h </w:instrText>
        </w:r>
        <w:r>
          <w:rPr>
            <w:rFonts w:ascii="Times New Roman" w:hAnsi="Times New Roman" w:cs="Times New Roman"/>
            <w:noProof/>
            <w:sz w:val="24"/>
            <w:szCs w:val="24"/>
          </w:rPr>
        </w:r>
      </w:ins>
      <w:r>
        <w:rPr>
          <w:rFonts w:ascii="Times New Roman" w:hAnsi="Times New Roman" w:cs="Times New Roman"/>
          <w:noProof/>
          <w:sz w:val="24"/>
          <w:szCs w:val="24"/>
        </w:rPr>
        <w:fldChar w:fldCharType="separate"/>
      </w:r>
      <w:ins w:id="987" w:author="Acaru, Silviu" w:date="2026-03-16T17:05:00Z" w16du:dateUtc="2026-03-16T16:05:00Z">
        <w:r w:rsidRPr="78F197D4">
          <w:rPr>
            <w:rFonts w:ascii="Times New Roman" w:hAnsi="Times New Roman" w:cs="Times New Roman"/>
            <w:sz w:val="24"/>
            <w:szCs w:val="24"/>
          </w:rPr>
          <w:t xml:space="preserve">Figure </w:t>
        </w:r>
        <w:r>
          <w:rPr>
            <w:rFonts w:ascii="Times New Roman" w:hAnsi="Times New Roman" w:cs="Times New Roman"/>
            <w:noProof/>
            <w:sz w:val="24"/>
            <w:szCs w:val="24"/>
          </w:rPr>
          <w:t>8</w:t>
        </w:r>
        <w:r>
          <w:rPr>
            <w:rFonts w:ascii="Times New Roman" w:hAnsi="Times New Roman" w:cs="Times New Roman"/>
            <w:noProof/>
            <w:sz w:val="24"/>
            <w:szCs w:val="24"/>
          </w:rPr>
          <w:fldChar w:fldCharType="end"/>
        </w:r>
      </w:ins>
      <w:del w:id="988" w:author="Acaru, Silviu" w:date="2026-03-16T17:05:00Z" w16du:dateUtc="2026-03-16T16:05:00Z">
        <w:r w:rsidR="00C42065" w:rsidRPr="0098592B" w:rsidDel="00020192">
          <w:rPr>
            <w:rFonts w:ascii="Times New Roman" w:hAnsi="Times New Roman" w:cs="Times New Roman"/>
            <w:sz w:val="24"/>
            <w:szCs w:val="24"/>
          </w:rPr>
          <w:fldChar w:fldCharType="begin"/>
        </w:r>
        <w:r w:rsidR="00C42065" w:rsidRPr="0098592B" w:rsidDel="00020192">
          <w:rPr>
            <w:rFonts w:ascii="Times New Roman" w:hAnsi="Times New Roman" w:cs="Times New Roman"/>
            <w:sz w:val="24"/>
            <w:szCs w:val="24"/>
          </w:rPr>
          <w:delInstrText xml:space="preserve"> REF _Ref176868244 \h  \* MERGEFORMAT </w:delInstrText>
        </w:r>
        <w:r w:rsidR="00C42065" w:rsidRPr="0098592B" w:rsidDel="00020192">
          <w:rPr>
            <w:rFonts w:ascii="Times New Roman" w:hAnsi="Times New Roman" w:cs="Times New Roman"/>
            <w:sz w:val="24"/>
            <w:szCs w:val="24"/>
          </w:rPr>
        </w:r>
        <w:r w:rsidR="00C42065" w:rsidRPr="0098592B" w:rsidDel="00020192">
          <w:rPr>
            <w:rFonts w:ascii="Times New Roman" w:hAnsi="Times New Roman" w:cs="Times New Roman"/>
            <w:sz w:val="24"/>
            <w:szCs w:val="24"/>
          </w:rPr>
          <w:fldChar w:fldCharType="separate"/>
        </w:r>
        <w:r w:rsidR="009A7A28" w:rsidRPr="00443E04" w:rsidDel="00020192">
          <w:rPr>
            <w:rFonts w:ascii="Times New Roman" w:hAnsi="Times New Roman" w:cs="Times New Roman"/>
            <w:sz w:val="24"/>
            <w:szCs w:val="24"/>
          </w:rPr>
          <w:delText xml:space="preserve">Figure </w:delText>
        </w:r>
        <w:r w:rsidR="009A7A28" w:rsidDel="00020192">
          <w:rPr>
            <w:rFonts w:ascii="Times New Roman" w:hAnsi="Times New Roman" w:cs="Times New Roman"/>
            <w:noProof/>
            <w:sz w:val="24"/>
            <w:szCs w:val="24"/>
          </w:rPr>
          <w:delText>4</w:delText>
        </w:r>
        <w:r w:rsidR="00C42065" w:rsidRPr="0098592B" w:rsidDel="00020192">
          <w:rPr>
            <w:rFonts w:ascii="Times New Roman" w:hAnsi="Times New Roman" w:cs="Times New Roman"/>
            <w:sz w:val="24"/>
            <w:szCs w:val="24"/>
          </w:rPr>
          <w:fldChar w:fldCharType="end"/>
        </w:r>
      </w:del>
      <w:r w:rsidR="56F9FB3A" w:rsidRPr="0098592B">
        <w:rPr>
          <w:rFonts w:ascii="Times New Roman" w:hAnsi="Times New Roman" w:cs="Times New Roman"/>
          <w:sz w:val="24"/>
          <w:szCs w:val="24"/>
        </w:rPr>
        <w:t>).</w:t>
      </w:r>
      <w:r w:rsidR="6A5A96C2" w:rsidRPr="0098592B">
        <w:rPr>
          <w:rFonts w:ascii="Times New Roman" w:hAnsi="Times New Roman" w:cs="Times New Roman"/>
          <w:sz w:val="24"/>
          <w:szCs w:val="24"/>
        </w:rPr>
        <w:t xml:space="preserve"> </w:t>
      </w:r>
      <w:r w:rsidR="00C42065" w:rsidRPr="0098592B">
        <w:rPr>
          <w:rFonts w:ascii="Times New Roman" w:hAnsi="Times New Roman" w:cs="Times New Roman"/>
          <w:sz w:val="24"/>
          <w:szCs w:val="24"/>
        </w:rPr>
        <w:t xml:space="preserve"> </w:t>
      </w:r>
      <w:ins w:id="989" w:author="Acaru, Silviu" w:date="2026-03-16T17:06:00Z" w16du:dateUtc="2026-03-16T16:06:00Z">
        <w:r w:rsidRPr="00020192">
          <w:rPr>
            <w:rFonts w:ascii="Times New Roman" w:hAnsi="Times New Roman" w:cs="Times New Roman"/>
            <w:sz w:val="24"/>
            <w:szCs w:val="24"/>
          </w:rPr>
          <w:t xml:space="preserve">In these plots, high-density regions (peaks) indicate confident, well-supported predictions, whereas low-density regions (troughs) suggest sparse training coverage or model uncertainty. The resulting density patterns are characteristic of ensemble methods trained on imbalanced datasets, where majority </w:t>
        </w:r>
        <w:proofErr w:type="spellStart"/>
        <w:r w:rsidRPr="00020192">
          <w:rPr>
            <w:rFonts w:ascii="Times New Roman" w:hAnsi="Times New Roman" w:cs="Times New Roman"/>
            <w:sz w:val="24"/>
            <w:szCs w:val="24"/>
          </w:rPr>
          <w:t>Tg</w:t>
        </w:r>
        <w:proofErr w:type="spellEnd"/>
        <w:r w:rsidRPr="00020192">
          <w:rPr>
            <w:rFonts w:ascii="Times New Roman" w:hAnsi="Times New Roman" w:cs="Times New Roman"/>
            <w:sz w:val="24"/>
            <w:szCs w:val="24"/>
          </w:rPr>
          <w:t xml:space="preserve"> groups dominate the estimation</w:t>
        </w:r>
      </w:ins>
      <w:del w:id="990" w:author="Acaru, Silviu" w:date="2026-03-16T17:06:00Z" w16du:dateUtc="2026-03-16T16:06:00Z">
        <w:r w:rsidR="6FA6B6F9" w:rsidRPr="0098592B" w:rsidDel="00020192">
          <w:rPr>
            <w:rFonts w:ascii="Times New Roman" w:hAnsi="Times New Roman" w:cs="Times New Roman"/>
            <w:sz w:val="24"/>
            <w:szCs w:val="24"/>
          </w:rPr>
          <w:delText>H</w:delText>
        </w:r>
        <w:r w:rsidR="00C42065" w:rsidRPr="0098592B" w:rsidDel="00020192">
          <w:rPr>
            <w:rFonts w:ascii="Times New Roman" w:hAnsi="Times New Roman" w:cs="Times New Roman"/>
            <w:sz w:val="24"/>
            <w:szCs w:val="24"/>
          </w:rPr>
          <w:delText>igh-density regions appear as peaks, while low-density areas form troughs. High-density areas indicate strong, confident predictions, whereas low-intensity peaks suggest sparse data or uncertainty. This pattern often emerges in imbalanced datasets, where one group of T</w:delText>
        </w:r>
        <w:r w:rsidR="00C42065" w:rsidRPr="0098592B" w:rsidDel="00020192">
          <w:rPr>
            <w:rFonts w:ascii="Times New Roman" w:hAnsi="Times New Roman" w:cs="Times New Roman"/>
            <w:sz w:val="24"/>
            <w:szCs w:val="24"/>
            <w:vertAlign w:val="subscript"/>
          </w:rPr>
          <w:delText>g</w:delText>
        </w:r>
        <w:r w:rsidR="00C42065" w:rsidRPr="0098592B" w:rsidDel="00020192">
          <w:rPr>
            <w:rFonts w:ascii="Times New Roman" w:hAnsi="Times New Roman" w:cs="Times New Roman"/>
            <w:sz w:val="24"/>
            <w:szCs w:val="24"/>
          </w:rPr>
          <w:delText xml:space="preserve"> values significantly outnumbers others</w:delText>
        </w:r>
      </w:del>
      <w:r w:rsidR="00016F8B" w:rsidRPr="0098592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
          <w:id w:val="-1412074019"/>
          <w:placeholder>
            <w:docPart w:val="DefaultPlaceholder_-1854013440"/>
          </w:placeholder>
        </w:sdtPr>
        <w:sdtContent>
          <w:r w:rsidR="00412D9A" w:rsidRPr="00412D9A">
            <w:rPr>
              <w:rFonts w:ascii="Times New Roman" w:hAnsi="Times New Roman" w:cs="Times New Roman"/>
              <w:color w:val="000000"/>
              <w:sz w:val="24"/>
              <w:szCs w:val="24"/>
              <w:vertAlign w:val="superscript"/>
            </w:rPr>
            <w:t>[36]</w:t>
          </w:r>
        </w:sdtContent>
      </w:sdt>
      <w:r w:rsidR="00C42065" w:rsidRPr="0098592B">
        <w:rPr>
          <w:rFonts w:ascii="Times New Roman" w:hAnsi="Times New Roman" w:cs="Times New Roman"/>
          <w:sz w:val="24"/>
          <w:szCs w:val="24"/>
        </w:rPr>
        <w:t xml:space="preserve"> </w:t>
      </w:r>
      <w:del w:id="991" w:author="Acaru, Silviu" w:date="2026-03-16T17:06:00Z" w16du:dateUtc="2026-03-16T16:06:00Z">
        <w:r w:rsidR="00C42065" w:rsidRPr="0098592B" w:rsidDel="00020192">
          <w:rPr>
            <w:rFonts w:ascii="Times New Roman" w:hAnsi="Times New Roman" w:cs="Times New Roman"/>
            <w:sz w:val="24"/>
            <w:szCs w:val="24"/>
          </w:rPr>
          <w:delText xml:space="preserve">Consequently, the majority group dominates the density estimation, producing prominent peaks, while </w:delText>
        </w:r>
        <w:r w:rsidR="001A6B86" w:rsidRPr="0098592B" w:rsidDel="00020192">
          <w:rPr>
            <w:rFonts w:ascii="Times New Roman" w:hAnsi="Times New Roman" w:cs="Times New Roman"/>
            <w:sz w:val="24"/>
            <w:szCs w:val="24"/>
          </w:rPr>
          <w:delText xml:space="preserve">less distinct features may represent the minority </w:delText>
        </w:r>
        <w:r w:rsidR="00BA4080" w:rsidRPr="0098592B" w:rsidDel="00020192">
          <w:rPr>
            <w:rFonts w:ascii="Times New Roman" w:hAnsi="Times New Roman" w:cs="Times New Roman"/>
            <w:sz w:val="24"/>
            <w:szCs w:val="24"/>
          </w:rPr>
          <w:delText xml:space="preserve">group. </w:delText>
        </w:r>
        <w:r w:rsidR="00A04ED4" w:rsidRPr="0098592B" w:rsidDel="00020192">
          <w:rPr>
            <w:rFonts w:ascii="Times New Roman" w:hAnsi="Times New Roman" w:cs="Times New Roman"/>
            <w:sz w:val="24"/>
            <w:szCs w:val="24"/>
          </w:rPr>
          <w:delText xml:space="preserve">Addressing the imbalanced dataset for small datasets through a classification or regression problem could be the subject of another study; </w:delText>
        </w:r>
        <w:r w:rsidR="00E75E5F" w:rsidRPr="0098592B" w:rsidDel="00020192">
          <w:rPr>
            <w:rFonts w:ascii="Times New Roman" w:hAnsi="Times New Roman" w:cs="Times New Roman"/>
            <w:sz w:val="24"/>
            <w:szCs w:val="24"/>
          </w:rPr>
          <w:delText>in the interim</w:delText>
        </w:r>
        <w:r w:rsidR="00A04ED4" w:rsidRPr="0098592B" w:rsidDel="00020192">
          <w:rPr>
            <w:rFonts w:ascii="Times New Roman" w:hAnsi="Times New Roman" w:cs="Times New Roman"/>
            <w:sz w:val="24"/>
            <w:szCs w:val="24"/>
          </w:rPr>
          <w:delText>, the current framework is sufficient for facilitating advancements</w:delText>
        </w:r>
        <w:r w:rsidR="00E75E5F" w:rsidRPr="0098592B" w:rsidDel="00020192">
          <w:rPr>
            <w:rFonts w:ascii="Times New Roman" w:hAnsi="Times New Roman" w:cs="Times New Roman"/>
            <w:sz w:val="24"/>
            <w:szCs w:val="24"/>
          </w:rPr>
          <w:delText xml:space="preserve"> in lignin PUs synthesis</w:delText>
        </w:r>
        <w:r w:rsidR="00A04ED4" w:rsidRPr="0098592B" w:rsidDel="00020192">
          <w:rPr>
            <w:rFonts w:ascii="Times New Roman" w:hAnsi="Times New Roman" w:cs="Times New Roman"/>
            <w:sz w:val="24"/>
            <w:szCs w:val="24"/>
          </w:rPr>
          <w:delText>.</w:delText>
        </w:r>
      </w:del>
    </w:p>
    <w:p w14:paraId="6FA1AE7A" w14:textId="41C49C75" w:rsidR="00DF2AFF" w:rsidRDefault="002E4CF3" w:rsidP="00237722">
      <w:pPr>
        <w:jc w:val="both"/>
        <w:rPr>
          <w:ins w:id="992" w:author="Acaru, Silviu" w:date="2026-03-14T18:55:00Z" w16du:dateUtc="2026-03-14T17:55:00Z"/>
          <w:rFonts w:ascii="Times New Roman" w:hAnsi="Times New Roman" w:cs="Times New Roman"/>
          <w:sz w:val="24"/>
          <w:szCs w:val="24"/>
        </w:rPr>
      </w:pPr>
      <w:del w:id="993" w:author="Acaru, Silviu" w:date="2026-03-16T17:07:00Z" w16du:dateUtc="2026-03-16T16:07:00Z">
        <w:r w:rsidDel="00020192">
          <w:rPr>
            <w:rFonts w:ascii="Times New Roman" w:hAnsi="Times New Roman" w:cs="Times New Roman"/>
            <w:sz w:val="24"/>
            <w:szCs w:val="24"/>
          </w:rPr>
          <w:delText xml:space="preserve">In </w:delText>
        </w:r>
      </w:del>
      <w:r w:rsidR="00E25D0A" w:rsidRPr="004B1565">
        <w:rPr>
          <w:rFonts w:ascii="Times New Roman" w:hAnsi="Times New Roman" w:cs="Times New Roman"/>
          <w:sz w:val="24"/>
          <w:szCs w:val="24"/>
        </w:rPr>
        <w:fldChar w:fldCharType="begin"/>
      </w:r>
      <w:r w:rsidR="00E25D0A" w:rsidRPr="004B1565">
        <w:rPr>
          <w:rFonts w:ascii="Times New Roman" w:hAnsi="Times New Roman" w:cs="Times New Roman"/>
          <w:sz w:val="24"/>
          <w:szCs w:val="24"/>
        </w:rPr>
        <w:instrText xml:space="preserve"> REF _Ref176343001 \h </w:instrText>
      </w:r>
      <w:r w:rsidR="00F53D5D" w:rsidRPr="004B1565">
        <w:rPr>
          <w:rFonts w:ascii="Times New Roman" w:hAnsi="Times New Roman" w:cs="Times New Roman"/>
          <w:sz w:val="24"/>
          <w:szCs w:val="24"/>
        </w:rPr>
        <w:instrText xml:space="preserve"> \* MERGEFORMAT </w:instrText>
      </w:r>
      <w:r w:rsidR="00E25D0A" w:rsidRPr="004B1565">
        <w:rPr>
          <w:rFonts w:ascii="Times New Roman" w:hAnsi="Times New Roman" w:cs="Times New Roman"/>
          <w:sz w:val="24"/>
          <w:szCs w:val="24"/>
        </w:rPr>
      </w:r>
      <w:r w:rsidR="00E25D0A" w:rsidRPr="004B1565">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E25D0A" w:rsidRPr="004B1565">
        <w:rPr>
          <w:rFonts w:ascii="Times New Roman" w:hAnsi="Times New Roman" w:cs="Times New Roman"/>
          <w:sz w:val="24"/>
          <w:szCs w:val="24"/>
        </w:rPr>
        <w:fldChar w:fldCharType="end"/>
      </w:r>
      <w:r w:rsidR="00BD2F77" w:rsidRPr="004B1565">
        <w:rPr>
          <w:rFonts w:ascii="Times New Roman" w:hAnsi="Times New Roman" w:cs="Times New Roman"/>
          <w:sz w:val="24"/>
          <w:szCs w:val="24"/>
        </w:rPr>
        <w:t xml:space="preserve"> (</w:t>
      </w:r>
      <w:r w:rsidR="00C42065" w:rsidRPr="004B1565">
        <w:rPr>
          <w:rFonts w:ascii="Times New Roman" w:hAnsi="Times New Roman" w:cs="Times New Roman"/>
          <w:sz w:val="24"/>
          <w:szCs w:val="24"/>
        </w:rPr>
        <w:t>A</w:t>
      </w:r>
      <w:r w:rsidR="00BD2F77"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del w:id="994" w:author="Acaru, Silviu" w:date="2026-03-16T17:09:00Z" w16du:dateUtc="2026-03-16T16:09:00Z">
        <w:r w:rsidR="004B1565" w:rsidRPr="004B1565" w:rsidDel="00020192">
          <w:rPr>
            <w:rFonts w:ascii="Times New Roman" w:hAnsi="Times New Roman" w:cs="Times New Roman"/>
            <w:sz w:val="24"/>
            <w:szCs w:val="24"/>
          </w:rPr>
          <w:delText xml:space="preserve">which </w:delText>
        </w:r>
      </w:del>
      <w:r w:rsidR="004B1565" w:rsidRPr="004B1565">
        <w:rPr>
          <w:rFonts w:ascii="Times New Roman" w:hAnsi="Times New Roman" w:cs="Times New Roman"/>
          <w:sz w:val="24"/>
          <w:szCs w:val="24"/>
        </w:rPr>
        <w:t xml:space="preserve">shows the relationship between </w:t>
      </w:r>
      <w:r w:rsidR="004B1565" w:rsidRPr="004B1565">
        <w:rPr>
          <w:rFonts w:ascii="Times New Roman" w:hAnsi="Times New Roman" w:cs="Times New Roman"/>
          <w:i/>
          <w:sz w:val="24"/>
          <w:szCs w:val="24"/>
        </w:rPr>
        <w:t>Lignin (</w:t>
      </w:r>
      <w:proofErr w:type="spellStart"/>
      <w:r w:rsidR="004B1565" w:rsidRPr="004B1565">
        <w:rPr>
          <w:rFonts w:ascii="Times New Roman" w:hAnsi="Times New Roman" w:cs="Times New Roman"/>
          <w:i/>
          <w:sz w:val="24"/>
          <w:szCs w:val="24"/>
        </w:rPr>
        <w:t>wt</w:t>
      </w:r>
      <w:proofErr w:type="spellEnd"/>
      <w:r w:rsidR="004B1565" w:rsidRPr="004B1565">
        <w:rPr>
          <w:rFonts w:ascii="Times New Roman" w:hAnsi="Times New Roman" w:cs="Times New Roman"/>
          <w:i/>
          <w:sz w:val="24"/>
          <w:szCs w:val="24"/>
        </w:rPr>
        <w:t>%)</w:t>
      </w:r>
      <w:r w:rsidR="004B1565" w:rsidRPr="004B1565">
        <w:rPr>
          <w:rFonts w:ascii="Times New Roman" w:hAnsi="Times New Roman" w:cs="Times New Roman"/>
          <w:sz w:val="24"/>
          <w:szCs w:val="24"/>
        </w:rPr>
        <w:t xml:space="preserve"> and </w:t>
      </w:r>
      <w:proofErr w:type="spellStart"/>
      <w:r w:rsidR="004B1565" w:rsidRPr="004B1565">
        <w:rPr>
          <w:rFonts w:ascii="Times New Roman" w:hAnsi="Times New Roman" w:cs="Times New Roman"/>
          <w:sz w:val="24"/>
          <w:szCs w:val="24"/>
        </w:rPr>
        <w:t>T</w:t>
      </w:r>
      <w:r w:rsidR="004B1565" w:rsidRPr="004B1565">
        <w:rPr>
          <w:rFonts w:ascii="Times New Roman" w:hAnsi="Times New Roman" w:cs="Times New Roman"/>
          <w:sz w:val="24"/>
          <w:szCs w:val="24"/>
          <w:vertAlign w:val="subscript"/>
        </w:rPr>
        <w:t>g</w:t>
      </w:r>
      <w:proofErr w:type="spellEnd"/>
      <w:r w:rsidR="004B1565" w:rsidRPr="004B1565">
        <w:rPr>
          <w:rFonts w:ascii="Times New Roman" w:hAnsi="Times New Roman" w:cs="Times New Roman"/>
          <w:sz w:val="24"/>
          <w:szCs w:val="24"/>
        </w:rPr>
        <w:t>,</w:t>
      </w:r>
      <w:r>
        <w:rPr>
          <w:rFonts w:ascii="Times New Roman" w:hAnsi="Times New Roman" w:cs="Times New Roman"/>
          <w:sz w:val="24"/>
          <w:szCs w:val="24"/>
        </w:rPr>
        <w:t xml:space="preserve"> we can identify</w:t>
      </w:r>
      <w:r w:rsidR="004B1565" w:rsidRPr="004B1565">
        <w:rPr>
          <w:rFonts w:ascii="Times New Roman" w:hAnsi="Times New Roman" w:cs="Times New Roman"/>
          <w:sz w:val="24"/>
          <w:szCs w:val="24"/>
        </w:rPr>
        <w:t xml:space="preserve"> </w:t>
      </w:r>
      <w:ins w:id="995" w:author="Acaru, Silviu" w:date="2026-03-14T18:55:00Z" w16du:dateUtc="2026-03-14T17:55:00Z">
        <w:r w:rsidR="00DF2AFF">
          <w:rPr>
            <w:rFonts w:ascii="Times New Roman" w:hAnsi="Times New Roman" w:cs="Times New Roman"/>
            <w:sz w:val="24"/>
            <w:szCs w:val="24"/>
          </w:rPr>
          <w:t xml:space="preserve">a progressive evolution of high-density prediction regions that shift upward with increasing lignin content, namely 15-20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0-10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40-50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15-30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lignin</w:t>
        </w:r>
      </w:ins>
      <w:ins w:id="996" w:author="Acaru, Silviu" w:date="2026-03-14T18:56:00Z" w16du:dateUtc="2026-03-14T17:56:00Z">
        <w:r w:rsidR="00DF2AFF">
          <w:rPr>
            <w:rFonts w:ascii="Times New Roman" w:hAnsi="Times New Roman" w:cs="Times New Roman"/>
            <w:sz w:val="24"/>
            <w:szCs w:val="24"/>
          </w:rPr>
          <w:t xml:space="preserve">, and 50-60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30-50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the latter representing the most prominent high-density cluster in the entire mapping. Above 50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the density persists around 55-65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albeit with reduced intensity.</w:t>
        </w:r>
      </w:ins>
    </w:p>
    <w:p w14:paraId="0B2FBC60" w14:textId="51750205" w:rsidR="004B1565" w:rsidRPr="004B1565" w:rsidRDefault="004B1565" w:rsidP="00031290">
      <w:pPr>
        <w:jc w:val="both"/>
        <w:rPr>
          <w:rFonts w:ascii="Times New Roman" w:hAnsi="Times New Roman" w:cs="Times New Roman"/>
          <w:sz w:val="24"/>
          <w:szCs w:val="24"/>
        </w:rPr>
      </w:pPr>
      <w:del w:id="997" w:author="Acaru, Silviu" w:date="2026-03-14T18:57:00Z" w16du:dateUtc="2026-03-14T17:57:00Z">
        <w:r w:rsidRPr="004B1565" w:rsidDel="00DF2AFF">
          <w:rPr>
            <w:rFonts w:ascii="Times New Roman" w:hAnsi="Times New Roman" w:cs="Times New Roman"/>
            <w:sz w:val="24"/>
            <w:szCs w:val="24"/>
          </w:rPr>
          <w:delText>three distinct high-density predi</w:delText>
        </w:r>
        <w:r w:rsidR="002E4CF3" w:rsidDel="00DF2AFF">
          <w:rPr>
            <w:rFonts w:ascii="Times New Roman" w:hAnsi="Times New Roman" w:cs="Times New Roman"/>
            <w:sz w:val="24"/>
            <w:szCs w:val="24"/>
          </w:rPr>
          <w:delText xml:space="preserve">ction regions, namely: </w:delText>
        </w:r>
        <w:r w:rsidRPr="004B1565" w:rsidDel="00DF2AFF">
          <w:rPr>
            <w:rFonts w:ascii="Times New Roman" w:hAnsi="Times New Roman" w:cs="Times New Roman"/>
            <w:sz w:val="24"/>
            <w:szCs w:val="24"/>
          </w:rPr>
          <w:delText>55-60°C at 0-10 wt% lignin, 70-75°C at 20-30 wt% lignin</w:delText>
        </w:r>
        <w:r w:rsidR="002E4CF3" w:rsidDel="00DF2AFF">
          <w:rPr>
            <w:rFonts w:ascii="Times New Roman" w:hAnsi="Times New Roman" w:cs="Times New Roman"/>
            <w:sz w:val="24"/>
            <w:szCs w:val="24"/>
          </w:rPr>
          <w:delText xml:space="preserve"> and </w:delText>
        </w:r>
        <w:r w:rsidRPr="004B1565" w:rsidDel="00DF2AFF">
          <w:rPr>
            <w:rFonts w:ascii="Times New Roman" w:hAnsi="Times New Roman" w:cs="Times New Roman"/>
            <w:sz w:val="24"/>
            <w:szCs w:val="24"/>
          </w:rPr>
          <w:delText>60-70°C at 40-70 wt% lignin</w:delText>
        </w:r>
        <w:r w:rsidR="002E4CF3" w:rsidDel="00DF2AFF">
          <w:rPr>
            <w:rFonts w:ascii="Times New Roman" w:hAnsi="Times New Roman" w:cs="Times New Roman"/>
            <w:sz w:val="24"/>
            <w:szCs w:val="24"/>
          </w:rPr>
          <w:delText>, respectively.</w:delText>
        </w:r>
        <w:r w:rsidRPr="004B1565" w:rsidDel="00DF2AFF">
          <w:rPr>
            <w:rFonts w:ascii="Times New Roman" w:hAnsi="Times New Roman" w:cs="Times New Roman"/>
            <w:sz w:val="24"/>
            <w:szCs w:val="24"/>
          </w:rPr>
          <w:delText xml:space="preserve"> </w:delText>
        </w:r>
      </w:del>
      <w:r w:rsidRPr="004B1565">
        <w:rPr>
          <w:rFonts w:ascii="Times New Roman" w:hAnsi="Times New Roman" w:cs="Times New Roman"/>
          <w:sz w:val="24"/>
          <w:szCs w:val="24"/>
        </w:rPr>
        <w:t xml:space="preserve">Prediction uncertainty </w:t>
      </w:r>
      <w:ins w:id="998" w:author="Acaru, Silviu" w:date="2026-03-14T18:57:00Z" w16du:dateUtc="2026-03-14T17:57:00Z">
        <w:r w:rsidR="00DF2AFF">
          <w:rPr>
            <w:rFonts w:ascii="Times New Roman" w:hAnsi="Times New Roman" w:cs="Times New Roman"/>
            <w:sz w:val="24"/>
            <w:szCs w:val="24"/>
          </w:rPr>
          <w:t xml:space="preserve">is present throughout the lignin content range, with temperature variations spanning approximately 40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(10-50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lower lignin contents and narrowing to approximately 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(50-70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abov</w:t>
        </w:r>
      </w:ins>
      <w:ins w:id="999" w:author="Acaru, Silviu" w:date="2026-03-14T18:58:00Z" w16du:dateUtc="2026-03-14T17:58:00Z">
        <w:r w:rsidR="00DF2AFF">
          <w:rPr>
            <w:rFonts w:ascii="Times New Roman" w:hAnsi="Times New Roman" w:cs="Times New Roman"/>
            <w:sz w:val="24"/>
            <w:szCs w:val="24"/>
          </w:rPr>
          <w:t xml:space="preserve">e 30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lignin.</w:t>
        </w:r>
      </w:ins>
      <w:del w:id="1000" w:author="Acaru, Silviu" w:date="2026-03-14T18:58:00Z" w16du:dateUtc="2026-03-14T17:58:00Z">
        <w:r w:rsidRPr="004B1565" w:rsidDel="00031290">
          <w:rPr>
            <w:rFonts w:ascii="Times New Roman" w:hAnsi="Times New Roman" w:cs="Times New Roman"/>
            <w:sz w:val="24"/>
            <w:szCs w:val="24"/>
          </w:rPr>
          <w:delText>exhibits a marked increase above 20 wt% lignin content, with temperature variations spanning approximately 30</w:delText>
        </w:r>
        <w:r w:rsidR="003967F5" w:rsidDel="00031290">
          <w:rPr>
            <w:rFonts w:ascii="Times New Roman" w:hAnsi="Times New Roman" w:cs="Times New Roman"/>
            <w:sz w:val="24"/>
            <w:szCs w:val="24"/>
          </w:rPr>
          <w:delText xml:space="preserve"> </w:delText>
        </w:r>
        <w:r w:rsidRPr="004B1565" w:rsidDel="00031290">
          <w:rPr>
            <w:rFonts w:ascii="Times New Roman" w:hAnsi="Times New Roman" w:cs="Times New Roman"/>
            <w:sz w:val="24"/>
            <w:szCs w:val="24"/>
          </w:rPr>
          <w:delText>°C (50-80</w:delText>
        </w:r>
        <w:r w:rsidR="003967F5" w:rsidDel="00031290">
          <w:rPr>
            <w:rFonts w:ascii="Times New Roman" w:hAnsi="Times New Roman" w:cs="Times New Roman"/>
            <w:sz w:val="24"/>
            <w:szCs w:val="24"/>
          </w:rPr>
          <w:delText xml:space="preserve"> </w:delText>
        </w:r>
        <w:r w:rsidRPr="004B1565" w:rsidDel="00031290">
          <w:rPr>
            <w:rFonts w:ascii="Times New Roman" w:hAnsi="Times New Roman" w:cs="Times New Roman"/>
            <w:sz w:val="24"/>
            <w:szCs w:val="24"/>
          </w:rPr>
          <w:delText>°C).</w:delText>
        </w:r>
      </w:del>
      <w:r w:rsidRPr="004B1565">
        <w:rPr>
          <w:rFonts w:ascii="Times New Roman" w:hAnsi="Times New Roman" w:cs="Times New Roman"/>
          <w:sz w:val="24"/>
          <w:szCs w:val="24"/>
        </w:rPr>
        <w:t xml:space="preserve"> In contrast, the model demonstrates</w:t>
      </w:r>
      <w:r w:rsidR="003967F5">
        <w:rPr>
          <w:rFonts w:ascii="Times New Roman" w:hAnsi="Times New Roman" w:cs="Times New Roman"/>
          <w:sz w:val="24"/>
          <w:szCs w:val="24"/>
        </w:rPr>
        <w:t xml:space="preserve"> the</w:t>
      </w:r>
      <w:r w:rsidRPr="004B1565">
        <w:rPr>
          <w:rFonts w:ascii="Times New Roman" w:hAnsi="Times New Roman" w:cs="Times New Roman"/>
          <w:sz w:val="24"/>
          <w:szCs w:val="24"/>
        </w:rPr>
        <w:t xml:space="preserve"> highest prediction confidence in the </w:t>
      </w:r>
      <w:del w:id="1001" w:author="Acaru, Silviu" w:date="2026-03-14T18:59:00Z" w16du:dateUtc="2026-03-14T17:59:00Z">
        <w:r w:rsidRPr="004B1565" w:rsidDel="00031290">
          <w:rPr>
            <w:rFonts w:ascii="Times New Roman" w:hAnsi="Times New Roman" w:cs="Times New Roman"/>
            <w:sz w:val="24"/>
            <w:szCs w:val="24"/>
          </w:rPr>
          <w:delText>0-15</w:delText>
        </w:r>
      </w:del>
      <w:ins w:id="1002" w:author="Acaru, Silviu" w:date="2026-03-14T18:59:00Z" w16du:dateUtc="2026-03-14T17:59:00Z">
        <w:r w:rsidR="00031290">
          <w:rPr>
            <w:rFonts w:ascii="Times New Roman" w:hAnsi="Times New Roman" w:cs="Times New Roman"/>
            <w:sz w:val="24"/>
            <w:szCs w:val="24"/>
          </w:rPr>
          <w:t>30-50</w:t>
        </w:r>
      </w:ins>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lignin range, evidenced by minimal variance</w:t>
      </w:r>
      <w:ins w:id="1003" w:author="Acaru, Silviu" w:date="2026-03-14T18:59:00Z" w16du:dateUtc="2026-03-14T17:59:00Z">
        <w:r w:rsidR="00031290">
          <w:rPr>
            <w:rFonts w:ascii="Times New Roman" w:hAnsi="Times New Roman" w:cs="Times New Roman"/>
            <w:sz w:val="24"/>
            <w:szCs w:val="24"/>
          </w:rPr>
          <w:t xml:space="preserve"> and the most concentrated density</w:t>
        </w:r>
      </w:ins>
      <w:r w:rsidRPr="004B1565">
        <w:rPr>
          <w:rFonts w:ascii="Times New Roman" w:hAnsi="Times New Roman" w:cs="Times New Roman"/>
          <w:sz w:val="24"/>
          <w:szCs w:val="24"/>
        </w:rPr>
        <w:t>.</w:t>
      </w:r>
    </w:p>
    <w:p w14:paraId="415A5623" w14:textId="7F876164" w:rsidR="004B1565" w:rsidRPr="004B1565" w:rsidRDefault="004B1565" w:rsidP="00237722">
      <w:pPr>
        <w:jc w:val="both"/>
        <w:rPr>
          <w:rFonts w:ascii="Times New Roman" w:hAnsi="Times New Roman" w:cs="Times New Roman"/>
          <w:sz w:val="24"/>
          <w:szCs w:val="24"/>
        </w:rPr>
      </w:pPr>
      <w:r w:rsidRPr="004B1565">
        <w:rPr>
          <w:rFonts w:ascii="Times New Roman" w:hAnsi="Times New Roman" w:cs="Times New Roman"/>
          <w:sz w:val="24"/>
          <w:szCs w:val="24"/>
        </w:rPr>
        <w:t xml:space="preserve">The presence of multiple high-density regions is characteristic of ensemble-based methods (RF and GBR algorithms). While smooth transitions between regions indicate robust interpolation capabilities, the prediction density patterns suggest potential overfitting, particularly in the </w:t>
      </w:r>
      <w:del w:id="1004" w:author="Acaru, Silviu" w:date="2026-03-14T19:00:00Z" w16du:dateUtc="2026-03-14T18:00:00Z">
        <w:r w:rsidRPr="004B1565" w:rsidDel="00F16CB0">
          <w:rPr>
            <w:rFonts w:ascii="Times New Roman" w:hAnsi="Times New Roman" w:cs="Times New Roman"/>
            <w:sz w:val="24"/>
            <w:szCs w:val="24"/>
          </w:rPr>
          <w:delText>20-</w:delText>
        </w:r>
      </w:del>
      <w:r w:rsidRPr="004B1565">
        <w:rPr>
          <w:rFonts w:ascii="Times New Roman" w:hAnsi="Times New Roman" w:cs="Times New Roman"/>
          <w:sz w:val="24"/>
          <w:szCs w:val="24"/>
        </w:rPr>
        <w:t>30</w:t>
      </w:r>
      <w:ins w:id="1005" w:author="Acaru, Silviu" w:date="2026-03-14T19:00:00Z" w16du:dateUtc="2026-03-14T18:00:00Z">
        <w:r w:rsidR="00F16CB0">
          <w:rPr>
            <w:rFonts w:ascii="Times New Roman" w:hAnsi="Times New Roman" w:cs="Times New Roman"/>
            <w:sz w:val="24"/>
            <w:szCs w:val="24"/>
          </w:rPr>
          <w:t xml:space="preserve">-50 </w:t>
        </w:r>
        <w:proofErr w:type="spellStart"/>
        <w:r w:rsidR="00F16CB0">
          <w:rPr>
            <w:rFonts w:ascii="Times New Roman" w:hAnsi="Times New Roman" w:cs="Times New Roman"/>
            <w:sz w:val="24"/>
            <w:szCs w:val="24"/>
          </w:rPr>
          <w:t>wt</w:t>
        </w:r>
        <w:proofErr w:type="spellEnd"/>
        <w:r w:rsidR="00F16CB0">
          <w:rPr>
            <w:rFonts w:ascii="Times New Roman" w:hAnsi="Times New Roman" w:cs="Times New Roman"/>
            <w:sz w:val="24"/>
            <w:szCs w:val="24"/>
          </w:rPr>
          <w:t>%</w:t>
        </w:r>
      </w:ins>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del w:id="1006" w:author="Acaru, Silviu" w:date="2026-03-14T19:00:00Z" w16du:dateUtc="2026-03-14T18:00:00Z">
        <w:r w:rsidRPr="004B1565" w:rsidDel="00F16CB0">
          <w:rPr>
            <w:rFonts w:ascii="Times New Roman" w:hAnsi="Times New Roman" w:cs="Times New Roman"/>
            <w:sz w:val="24"/>
            <w:szCs w:val="24"/>
          </w:rPr>
          <w:delText xml:space="preserve"> and 40-50 wt% </w:delText>
        </w:r>
      </w:del>
      <w:r w:rsidRPr="004B1565">
        <w:rPr>
          <w:rFonts w:ascii="Times New Roman" w:hAnsi="Times New Roman" w:cs="Times New Roman"/>
          <w:sz w:val="24"/>
          <w:szCs w:val="24"/>
        </w:rPr>
        <w:t>lignin</w:t>
      </w:r>
      <w:proofErr w:type="spellEnd"/>
      <w:r w:rsidRPr="004B1565">
        <w:rPr>
          <w:rFonts w:ascii="Times New Roman" w:hAnsi="Times New Roman" w:cs="Times New Roman"/>
          <w:sz w:val="24"/>
          <w:szCs w:val="24"/>
        </w:rPr>
        <w:t xml:space="preserve"> region</w:t>
      </w:r>
      <w:del w:id="1007" w:author="Acaru, Silviu" w:date="2026-03-14T19:00:00Z" w16du:dateUtc="2026-03-14T18:00:00Z">
        <w:r w:rsidRPr="004B1565" w:rsidDel="00F16CB0">
          <w:rPr>
            <w:rFonts w:ascii="Times New Roman" w:hAnsi="Times New Roman" w:cs="Times New Roman"/>
            <w:sz w:val="24"/>
            <w:szCs w:val="24"/>
          </w:rPr>
          <w:delText>s</w:delText>
        </w:r>
      </w:del>
      <w:r w:rsidRPr="004B1565">
        <w:rPr>
          <w:rFonts w:ascii="Times New Roman" w:hAnsi="Times New Roman" w:cs="Times New Roman"/>
          <w:sz w:val="24"/>
          <w:szCs w:val="24"/>
        </w:rPr>
        <w:t xml:space="preserve"> where data clusters exhibit unusually high prediction density.</w:t>
      </w:r>
    </w:p>
    <w:p w14:paraId="41A75D73" w14:textId="5AA27E04" w:rsidR="004B1565" w:rsidRPr="004B1565" w:rsidRDefault="004B1565" w:rsidP="00237722">
      <w:pPr>
        <w:jc w:val="both"/>
        <w:rPr>
          <w:rFonts w:ascii="Times New Roman" w:hAnsi="Times New Roman" w:cs="Times New Roman"/>
          <w:sz w:val="24"/>
          <w:szCs w:val="24"/>
        </w:rPr>
      </w:pPr>
      <w:r w:rsidRPr="004B1565">
        <w:rPr>
          <w:rFonts w:ascii="Times New Roman" w:hAnsi="Times New Roman" w:cs="Times New Roman"/>
          <w:sz w:val="24"/>
          <w:szCs w:val="24"/>
        </w:rPr>
        <w:t xml:space="preserve">Several methodological limitations warrant consideration. Distinct discretization around </w:t>
      </w:r>
      <w:del w:id="1008" w:author="Acaru, Silviu" w:date="2026-03-14T19:00:00Z" w16du:dateUtc="2026-03-14T18:00:00Z">
        <w:r w:rsidRPr="004B1565" w:rsidDel="00F16CB0">
          <w:rPr>
            <w:rFonts w:ascii="Times New Roman" w:hAnsi="Times New Roman" w:cs="Times New Roman"/>
            <w:sz w:val="24"/>
            <w:szCs w:val="24"/>
          </w:rPr>
          <w:delText>20-30</w:delText>
        </w:r>
      </w:del>
      <w:ins w:id="1009" w:author="Acaru, Silviu" w:date="2026-03-14T19:00:00Z" w16du:dateUtc="2026-03-14T18:00:00Z">
        <w:r w:rsidR="00F16CB0">
          <w:rPr>
            <w:rFonts w:ascii="Times New Roman" w:hAnsi="Times New Roman" w:cs="Times New Roman"/>
            <w:sz w:val="24"/>
            <w:szCs w:val="24"/>
          </w:rPr>
          <w:t>10</w:t>
        </w:r>
      </w:ins>
      <w:ins w:id="1010" w:author="Acaru, Silviu" w:date="2026-03-14T19:01:00Z" w16du:dateUtc="2026-03-14T18:01:00Z">
        <w:r w:rsidR="00F16CB0">
          <w:rPr>
            <w:rFonts w:ascii="Times New Roman" w:hAnsi="Times New Roman" w:cs="Times New Roman"/>
            <w:sz w:val="24"/>
            <w:szCs w:val="24"/>
          </w:rPr>
          <w:t xml:space="preserve">-15 </w:t>
        </w:r>
      </w:ins>
      <w:del w:id="1011" w:author="Acaru, Silviu" w:date="2026-03-14T19:01:00Z" w16du:dateUtc="2026-03-14T18:01:00Z">
        <w:r w:rsidRPr="004B1565" w:rsidDel="00F16CB0">
          <w:rPr>
            <w:rFonts w:ascii="Times New Roman" w:hAnsi="Times New Roman" w:cs="Times New Roman"/>
            <w:sz w:val="24"/>
            <w:szCs w:val="24"/>
          </w:rPr>
          <w:delText xml:space="preserve"> </w:delText>
        </w:r>
      </w:del>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indicates potential sampling bias in the training dataset. The </w:t>
      </w:r>
      <w:del w:id="1012" w:author="Acaru, Silviu" w:date="2026-03-14T19:01:00Z" w16du:dateUtc="2026-03-14T18:01:00Z">
        <w:r w:rsidRPr="004B1565" w:rsidDel="00F16CB0">
          <w:rPr>
            <w:rFonts w:ascii="Times New Roman" w:hAnsi="Times New Roman" w:cs="Times New Roman"/>
            <w:sz w:val="24"/>
            <w:szCs w:val="24"/>
          </w:rPr>
          <w:delText xml:space="preserve">abrupt </w:delText>
        </w:r>
      </w:del>
      <w:ins w:id="1013" w:author="Acaru, Silviu" w:date="2026-03-14T19:01:00Z" w16du:dateUtc="2026-03-14T18:01:00Z">
        <w:r w:rsidR="00F16CB0">
          <w:rPr>
            <w:rFonts w:ascii="Times New Roman" w:hAnsi="Times New Roman" w:cs="Times New Roman"/>
            <w:sz w:val="24"/>
            <w:szCs w:val="24"/>
          </w:rPr>
          <w:t>gradual</w:t>
        </w:r>
        <w:r w:rsidR="00F16CB0" w:rsidRPr="004B1565">
          <w:rPr>
            <w:rFonts w:ascii="Times New Roman" w:hAnsi="Times New Roman" w:cs="Times New Roman"/>
            <w:sz w:val="24"/>
            <w:szCs w:val="24"/>
          </w:rPr>
          <w:t xml:space="preserve"> </w:t>
        </w:r>
      </w:ins>
      <w:r w:rsidRPr="004B1565">
        <w:rPr>
          <w:rFonts w:ascii="Times New Roman" w:hAnsi="Times New Roman" w:cs="Times New Roman"/>
          <w:sz w:val="24"/>
          <w:szCs w:val="24"/>
        </w:rPr>
        <w:t xml:space="preserve">transition at </w:t>
      </w:r>
      <w:del w:id="1014" w:author="Acaru, Silviu" w:date="2026-03-14T19:01:00Z" w16du:dateUtc="2026-03-14T18:01:00Z">
        <w:r w:rsidRPr="004B1565" w:rsidDel="00F16CB0">
          <w:rPr>
            <w:rFonts w:ascii="Times New Roman" w:hAnsi="Times New Roman" w:cs="Times New Roman"/>
            <w:sz w:val="24"/>
            <w:szCs w:val="24"/>
          </w:rPr>
          <w:delText xml:space="preserve">20 </w:delText>
        </w:r>
      </w:del>
      <w:ins w:id="1015" w:author="Acaru, Silviu" w:date="2026-03-14T19:01:00Z" w16du:dateUtc="2026-03-14T18:01:00Z">
        <w:r w:rsidR="00F16CB0">
          <w:rPr>
            <w:rFonts w:ascii="Times New Roman" w:hAnsi="Times New Roman" w:cs="Times New Roman"/>
            <w:sz w:val="24"/>
            <w:szCs w:val="24"/>
          </w:rPr>
          <w:t>15</w:t>
        </w:r>
        <w:r w:rsidR="00F16CB0" w:rsidRPr="004B1565">
          <w:rPr>
            <w:rFonts w:ascii="Times New Roman" w:hAnsi="Times New Roman" w:cs="Times New Roman"/>
            <w:sz w:val="24"/>
            <w:szCs w:val="24"/>
          </w:rPr>
          <w:t xml:space="preserve"> </w:t>
        </w:r>
      </w:ins>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is characteristic of the boundary between distinct training data and </w:t>
      </w:r>
      <w:r w:rsidRPr="004B1565">
        <w:rPr>
          <w:rFonts w:ascii="Times New Roman" w:hAnsi="Times New Roman" w:cs="Times New Roman"/>
          <w:sz w:val="24"/>
          <w:szCs w:val="24"/>
        </w:rPr>
        <w:lastRenderedPageBreak/>
        <w:t>as such it dictates a fundamental shift in the model's prediction mechanism. Sparse regions, visualized in yellow,</w:t>
      </w:r>
      <w:r w:rsidR="002E4CF3">
        <w:rPr>
          <w:rFonts w:ascii="Times New Roman" w:hAnsi="Times New Roman" w:cs="Times New Roman"/>
          <w:sz w:val="24"/>
          <w:szCs w:val="24"/>
        </w:rPr>
        <w:t xml:space="preserve"> as already mentioned,</w:t>
      </w:r>
      <w:r w:rsidRPr="004B1565">
        <w:rPr>
          <w:rFonts w:ascii="Times New Roman" w:hAnsi="Times New Roman" w:cs="Times New Roman"/>
          <w:sz w:val="24"/>
          <w:szCs w:val="24"/>
        </w:rPr>
        <w:t xml:space="preserve"> likely represent domains with imbalanced training data or physically improbable combinations of lignin content and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w:t>
      </w:r>
    </w:p>
    <w:p w14:paraId="0186C1D6" w14:textId="154A1D6C" w:rsidR="00100A8D" w:rsidRPr="004B1565" w:rsidRDefault="004B1565" w:rsidP="00F904D2">
      <w:pPr>
        <w:jc w:val="both"/>
        <w:rPr>
          <w:rFonts w:ascii="Times New Roman" w:hAnsi="Times New Roman" w:cs="Times New Roman"/>
          <w:sz w:val="24"/>
          <w:szCs w:val="24"/>
        </w:rPr>
      </w:pPr>
      <w:r w:rsidRPr="004B1565">
        <w:rPr>
          <w:rFonts w:ascii="Times New Roman" w:hAnsi="Times New Roman" w:cs="Times New Roman"/>
          <w:sz w:val="24"/>
          <w:szCs w:val="24"/>
        </w:rPr>
        <w:t>From a structure-property perspective, the relationships demonstrate complex behavior</w:t>
      </w:r>
      <w:r w:rsidR="002E4CF3">
        <w:rPr>
          <w:rFonts w:ascii="Times New Roman" w:hAnsi="Times New Roman" w:cs="Times New Roman"/>
          <w:sz w:val="24"/>
          <w:szCs w:val="24"/>
        </w:rPr>
        <w:t>. This was captured earlier in the correlations of features analysis</w:t>
      </w:r>
      <w:r w:rsidRPr="004B1565">
        <w:rPr>
          <w:rFonts w:ascii="Times New Roman" w:hAnsi="Times New Roman" w:cs="Times New Roman"/>
          <w:sz w:val="24"/>
          <w:szCs w:val="24"/>
        </w:rPr>
        <w:t>.</w:t>
      </w:r>
      <w:r w:rsidR="002E4CF3">
        <w:rPr>
          <w:rFonts w:ascii="Times New Roman" w:hAnsi="Times New Roman" w:cs="Times New Roman"/>
          <w:sz w:val="24"/>
          <w:szCs w:val="24"/>
        </w:rPr>
        <w:t xml:space="preserve"> Through mapping, we can observe how t</w:t>
      </w:r>
      <w:r w:rsidRPr="004B1565">
        <w:rPr>
          <w:rFonts w:ascii="Times New Roman" w:hAnsi="Times New Roman" w:cs="Times New Roman"/>
          <w:sz w:val="24"/>
          <w:szCs w:val="24"/>
        </w:rPr>
        <w:t xml:space="preserve">he initial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 xml:space="preserve"> response (0-20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exhibits a </w:t>
      </w:r>
      <w:del w:id="1016" w:author="Acaru, Silviu" w:date="2026-03-14T19:01:00Z" w16du:dateUtc="2026-03-14T18:01:00Z">
        <w:r w:rsidRPr="004B1565" w:rsidDel="00F16CB0">
          <w:rPr>
            <w:rFonts w:ascii="Times New Roman" w:hAnsi="Times New Roman" w:cs="Times New Roman"/>
            <w:sz w:val="24"/>
            <w:szCs w:val="24"/>
          </w:rPr>
          <w:delText xml:space="preserve">sharp </w:delText>
        </w:r>
      </w:del>
      <w:ins w:id="1017" w:author="Acaru, Silviu" w:date="2026-03-14T19:01:00Z" w16du:dateUtc="2026-03-14T18:01:00Z">
        <w:r w:rsidR="00F16CB0">
          <w:rPr>
            <w:rFonts w:ascii="Times New Roman" w:hAnsi="Times New Roman" w:cs="Times New Roman"/>
            <w:sz w:val="24"/>
            <w:szCs w:val="24"/>
          </w:rPr>
          <w:t>gradual</w:t>
        </w:r>
        <w:r w:rsidR="00F16CB0" w:rsidRPr="004B1565">
          <w:rPr>
            <w:rFonts w:ascii="Times New Roman" w:hAnsi="Times New Roman" w:cs="Times New Roman"/>
            <w:sz w:val="24"/>
            <w:szCs w:val="24"/>
          </w:rPr>
          <w:t xml:space="preserve"> </w:t>
        </w:r>
      </w:ins>
      <w:r w:rsidRPr="004B1565">
        <w:rPr>
          <w:rFonts w:ascii="Times New Roman" w:hAnsi="Times New Roman" w:cs="Times New Roman"/>
          <w:sz w:val="24"/>
          <w:szCs w:val="24"/>
        </w:rPr>
        <w:t xml:space="preserve">increase </w:t>
      </w:r>
      <w:r w:rsidR="002E4CF3">
        <w:rPr>
          <w:rFonts w:ascii="Times New Roman" w:hAnsi="Times New Roman" w:cs="Times New Roman"/>
          <w:sz w:val="24"/>
          <w:szCs w:val="24"/>
        </w:rPr>
        <w:t xml:space="preserve">from approximately </w:t>
      </w:r>
      <w:del w:id="1018" w:author="Acaru, Silviu" w:date="2026-03-14T19:02:00Z" w16du:dateUtc="2026-03-14T18:02:00Z">
        <w:r w:rsidR="002E4CF3" w:rsidDel="00F16CB0">
          <w:rPr>
            <w:rFonts w:ascii="Times New Roman" w:hAnsi="Times New Roman" w:cs="Times New Roman"/>
            <w:sz w:val="24"/>
            <w:szCs w:val="24"/>
          </w:rPr>
          <w:delText>10</w:delText>
        </w:r>
        <w:r w:rsidR="006C62D6" w:rsidDel="00F16CB0">
          <w:rPr>
            <w:rFonts w:ascii="Times New Roman" w:hAnsi="Times New Roman" w:cs="Times New Roman"/>
            <w:sz w:val="24"/>
            <w:szCs w:val="24"/>
          </w:rPr>
          <w:delText xml:space="preserve"> </w:delText>
        </w:r>
      </w:del>
      <w:ins w:id="1019" w:author="Acaru, Silviu" w:date="2026-03-14T19:02:00Z" w16du:dateUtc="2026-03-14T18:02:00Z">
        <w:r w:rsidR="00F16CB0">
          <w:rPr>
            <w:rFonts w:ascii="Times New Roman" w:hAnsi="Times New Roman" w:cs="Times New Roman"/>
            <w:sz w:val="24"/>
            <w:szCs w:val="24"/>
          </w:rPr>
          <w:t xml:space="preserve">15 </w:t>
        </w:r>
      </w:ins>
      <w:r w:rsidR="002E4CF3">
        <w:rPr>
          <w:rFonts w:ascii="Times New Roman" w:hAnsi="Times New Roman" w:cs="Times New Roman"/>
          <w:sz w:val="24"/>
          <w:szCs w:val="24"/>
        </w:rPr>
        <w:t xml:space="preserve">°C to </w:t>
      </w:r>
      <w:del w:id="1020" w:author="Acaru, Silviu" w:date="2026-03-14T19:02:00Z" w16du:dateUtc="2026-03-14T18:02:00Z">
        <w:r w:rsidR="002E4CF3" w:rsidDel="00F16CB0">
          <w:rPr>
            <w:rFonts w:ascii="Times New Roman" w:hAnsi="Times New Roman" w:cs="Times New Roman"/>
            <w:sz w:val="24"/>
            <w:szCs w:val="24"/>
          </w:rPr>
          <w:delText>60</w:delText>
        </w:r>
        <w:r w:rsidR="006C62D6" w:rsidDel="00F16CB0">
          <w:rPr>
            <w:rFonts w:ascii="Times New Roman" w:hAnsi="Times New Roman" w:cs="Times New Roman"/>
            <w:sz w:val="24"/>
            <w:szCs w:val="24"/>
          </w:rPr>
          <w:delText xml:space="preserve"> </w:delText>
        </w:r>
      </w:del>
      <w:ins w:id="1021" w:author="Acaru, Silviu" w:date="2026-03-14T19:02:00Z" w16du:dateUtc="2026-03-14T18:02:00Z">
        <w:r w:rsidR="00F16CB0">
          <w:rPr>
            <w:rFonts w:ascii="Times New Roman" w:hAnsi="Times New Roman" w:cs="Times New Roman"/>
            <w:sz w:val="24"/>
            <w:szCs w:val="24"/>
          </w:rPr>
          <w:t xml:space="preserve">45 </w:t>
        </w:r>
      </w:ins>
      <w:r w:rsidR="002E4CF3">
        <w:rPr>
          <w:rFonts w:ascii="Times New Roman" w:hAnsi="Times New Roman" w:cs="Times New Roman"/>
          <w:sz w:val="24"/>
          <w:szCs w:val="24"/>
        </w:rPr>
        <w:t xml:space="preserve">°C, </w:t>
      </w:r>
      <w:r w:rsidR="006C62D6">
        <w:rPr>
          <w:rFonts w:ascii="Times New Roman" w:hAnsi="Times New Roman" w:cs="Times New Roman"/>
          <w:sz w:val="24"/>
          <w:szCs w:val="24"/>
        </w:rPr>
        <w:t>attributed to higher crosslinking densities when the lignin content increases</w:t>
      </w:r>
      <w:r w:rsidRPr="004B1565">
        <w:rPr>
          <w:rFonts w:ascii="Times New Roman" w:hAnsi="Times New Roman" w:cs="Times New Roman"/>
          <w:sz w:val="24"/>
          <w:szCs w:val="24"/>
        </w:rPr>
        <w:t xml:space="preserve">. The intermediate region (20-40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achieves maximum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 xml:space="preserve"> values of </w:t>
      </w:r>
      <w:del w:id="1022" w:author="Acaru, Silviu" w:date="2026-03-14T19:02:00Z" w16du:dateUtc="2026-03-14T18:02:00Z">
        <w:r w:rsidRPr="004B1565" w:rsidDel="00F16CB0">
          <w:rPr>
            <w:rFonts w:ascii="Times New Roman" w:hAnsi="Times New Roman" w:cs="Times New Roman"/>
            <w:sz w:val="24"/>
            <w:szCs w:val="24"/>
          </w:rPr>
          <w:delText>75-80</w:delText>
        </w:r>
      </w:del>
      <w:ins w:id="1023" w:author="Acaru, Silviu" w:date="2026-03-14T19:02:00Z" w16du:dateUtc="2026-03-14T18:02:00Z">
        <w:r w:rsidR="00F16CB0">
          <w:rPr>
            <w:rFonts w:ascii="Times New Roman" w:hAnsi="Times New Roman" w:cs="Times New Roman"/>
            <w:sz w:val="24"/>
            <w:szCs w:val="24"/>
          </w:rPr>
          <w:t>55-60</w:t>
        </w:r>
      </w:ins>
      <w:r w:rsidRPr="004B1565">
        <w:rPr>
          <w:rFonts w:ascii="Times New Roman" w:hAnsi="Times New Roman" w:cs="Times New Roman"/>
          <w:sz w:val="24"/>
          <w:szCs w:val="24"/>
        </w:rPr>
        <w:t xml:space="preserve">°C, with </w:t>
      </w:r>
      <w:r w:rsidR="006C62D6">
        <w:rPr>
          <w:rFonts w:ascii="Times New Roman" w:hAnsi="Times New Roman" w:cs="Times New Roman"/>
          <w:sz w:val="24"/>
          <w:szCs w:val="24"/>
        </w:rPr>
        <w:t xml:space="preserve">the </w:t>
      </w:r>
      <w:r w:rsidRPr="004B1565">
        <w:rPr>
          <w:rFonts w:ascii="Times New Roman" w:hAnsi="Times New Roman" w:cs="Times New Roman"/>
          <w:sz w:val="24"/>
          <w:szCs w:val="24"/>
        </w:rPr>
        <w:t xml:space="preserve">highest prediction density at approximately </w:t>
      </w:r>
      <w:del w:id="1024" w:author="Acaru, Silviu" w:date="2026-03-14T19:02:00Z" w16du:dateUtc="2026-03-14T18:02:00Z">
        <w:r w:rsidRPr="004B1565" w:rsidDel="00F16CB0">
          <w:rPr>
            <w:rFonts w:ascii="Times New Roman" w:hAnsi="Times New Roman" w:cs="Times New Roman"/>
            <w:sz w:val="24"/>
            <w:szCs w:val="24"/>
          </w:rPr>
          <w:delText>70</w:delText>
        </w:r>
      </w:del>
      <w:ins w:id="1025" w:author="Acaru, Silviu" w:date="2026-03-14T19:02:00Z" w16du:dateUtc="2026-03-14T18:02:00Z">
        <w:r w:rsidR="00F16CB0">
          <w:rPr>
            <w:rFonts w:ascii="Times New Roman" w:hAnsi="Times New Roman" w:cs="Times New Roman"/>
            <w:sz w:val="24"/>
            <w:szCs w:val="24"/>
          </w:rPr>
          <w:t>55</w:t>
        </w:r>
      </w:ins>
      <w:r w:rsidRPr="004B1565">
        <w:rPr>
          <w:rFonts w:ascii="Times New Roman" w:hAnsi="Times New Roman" w:cs="Times New Roman"/>
          <w:sz w:val="24"/>
          <w:szCs w:val="24"/>
        </w:rPr>
        <w:t>°C, suggesting optimal</w:t>
      </w:r>
      <w:r w:rsidR="00095D9E">
        <w:rPr>
          <w:rFonts w:ascii="Times New Roman" w:hAnsi="Times New Roman" w:cs="Times New Roman"/>
          <w:sz w:val="24"/>
          <w:szCs w:val="24"/>
        </w:rPr>
        <w:t xml:space="preserve"> molecular interactions between the rigid aromatic structures of lignin</w:t>
      </w:r>
      <w:r w:rsidR="00F904D2">
        <w:rPr>
          <w:rFonts w:ascii="Times New Roman" w:hAnsi="Times New Roman" w:cs="Times New Roman"/>
          <w:sz w:val="24"/>
          <w:szCs w:val="24"/>
        </w:rPr>
        <w:t xml:space="preserve"> (enabling </w:t>
      </w:r>
      <w:r w:rsidR="00F904D2" w:rsidRPr="00F904D2">
        <w:rPr>
          <w:rFonts w:ascii="Times New Roman" w:hAnsi="Times New Roman" w:cs="Times New Roman"/>
          <w:sz w:val="24"/>
          <w:szCs w:val="24"/>
        </w:rPr>
        <w:t>π-π</w:t>
      </w:r>
      <w:r w:rsidR="00F904D2">
        <w:rPr>
          <w:rFonts w:ascii="Times New Roman" w:hAnsi="Times New Roman" w:cs="Times New Roman"/>
          <w:sz w:val="24"/>
          <w:szCs w:val="24"/>
        </w:rPr>
        <w:t xml:space="preserve"> stacking) and the hydrogen bonding network formed within the urethane linkages.</w:t>
      </w:r>
      <w:r w:rsidRPr="004B1565">
        <w:rPr>
          <w:rFonts w:ascii="Times New Roman" w:hAnsi="Times New Roman" w:cs="Times New Roman"/>
          <w:sz w:val="24"/>
          <w:szCs w:val="24"/>
        </w:rPr>
        <w:t xml:space="preserve"> These findings indicate that the optimal processing window lies between </w:t>
      </w:r>
      <w:del w:id="1026" w:author="Acaru, Silviu" w:date="2026-03-14T19:03:00Z" w16du:dateUtc="2026-03-14T18:03:00Z">
        <w:r w:rsidRPr="004B1565" w:rsidDel="00F16CB0">
          <w:rPr>
            <w:rFonts w:ascii="Times New Roman" w:hAnsi="Times New Roman" w:cs="Times New Roman"/>
            <w:sz w:val="24"/>
            <w:szCs w:val="24"/>
          </w:rPr>
          <w:delText>15-25</w:delText>
        </w:r>
      </w:del>
      <w:ins w:id="1027" w:author="Acaru, Silviu" w:date="2026-03-14T19:03:00Z" w16du:dateUtc="2026-03-14T18:03:00Z">
        <w:r w:rsidR="00F16CB0">
          <w:rPr>
            <w:rFonts w:ascii="Times New Roman" w:hAnsi="Times New Roman" w:cs="Times New Roman"/>
            <w:sz w:val="24"/>
            <w:szCs w:val="24"/>
          </w:rPr>
          <w:t>30-50</w:t>
        </w:r>
      </w:ins>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xml:space="preserve">% lignin for maximum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 xml:space="preserve"> enhancement,</w:t>
      </w:r>
      <w:ins w:id="1028" w:author="Acaru, Silviu" w:date="2026-03-14T19:03:00Z" w16du:dateUtc="2026-03-14T18:03:00Z">
        <w:r w:rsidR="00F16CB0">
          <w:rPr>
            <w:rFonts w:ascii="Times New Roman" w:hAnsi="Times New Roman" w:cs="Times New Roman"/>
            <w:sz w:val="24"/>
            <w:szCs w:val="24"/>
          </w:rPr>
          <w:t xml:space="preserve"> where the most concentrated prediction density is observed, </w:t>
        </w:r>
      </w:ins>
      <w:del w:id="1029" w:author="Acaru, Silviu" w:date="2026-03-14T19:04:00Z" w16du:dateUtc="2026-03-14T18:04:00Z">
        <w:r w:rsidRPr="004B1565" w:rsidDel="00F16CB0">
          <w:rPr>
            <w:rFonts w:ascii="Times New Roman" w:hAnsi="Times New Roman" w:cs="Times New Roman"/>
            <w:sz w:val="24"/>
            <w:szCs w:val="24"/>
          </w:rPr>
          <w:delText xml:space="preserve"> </w:delText>
        </w:r>
      </w:del>
      <w:r w:rsidRPr="004B1565">
        <w:rPr>
          <w:rFonts w:ascii="Times New Roman" w:hAnsi="Times New Roman" w:cs="Times New Roman"/>
          <w:sz w:val="24"/>
          <w:szCs w:val="24"/>
        </w:rPr>
        <w:t xml:space="preserve">while the </w:t>
      </w:r>
      <w:del w:id="1030" w:author="Acaru, Silviu" w:date="2026-03-14T19:04:00Z" w16du:dateUtc="2026-03-14T18:04:00Z">
        <w:r w:rsidRPr="004B1565" w:rsidDel="00F16CB0">
          <w:rPr>
            <w:rFonts w:ascii="Times New Roman" w:hAnsi="Times New Roman" w:cs="Times New Roman"/>
            <w:sz w:val="24"/>
            <w:szCs w:val="24"/>
          </w:rPr>
          <w:delText>40-50</w:delText>
        </w:r>
      </w:del>
      <w:ins w:id="1031" w:author="Acaru, Silviu" w:date="2026-03-14T19:04:00Z" w16du:dateUtc="2026-03-14T18:04:00Z">
        <w:r w:rsidR="00F16CB0">
          <w:rPr>
            <w:rFonts w:ascii="Times New Roman" w:hAnsi="Times New Roman" w:cs="Times New Roman"/>
            <w:sz w:val="24"/>
            <w:szCs w:val="24"/>
          </w:rPr>
          <w:t>50-70</w:t>
        </w:r>
      </w:ins>
      <w:r w:rsidRPr="004B1565">
        <w:rPr>
          <w:rFonts w:ascii="Times New Roman" w:hAnsi="Times New Roman" w:cs="Times New Roman"/>
          <w:sz w:val="24"/>
          <w:szCs w:val="24"/>
        </w:rPr>
        <w:t xml:space="preserve"> </w:t>
      </w:r>
      <w:proofErr w:type="spellStart"/>
      <w:r w:rsidRPr="004B1565">
        <w:rPr>
          <w:rFonts w:ascii="Times New Roman" w:hAnsi="Times New Roman" w:cs="Times New Roman"/>
          <w:sz w:val="24"/>
          <w:szCs w:val="24"/>
        </w:rPr>
        <w:t>wt</w:t>
      </w:r>
      <w:proofErr w:type="spellEnd"/>
      <w:r w:rsidRPr="004B1565">
        <w:rPr>
          <w:rFonts w:ascii="Times New Roman" w:hAnsi="Times New Roman" w:cs="Times New Roman"/>
          <w:sz w:val="24"/>
          <w:szCs w:val="24"/>
        </w:rPr>
        <w:t>% range provides more consistent thermal properties</w:t>
      </w:r>
      <w:ins w:id="1032" w:author="Acaru, Silviu" w:date="2026-03-14T19:04:00Z" w16du:dateUtc="2026-03-14T18:04:00Z">
        <w:r w:rsidR="00F16CB0">
          <w:rPr>
            <w:rFonts w:ascii="Times New Roman" w:hAnsi="Times New Roman" w:cs="Times New Roman"/>
            <w:sz w:val="24"/>
            <w:szCs w:val="24"/>
          </w:rPr>
          <w:t xml:space="preserve"> albeit with gradually declining prediction confidence</w:t>
        </w:r>
      </w:ins>
      <w:r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p>
    <w:p w14:paraId="454F4DB5" w14:textId="79B3488E" w:rsidR="001C0D7C" w:rsidRDefault="002E4CF3" w:rsidP="00F16CB0">
      <w:pPr>
        <w:jc w:val="both"/>
        <w:rPr>
          <w:rFonts w:ascii="Times New Roman" w:hAnsi="Times New Roman" w:cs="Times New Roman"/>
          <w:sz w:val="24"/>
          <w:szCs w:val="24"/>
        </w:rPr>
      </w:pPr>
      <w:r>
        <w:rPr>
          <w:rFonts w:ascii="Times New Roman" w:hAnsi="Times New Roman" w:cs="Times New Roman"/>
          <w:sz w:val="24"/>
          <w:szCs w:val="24"/>
        </w:rPr>
        <w:t xml:space="preserve">In </w:t>
      </w:r>
      <w:r w:rsidR="00100A8D" w:rsidRPr="001C0D7C">
        <w:rPr>
          <w:rFonts w:ascii="Times New Roman" w:hAnsi="Times New Roman" w:cs="Times New Roman"/>
          <w:sz w:val="24"/>
          <w:szCs w:val="24"/>
        </w:rPr>
        <w:fldChar w:fldCharType="begin"/>
      </w:r>
      <w:r w:rsidR="00100A8D" w:rsidRPr="001C0D7C">
        <w:rPr>
          <w:rFonts w:ascii="Times New Roman" w:hAnsi="Times New Roman" w:cs="Times New Roman"/>
          <w:sz w:val="24"/>
          <w:szCs w:val="24"/>
        </w:rPr>
        <w:instrText xml:space="preserve"> REF _Ref176343001 \h </w:instrText>
      </w:r>
      <w:r w:rsidR="00F53D5D" w:rsidRPr="001C0D7C">
        <w:rPr>
          <w:rFonts w:ascii="Times New Roman" w:hAnsi="Times New Roman" w:cs="Times New Roman"/>
          <w:sz w:val="24"/>
          <w:szCs w:val="24"/>
        </w:rPr>
        <w:instrText xml:space="preserve"> \* MERGEFORMAT </w:instrText>
      </w:r>
      <w:r w:rsidR="00100A8D" w:rsidRPr="001C0D7C">
        <w:rPr>
          <w:rFonts w:ascii="Times New Roman" w:hAnsi="Times New Roman" w:cs="Times New Roman"/>
          <w:sz w:val="24"/>
          <w:szCs w:val="24"/>
        </w:rPr>
      </w:r>
      <w:r w:rsidR="00100A8D"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00A8D" w:rsidRPr="001C0D7C">
        <w:rPr>
          <w:rFonts w:ascii="Times New Roman" w:hAnsi="Times New Roman" w:cs="Times New Roman"/>
          <w:sz w:val="24"/>
          <w:szCs w:val="24"/>
        </w:rPr>
        <w:fldChar w:fldCharType="end"/>
      </w:r>
      <w:r w:rsidR="00BD2F77" w:rsidRPr="001C0D7C">
        <w:rPr>
          <w:rFonts w:ascii="Times New Roman" w:hAnsi="Times New Roman" w:cs="Times New Roman"/>
          <w:sz w:val="24"/>
          <w:szCs w:val="24"/>
        </w:rPr>
        <w:t xml:space="preserve"> (</w:t>
      </w:r>
      <w:r w:rsidR="00C42065" w:rsidRPr="001C0D7C">
        <w:rPr>
          <w:rFonts w:ascii="Times New Roman" w:hAnsi="Times New Roman" w:cs="Times New Roman"/>
          <w:sz w:val="24"/>
          <w:szCs w:val="24"/>
        </w:rPr>
        <w:t>B</w:t>
      </w:r>
      <w:r w:rsidR="00BD2F77" w:rsidRPr="001C0D7C">
        <w:rPr>
          <w:rFonts w:ascii="Times New Roman" w:hAnsi="Times New Roman" w:cs="Times New Roman"/>
          <w:sz w:val="24"/>
          <w:szCs w:val="24"/>
        </w:rPr>
        <w:t>)</w:t>
      </w:r>
      <w:r w:rsidR="00100A8D" w:rsidRPr="001C0D7C">
        <w:rPr>
          <w:rFonts w:ascii="Times New Roman" w:hAnsi="Times New Roman" w:cs="Times New Roman"/>
          <w:sz w:val="24"/>
          <w:szCs w:val="24"/>
        </w:rPr>
        <w:t xml:space="preserve"> </w:t>
      </w:r>
      <w:r>
        <w:rPr>
          <w:rFonts w:ascii="Times New Roman" w:hAnsi="Times New Roman" w:cs="Times New Roman"/>
          <w:sz w:val="24"/>
          <w:szCs w:val="24"/>
        </w:rPr>
        <w:t xml:space="preserve">through the </w:t>
      </w:r>
      <w:r w:rsidR="001C0D7C" w:rsidRPr="001C0D7C">
        <w:rPr>
          <w:rFonts w:ascii="Times New Roman" w:hAnsi="Times New Roman" w:cs="Times New Roman"/>
          <w:sz w:val="24"/>
          <w:szCs w:val="24"/>
        </w:rPr>
        <w:t xml:space="preserve">analysis of </w:t>
      </w:r>
      <w:r w:rsidR="001C0D7C" w:rsidRPr="001C0D7C">
        <w:rPr>
          <w:rFonts w:ascii="Times New Roman" w:hAnsi="Times New Roman" w:cs="Times New Roman"/>
          <w:i/>
          <w:sz w:val="24"/>
          <w:szCs w:val="24"/>
        </w:rPr>
        <w:t>Co-polyol type (PTHF)</w:t>
      </w:r>
      <w:r w:rsidR="001C0D7C" w:rsidRPr="001C0D7C">
        <w:rPr>
          <w:rFonts w:ascii="Times New Roman" w:hAnsi="Times New Roman" w:cs="Times New Roman"/>
          <w:sz w:val="24"/>
          <w:szCs w:val="24"/>
        </w:rPr>
        <w:t xml:space="preserve"> </w:t>
      </w:r>
      <w:r>
        <w:rPr>
          <w:rFonts w:ascii="Times New Roman" w:hAnsi="Times New Roman" w:cs="Times New Roman"/>
          <w:sz w:val="24"/>
          <w:szCs w:val="24"/>
        </w:rPr>
        <w:t xml:space="preserve">we </w:t>
      </w:r>
      <w:r w:rsidR="001C0D7C" w:rsidRPr="001C0D7C">
        <w:rPr>
          <w:rFonts w:ascii="Times New Roman" w:hAnsi="Times New Roman" w:cs="Times New Roman"/>
          <w:sz w:val="24"/>
          <w:szCs w:val="24"/>
        </w:rPr>
        <w:t xml:space="preserve">reveal that the model's prediction density exhibits </w:t>
      </w:r>
      <w:ins w:id="1033" w:author="Acaru, Silviu" w:date="2026-03-14T19:04:00Z" w16du:dateUtc="2026-03-14T18:04:00Z">
        <w:r w:rsidR="00F16CB0">
          <w:rPr>
            <w:rFonts w:ascii="Times New Roman" w:hAnsi="Times New Roman" w:cs="Times New Roman"/>
            <w:sz w:val="24"/>
            <w:szCs w:val="24"/>
          </w:rPr>
          <w:t>di</w:t>
        </w:r>
      </w:ins>
      <w:ins w:id="1034" w:author="Acaru, Silviu" w:date="2026-03-14T19:05:00Z" w16du:dateUtc="2026-03-14T18:05:00Z">
        <w:r w:rsidR="00F16CB0">
          <w:rPr>
            <w:rFonts w:ascii="Times New Roman" w:hAnsi="Times New Roman" w:cs="Times New Roman"/>
            <w:sz w:val="24"/>
            <w:szCs w:val="24"/>
          </w:rPr>
          <w:t xml:space="preserve">stinct confidence levels that shift across the three molecular weight clusters. Specifically, the highest density is centered at approximately 43-45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for PTHF 250, at 50-55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and 60-62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(bimodal) for PTHF 650</w:t>
        </w:r>
      </w:ins>
      <w:ins w:id="1035" w:author="Acaru, Silviu" w:date="2026-03-14T19:06:00Z" w16du:dateUtc="2026-03-14T18:06:00Z">
        <w:r w:rsidR="00F16CB0">
          <w:rPr>
            <w:rFonts w:ascii="Times New Roman" w:hAnsi="Times New Roman" w:cs="Times New Roman"/>
            <w:sz w:val="24"/>
            <w:szCs w:val="24"/>
          </w:rPr>
          <w:t xml:space="preserve">, and at approximately 53-55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for PTHF 1000 with additional secondary region around 20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w:t>
        </w:r>
      </w:ins>
      <w:del w:id="1036" w:author="Acaru, Silviu" w:date="2026-03-14T19:06:00Z" w16du:dateUtc="2026-03-14T18:06:00Z">
        <w:r w:rsidR="00A65F9E" w:rsidDel="00F16CB0">
          <w:rPr>
            <w:rFonts w:ascii="Times New Roman" w:hAnsi="Times New Roman" w:cs="Times New Roman"/>
            <w:sz w:val="24"/>
            <w:szCs w:val="24"/>
          </w:rPr>
          <w:delText xml:space="preserve">the </w:delText>
        </w:r>
        <w:r w:rsidR="001C0D7C" w:rsidRPr="001C0D7C" w:rsidDel="00F16CB0">
          <w:rPr>
            <w:rFonts w:ascii="Times New Roman" w:hAnsi="Times New Roman" w:cs="Times New Roman"/>
            <w:sz w:val="24"/>
            <w:szCs w:val="24"/>
          </w:rPr>
          <w:delText>highest confidence at T</w:delText>
        </w:r>
        <w:r w:rsidR="001C0D7C" w:rsidRPr="001C0D7C" w:rsidDel="00F16CB0">
          <w:rPr>
            <w:rFonts w:ascii="Times New Roman" w:hAnsi="Times New Roman" w:cs="Times New Roman"/>
            <w:sz w:val="24"/>
            <w:szCs w:val="24"/>
            <w:vertAlign w:val="subscript"/>
          </w:rPr>
          <w:delText>g</w:delText>
        </w:r>
        <w:r w:rsidR="001C0D7C" w:rsidRPr="001C0D7C" w:rsidDel="00F16CB0">
          <w:rPr>
            <w:rFonts w:ascii="Times New Roman" w:hAnsi="Times New Roman" w:cs="Times New Roman"/>
            <w:sz w:val="24"/>
            <w:szCs w:val="24"/>
          </w:rPr>
          <w:delText xml:space="preserve"> values around 60°C for each </w:delText>
        </w:r>
        <w:r w:rsidR="00A65F9E" w:rsidDel="00F16CB0">
          <w:rPr>
            <w:rFonts w:ascii="Times New Roman" w:hAnsi="Times New Roman" w:cs="Times New Roman"/>
            <w:sz w:val="24"/>
            <w:szCs w:val="24"/>
          </w:rPr>
          <w:delText>molecular weight</w:delText>
        </w:r>
        <w:r w:rsidR="00A65F9E" w:rsidRPr="001C0D7C" w:rsidDel="00F16CB0">
          <w:rPr>
            <w:rFonts w:ascii="Times New Roman" w:hAnsi="Times New Roman" w:cs="Times New Roman"/>
            <w:sz w:val="24"/>
            <w:szCs w:val="24"/>
          </w:rPr>
          <w:delText xml:space="preserve"> </w:delText>
        </w:r>
        <w:r w:rsidR="001C0D7C" w:rsidRPr="001C0D7C" w:rsidDel="00F16CB0">
          <w:rPr>
            <w:rFonts w:ascii="Times New Roman" w:hAnsi="Times New Roman" w:cs="Times New Roman"/>
            <w:sz w:val="24"/>
            <w:szCs w:val="24"/>
          </w:rPr>
          <w:delText>cluster.</w:delText>
        </w:r>
      </w:del>
      <w:r w:rsidR="001C0D7C" w:rsidRPr="001C0D7C">
        <w:rPr>
          <w:rFonts w:ascii="Times New Roman" w:hAnsi="Times New Roman" w:cs="Times New Roman"/>
          <w:sz w:val="24"/>
          <w:szCs w:val="24"/>
        </w:rPr>
        <w:t xml:space="preserve"> The vertical distribution of predictions within clusters (spanning approximately </w:t>
      </w:r>
      <w:del w:id="1037" w:author="Acaru, Silviu" w:date="2026-03-14T19:06:00Z" w16du:dateUtc="2026-03-14T18:06:00Z">
        <w:r w:rsidR="001C0D7C" w:rsidRPr="001C0D7C" w:rsidDel="00F16CB0">
          <w:rPr>
            <w:rFonts w:ascii="Times New Roman" w:hAnsi="Times New Roman" w:cs="Times New Roman"/>
            <w:sz w:val="24"/>
            <w:szCs w:val="24"/>
          </w:rPr>
          <w:delText>20</w:delText>
        </w:r>
      </w:del>
      <w:ins w:id="1038" w:author="Acaru, Silviu" w:date="2026-03-14T19:06:00Z" w16du:dateUtc="2026-03-14T18:06:00Z">
        <w:r w:rsidR="00F16CB0">
          <w:rPr>
            <w:rFonts w:ascii="Times New Roman" w:hAnsi="Times New Roman" w:cs="Times New Roman"/>
            <w:sz w:val="24"/>
            <w:szCs w:val="24"/>
          </w:rPr>
          <w:t>10</w:t>
        </w:r>
      </w:ins>
      <w:r w:rsidR="001C0D7C" w:rsidRPr="001C0D7C">
        <w:rPr>
          <w:rFonts w:ascii="Times New Roman" w:hAnsi="Times New Roman" w:cs="Times New Roman"/>
          <w:sz w:val="24"/>
          <w:szCs w:val="24"/>
        </w:rPr>
        <w:t>-</w:t>
      </w:r>
      <w:del w:id="1039" w:author="Acaru, Silviu" w:date="2026-03-14T19:06:00Z" w16du:dateUtc="2026-03-14T18:06:00Z">
        <w:r w:rsidR="001C0D7C" w:rsidRPr="001C0D7C" w:rsidDel="00F16CB0">
          <w:rPr>
            <w:rFonts w:ascii="Times New Roman" w:hAnsi="Times New Roman" w:cs="Times New Roman"/>
            <w:sz w:val="24"/>
            <w:szCs w:val="24"/>
          </w:rPr>
          <w:delText>8</w:delText>
        </w:r>
      </w:del>
      <w:ins w:id="1040" w:author="Acaru, Silviu" w:date="2026-03-14T19:06:00Z" w16du:dateUtc="2026-03-14T18:06:00Z">
        <w:r w:rsidR="00F16CB0">
          <w:rPr>
            <w:rFonts w:ascii="Times New Roman" w:hAnsi="Times New Roman" w:cs="Times New Roman"/>
            <w:sz w:val="24"/>
            <w:szCs w:val="24"/>
          </w:rPr>
          <w:t>7</w:t>
        </w:r>
      </w:ins>
      <w:r w:rsidR="001C0D7C" w:rsidRPr="001C0D7C">
        <w:rPr>
          <w:rFonts w:ascii="Times New Roman" w:hAnsi="Times New Roman" w:cs="Times New Roman"/>
          <w:sz w:val="24"/>
          <w:szCs w:val="24"/>
        </w:rPr>
        <w:t>0</w:t>
      </w:r>
      <w:r w:rsidR="00A65F9E">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 indicates significant uncertainty, reflecting </w:t>
      </w:r>
      <w:r w:rsidR="00A65F9E">
        <w:rPr>
          <w:rFonts w:ascii="Times New Roman" w:hAnsi="Times New Roman" w:cs="Times New Roman"/>
          <w:sz w:val="24"/>
          <w:szCs w:val="24"/>
        </w:rPr>
        <w:t xml:space="preserve">that not only the co-polyol molecular weight is determining for </w:t>
      </w:r>
      <w:proofErr w:type="spellStart"/>
      <w:r w:rsidR="00A65F9E">
        <w:rPr>
          <w:rFonts w:ascii="Times New Roman" w:hAnsi="Times New Roman" w:cs="Times New Roman"/>
          <w:sz w:val="24"/>
          <w:szCs w:val="24"/>
        </w:rPr>
        <w:t>T</w:t>
      </w:r>
      <w:r w:rsidR="00A65F9E" w:rsidRPr="00E62DF7">
        <w:rPr>
          <w:rFonts w:ascii="Times New Roman" w:hAnsi="Times New Roman" w:cs="Times New Roman"/>
          <w:sz w:val="24"/>
          <w:szCs w:val="24"/>
          <w:vertAlign w:val="subscript"/>
        </w:rPr>
        <w:t>g</w:t>
      </w:r>
      <w:proofErr w:type="spellEnd"/>
      <w:r w:rsidR="00A65F9E">
        <w:rPr>
          <w:rFonts w:ascii="Times New Roman" w:hAnsi="Times New Roman" w:cs="Times New Roman"/>
          <w:sz w:val="24"/>
          <w:szCs w:val="24"/>
        </w:rPr>
        <w:t>, but also other parameters like the lignin/co-polyol ratio and the crosslinking density</w:t>
      </w:r>
      <w:r w:rsidR="001C0D7C" w:rsidRPr="001C0D7C">
        <w:rPr>
          <w:rFonts w:ascii="Times New Roman" w:hAnsi="Times New Roman" w:cs="Times New Roman"/>
          <w:sz w:val="24"/>
          <w:szCs w:val="24"/>
        </w:rPr>
        <w:t xml:space="preserve">. </w:t>
      </w:r>
      <w:ins w:id="1041" w:author="Acaru, Silviu" w:date="2026-03-14T19:07:00Z" w16du:dateUtc="2026-03-14T18:07:00Z">
        <w:r w:rsidR="00F16CB0">
          <w:rPr>
            <w:rFonts w:ascii="Times New Roman" w:hAnsi="Times New Roman" w:cs="Times New Roman"/>
            <w:sz w:val="24"/>
            <w:szCs w:val="24"/>
          </w:rPr>
          <w:t xml:space="preserve">The shifting peaks positions – from ~45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at PTHF 250 to ~60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at PTHF 650 and</w:t>
        </w:r>
      </w:ins>
      <w:ins w:id="1042" w:author="Acaru, Silviu" w:date="2026-03-14T19:08:00Z" w16du:dateUtc="2026-03-14T18:08:00Z">
        <w:r w:rsidR="00F16CB0">
          <w:rPr>
            <w:rFonts w:ascii="Times New Roman" w:hAnsi="Times New Roman" w:cs="Times New Roman"/>
            <w:sz w:val="24"/>
            <w:szCs w:val="24"/>
          </w:rPr>
          <w:t xml:space="preserve"> back to ~55 </w:t>
        </w:r>
        <w:r w:rsidR="00F16CB0" w:rsidRPr="004B1565">
          <w:rPr>
            <w:rFonts w:ascii="Times New Roman" w:hAnsi="Times New Roman" w:cs="Times New Roman"/>
            <w:sz w:val="24"/>
            <w:szCs w:val="24"/>
          </w:rPr>
          <w:t>°C</w:t>
        </w:r>
        <w:r w:rsidR="00F16CB0">
          <w:rPr>
            <w:rFonts w:ascii="Times New Roman" w:hAnsi="Times New Roman" w:cs="Times New Roman"/>
            <w:sz w:val="24"/>
            <w:szCs w:val="24"/>
          </w:rPr>
          <w:t xml:space="preserve"> at PTHF 1000, suggests a non-monotonic dependence with PTHF 650 and PTHF 1000 exhibiting bimodal distributions indicative of multiple thermally distinct prediction domains.</w:t>
        </w:r>
      </w:ins>
      <w:ins w:id="1043" w:author="Acaru, Silviu" w:date="2026-03-14T19:07:00Z" w16du:dateUtc="2026-03-14T18:07:00Z">
        <w:r w:rsidR="00F16CB0">
          <w:rPr>
            <w:rFonts w:ascii="Times New Roman" w:hAnsi="Times New Roman" w:cs="Times New Roman"/>
            <w:sz w:val="24"/>
            <w:szCs w:val="24"/>
          </w:rPr>
          <w:t xml:space="preserve"> </w:t>
        </w:r>
      </w:ins>
      <w:r w:rsidR="001C0D7C" w:rsidRPr="001C0D7C">
        <w:rPr>
          <w:rFonts w:ascii="Times New Roman" w:hAnsi="Times New Roman" w:cs="Times New Roman"/>
          <w:sz w:val="24"/>
          <w:szCs w:val="24"/>
        </w:rPr>
        <w:t xml:space="preserve">The </w:t>
      </w:r>
      <w:del w:id="1044" w:author="Acaru, Silviu" w:date="2026-03-14T19:09:00Z" w16du:dateUtc="2026-03-14T18:09:00Z">
        <w:r w:rsidR="001C0D7C" w:rsidRPr="001C0D7C" w:rsidDel="00F16CB0">
          <w:rPr>
            <w:rFonts w:ascii="Times New Roman" w:hAnsi="Times New Roman" w:cs="Times New Roman"/>
            <w:sz w:val="24"/>
            <w:szCs w:val="24"/>
          </w:rPr>
          <w:delText xml:space="preserve">consistent </w:delText>
        </w:r>
      </w:del>
      <w:ins w:id="1045" w:author="Acaru, Silviu" w:date="2026-03-14T19:09:00Z" w16du:dateUtc="2026-03-14T18:09:00Z">
        <w:r w:rsidR="00F16CB0">
          <w:rPr>
            <w:rFonts w:ascii="Times New Roman" w:hAnsi="Times New Roman" w:cs="Times New Roman"/>
            <w:sz w:val="24"/>
            <w:szCs w:val="24"/>
          </w:rPr>
          <w:t>evolving</w:t>
        </w:r>
        <w:r w:rsidR="00F16CB0" w:rsidRPr="001C0D7C">
          <w:rPr>
            <w:rFonts w:ascii="Times New Roman" w:hAnsi="Times New Roman" w:cs="Times New Roman"/>
            <w:sz w:val="24"/>
            <w:szCs w:val="24"/>
          </w:rPr>
          <w:t xml:space="preserve"> </w:t>
        </w:r>
      </w:ins>
      <w:r w:rsidR="001C0D7C" w:rsidRPr="001C0D7C">
        <w:rPr>
          <w:rFonts w:ascii="Times New Roman" w:hAnsi="Times New Roman" w:cs="Times New Roman"/>
          <w:sz w:val="24"/>
          <w:szCs w:val="24"/>
        </w:rPr>
        <w:t xml:space="preserve">pattern </w:t>
      </w:r>
      <w:del w:id="1046" w:author="Acaru, Silviu" w:date="2026-03-14T19:09:00Z" w16du:dateUtc="2026-03-14T18:09:00Z">
        <w:r w:rsidR="001C0D7C" w:rsidRPr="001C0D7C" w:rsidDel="00F16CB0">
          <w:rPr>
            <w:rFonts w:ascii="Times New Roman" w:hAnsi="Times New Roman" w:cs="Times New Roman"/>
            <w:sz w:val="24"/>
            <w:szCs w:val="24"/>
          </w:rPr>
          <w:delText xml:space="preserve">repetition </w:delText>
        </w:r>
      </w:del>
      <w:r w:rsidR="001C0D7C" w:rsidRPr="001C0D7C">
        <w:rPr>
          <w:rFonts w:ascii="Times New Roman" w:hAnsi="Times New Roman" w:cs="Times New Roman"/>
          <w:sz w:val="24"/>
          <w:szCs w:val="24"/>
        </w:rPr>
        <w:t xml:space="preserve">across different </w:t>
      </w:r>
      <w:r w:rsidR="00A65F9E">
        <w:rPr>
          <w:rFonts w:ascii="Times New Roman" w:hAnsi="Times New Roman" w:cs="Times New Roman"/>
          <w:sz w:val="24"/>
          <w:szCs w:val="24"/>
        </w:rPr>
        <w:t>molecular weights</w:t>
      </w:r>
      <w:r w:rsidR="00A65F9E"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suggests the model has captured fundamental relationships between co-polyol size and thermal behavior.</w:t>
      </w:r>
    </w:p>
    <w:p w14:paraId="57EA8A9C" w14:textId="06ECDC24" w:rsidR="001C0D7C" w:rsidRPr="001312C1" w:rsidRDefault="002E4CF3" w:rsidP="001312C1">
      <w:pPr>
        <w:jc w:val="both"/>
        <w:rPr>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(C)</w:t>
      </w:r>
      <w:r w:rsidR="001C0D7C" w:rsidRPr="006D7212">
        <w:rPr>
          <w:rFonts w:ascii="Times New Roman" w:hAnsi="Times New Roman" w:cs="Times New Roman"/>
          <w:sz w:val="24"/>
          <w:szCs w:val="24"/>
        </w:rPr>
        <w:t>,</w:t>
      </w:r>
      <w:r w:rsidR="001C0D7C">
        <w:rPr>
          <w:rFonts w:ascii="Times New Roman" w:hAnsi="Times New Roman" w:cs="Times New Roman"/>
          <w:sz w:val="24"/>
          <w:szCs w:val="24"/>
        </w:rPr>
        <w:t xml:space="preserve"> which shows the </w:t>
      </w:r>
      <w:r w:rsidR="001C0D7C" w:rsidRPr="001C0D7C">
        <w:rPr>
          <w:rFonts w:ascii="Times New Roman" w:hAnsi="Times New Roman" w:cs="Times New Roman"/>
          <w:i/>
          <w:sz w:val="24"/>
          <w:szCs w:val="24"/>
        </w:rPr>
        <w:t>Ratio</w:t>
      </w:r>
      <w:r w:rsidR="001C0D7C">
        <w:rPr>
          <w:rFonts w:ascii="Times New Roman" w:hAnsi="Times New Roman" w:cs="Times New Roman"/>
          <w:sz w:val="24"/>
          <w:szCs w:val="24"/>
        </w:rPr>
        <w:t xml:space="preserve"> </w:t>
      </w:r>
      <w:del w:id="1047" w:author="Acaru, Silviu" w:date="2026-03-16T17:09:00Z" w16du:dateUtc="2026-03-16T16:09:00Z">
        <w:r w:rsidR="00A65F9E" w:rsidDel="00020192">
          <w:rPr>
            <w:rFonts w:ascii="Times New Roman" w:hAnsi="Times New Roman" w:cs="Times New Roman"/>
            <w:sz w:val="24"/>
            <w:szCs w:val="24"/>
          </w:rPr>
          <w:delText xml:space="preserve">[NCO]/[OH] </w:delText>
        </w:r>
      </w:del>
      <w:r w:rsidR="001C0D7C">
        <w:rPr>
          <w:rFonts w:ascii="Times New Roman" w:hAnsi="Times New Roman" w:cs="Times New Roman"/>
          <w:sz w:val="24"/>
          <w:szCs w:val="24"/>
        </w:rPr>
        <w:t xml:space="preserve">influence, </w:t>
      </w:r>
      <w:r w:rsidR="001C0D7C" w:rsidRPr="006D7212">
        <w:rPr>
          <w:rFonts w:ascii="Times New Roman" w:hAnsi="Times New Roman" w:cs="Times New Roman"/>
          <w:sz w:val="24"/>
          <w:szCs w:val="24"/>
        </w:rPr>
        <w:t xml:space="preserve">the model exhibits </w:t>
      </w:r>
      <w:ins w:id="1048" w:author="Acaru, Silviu" w:date="2026-03-14T19:12:00Z" w16du:dateUtc="2026-03-14T18:12:00Z">
        <w:r w:rsidR="001312C1">
          <w:rPr>
            <w:rFonts w:ascii="Times New Roman" w:hAnsi="Times New Roman" w:cs="Times New Roman"/>
            <w:sz w:val="24"/>
            <w:szCs w:val="24"/>
          </w:rPr>
          <w:t>two distinct horizontal prediction confidence bands: a</w:t>
        </w:r>
      </w:ins>
      <w:ins w:id="1049" w:author="Acaru, Silviu" w:date="2026-03-15T20:34:00Z" w16du:dateUtc="2026-03-15T19:34:00Z">
        <w:r w:rsidR="00652049">
          <w:rPr>
            <w:rFonts w:ascii="Times New Roman" w:hAnsi="Times New Roman" w:cs="Times New Roman"/>
            <w:sz w:val="24"/>
            <w:szCs w:val="24"/>
          </w:rPr>
          <w:t xml:space="preserve"> </w:t>
        </w:r>
      </w:ins>
      <w:ins w:id="1050" w:author="Acaru, Silviu" w:date="2026-03-14T19:12:00Z" w16du:dateUtc="2026-03-14T18:12:00Z">
        <w:r w:rsidR="001312C1">
          <w:rPr>
            <w:rFonts w:ascii="Times New Roman" w:hAnsi="Times New Roman" w:cs="Times New Roman"/>
            <w:sz w:val="24"/>
            <w:szCs w:val="24"/>
          </w:rPr>
          <w:t xml:space="preserve">primary upper band centered at approximately 50-55 </w:t>
        </w:r>
        <w:r w:rsidR="001312C1" w:rsidRPr="004B1565">
          <w:rPr>
            <w:rFonts w:ascii="Times New Roman" w:hAnsi="Times New Roman" w:cs="Times New Roman"/>
            <w:sz w:val="24"/>
            <w:szCs w:val="24"/>
          </w:rPr>
          <w:t>°C</w:t>
        </w:r>
        <w:r w:rsidR="001312C1">
          <w:rPr>
            <w:rFonts w:ascii="Times New Roman" w:hAnsi="Times New Roman" w:cs="Times New Roman"/>
            <w:sz w:val="24"/>
            <w:szCs w:val="24"/>
          </w:rPr>
          <w:t xml:space="preserve">, and a secondary lower band around </w:t>
        </w:r>
      </w:ins>
      <w:ins w:id="1051" w:author="Acaru, Silviu" w:date="2026-03-14T19:13:00Z" w16du:dateUtc="2026-03-14T18:13:00Z">
        <w:r w:rsidR="001312C1">
          <w:rPr>
            <w:rFonts w:ascii="Times New Roman" w:hAnsi="Times New Roman" w:cs="Times New Roman"/>
            <w:sz w:val="24"/>
            <w:szCs w:val="24"/>
          </w:rPr>
          <w:t xml:space="preserve">20 </w:t>
        </w:r>
        <w:r w:rsidR="001312C1" w:rsidRPr="004B1565">
          <w:rPr>
            <w:rFonts w:ascii="Times New Roman" w:hAnsi="Times New Roman" w:cs="Times New Roman"/>
            <w:sz w:val="24"/>
            <w:szCs w:val="24"/>
          </w:rPr>
          <w:t>°C</w:t>
        </w:r>
        <w:r w:rsidR="001312C1">
          <w:rPr>
            <w:rFonts w:ascii="Times New Roman" w:hAnsi="Times New Roman" w:cs="Times New Roman"/>
            <w:sz w:val="24"/>
            <w:szCs w:val="24"/>
          </w:rPr>
          <w:t xml:space="preserve">, revealing a bimodal </w:t>
        </w:r>
        <w:proofErr w:type="spellStart"/>
        <w:r w:rsidR="001312C1">
          <w:rPr>
            <w:rFonts w:ascii="Times New Roman" w:hAnsi="Times New Roman" w:cs="Times New Roman"/>
            <w:sz w:val="24"/>
            <w:szCs w:val="24"/>
          </w:rPr>
          <w:t>T</w:t>
        </w:r>
        <w:r w:rsidR="001312C1" w:rsidRPr="00E62DF7">
          <w:rPr>
            <w:rFonts w:ascii="Times New Roman" w:hAnsi="Times New Roman" w:cs="Times New Roman"/>
            <w:sz w:val="24"/>
            <w:szCs w:val="24"/>
            <w:vertAlign w:val="subscript"/>
          </w:rPr>
          <w:t>g</w:t>
        </w:r>
        <w:proofErr w:type="spellEnd"/>
        <w:r w:rsidR="001312C1">
          <w:rPr>
            <w:rFonts w:ascii="Times New Roman" w:hAnsi="Times New Roman" w:cs="Times New Roman"/>
            <w:sz w:val="24"/>
            <w:szCs w:val="24"/>
            <w:vertAlign w:val="subscript"/>
          </w:rPr>
          <w:t xml:space="preserve"> </w:t>
        </w:r>
        <w:r w:rsidR="001312C1" w:rsidRPr="001312C1">
          <w:rPr>
            <w:rFonts w:ascii="Times New Roman" w:hAnsi="Times New Roman" w:cs="Times New Roman"/>
            <w:sz w:val="24"/>
            <w:szCs w:val="24"/>
            <w:rPrChange w:id="1052" w:author="Acaru, Silviu" w:date="2026-03-14T19:13:00Z" w16du:dateUtc="2026-03-14T18:13:00Z">
              <w:rPr>
                <w:rFonts w:ascii="Times New Roman" w:hAnsi="Times New Roman" w:cs="Times New Roman"/>
                <w:sz w:val="24"/>
                <w:szCs w:val="24"/>
                <w:vertAlign w:val="subscript"/>
              </w:rPr>
            </w:rPrChange>
          </w:rPr>
          <w:t>distribution across the stoichiometric range</w:t>
        </w:r>
        <w:r w:rsidR="001312C1">
          <w:rPr>
            <w:rFonts w:ascii="Times New Roman" w:hAnsi="Times New Roman" w:cs="Times New Roman"/>
            <w:sz w:val="24"/>
            <w:szCs w:val="24"/>
          </w:rPr>
          <w:t>. The highest prediction density is concentrated at Ratio = 0.55</w:t>
        </w:r>
      </w:ins>
      <w:ins w:id="1053" w:author="Acaru, Silviu" w:date="2026-03-14T19:14:00Z" w16du:dateUtc="2026-03-14T18:14:00Z">
        <w:r w:rsidR="001312C1">
          <w:rPr>
            <w:rFonts w:ascii="Times New Roman" w:hAnsi="Times New Roman" w:cs="Times New Roman"/>
            <w:sz w:val="24"/>
            <w:szCs w:val="24"/>
          </w:rPr>
          <w:t xml:space="preserve"> – 0.85, where the upper band reaches its maximum intensity at approximately 48 – 55 </w:t>
        </w:r>
        <w:r w:rsidR="001312C1" w:rsidRPr="006D7212">
          <w:rPr>
            <w:rFonts w:ascii="Times New Roman" w:hAnsi="Times New Roman" w:cs="Times New Roman"/>
            <w:sz w:val="24"/>
            <w:szCs w:val="24"/>
          </w:rPr>
          <w:t>°C</w:t>
        </w:r>
        <w:r w:rsidR="001312C1">
          <w:rPr>
            <w:rFonts w:ascii="Times New Roman" w:hAnsi="Times New Roman" w:cs="Times New Roman"/>
            <w:sz w:val="24"/>
            <w:szCs w:val="24"/>
          </w:rPr>
          <w:t xml:space="preserve">, with localized peaks approaching </w:t>
        </w:r>
      </w:ins>
      <w:ins w:id="1054" w:author="Acaru, Silviu" w:date="2026-03-14T19:15:00Z" w16du:dateUtc="2026-03-14T18:15:00Z">
        <w:r w:rsidR="001312C1">
          <w:rPr>
            <w:rFonts w:ascii="Times New Roman" w:hAnsi="Times New Roman" w:cs="Times New Roman"/>
            <w:sz w:val="24"/>
            <w:szCs w:val="24"/>
          </w:rPr>
          <w:t xml:space="preserve">60 – 63 </w:t>
        </w:r>
        <w:r w:rsidR="001312C1" w:rsidRPr="006D7212">
          <w:rPr>
            <w:rFonts w:ascii="Times New Roman" w:hAnsi="Times New Roman" w:cs="Times New Roman"/>
            <w:sz w:val="24"/>
            <w:szCs w:val="24"/>
          </w:rPr>
          <w:t>°C</w:t>
        </w:r>
        <w:r w:rsidR="001312C1">
          <w:rPr>
            <w:rFonts w:ascii="Times New Roman" w:hAnsi="Times New Roman" w:cs="Times New Roman"/>
            <w:sz w:val="24"/>
            <w:szCs w:val="24"/>
          </w:rPr>
          <w:t xml:space="preserve"> near Ratio ~0.75 – 0.85. As ratio </w:t>
        </w:r>
      </w:ins>
      <w:ins w:id="1055" w:author="Acaru, Silviu" w:date="2026-03-15T20:36:00Z" w16du:dateUtc="2026-03-15T19:36:00Z">
        <w:r w:rsidR="00652049">
          <w:rPr>
            <w:rFonts w:ascii="Times New Roman" w:hAnsi="Times New Roman" w:cs="Times New Roman"/>
            <w:sz w:val="24"/>
            <w:szCs w:val="24"/>
          </w:rPr>
          <w:t>increases</w:t>
        </w:r>
      </w:ins>
      <w:ins w:id="1056" w:author="Acaru, Silviu" w:date="2026-03-14T19:15:00Z" w16du:dateUtc="2026-03-14T18:15:00Z">
        <w:r w:rsidR="001312C1">
          <w:rPr>
            <w:rFonts w:ascii="Times New Roman" w:hAnsi="Times New Roman" w:cs="Times New Roman"/>
            <w:sz w:val="24"/>
            <w:szCs w:val="24"/>
          </w:rPr>
          <w:t xml:space="preserve"> above 1.0, the prediction confidence progressively decreases and the density becomes more dispersed, indicating greater model uncer</w:t>
        </w:r>
      </w:ins>
      <w:ins w:id="1057" w:author="Acaru, Silviu" w:date="2026-03-14T19:16:00Z" w16du:dateUtc="2026-03-14T18:16:00Z">
        <w:r w:rsidR="001312C1">
          <w:rPr>
            <w:rFonts w:ascii="Times New Roman" w:hAnsi="Times New Roman" w:cs="Times New Roman"/>
            <w:sz w:val="24"/>
            <w:szCs w:val="24"/>
          </w:rPr>
          <w:t xml:space="preserve">tainty in the excess-isocyanate regime. </w:t>
        </w:r>
      </w:ins>
      <w:del w:id="1058" w:author="Acaru, Silviu" w:date="2026-03-14T19:16:00Z" w16du:dateUtc="2026-03-14T18:16:00Z">
        <w:r w:rsidR="001C0D7C" w:rsidRPr="006D7212" w:rsidDel="001312C1">
          <w:rPr>
            <w:rFonts w:ascii="Times New Roman" w:hAnsi="Times New Roman" w:cs="Times New Roman"/>
            <w:sz w:val="24"/>
            <w:szCs w:val="24"/>
          </w:rPr>
          <w:delText>consistent prediction confidence bands centered primarily around 60</w:delText>
        </w:r>
        <w:r w:rsidR="00A65F9E" w:rsidDel="001312C1">
          <w:rPr>
            <w:rFonts w:ascii="Times New Roman" w:hAnsi="Times New Roman" w:cs="Times New Roman"/>
            <w:sz w:val="24"/>
            <w:szCs w:val="24"/>
          </w:rPr>
          <w:delText xml:space="preserve"> </w:delText>
        </w:r>
        <w:r w:rsidR="001C0D7C" w:rsidRPr="006D7212" w:rsidDel="001312C1">
          <w:rPr>
            <w:rFonts w:ascii="Times New Roman" w:hAnsi="Times New Roman" w:cs="Times New Roman"/>
            <w:sz w:val="24"/>
            <w:szCs w:val="24"/>
          </w:rPr>
          <w:delText>°C, with secondary patterns at</w:delText>
        </w:r>
        <w:r w:rsidR="00A65F9E" w:rsidDel="001312C1">
          <w:rPr>
            <w:rFonts w:ascii="Times New Roman" w:hAnsi="Times New Roman" w:cs="Times New Roman"/>
            <w:sz w:val="24"/>
            <w:szCs w:val="24"/>
          </w:rPr>
          <w:delText xml:space="preserve"> T</w:delText>
        </w:r>
        <w:r w:rsidR="00A65F9E" w:rsidRPr="00E62DF7" w:rsidDel="001312C1">
          <w:rPr>
            <w:rFonts w:ascii="Times New Roman" w:hAnsi="Times New Roman" w:cs="Times New Roman"/>
            <w:sz w:val="24"/>
            <w:szCs w:val="24"/>
            <w:vertAlign w:val="subscript"/>
          </w:rPr>
          <w:delText>g</w:delText>
        </w:r>
        <w:r w:rsidR="00A65F9E" w:rsidDel="001312C1">
          <w:rPr>
            <w:rFonts w:ascii="Times New Roman" w:hAnsi="Times New Roman" w:cs="Times New Roman"/>
            <w:sz w:val="24"/>
            <w:szCs w:val="24"/>
          </w:rPr>
          <w:delText xml:space="preserve"> values of</w:delText>
        </w:r>
        <w:r w:rsidR="001C0D7C" w:rsidRPr="006D7212" w:rsidDel="001312C1">
          <w:rPr>
            <w:rFonts w:ascii="Times New Roman" w:hAnsi="Times New Roman" w:cs="Times New Roman"/>
            <w:sz w:val="24"/>
            <w:szCs w:val="24"/>
          </w:rPr>
          <w:delText xml:space="preserve"> 50</w:delText>
        </w:r>
        <w:r w:rsidR="00A65F9E" w:rsidDel="001312C1">
          <w:rPr>
            <w:rFonts w:ascii="Times New Roman" w:hAnsi="Times New Roman" w:cs="Times New Roman"/>
            <w:sz w:val="24"/>
            <w:szCs w:val="24"/>
          </w:rPr>
          <w:delText xml:space="preserve"> </w:delText>
        </w:r>
        <w:r w:rsidR="001C0D7C" w:rsidRPr="006D7212" w:rsidDel="001312C1">
          <w:rPr>
            <w:rFonts w:ascii="Times New Roman" w:hAnsi="Times New Roman" w:cs="Times New Roman"/>
            <w:sz w:val="24"/>
            <w:szCs w:val="24"/>
          </w:rPr>
          <w:delText>°C and 80</w:delText>
        </w:r>
        <w:r w:rsidR="00A65F9E" w:rsidDel="001312C1">
          <w:rPr>
            <w:rFonts w:ascii="Times New Roman" w:hAnsi="Times New Roman" w:cs="Times New Roman"/>
            <w:sz w:val="24"/>
            <w:szCs w:val="24"/>
          </w:rPr>
          <w:delText xml:space="preserve"> </w:delText>
        </w:r>
        <w:r w:rsidR="001C0D7C" w:rsidRPr="006D7212" w:rsidDel="001312C1">
          <w:rPr>
            <w:rFonts w:ascii="Times New Roman" w:hAnsi="Times New Roman" w:cs="Times New Roman"/>
            <w:sz w:val="24"/>
            <w:szCs w:val="24"/>
          </w:rPr>
          <w:delText xml:space="preserve">°C. </w:delText>
        </w:r>
      </w:del>
      <w:r w:rsidR="001C0D7C" w:rsidRPr="006D7212">
        <w:rPr>
          <w:rFonts w:ascii="Times New Roman" w:hAnsi="Times New Roman" w:cs="Times New Roman"/>
          <w:sz w:val="24"/>
          <w:szCs w:val="24"/>
        </w:rPr>
        <w:t>The regular oscillatory pattern in prediction density suggests the model has captured fundamental periodic relationships between stoichiometry and thermal properties.</w:t>
      </w:r>
      <w:ins w:id="1059" w:author="Acaru, Silviu" w:date="2026-03-14T19:16:00Z" w16du:dateUtc="2026-03-14T18:16:00Z">
        <w:r w:rsidR="001312C1">
          <w:rPr>
            <w:rFonts w:ascii="Times New Roman" w:hAnsi="Times New Roman" w:cs="Times New Roman"/>
            <w:sz w:val="24"/>
            <w:szCs w:val="24"/>
          </w:rPr>
          <w:t xml:space="preserve"> The persistent bimodal structure </w:t>
        </w:r>
      </w:ins>
      <w:ins w:id="1060" w:author="Acaru, Silviu" w:date="2026-03-14T19:17:00Z" w16du:dateUtc="2026-03-14T18:17:00Z">
        <w:r w:rsidR="001312C1">
          <w:rPr>
            <w:rFonts w:ascii="Times New Roman" w:hAnsi="Times New Roman" w:cs="Times New Roman"/>
            <w:sz w:val="24"/>
            <w:szCs w:val="24"/>
          </w:rPr>
          <w:t xml:space="preserve">– with the upper band reflecting formulations where efficient crosslinking yields higher </w:t>
        </w:r>
      </w:ins>
      <w:ins w:id="1061" w:author="Acaru, Silviu" w:date="2026-03-14T19:16:00Z" w16du:dateUtc="2026-03-14T18:16:00Z">
        <w:r w:rsidR="001312C1">
          <w:rPr>
            <w:rFonts w:ascii="Times New Roman" w:hAnsi="Times New Roman" w:cs="Times New Roman"/>
            <w:sz w:val="24"/>
            <w:szCs w:val="24"/>
          </w:rPr>
          <w:t xml:space="preserve"> </w:t>
        </w:r>
      </w:ins>
      <w:proofErr w:type="spellStart"/>
      <w:ins w:id="1062" w:author="Acaru, Silviu" w:date="2026-03-14T19:17:00Z" w16du:dateUtc="2026-03-14T18:17:00Z">
        <w:r w:rsidR="001312C1">
          <w:rPr>
            <w:rFonts w:ascii="Times New Roman" w:hAnsi="Times New Roman" w:cs="Times New Roman"/>
            <w:sz w:val="24"/>
            <w:szCs w:val="24"/>
          </w:rPr>
          <w:t>T</w:t>
        </w:r>
        <w:r w:rsidR="001312C1" w:rsidRPr="00E62DF7">
          <w:rPr>
            <w:rFonts w:ascii="Times New Roman" w:hAnsi="Times New Roman" w:cs="Times New Roman"/>
            <w:sz w:val="24"/>
            <w:szCs w:val="24"/>
            <w:vertAlign w:val="subscript"/>
          </w:rPr>
          <w:t>g</w:t>
        </w:r>
        <w:proofErr w:type="spellEnd"/>
        <w:r w:rsidR="001312C1">
          <w:rPr>
            <w:rFonts w:ascii="Times New Roman" w:hAnsi="Times New Roman" w:cs="Times New Roman"/>
            <w:sz w:val="24"/>
            <w:szCs w:val="24"/>
          </w:rPr>
          <w:t xml:space="preserve"> and the lower band (~20 </w:t>
        </w:r>
        <w:r w:rsidR="001312C1" w:rsidRPr="006D7212">
          <w:rPr>
            <w:rFonts w:ascii="Times New Roman" w:hAnsi="Times New Roman" w:cs="Times New Roman"/>
            <w:sz w:val="24"/>
            <w:szCs w:val="24"/>
          </w:rPr>
          <w:t>°C</w:t>
        </w:r>
        <w:r w:rsidR="001312C1">
          <w:rPr>
            <w:rFonts w:ascii="Times New Roman" w:hAnsi="Times New Roman" w:cs="Times New Roman"/>
            <w:sz w:val="24"/>
            <w:szCs w:val="24"/>
          </w:rPr>
          <w:t xml:space="preserve">) likely representing under- or over- crosslinked </w:t>
        </w:r>
      </w:ins>
      <w:ins w:id="1063" w:author="Acaru, Silviu" w:date="2026-03-14T19:18:00Z" w16du:dateUtc="2026-03-14T18:18:00Z">
        <w:r w:rsidR="001312C1">
          <w:rPr>
            <w:rFonts w:ascii="Times New Roman" w:hAnsi="Times New Roman" w:cs="Times New Roman"/>
            <w:sz w:val="24"/>
            <w:szCs w:val="24"/>
          </w:rPr>
          <w:t xml:space="preserve">networks, indicates </w:t>
        </w:r>
        <w:r w:rsidR="001312C1">
          <w:rPr>
            <w:rFonts w:ascii="Times New Roman" w:hAnsi="Times New Roman" w:cs="Times New Roman"/>
            <w:sz w:val="24"/>
            <w:szCs w:val="24"/>
          </w:rPr>
          <w:lastRenderedPageBreak/>
          <w:t xml:space="preserve">that the [NCO]/[OH] ratio acts as a threshold-sensitive parameter rather than a continuously linear predictor. Notably, the </w:t>
        </w:r>
      </w:ins>
      <w:ins w:id="1064" w:author="Acaru, Silviu" w:date="2026-03-15T20:34:00Z" w16du:dateUtc="2026-03-15T19:34:00Z">
        <w:r w:rsidR="00652049">
          <w:rPr>
            <w:rFonts w:ascii="Times New Roman" w:hAnsi="Times New Roman" w:cs="Times New Roman"/>
            <w:sz w:val="24"/>
            <w:szCs w:val="24"/>
          </w:rPr>
          <w:t>sub stoichiometric</w:t>
        </w:r>
      </w:ins>
      <w:ins w:id="1065" w:author="Acaru, Silviu" w:date="2026-03-14T19:18:00Z" w16du:dateUtc="2026-03-14T18:18:00Z">
        <w:r w:rsidR="001312C1">
          <w:rPr>
            <w:rFonts w:ascii="Times New Roman" w:hAnsi="Times New Roman" w:cs="Times New Roman"/>
            <w:sz w:val="24"/>
            <w:szCs w:val="24"/>
          </w:rPr>
          <w:t xml:space="preserve"> range (ratio </w:t>
        </w:r>
      </w:ins>
      <w:ins w:id="1066" w:author="Acaru, Silviu" w:date="2026-03-14T19:19:00Z" w16du:dateUtc="2026-03-14T18:19:00Z">
        <w:r w:rsidR="001312C1">
          <w:rPr>
            <w:rFonts w:ascii="Times New Roman" w:hAnsi="Times New Roman" w:cs="Times New Roman"/>
            <w:sz w:val="24"/>
            <w:szCs w:val="24"/>
          </w:rPr>
          <w:t>less</w:t>
        </w:r>
      </w:ins>
      <w:ins w:id="1067" w:author="Acaru, Silviu" w:date="2026-03-14T19:18:00Z" w16du:dateUtc="2026-03-14T18:18:00Z">
        <w:r w:rsidR="001312C1">
          <w:rPr>
            <w:rFonts w:ascii="Times New Roman" w:hAnsi="Times New Roman" w:cs="Times New Roman"/>
            <w:sz w:val="24"/>
            <w:szCs w:val="24"/>
          </w:rPr>
          <w:t xml:space="preserve"> than 1.0) </w:t>
        </w:r>
      </w:ins>
      <w:ins w:id="1068" w:author="Acaru, Silviu" w:date="2026-03-14T19:19:00Z" w16du:dateUtc="2026-03-14T18:19:00Z">
        <w:r w:rsidR="001312C1">
          <w:rPr>
            <w:rFonts w:ascii="Times New Roman" w:hAnsi="Times New Roman" w:cs="Times New Roman"/>
            <w:sz w:val="24"/>
            <w:szCs w:val="24"/>
          </w:rPr>
          <w:t xml:space="preserve">consistently produces more confident and higher </w:t>
        </w:r>
        <w:proofErr w:type="spellStart"/>
        <w:r w:rsidR="001312C1">
          <w:rPr>
            <w:rFonts w:ascii="Times New Roman" w:hAnsi="Times New Roman" w:cs="Times New Roman"/>
            <w:sz w:val="24"/>
            <w:szCs w:val="24"/>
          </w:rPr>
          <w:t>T</w:t>
        </w:r>
        <w:r w:rsidR="001312C1" w:rsidRPr="00E62DF7">
          <w:rPr>
            <w:rFonts w:ascii="Times New Roman" w:hAnsi="Times New Roman" w:cs="Times New Roman"/>
            <w:sz w:val="24"/>
            <w:szCs w:val="24"/>
            <w:vertAlign w:val="subscript"/>
          </w:rPr>
          <w:t>g</w:t>
        </w:r>
        <w:proofErr w:type="spellEnd"/>
        <w:r w:rsidR="001312C1">
          <w:rPr>
            <w:rFonts w:ascii="Times New Roman" w:hAnsi="Times New Roman" w:cs="Times New Roman"/>
            <w:sz w:val="24"/>
            <w:szCs w:val="24"/>
          </w:rPr>
          <w:t xml:space="preserve"> predictions than the </w:t>
        </w:r>
      </w:ins>
      <w:ins w:id="1069" w:author="Acaru, Silviu" w:date="2026-03-15T20:34:00Z" w16du:dateUtc="2026-03-15T19:34:00Z">
        <w:r w:rsidR="00652049">
          <w:rPr>
            <w:rFonts w:ascii="Times New Roman" w:hAnsi="Times New Roman" w:cs="Times New Roman"/>
            <w:sz w:val="24"/>
            <w:szCs w:val="24"/>
          </w:rPr>
          <w:t>super stoichiometric</w:t>
        </w:r>
      </w:ins>
      <w:ins w:id="1070" w:author="Acaru, Silviu" w:date="2026-03-14T19:19:00Z" w16du:dateUtc="2026-03-14T18:19:00Z">
        <w:r w:rsidR="001312C1">
          <w:rPr>
            <w:rFonts w:ascii="Times New Roman" w:hAnsi="Times New Roman" w:cs="Times New Roman"/>
            <w:sz w:val="24"/>
            <w:szCs w:val="24"/>
          </w:rPr>
          <w:t xml:space="preserve"> range (ratio bigger than 1.0), suggesting that excess hydroxyl </w:t>
        </w:r>
      </w:ins>
      <w:ins w:id="1071" w:author="Acaru, Silviu" w:date="2026-03-14T19:20:00Z" w16du:dateUtc="2026-03-14T18:20:00Z">
        <w:r w:rsidR="001312C1">
          <w:rPr>
            <w:rFonts w:ascii="Times New Roman" w:hAnsi="Times New Roman" w:cs="Times New Roman"/>
            <w:sz w:val="24"/>
            <w:szCs w:val="24"/>
          </w:rPr>
          <w:t xml:space="preserve">groups may contribute more </w:t>
        </w:r>
      </w:ins>
      <w:ins w:id="1072" w:author="Acaru, Silviu" w:date="2026-03-15T20:34:00Z" w16du:dateUtc="2026-03-15T19:34:00Z">
        <w:r w:rsidR="00652049">
          <w:rPr>
            <w:rFonts w:ascii="Times New Roman" w:hAnsi="Times New Roman" w:cs="Times New Roman"/>
            <w:sz w:val="24"/>
            <w:szCs w:val="24"/>
          </w:rPr>
          <w:t>favorably</w:t>
        </w:r>
      </w:ins>
      <w:ins w:id="1073" w:author="Acaru, Silviu" w:date="2026-03-14T19:20:00Z" w16du:dateUtc="2026-03-14T18:20:00Z">
        <w:r w:rsidR="001312C1">
          <w:rPr>
            <w:rFonts w:ascii="Times New Roman" w:hAnsi="Times New Roman" w:cs="Times New Roman"/>
            <w:sz w:val="24"/>
            <w:szCs w:val="24"/>
          </w:rPr>
          <w:t xml:space="preserve"> to network formation in these lignin-based PU </w:t>
        </w:r>
        <w:commentRangeStart w:id="1074"/>
        <w:commentRangeStart w:id="1075"/>
        <w:commentRangeStart w:id="1076"/>
        <w:r w:rsidR="001312C1">
          <w:rPr>
            <w:rFonts w:ascii="Times New Roman" w:hAnsi="Times New Roman" w:cs="Times New Roman"/>
            <w:sz w:val="24"/>
            <w:szCs w:val="24"/>
          </w:rPr>
          <w:t>systems</w:t>
        </w:r>
      </w:ins>
      <w:commentRangeEnd w:id="1074"/>
      <w:ins w:id="1077" w:author="Acaru, Silviu" w:date="2026-03-14T19:47:00Z" w16du:dateUtc="2026-03-14T18:47:00Z">
        <w:r w:rsidR="003365D7">
          <w:rPr>
            <w:rStyle w:val="CommentReference"/>
          </w:rPr>
          <w:commentReference w:id="1074"/>
        </w:r>
        <w:commentRangeEnd w:id="1075"/>
        <w:r w:rsidR="003365D7">
          <w:rPr>
            <w:rStyle w:val="CommentReference"/>
          </w:rPr>
          <w:commentReference w:id="1075"/>
        </w:r>
      </w:ins>
      <w:commentRangeEnd w:id="1076"/>
      <w:ins w:id="1078" w:author="Acaru, Silviu" w:date="2026-03-14T19:49:00Z" w16du:dateUtc="2026-03-14T18:49:00Z">
        <w:r w:rsidR="003365D7">
          <w:rPr>
            <w:rStyle w:val="CommentReference"/>
          </w:rPr>
          <w:commentReference w:id="1076"/>
        </w:r>
      </w:ins>
      <w:ins w:id="1079" w:author="Acaru, Silviu" w:date="2026-03-14T19:20:00Z" w16du:dateUtc="2026-03-14T18:20:00Z">
        <w:r w:rsidR="001312C1">
          <w:rPr>
            <w:rFonts w:ascii="Times New Roman" w:hAnsi="Times New Roman" w:cs="Times New Roman"/>
            <w:sz w:val="24"/>
            <w:szCs w:val="24"/>
          </w:rPr>
          <w:t xml:space="preserve">. </w:t>
        </w:r>
      </w:ins>
      <w:ins w:id="1080" w:author="Acaru, Silviu" w:date="2026-03-14T19:19:00Z" w16du:dateUtc="2026-03-14T18:19:00Z">
        <w:r w:rsidR="001312C1">
          <w:rPr>
            <w:rFonts w:ascii="Times New Roman" w:hAnsi="Times New Roman" w:cs="Times New Roman"/>
            <w:sz w:val="24"/>
            <w:szCs w:val="24"/>
          </w:rPr>
          <w:t xml:space="preserve"> </w:t>
        </w:r>
      </w:ins>
    </w:p>
    <w:p w14:paraId="68CF0F75" w14:textId="71E0CF63" w:rsidR="007E7632" w:rsidRDefault="002E4CF3" w:rsidP="00237722">
      <w:pPr>
        <w:jc w:val="both"/>
        <w:rPr>
          <w:ins w:id="1081" w:author="Acaru, Silviu" w:date="2026-03-14T19:38:00Z" w16du:dateUtc="2026-03-14T18:38:00Z"/>
          <w:rFonts w:ascii="Times New Roman" w:hAnsi="Times New Roman" w:cs="Times New Roman"/>
          <w:sz w:val="24"/>
          <w:szCs w:val="24"/>
        </w:rPr>
      </w:pPr>
      <w:del w:id="1082" w:author="Acaru, Silviu" w:date="2026-03-15T21:56:00Z" w16du:dateUtc="2026-03-15T20:56:00Z">
        <w:r w:rsidDel="00DE587C">
          <w:rPr>
            <w:rFonts w:ascii="Times New Roman" w:hAnsi="Times New Roman" w:cs="Times New Roman"/>
            <w:sz w:val="24"/>
            <w:szCs w:val="24"/>
          </w:rPr>
          <w:delText xml:space="preserve">In </w:delText>
        </w:r>
        <w:r w:rsidR="001C0D7C" w:rsidRPr="001C0D7C" w:rsidDel="00DE587C">
          <w:rPr>
            <w:rFonts w:ascii="Times New Roman" w:hAnsi="Times New Roman" w:cs="Times New Roman"/>
            <w:sz w:val="24"/>
            <w:szCs w:val="24"/>
          </w:rPr>
          <w:fldChar w:fldCharType="begin"/>
        </w:r>
        <w:r w:rsidR="001C0D7C" w:rsidRPr="001C0D7C" w:rsidDel="00DE587C">
          <w:rPr>
            <w:rFonts w:ascii="Times New Roman" w:hAnsi="Times New Roman" w:cs="Times New Roman"/>
            <w:sz w:val="24"/>
            <w:szCs w:val="24"/>
          </w:rPr>
          <w:delInstrText xml:space="preserve"> REF _Ref176343001 \h  \* MERGEFORMAT </w:delInstrText>
        </w:r>
        <w:r w:rsidR="001C0D7C" w:rsidRPr="001C0D7C" w:rsidDel="00DE587C">
          <w:rPr>
            <w:rFonts w:ascii="Times New Roman" w:hAnsi="Times New Roman" w:cs="Times New Roman"/>
            <w:sz w:val="24"/>
            <w:szCs w:val="24"/>
          </w:rPr>
        </w:r>
        <w:r w:rsidR="001C0D7C" w:rsidRPr="001C0D7C" w:rsidDel="00DE587C">
          <w:rPr>
            <w:rFonts w:ascii="Times New Roman" w:hAnsi="Times New Roman" w:cs="Times New Roman"/>
            <w:sz w:val="24"/>
            <w:szCs w:val="24"/>
          </w:rPr>
          <w:fldChar w:fldCharType="separate"/>
        </w:r>
        <w:r w:rsidR="009A7A28" w:rsidRPr="78F197D4" w:rsidDel="00DE587C">
          <w:rPr>
            <w:rFonts w:ascii="Times New Roman" w:hAnsi="Times New Roman" w:cs="Times New Roman"/>
            <w:sz w:val="24"/>
            <w:szCs w:val="24"/>
          </w:rPr>
          <w:delText xml:space="preserve">Figure </w:delText>
        </w:r>
        <w:r w:rsidR="009A7A28" w:rsidDel="00DE587C">
          <w:rPr>
            <w:rFonts w:ascii="Times New Roman" w:hAnsi="Times New Roman" w:cs="Times New Roman"/>
            <w:noProof/>
            <w:sz w:val="24"/>
            <w:szCs w:val="24"/>
          </w:rPr>
          <w:delText>8</w:delText>
        </w:r>
        <w:r w:rsidR="001C0D7C" w:rsidRPr="001C0D7C" w:rsidDel="00DE587C">
          <w:rPr>
            <w:rFonts w:ascii="Times New Roman" w:hAnsi="Times New Roman" w:cs="Times New Roman"/>
            <w:sz w:val="24"/>
            <w:szCs w:val="24"/>
          </w:rPr>
          <w:fldChar w:fldCharType="end"/>
        </w:r>
        <w:r w:rsidR="001C0D7C" w:rsidRPr="001C0D7C" w:rsidDel="00DE587C">
          <w:rPr>
            <w:rFonts w:ascii="Times New Roman" w:hAnsi="Times New Roman" w:cs="Times New Roman"/>
            <w:sz w:val="24"/>
            <w:szCs w:val="24"/>
          </w:rPr>
          <w:delText xml:space="preserve"> (</w:delText>
        </w:r>
        <w:r w:rsidR="001C0D7C" w:rsidDel="00DE587C">
          <w:rPr>
            <w:rFonts w:ascii="Times New Roman" w:hAnsi="Times New Roman" w:cs="Times New Roman"/>
            <w:sz w:val="24"/>
            <w:szCs w:val="24"/>
          </w:rPr>
          <w:delText>D</w:delText>
        </w:r>
        <w:r w:rsidR="001C0D7C" w:rsidRPr="001C0D7C" w:rsidDel="00DE587C">
          <w:rPr>
            <w:rFonts w:ascii="Times New Roman" w:hAnsi="Times New Roman" w:cs="Times New Roman"/>
            <w:sz w:val="24"/>
            <w:szCs w:val="24"/>
          </w:rPr>
          <w:delText>)</w:delText>
        </w:r>
        <w:r w:rsidR="001C0D7C" w:rsidRPr="006D7212" w:rsidDel="00DE587C">
          <w:rPr>
            <w:rFonts w:ascii="Times New Roman" w:hAnsi="Times New Roman" w:cs="Times New Roman"/>
            <w:sz w:val="24"/>
            <w:szCs w:val="24"/>
          </w:rPr>
          <w:delText>,</w:delText>
        </w:r>
        <w:r w:rsidR="001C0D7C" w:rsidRPr="001C0D7C" w:rsidDel="00DE587C">
          <w:rPr>
            <w:rFonts w:ascii="Times New Roman" w:hAnsi="Times New Roman" w:cs="Times New Roman"/>
            <w:sz w:val="24"/>
            <w:szCs w:val="24"/>
          </w:rPr>
          <w:delText xml:space="preserve"> </w:delText>
        </w:r>
        <w:r w:rsidDel="00DE587C">
          <w:rPr>
            <w:rFonts w:ascii="Times New Roman" w:hAnsi="Times New Roman" w:cs="Times New Roman"/>
            <w:sz w:val="24"/>
            <w:szCs w:val="24"/>
          </w:rPr>
          <w:delText xml:space="preserve">the </w:delText>
        </w:r>
        <w:r w:rsidR="001C0D7C" w:rsidRPr="001C0D7C" w:rsidDel="00DE587C">
          <w:rPr>
            <w:rFonts w:ascii="Times New Roman" w:hAnsi="Times New Roman" w:cs="Times New Roman"/>
            <w:sz w:val="24"/>
            <w:szCs w:val="24"/>
          </w:rPr>
          <w:delText>co-polyol content demonstrates a complex evolution, with the initial high-density region at 0 wt%</w:delText>
        </w:r>
      </w:del>
      <w:del w:id="1083" w:author="Acaru, Silviu" w:date="2026-03-14T19:37:00Z" w16du:dateUtc="2026-03-14T18:37:00Z">
        <w:r w:rsidR="001C0D7C" w:rsidRPr="001C0D7C" w:rsidDel="007E7632">
          <w:rPr>
            <w:rFonts w:ascii="Times New Roman" w:hAnsi="Times New Roman" w:cs="Times New Roman"/>
            <w:sz w:val="24"/>
            <w:szCs w:val="24"/>
          </w:rPr>
          <w:delText xml:space="preserve"> gradually transforming into multiple discrete temperature domains as concentration increases, indicating</w:delText>
        </w:r>
      </w:del>
      <w:del w:id="1084" w:author="Acaru, Silviu" w:date="2026-03-15T21:56:00Z" w16du:dateUtc="2026-03-15T20:56:00Z">
        <w:r w:rsidR="001C0D7C" w:rsidRPr="001C0D7C" w:rsidDel="00DE587C">
          <w:rPr>
            <w:rFonts w:ascii="Times New Roman" w:hAnsi="Times New Roman" w:cs="Times New Roman"/>
            <w:sz w:val="24"/>
            <w:szCs w:val="24"/>
          </w:rPr>
          <w:delText xml:space="preserve"> a sophisticated structure-property relationship. </w:delText>
        </w:r>
      </w:del>
    </w:p>
    <w:p w14:paraId="26DA5A8E" w14:textId="44F0F52E" w:rsidR="007E7632" w:rsidRDefault="00237722" w:rsidP="00237722">
      <w:pPr>
        <w:jc w:val="both"/>
        <w:rPr>
          <w:ins w:id="1085" w:author="Acaru, Silviu" w:date="2026-03-15T21:55:00Z" w16du:dateUtc="2026-03-15T20:55:00Z"/>
          <w:rFonts w:ascii="Times New Roman" w:hAnsi="Times New Roman" w:cs="Times New Roman"/>
          <w:sz w:val="24"/>
          <w:szCs w:val="24"/>
        </w:rPr>
      </w:pP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del w:id="1086" w:author="Acaru, Silviu" w:date="2026-03-15T21:56:00Z" w16du:dateUtc="2026-03-15T20:56:00Z">
        <w:r w:rsidRPr="001C0D7C" w:rsidDel="00DE587C">
          <w:rPr>
            <w:rFonts w:ascii="Times New Roman" w:hAnsi="Times New Roman" w:cs="Times New Roman"/>
            <w:sz w:val="24"/>
            <w:szCs w:val="24"/>
          </w:rPr>
          <w:delText>(</w:delText>
        </w:r>
        <w:r w:rsidDel="00DE587C">
          <w:rPr>
            <w:rFonts w:ascii="Times New Roman" w:hAnsi="Times New Roman" w:cs="Times New Roman"/>
            <w:sz w:val="24"/>
            <w:szCs w:val="24"/>
          </w:rPr>
          <w:delText>E</w:delText>
        </w:r>
      </w:del>
      <w:ins w:id="1087" w:author="Acaru, Silviu" w:date="2026-03-15T21:56:00Z" w16du:dateUtc="2026-03-15T20:56:00Z">
        <w:r w:rsidR="00DE587C">
          <w:rPr>
            <w:rFonts w:ascii="Times New Roman" w:hAnsi="Times New Roman" w:cs="Times New Roman"/>
            <w:sz w:val="24"/>
            <w:szCs w:val="24"/>
          </w:rPr>
          <w:t>D</w:t>
        </w:r>
      </w:ins>
      <w:r w:rsidRPr="001C0D7C">
        <w:rPr>
          <w:rFonts w:ascii="Times New Roman" w:hAnsi="Times New Roman" w:cs="Times New Roman"/>
          <w:sz w:val="24"/>
          <w:szCs w:val="24"/>
        </w:rPr>
        <w:t xml:space="preserve">) </w:t>
      </w:r>
      <w:del w:id="1088" w:author="Acaru, Silviu" w:date="2026-03-14T19:39:00Z" w16du:dateUtc="2026-03-14T18:39:00Z">
        <w:r w:rsidR="001C0D7C" w:rsidRPr="001C0D7C" w:rsidDel="007E7632">
          <w:rPr>
            <w:rFonts w:ascii="Times New Roman" w:hAnsi="Times New Roman" w:cs="Times New Roman"/>
            <w:sz w:val="24"/>
            <w:szCs w:val="24"/>
          </w:rPr>
          <w:delText xml:space="preserve">reveals the most intricate behavior through isocyanate concentration mapping, showing </w:delText>
        </w:r>
      </w:del>
      <w:ins w:id="1089" w:author="Acaru, Silviu" w:date="2026-03-14T19:39:00Z" w16du:dateUtc="2026-03-14T18:39:00Z">
        <w:r w:rsidR="007E7632" w:rsidRPr="001C0D7C">
          <w:rPr>
            <w:rFonts w:ascii="Times New Roman" w:hAnsi="Times New Roman" w:cs="Times New Roman"/>
            <w:sz w:val="24"/>
            <w:szCs w:val="24"/>
          </w:rPr>
          <w:t>show</w:t>
        </w:r>
        <w:r w:rsidR="007E7632">
          <w:rPr>
            <w:rFonts w:ascii="Times New Roman" w:hAnsi="Times New Roman" w:cs="Times New Roman"/>
            <w:sz w:val="24"/>
            <w:szCs w:val="24"/>
          </w:rPr>
          <w:t>s</w:t>
        </w:r>
        <w:r w:rsidR="007E7632" w:rsidRPr="001C0D7C">
          <w:rPr>
            <w:rFonts w:ascii="Times New Roman" w:hAnsi="Times New Roman" w:cs="Times New Roman"/>
            <w:sz w:val="24"/>
            <w:szCs w:val="24"/>
          </w:rPr>
          <w:t xml:space="preserve"> </w:t>
        </w:r>
      </w:ins>
      <w:r w:rsidR="001C0D7C" w:rsidRPr="001C0D7C">
        <w:rPr>
          <w:rFonts w:ascii="Times New Roman" w:hAnsi="Times New Roman" w:cs="Times New Roman"/>
          <w:sz w:val="24"/>
          <w:szCs w:val="24"/>
        </w:rPr>
        <w:t xml:space="preserve">continuous density distributions predominantly in the </w:t>
      </w:r>
      <w:del w:id="1090" w:author="Acaru, Silviu" w:date="2026-03-14T19:40:00Z" w16du:dateUtc="2026-03-14T18:40:00Z">
        <w:r w:rsidR="001C0D7C" w:rsidRPr="001C0D7C" w:rsidDel="007E7632">
          <w:rPr>
            <w:rFonts w:ascii="Times New Roman" w:hAnsi="Times New Roman" w:cs="Times New Roman"/>
            <w:sz w:val="24"/>
            <w:szCs w:val="24"/>
          </w:rPr>
          <w:delText>50-70</w:delText>
        </w:r>
      </w:del>
      <w:ins w:id="1091" w:author="Acaru, Silviu" w:date="2026-03-14T19:40:00Z" w16du:dateUtc="2026-03-14T18:40:00Z">
        <w:r w:rsidR="007E7632">
          <w:rPr>
            <w:rFonts w:ascii="Times New Roman" w:hAnsi="Times New Roman" w:cs="Times New Roman"/>
            <w:sz w:val="24"/>
            <w:szCs w:val="24"/>
          </w:rPr>
          <w:t>45 - 60</w:t>
        </w:r>
      </w:ins>
      <w:r w:rsidR="0055648C">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 range, with </w:t>
      </w:r>
      <w:ins w:id="1092" w:author="Acaru, Silviu" w:date="2026-03-14T19:40:00Z" w16du:dateUtc="2026-03-14T18:40:00Z">
        <w:r w:rsidR="007E7632">
          <w:rPr>
            <w:rFonts w:ascii="Times New Roman" w:hAnsi="Times New Roman" w:cs="Times New Roman"/>
            <w:sz w:val="24"/>
            <w:szCs w:val="24"/>
          </w:rPr>
          <w:t xml:space="preserve">the maximum intensity distributed broadly and relatively uniformly across the entire 0-20 </w:t>
        </w:r>
        <w:proofErr w:type="spellStart"/>
        <w:r w:rsidR="007E7632">
          <w:rPr>
            <w:rFonts w:ascii="Times New Roman" w:hAnsi="Times New Roman" w:cs="Times New Roman"/>
            <w:sz w:val="24"/>
            <w:szCs w:val="24"/>
          </w:rPr>
          <w:t>wt</w:t>
        </w:r>
        <w:proofErr w:type="spellEnd"/>
        <w:r w:rsidR="007E7632">
          <w:rPr>
            <w:rFonts w:ascii="Times New Roman" w:hAnsi="Times New Roman" w:cs="Times New Roman"/>
            <w:sz w:val="24"/>
            <w:szCs w:val="24"/>
          </w:rPr>
          <w:t>% isocyanate range. A prominent horizontal banding pattern is observed, with the primary high</w:t>
        </w:r>
      </w:ins>
      <w:ins w:id="1093" w:author="Acaru, Silviu" w:date="2026-03-14T19:41:00Z" w16du:dateUtc="2026-03-14T18:41:00Z">
        <w:r w:rsidR="007E7632">
          <w:rPr>
            <w:rFonts w:ascii="Times New Roman" w:hAnsi="Times New Roman" w:cs="Times New Roman"/>
            <w:sz w:val="24"/>
            <w:szCs w:val="24"/>
          </w:rPr>
          <w:t xml:space="preserve">-density band at 50-58 </w:t>
        </w:r>
        <w:r w:rsidR="007E7632" w:rsidRPr="001C0D7C">
          <w:rPr>
            <w:rFonts w:ascii="Times New Roman" w:hAnsi="Times New Roman" w:cs="Times New Roman"/>
            <w:sz w:val="24"/>
            <w:szCs w:val="24"/>
          </w:rPr>
          <w:t>°C</w:t>
        </w:r>
        <w:r w:rsidR="007E7632">
          <w:rPr>
            <w:rFonts w:ascii="Times New Roman" w:hAnsi="Times New Roman" w:cs="Times New Roman"/>
            <w:sz w:val="24"/>
            <w:szCs w:val="24"/>
          </w:rPr>
          <w:t xml:space="preserve">, a secondary band at approximately 40-45 </w:t>
        </w:r>
        <w:r w:rsidR="007E7632" w:rsidRPr="001C0D7C">
          <w:rPr>
            <w:rFonts w:ascii="Times New Roman" w:hAnsi="Times New Roman" w:cs="Times New Roman"/>
            <w:sz w:val="24"/>
            <w:szCs w:val="24"/>
          </w:rPr>
          <w:t>°C</w:t>
        </w:r>
        <w:r w:rsidR="007E7632">
          <w:rPr>
            <w:rFonts w:ascii="Times New Roman" w:hAnsi="Times New Roman" w:cs="Times New Roman"/>
            <w:sz w:val="24"/>
            <w:szCs w:val="24"/>
          </w:rPr>
          <w:t xml:space="preserve">, and tertiary features around 20 – 30 </w:t>
        </w:r>
        <w:r w:rsidR="007E7632" w:rsidRPr="001C0D7C">
          <w:rPr>
            <w:rFonts w:ascii="Times New Roman" w:hAnsi="Times New Roman" w:cs="Times New Roman"/>
            <w:sz w:val="24"/>
            <w:szCs w:val="24"/>
          </w:rPr>
          <w:t>°C</w:t>
        </w:r>
        <w:r w:rsidR="007E7632">
          <w:rPr>
            <w:rFonts w:ascii="Times New Roman" w:hAnsi="Times New Roman" w:cs="Times New Roman"/>
            <w:sz w:val="24"/>
            <w:szCs w:val="24"/>
          </w:rPr>
          <w:t>. unlike the other feature mappings, the absence of clear co</w:t>
        </w:r>
      </w:ins>
      <w:ins w:id="1094" w:author="Acaru, Silviu" w:date="2026-03-14T19:42:00Z" w16du:dateUtc="2026-03-14T18:42:00Z">
        <w:r w:rsidR="007E7632">
          <w:rPr>
            <w:rFonts w:ascii="Times New Roman" w:hAnsi="Times New Roman" w:cs="Times New Roman"/>
            <w:sz w:val="24"/>
            <w:szCs w:val="24"/>
          </w:rPr>
          <w:t xml:space="preserve">ncentration-dependent shift in the peak </w:t>
        </w:r>
        <w:proofErr w:type="spellStart"/>
        <w:r w:rsidR="007E7632">
          <w:rPr>
            <w:rFonts w:ascii="Times New Roman" w:hAnsi="Times New Roman" w:cs="Times New Roman"/>
            <w:sz w:val="24"/>
            <w:szCs w:val="24"/>
          </w:rPr>
          <w:t>T</w:t>
        </w:r>
        <w:r w:rsidR="007E7632" w:rsidRPr="00E62DF7">
          <w:rPr>
            <w:rFonts w:ascii="Times New Roman" w:hAnsi="Times New Roman" w:cs="Times New Roman"/>
            <w:sz w:val="24"/>
            <w:szCs w:val="24"/>
            <w:vertAlign w:val="subscript"/>
          </w:rPr>
          <w:t>g</w:t>
        </w:r>
        <w:proofErr w:type="spellEnd"/>
        <w:r w:rsidR="007E7632">
          <w:rPr>
            <w:rFonts w:ascii="Times New Roman" w:hAnsi="Times New Roman" w:cs="Times New Roman"/>
            <w:sz w:val="24"/>
            <w:szCs w:val="24"/>
          </w:rPr>
          <w:t xml:space="preserve"> position indicates that </w:t>
        </w:r>
      </w:ins>
      <w:ins w:id="1095" w:author="Acaru, Silviu" w:date="2026-03-15T20:36:00Z" w16du:dateUtc="2026-03-15T19:36:00Z">
        <w:r w:rsidR="00652049" w:rsidRPr="00652049">
          <w:rPr>
            <w:rFonts w:ascii="Times New Roman" w:hAnsi="Times New Roman" w:cs="Times New Roman"/>
            <w:i/>
            <w:iCs/>
            <w:sz w:val="24"/>
            <w:szCs w:val="24"/>
            <w:rPrChange w:id="1096" w:author="Acaru, Silviu" w:date="2026-03-15T20:36:00Z" w16du:dateUtc="2026-03-15T19:36:00Z">
              <w:rPr>
                <w:rFonts w:ascii="Times New Roman" w:hAnsi="Times New Roman" w:cs="Times New Roman"/>
                <w:sz w:val="24"/>
                <w:szCs w:val="24"/>
              </w:rPr>
            </w:rPrChange>
          </w:rPr>
          <w:t>I</w:t>
        </w:r>
      </w:ins>
      <w:ins w:id="1097" w:author="Acaru, Silviu" w:date="2026-03-14T19:42:00Z" w16du:dateUtc="2026-03-14T18:42:00Z">
        <w:r w:rsidR="007E7632" w:rsidRPr="00652049">
          <w:rPr>
            <w:rFonts w:ascii="Times New Roman" w:hAnsi="Times New Roman" w:cs="Times New Roman"/>
            <w:i/>
            <w:iCs/>
            <w:sz w:val="24"/>
            <w:szCs w:val="24"/>
            <w:rPrChange w:id="1098" w:author="Acaru, Silviu" w:date="2026-03-15T20:36:00Z" w16du:dateUtc="2026-03-15T19:36:00Z">
              <w:rPr>
                <w:rFonts w:ascii="Times New Roman" w:hAnsi="Times New Roman" w:cs="Times New Roman"/>
                <w:sz w:val="24"/>
                <w:szCs w:val="24"/>
              </w:rPr>
            </w:rPrChange>
          </w:rPr>
          <w:t>socyanate</w:t>
        </w:r>
        <w:r w:rsidR="007E7632">
          <w:rPr>
            <w:rFonts w:ascii="Times New Roman" w:hAnsi="Times New Roman" w:cs="Times New Roman"/>
            <w:sz w:val="24"/>
            <w:szCs w:val="24"/>
          </w:rPr>
          <w:t xml:space="preserve"> </w:t>
        </w:r>
      </w:ins>
      <w:ins w:id="1099" w:author="Acaru, Silviu" w:date="2026-03-15T20:36:00Z" w16du:dateUtc="2026-03-15T19:36:00Z">
        <w:r w:rsidR="00652049" w:rsidRPr="00652049">
          <w:rPr>
            <w:rFonts w:ascii="Times New Roman" w:hAnsi="Times New Roman" w:cs="Times New Roman"/>
            <w:i/>
            <w:iCs/>
            <w:sz w:val="24"/>
            <w:szCs w:val="24"/>
            <w:rPrChange w:id="1100" w:author="Acaru, Silviu" w:date="2026-03-15T20:36:00Z" w16du:dateUtc="2026-03-15T19:36:00Z">
              <w:rPr>
                <w:rFonts w:ascii="Times New Roman" w:hAnsi="Times New Roman" w:cs="Times New Roman"/>
                <w:sz w:val="24"/>
                <w:szCs w:val="24"/>
              </w:rPr>
            </w:rPrChange>
          </w:rPr>
          <w:t>(</w:t>
        </w:r>
      </w:ins>
      <w:proofErr w:type="spellStart"/>
      <w:ins w:id="1101" w:author="Acaru, Silviu" w:date="2026-03-14T19:42:00Z" w16du:dateUtc="2026-03-14T18:42:00Z">
        <w:r w:rsidR="007E7632" w:rsidRPr="00652049">
          <w:rPr>
            <w:rFonts w:ascii="Times New Roman" w:hAnsi="Times New Roman" w:cs="Times New Roman"/>
            <w:i/>
            <w:iCs/>
            <w:sz w:val="24"/>
            <w:szCs w:val="24"/>
            <w:rPrChange w:id="1102" w:author="Acaru, Silviu" w:date="2026-03-15T20:36:00Z" w16du:dateUtc="2026-03-15T19:36:00Z">
              <w:rPr>
                <w:rFonts w:ascii="Times New Roman" w:hAnsi="Times New Roman" w:cs="Times New Roman"/>
                <w:sz w:val="24"/>
                <w:szCs w:val="24"/>
              </w:rPr>
            </w:rPrChange>
          </w:rPr>
          <w:t>wt</w:t>
        </w:r>
        <w:proofErr w:type="spellEnd"/>
        <w:r w:rsidR="007E7632" w:rsidRPr="00652049">
          <w:rPr>
            <w:rFonts w:ascii="Times New Roman" w:hAnsi="Times New Roman" w:cs="Times New Roman"/>
            <w:i/>
            <w:iCs/>
            <w:sz w:val="24"/>
            <w:szCs w:val="24"/>
            <w:rPrChange w:id="1103" w:author="Acaru, Silviu" w:date="2026-03-15T20:36:00Z" w16du:dateUtc="2026-03-15T19:36:00Z">
              <w:rPr>
                <w:rFonts w:ascii="Times New Roman" w:hAnsi="Times New Roman" w:cs="Times New Roman"/>
                <w:sz w:val="24"/>
                <w:szCs w:val="24"/>
              </w:rPr>
            </w:rPrChange>
          </w:rPr>
          <w:t>%</w:t>
        </w:r>
      </w:ins>
      <w:ins w:id="1104" w:author="Acaru, Silviu" w:date="2026-03-15T20:36:00Z" w16du:dateUtc="2026-03-15T19:36:00Z">
        <w:r w:rsidR="00652049" w:rsidRPr="00652049">
          <w:rPr>
            <w:rFonts w:ascii="Times New Roman" w:hAnsi="Times New Roman" w:cs="Times New Roman"/>
            <w:i/>
            <w:iCs/>
            <w:sz w:val="24"/>
            <w:szCs w:val="24"/>
            <w:rPrChange w:id="1105" w:author="Acaru, Silviu" w:date="2026-03-15T20:36:00Z" w16du:dateUtc="2026-03-15T19:36:00Z">
              <w:rPr>
                <w:rFonts w:ascii="Times New Roman" w:hAnsi="Times New Roman" w:cs="Times New Roman"/>
                <w:sz w:val="24"/>
                <w:szCs w:val="24"/>
              </w:rPr>
            </w:rPrChange>
          </w:rPr>
          <w:t>)</w:t>
        </w:r>
      </w:ins>
      <w:ins w:id="1106" w:author="Acaru, Silviu" w:date="2026-03-14T19:42:00Z" w16du:dateUtc="2026-03-14T18:42:00Z">
        <w:r w:rsidR="007E7632">
          <w:rPr>
            <w:rFonts w:ascii="Times New Roman" w:hAnsi="Times New Roman" w:cs="Times New Roman"/>
            <w:sz w:val="24"/>
            <w:szCs w:val="24"/>
          </w:rPr>
          <w:t xml:space="preserve"> </w:t>
        </w:r>
      </w:ins>
      <w:ins w:id="1107" w:author="Acaru, Silviu" w:date="2026-03-15T20:34:00Z" w16du:dateUtc="2026-03-15T19:34:00Z">
        <w:r w:rsidR="00652049">
          <w:rPr>
            <w:rFonts w:ascii="Times New Roman" w:hAnsi="Times New Roman" w:cs="Times New Roman"/>
            <w:sz w:val="24"/>
            <w:szCs w:val="24"/>
          </w:rPr>
          <w:t>primarily</w:t>
        </w:r>
      </w:ins>
      <w:ins w:id="1108" w:author="Acaru, Silviu" w:date="2026-03-14T19:42:00Z" w16du:dateUtc="2026-03-14T18:42:00Z">
        <w:r w:rsidR="007E7632">
          <w:rPr>
            <w:rFonts w:ascii="Times New Roman" w:hAnsi="Times New Roman" w:cs="Times New Roman"/>
            <w:sz w:val="24"/>
            <w:szCs w:val="24"/>
          </w:rPr>
          <w:t xml:space="preserve"> modulates the breadth of achievable </w:t>
        </w:r>
        <w:proofErr w:type="spellStart"/>
        <w:r w:rsidR="007E7632">
          <w:rPr>
            <w:rFonts w:ascii="Times New Roman" w:hAnsi="Times New Roman" w:cs="Times New Roman"/>
            <w:sz w:val="24"/>
            <w:szCs w:val="24"/>
          </w:rPr>
          <w:t>T</w:t>
        </w:r>
        <w:r w:rsidR="007E7632" w:rsidRPr="00E62DF7">
          <w:rPr>
            <w:rFonts w:ascii="Times New Roman" w:hAnsi="Times New Roman" w:cs="Times New Roman"/>
            <w:sz w:val="24"/>
            <w:szCs w:val="24"/>
            <w:vertAlign w:val="subscript"/>
          </w:rPr>
          <w:t>g</w:t>
        </w:r>
        <w:proofErr w:type="spellEnd"/>
        <w:r w:rsidR="007E7632">
          <w:rPr>
            <w:rFonts w:ascii="Times New Roman" w:hAnsi="Times New Roman" w:cs="Times New Roman"/>
            <w:sz w:val="24"/>
            <w:szCs w:val="24"/>
          </w:rPr>
          <w:t xml:space="preserve"> values, rather than their central tendency</w:t>
        </w:r>
      </w:ins>
      <w:ins w:id="1109" w:author="Acaru, Silviu" w:date="2026-03-14T19:43:00Z" w16du:dateUtc="2026-03-14T18:43:00Z">
        <w:r w:rsidR="007E7632">
          <w:rPr>
            <w:rFonts w:ascii="Times New Roman" w:hAnsi="Times New Roman" w:cs="Times New Roman"/>
            <w:sz w:val="24"/>
            <w:szCs w:val="24"/>
          </w:rPr>
          <w:t xml:space="preserve">, with the thermal </w:t>
        </w:r>
      </w:ins>
      <w:ins w:id="1110" w:author="Acaru, Silviu" w:date="2026-03-15T20:35:00Z" w16du:dateUtc="2026-03-15T19:35:00Z">
        <w:r w:rsidR="00652049">
          <w:rPr>
            <w:rFonts w:ascii="Times New Roman" w:hAnsi="Times New Roman" w:cs="Times New Roman"/>
            <w:sz w:val="24"/>
            <w:szCs w:val="24"/>
          </w:rPr>
          <w:t>behavior</w:t>
        </w:r>
      </w:ins>
      <w:ins w:id="1111" w:author="Acaru, Silviu" w:date="2026-03-14T19:43:00Z" w16du:dateUtc="2026-03-14T18:43:00Z">
        <w:r w:rsidR="007E7632">
          <w:rPr>
            <w:rFonts w:ascii="Times New Roman" w:hAnsi="Times New Roman" w:cs="Times New Roman"/>
            <w:sz w:val="24"/>
            <w:szCs w:val="24"/>
          </w:rPr>
          <w:t xml:space="preserve"> </w:t>
        </w:r>
        <w:r w:rsidR="003365D7">
          <w:rPr>
            <w:rFonts w:ascii="Times New Roman" w:hAnsi="Times New Roman" w:cs="Times New Roman"/>
            <w:sz w:val="24"/>
            <w:szCs w:val="24"/>
          </w:rPr>
          <w:t>being strongly co-determined by other formulations patterns.</w:t>
        </w:r>
      </w:ins>
    </w:p>
    <w:p w14:paraId="70535A65" w14:textId="77E70B99" w:rsidR="00DE587C" w:rsidRDefault="00DE587C" w:rsidP="00DE587C">
      <w:pPr>
        <w:jc w:val="both"/>
        <w:rPr>
          <w:ins w:id="1112" w:author="Acaru, Silviu" w:date="2026-03-15T21:55:00Z" w16du:dateUtc="2026-03-15T20:55:00Z"/>
          <w:rFonts w:ascii="Times New Roman" w:hAnsi="Times New Roman" w:cs="Times New Roman"/>
          <w:sz w:val="24"/>
          <w:szCs w:val="24"/>
        </w:rPr>
      </w:pPr>
      <w:ins w:id="1113" w:author="Acaru, Silviu" w:date="2026-03-15T21:55:00Z" w16du:dateUtc="2026-03-15T20:55:00Z">
        <w:r>
          <w:rPr>
            <w:rFonts w:ascii="Times New Roman" w:hAnsi="Times New Roman" w:cs="Times New Roman"/>
            <w:sz w:val="24"/>
            <w:szCs w:val="24"/>
          </w:rPr>
          <w:t xml:space="preserve">In </w:t>
        </w: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ins>
      <w:r w:rsidRPr="001C0D7C">
        <w:rPr>
          <w:rFonts w:ascii="Times New Roman" w:hAnsi="Times New Roman" w:cs="Times New Roman"/>
          <w:sz w:val="24"/>
          <w:szCs w:val="24"/>
        </w:rPr>
      </w:r>
      <w:ins w:id="1114" w:author="Acaru, Silviu" w:date="2026-03-15T21:55:00Z" w16du:dateUtc="2026-03-15T20:55:00Z">
        <w:r w:rsidRPr="001C0D7C">
          <w:rPr>
            <w:rFonts w:ascii="Times New Roman" w:hAnsi="Times New Roman" w:cs="Times New Roman"/>
            <w:sz w:val="24"/>
            <w:szCs w:val="24"/>
          </w:rPr>
          <w:fldChar w:fldCharType="separate"/>
        </w:r>
        <w:r w:rsidRPr="78F197D4">
          <w:rPr>
            <w:rFonts w:ascii="Times New Roman" w:hAnsi="Times New Roman" w:cs="Times New Roman"/>
            <w:sz w:val="24"/>
            <w:szCs w:val="24"/>
          </w:rPr>
          <w:t xml:space="preserve">Figure </w:t>
        </w:r>
        <w:r>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ins>
      <w:ins w:id="1115" w:author="Acaru, Silviu" w:date="2026-03-15T21:56:00Z" w16du:dateUtc="2026-03-15T20:56:00Z">
        <w:r>
          <w:rPr>
            <w:rFonts w:ascii="Times New Roman" w:hAnsi="Times New Roman" w:cs="Times New Roman"/>
            <w:sz w:val="24"/>
            <w:szCs w:val="24"/>
          </w:rPr>
          <w:t>E</w:t>
        </w:r>
      </w:ins>
      <w:ins w:id="1116" w:author="Acaru, Silviu" w:date="2026-03-15T21:55:00Z" w16du:dateUtc="2026-03-15T20:55:00Z">
        <w:r w:rsidRPr="001C0D7C">
          <w:rPr>
            <w:rFonts w:ascii="Times New Roman" w:hAnsi="Times New Roman" w:cs="Times New Roman"/>
            <w:sz w:val="24"/>
            <w:szCs w:val="24"/>
          </w:rPr>
          <w:t>)</w:t>
        </w:r>
        <w:r w:rsidRPr="006D7212">
          <w:rPr>
            <w:rFonts w:ascii="Times New Roman" w:hAnsi="Times New Roman" w:cs="Times New Roman"/>
            <w:sz w:val="24"/>
            <w:szCs w:val="24"/>
          </w:rPr>
          <w:t>,</w:t>
        </w:r>
        <w:r w:rsidRPr="001C0D7C">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1C0D7C">
          <w:rPr>
            <w:rFonts w:ascii="Times New Roman" w:hAnsi="Times New Roman" w:cs="Times New Roman"/>
            <w:sz w:val="24"/>
            <w:szCs w:val="24"/>
          </w:rPr>
          <w:t>co-polyol content demonstrates a complex</w:t>
        </w:r>
        <w:r>
          <w:rPr>
            <w:rFonts w:ascii="Times New Roman" w:hAnsi="Times New Roman" w:cs="Times New Roman"/>
            <w:sz w:val="24"/>
            <w:szCs w:val="24"/>
          </w:rPr>
          <w:t xml:space="preserve"> non-monotonic</w:t>
        </w:r>
        <w:r w:rsidRPr="001C0D7C">
          <w:rPr>
            <w:rFonts w:ascii="Times New Roman" w:hAnsi="Times New Roman" w:cs="Times New Roman"/>
            <w:sz w:val="24"/>
            <w:szCs w:val="24"/>
          </w:rPr>
          <w:t xml:space="preserve"> evolution, with the initial high-density region at 0 </w:t>
        </w:r>
        <w:proofErr w:type="spellStart"/>
        <w:r w:rsidRPr="001C0D7C">
          <w:rPr>
            <w:rFonts w:ascii="Times New Roman" w:hAnsi="Times New Roman" w:cs="Times New Roman"/>
            <w:sz w:val="24"/>
            <w:szCs w:val="24"/>
          </w:rPr>
          <w:t>wt</w:t>
        </w:r>
        <w:proofErr w:type="spellEnd"/>
        <w:r w:rsidRPr="001C0D7C">
          <w:rPr>
            <w:rFonts w:ascii="Times New Roman" w:hAnsi="Times New Roman" w:cs="Times New Roman"/>
            <w:sz w:val="24"/>
            <w:szCs w:val="24"/>
          </w:rPr>
          <w:t>%</w:t>
        </w:r>
        <w:r>
          <w:rPr>
            <w:rFonts w:ascii="Times New Roman" w:hAnsi="Times New Roman" w:cs="Times New Roman"/>
            <w:sz w:val="24"/>
            <w:szCs w:val="24"/>
          </w:rPr>
          <w:t xml:space="preserve">, centered around 60 </w:t>
        </w:r>
        <w:r w:rsidRPr="006D7212">
          <w:rPr>
            <w:rFonts w:ascii="Times New Roman" w:hAnsi="Times New Roman" w:cs="Times New Roman"/>
            <w:sz w:val="24"/>
            <w:szCs w:val="24"/>
          </w:rPr>
          <w:t>°C</w:t>
        </w:r>
        <w:r>
          <w:rPr>
            <w:rFonts w:ascii="Times New Roman" w:hAnsi="Times New Roman" w:cs="Times New Roman"/>
            <w:sz w:val="24"/>
            <w:szCs w:val="24"/>
          </w:rPr>
          <w:t xml:space="preserve">, transitioning sharply to a pronounced minimum at approximately 25 - 35 </w:t>
        </w:r>
        <w:proofErr w:type="spellStart"/>
        <w:r>
          <w:rPr>
            <w:rFonts w:ascii="Times New Roman" w:hAnsi="Times New Roman" w:cs="Times New Roman"/>
            <w:sz w:val="24"/>
            <w:szCs w:val="24"/>
          </w:rPr>
          <w:t>wt</w:t>
        </w:r>
        <w:proofErr w:type="spellEnd"/>
        <w:r>
          <w:rPr>
            <w:rFonts w:ascii="Times New Roman" w:hAnsi="Times New Roman" w:cs="Times New Roman"/>
            <w:sz w:val="24"/>
            <w:szCs w:val="24"/>
          </w:rPr>
          <w:t xml:space="preserve">% where the strongest prediction density is concentrated around 15-20 </w:t>
        </w:r>
        <w:r w:rsidRPr="006D7212">
          <w:rPr>
            <w:rFonts w:ascii="Times New Roman" w:hAnsi="Times New Roman" w:cs="Times New Roman"/>
            <w:sz w:val="24"/>
            <w:szCs w:val="24"/>
          </w:rPr>
          <w:t>°C</w:t>
        </w:r>
        <w:r>
          <w:rPr>
            <w:rFonts w:ascii="Times New Roman" w:hAnsi="Times New Roman" w:cs="Times New Roman"/>
            <w:sz w:val="24"/>
            <w:szCs w:val="24"/>
          </w:rPr>
          <w:t xml:space="preserve">. This represents the most intense feature in the mapping. Above 50 </w:t>
        </w:r>
        <w:proofErr w:type="spellStart"/>
        <w:r>
          <w:rPr>
            <w:rFonts w:ascii="Times New Roman" w:hAnsi="Times New Roman" w:cs="Times New Roman"/>
            <w:sz w:val="24"/>
            <w:szCs w:val="24"/>
          </w:rPr>
          <w:t>wt</w:t>
        </w:r>
        <w:proofErr w:type="spellEnd"/>
        <w:r>
          <w:rPr>
            <w:rFonts w:ascii="Times New Roman" w:hAnsi="Times New Roman" w:cs="Times New Roman"/>
            <w:sz w:val="24"/>
            <w:szCs w:val="24"/>
          </w:rPr>
          <w:t xml:space="preserve"> %, the </w:t>
        </w:r>
        <w:proofErr w:type="spellStart"/>
        <w:r>
          <w:rPr>
            <w:rFonts w:ascii="Times New Roman" w:hAnsi="Times New Roman" w:cs="Times New Roman"/>
            <w:sz w:val="24"/>
            <w:szCs w:val="24"/>
          </w:rPr>
          <w:t>T</w:t>
        </w:r>
        <w:r w:rsidRPr="00E62DF7">
          <w:rPr>
            <w:rFonts w:ascii="Times New Roman" w:hAnsi="Times New Roman" w:cs="Times New Roman"/>
            <w:sz w:val="24"/>
            <w:szCs w:val="24"/>
            <w:vertAlign w:val="subscript"/>
          </w:rPr>
          <w:t>g</w:t>
        </w:r>
        <w:proofErr w:type="spellEnd"/>
        <w:r>
          <w:rPr>
            <w:rFonts w:ascii="Times New Roman" w:hAnsi="Times New Roman" w:cs="Times New Roman"/>
            <w:sz w:val="24"/>
            <w:szCs w:val="24"/>
            <w:vertAlign w:val="subscript"/>
          </w:rPr>
          <w:t xml:space="preserve"> </w:t>
        </w:r>
        <w:r>
          <w:rPr>
            <w:rFonts w:ascii="Times New Roman" w:hAnsi="Times New Roman" w:cs="Times New Roman"/>
            <w:sz w:val="24"/>
            <w:szCs w:val="24"/>
          </w:rPr>
          <w:t>recovers substantially, with a second prominent high</w:t>
        </w:r>
      </w:ins>
      <w:ins w:id="1117" w:author="Acaru, Silviu" w:date="2026-03-16T16:36:00Z" w16du:dateUtc="2026-03-16T15:36:00Z">
        <w:r w:rsidR="005B7109">
          <w:rPr>
            <w:rFonts w:ascii="Times New Roman" w:hAnsi="Times New Roman" w:cs="Times New Roman"/>
            <w:sz w:val="24"/>
            <w:szCs w:val="24"/>
          </w:rPr>
          <w:t xml:space="preserve"> </w:t>
        </w:r>
      </w:ins>
      <w:ins w:id="1118" w:author="Acaru, Silviu" w:date="2026-03-15T21:55:00Z" w16du:dateUtc="2026-03-15T20:55:00Z">
        <w:r>
          <w:rPr>
            <w:rFonts w:ascii="Times New Roman" w:hAnsi="Times New Roman" w:cs="Times New Roman"/>
            <w:sz w:val="24"/>
            <w:szCs w:val="24"/>
          </w:rPr>
          <w:t xml:space="preserve">density region emerging at 60-70 </w:t>
        </w:r>
        <w:proofErr w:type="spellStart"/>
        <w:r>
          <w:rPr>
            <w:rFonts w:ascii="Times New Roman" w:hAnsi="Times New Roman" w:cs="Times New Roman"/>
            <w:sz w:val="24"/>
            <w:szCs w:val="24"/>
          </w:rPr>
          <w:t>wt</w:t>
        </w:r>
        <w:proofErr w:type="spellEnd"/>
        <w:r>
          <w:rPr>
            <w:rFonts w:ascii="Times New Roman" w:hAnsi="Times New Roman" w:cs="Times New Roman"/>
            <w:sz w:val="24"/>
            <w:szCs w:val="24"/>
          </w:rPr>
          <w:t xml:space="preserve">% around 55 - 65 </w:t>
        </w:r>
        <w:r w:rsidRPr="006D7212">
          <w:rPr>
            <w:rFonts w:ascii="Times New Roman" w:hAnsi="Times New Roman" w:cs="Times New Roman"/>
            <w:sz w:val="24"/>
            <w:szCs w:val="24"/>
          </w:rPr>
          <w:t>°C</w:t>
        </w:r>
        <w:r>
          <w:rPr>
            <w:rFonts w:ascii="Times New Roman" w:hAnsi="Times New Roman" w:cs="Times New Roman"/>
            <w:sz w:val="24"/>
            <w:szCs w:val="24"/>
          </w:rPr>
          <w:t>. This U-shaped dependence suggests competing effects: at low co</w:t>
        </w:r>
      </w:ins>
      <w:ins w:id="1119" w:author="Acaru, Silviu" w:date="2026-03-15T22:32:00Z" w16du:dateUtc="2026-03-15T21:32:00Z">
        <w:r w:rsidR="008C7986">
          <w:rPr>
            <w:rFonts w:ascii="Times New Roman" w:hAnsi="Times New Roman" w:cs="Times New Roman"/>
            <w:sz w:val="24"/>
            <w:szCs w:val="24"/>
          </w:rPr>
          <w:t>-</w:t>
        </w:r>
      </w:ins>
      <w:ins w:id="1120" w:author="Acaru, Silviu" w:date="2026-03-15T21:55:00Z" w16du:dateUtc="2026-03-15T20:55:00Z">
        <w:r>
          <w:rPr>
            <w:rFonts w:ascii="Times New Roman" w:hAnsi="Times New Roman" w:cs="Times New Roman"/>
            <w:sz w:val="24"/>
            <w:szCs w:val="24"/>
          </w:rPr>
          <w:t xml:space="preserve">polyol content, the rigid lignin-rich network dominates, yielding higher </w:t>
        </w:r>
        <w:proofErr w:type="spellStart"/>
        <w:r>
          <w:rPr>
            <w:rFonts w:ascii="Times New Roman" w:hAnsi="Times New Roman" w:cs="Times New Roman"/>
            <w:sz w:val="24"/>
            <w:szCs w:val="24"/>
          </w:rPr>
          <w:t>T</w:t>
        </w:r>
        <w:r w:rsidRPr="00E62DF7">
          <w:rPr>
            <w:rFonts w:ascii="Times New Roman" w:hAnsi="Times New Roman" w:cs="Times New Roman"/>
            <w:sz w:val="24"/>
            <w:szCs w:val="24"/>
            <w:vertAlign w:val="subscript"/>
          </w:rPr>
          <w:t>g</w:t>
        </w:r>
        <w:proofErr w:type="spellEnd"/>
        <w:r>
          <w:rPr>
            <w:rFonts w:ascii="Times New Roman" w:hAnsi="Times New Roman" w:cs="Times New Roman"/>
            <w:sz w:val="24"/>
            <w:szCs w:val="24"/>
          </w:rPr>
          <w:t xml:space="preserve"> values; at intermediate concentrations, the flexible soft-segment phase dilutes the hard-segment network, depressing </w:t>
        </w:r>
        <w:proofErr w:type="spellStart"/>
        <w:r>
          <w:rPr>
            <w:rFonts w:ascii="Times New Roman" w:hAnsi="Times New Roman" w:cs="Times New Roman"/>
            <w:sz w:val="24"/>
            <w:szCs w:val="24"/>
          </w:rPr>
          <w:t>T</w:t>
        </w:r>
        <w:r w:rsidRPr="00E62DF7">
          <w:rPr>
            <w:rFonts w:ascii="Times New Roman" w:hAnsi="Times New Roman" w:cs="Times New Roman"/>
            <w:sz w:val="24"/>
            <w:szCs w:val="24"/>
            <w:vertAlign w:val="subscript"/>
          </w:rPr>
          <w:t>g</w:t>
        </w:r>
        <w:proofErr w:type="spellEnd"/>
        <w:r>
          <w:rPr>
            <w:rFonts w:ascii="Times New Roman" w:hAnsi="Times New Roman" w:cs="Times New Roman"/>
            <w:sz w:val="24"/>
            <w:szCs w:val="24"/>
          </w:rPr>
          <w:t xml:space="preserve"> to its minimum; while at high co</w:t>
        </w:r>
      </w:ins>
      <w:ins w:id="1121" w:author="Acaru, Silviu" w:date="2026-03-16T16:11:00Z" w16du:dateUtc="2026-03-16T15:11:00Z">
        <w:r w:rsidR="0083589D">
          <w:rPr>
            <w:rFonts w:ascii="Times New Roman" w:hAnsi="Times New Roman" w:cs="Times New Roman"/>
            <w:sz w:val="24"/>
            <w:szCs w:val="24"/>
          </w:rPr>
          <w:t>-</w:t>
        </w:r>
      </w:ins>
      <w:ins w:id="1122" w:author="Acaru, Silviu" w:date="2026-03-15T21:55:00Z" w16du:dateUtc="2026-03-15T20:55:00Z">
        <w:r>
          <w:rPr>
            <w:rFonts w:ascii="Times New Roman" w:hAnsi="Times New Roman" w:cs="Times New Roman"/>
            <w:sz w:val="24"/>
            <w:szCs w:val="24"/>
          </w:rPr>
          <w:t>polyol content, increased chain entanglement density and potential phase separation restore higher thermal properties, indicating</w:t>
        </w:r>
        <w:r w:rsidRPr="001C0D7C">
          <w:rPr>
            <w:rFonts w:ascii="Times New Roman" w:hAnsi="Times New Roman" w:cs="Times New Roman"/>
            <w:sz w:val="24"/>
            <w:szCs w:val="24"/>
          </w:rPr>
          <w:t xml:space="preserve"> a sophisticated structure-property relationship. </w:t>
        </w:r>
      </w:ins>
    </w:p>
    <w:p w14:paraId="035F8E64" w14:textId="77777777" w:rsidR="00DE587C" w:rsidRPr="007E7632" w:rsidRDefault="00DE587C" w:rsidP="00237722">
      <w:pPr>
        <w:jc w:val="both"/>
        <w:rPr>
          <w:ins w:id="1123" w:author="Acaru, Silviu" w:date="2026-03-14T19:40:00Z" w16du:dateUtc="2026-03-14T18:40:00Z"/>
          <w:rFonts w:ascii="Times New Roman" w:hAnsi="Times New Roman" w:cs="Times New Roman"/>
          <w:sz w:val="24"/>
          <w:szCs w:val="24"/>
        </w:rPr>
      </w:pPr>
    </w:p>
    <w:p w14:paraId="5AE9BF4C" w14:textId="1C85B1EB" w:rsidR="001C0D7C" w:rsidRPr="00A8455B" w:rsidDel="0028417F" w:rsidRDefault="001C0D7C" w:rsidP="00237722">
      <w:pPr>
        <w:jc w:val="both"/>
        <w:rPr>
          <w:del w:id="1124" w:author="Acaru, Silviu" w:date="2026-03-14T20:04:00Z" w16du:dateUtc="2026-03-14T19:04:00Z"/>
          <w:rFonts w:ascii="Times New Roman" w:hAnsi="Times New Roman" w:cs="Times New Roman"/>
          <w:sz w:val="24"/>
          <w:szCs w:val="24"/>
        </w:rPr>
      </w:pPr>
      <w:del w:id="1125" w:author="Acaru, Silviu" w:date="2026-03-14T20:04:00Z" w16du:dateUtc="2026-03-14T19:04:00Z">
        <w:r w:rsidRPr="001C0D7C" w:rsidDel="0028417F">
          <w:rPr>
            <w:rFonts w:ascii="Times New Roman" w:hAnsi="Times New Roman" w:cs="Times New Roman"/>
            <w:sz w:val="24"/>
            <w:szCs w:val="24"/>
          </w:rPr>
          <w:delText xml:space="preserve">maximum intensity observed at 10-15 mmol NCO. The presence of horizontal banding and the increasing pattern complexity at higher concentrations suggests multiple competing mechanisms influencing the thermal behavior. In contrast, </w:delText>
        </w:r>
        <w:r w:rsidR="00237722" w:rsidRPr="001C0D7C" w:rsidDel="0028417F">
          <w:rPr>
            <w:rFonts w:ascii="Times New Roman" w:hAnsi="Times New Roman" w:cs="Times New Roman"/>
            <w:sz w:val="24"/>
            <w:szCs w:val="24"/>
          </w:rPr>
          <w:fldChar w:fldCharType="begin"/>
        </w:r>
        <w:r w:rsidR="00237722" w:rsidRPr="001C0D7C" w:rsidDel="0028417F">
          <w:rPr>
            <w:rFonts w:ascii="Times New Roman" w:hAnsi="Times New Roman" w:cs="Times New Roman"/>
            <w:sz w:val="24"/>
            <w:szCs w:val="24"/>
          </w:rPr>
          <w:delInstrText xml:space="preserve"> REF _Ref176343001 \h  \* MERGEFORMAT </w:delInstrText>
        </w:r>
        <w:r w:rsidR="00237722" w:rsidRPr="001C0D7C" w:rsidDel="0028417F">
          <w:rPr>
            <w:rFonts w:ascii="Times New Roman" w:hAnsi="Times New Roman" w:cs="Times New Roman"/>
            <w:sz w:val="24"/>
            <w:szCs w:val="24"/>
          </w:rPr>
        </w:r>
        <w:r w:rsidR="00237722" w:rsidRPr="001C0D7C" w:rsidDel="0028417F">
          <w:rPr>
            <w:rFonts w:ascii="Times New Roman" w:hAnsi="Times New Roman" w:cs="Times New Roman"/>
            <w:sz w:val="24"/>
            <w:szCs w:val="24"/>
          </w:rPr>
          <w:fldChar w:fldCharType="separate"/>
        </w:r>
        <w:r w:rsidR="009A7A28" w:rsidRPr="78F197D4" w:rsidDel="0028417F">
          <w:rPr>
            <w:rFonts w:ascii="Times New Roman" w:hAnsi="Times New Roman" w:cs="Times New Roman"/>
            <w:sz w:val="24"/>
            <w:szCs w:val="24"/>
          </w:rPr>
          <w:delText xml:space="preserve">Figure </w:delText>
        </w:r>
        <w:r w:rsidR="009A7A28" w:rsidDel="0028417F">
          <w:rPr>
            <w:rFonts w:ascii="Times New Roman" w:hAnsi="Times New Roman" w:cs="Times New Roman"/>
            <w:noProof/>
            <w:sz w:val="24"/>
            <w:szCs w:val="24"/>
          </w:rPr>
          <w:delText>8</w:delText>
        </w:r>
        <w:r w:rsidR="00237722" w:rsidRPr="001C0D7C" w:rsidDel="0028417F">
          <w:rPr>
            <w:rFonts w:ascii="Times New Roman" w:hAnsi="Times New Roman" w:cs="Times New Roman"/>
            <w:sz w:val="24"/>
            <w:szCs w:val="24"/>
          </w:rPr>
          <w:fldChar w:fldCharType="end"/>
        </w:r>
        <w:r w:rsidR="00237722" w:rsidRPr="001C0D7C" w:rsidDel="0028417F">
          <w:rPr>
            <w:rFonts w:ascii="Times New Roman" w:hAnsi="Times New Roman" w:cs="Times New Roman"/>
            <w:sz w:val="24"/>
            <w:szCs w:val="24"/>
          </w:rPr>
          <w:delText xml:space="preserve"> (</w:delText>
        </w:r>
        <w:r w:rsidR="00237722" w:rsidDel="0028417F">
          <w:rPr>
            <w:rFonts w:ascii="Times New Roman" w:hAnsi="Times New Roman" w:cs="Times New Roman"/>
            <w:sz w:val="24"/>
            <w:szCs w:val="24"/>
          </w:rPr>
          <w:delText>F</w:delText>
        </w:r>
        <w:r w:rsidR="00237722" w:rsidRPr="001C0D7C" w:rsidDel="0028417F">
          <w:rPr>
            <w:rFonts w:ascii="Times New Roman" w:hAnsi="Times New Roman" w:cs="Times New Roman"/>
            <w:sz w:val="24"/>
            <w:szCs w:val="24"/>
          </w:rPr>
          <w:delText xml:space="preserve">) </w:delText>
        </w:r>
        <w:r w:rsidRPr="001C0D7C" w:rsidDel="0028417F">
          <w:rPr>
            <w:rFonts w:ascii="Times New Roman" w:hAnsi="Times New Roman" w:cs="Times New Roman"/>
            <w:sz w:val="24"/>
            <w:szCs w:val="24"/>
          </w:rPr>
          <w:delText xml:space="preserve">illustrates that the relationship between </w:delText>
        </w:r>
        <w:r w:rsidRPr="00237722" w:rsidDel="0028417F">
          <w:rPr>
            <w:rFonts w:ascii="Times New Roman" w:hAnsi="Times New Roman" w:cs="Times New Roman"/>
            <w:i/>
            <w:sz w:val="24"/>
            <w:szCs w:val="24"/>
          </w:rPr>
          <w:delText>Tin(II) octoate</w:delText>
        </w:r>
        <w:r w:rsidRPr="001C0D7C" w:rsidDel="0028417F">
          <w:rPr>
            <w:rFonts w:ascii="Times New Roman" w:hAnsi="Times New Roman" w:cs="Times New Roman"/>
            <w:sz w:val="24"/>
            <w:szCs w:val="24"/>
          </w:rPr>
          <w:delText xml:space="preserve"> concentration and T</w:delText>
        </w:r>
        <w:r w:rsidRPr="00237722" w:rsidDel="0028417F">
          <w:rPr>
            <w:rFonts w:ascii="Times New Roman" w:hAnsi="Times New Roman" w:cs="Times New Roman"/>
            <w:sz w:val="24"/>
            <w:szCs w:val="24"/>
            <w:vertAlign w:val="subscript"/>
          </w:rPr>
          <w:delText>g</w:delText>
        </w:r>
        <w:r w:rsidRPr="001C0D7C" w:rsidDel="0028417F">
          <w:rPr>
            <w:rFonts w:ascii="Times New Roman" w:hAnsi="Times New Roman" w:cs="Times New Roman"/>
            <w:sz w:val="24"/>
            <w:szCs w:val="24"/>
          </w:rPr>
          <w:delText xml:space="preserve"> exhibits four well-defined, periodic regions of high probability centered at approximately 60-65</w:delText>
        </w:r>
        <w:r w:rsidR="0055648C" w:rsidDel="0028417F">
          <w:rPr>
            <w:rFonts w:ascii="Times New Roman" w:hAnsi="Times New Roman" w:cs="Times New Roman"/>
            <w:sz w:val="24"/>
            <w:szCs w:val="24"/>
          </w:rPr>
          <w:delText xml:space="preserve"> </w:delText>
        </w:r>
        <w:r w:rsidRPr="001C0D7C" w:rsidDel="0028417F">
          <w:rPr>
            <w:rFonts w:ascii="Times New Roman" w:hAnsi="Times New Roman" w:cs="Times New Roman"/>
            <w:sz w:val="24"/>
            <w:szCs w:val="24"/>
          </w:rPr>
          <w:delText>°C, occurring at regular intervals (0.0, 0.</w:delText>
        </w:r>
        <w:r w:rsidR="00237722" w:rsidDel="0028417F">
          <w:rPr>
            <w:rFonts w:ascii="Times New Roman" w:hAnsi="Times New Roman" w:cs="Times New Roman"/>
            <w:sz w:val="24"/>
            <w:szCs w:val="24"/>
          </w:rPr>
          <w:delText>4, 1.0, and 1.4 concentrations</w:delText>
        </w:r>
        <w:r w:rsidR="002E4CF3" w:rsidDel="0028417F">
          <w:rPr>
            <w:rFonts w:ascii="Times New Roman" w:hAnsi="Times New Roman" w:cs="Times New Roman"/>
            <w:sz w:val="24"/>
            <w:szCs w:val="24"/>
          </w:rPr>
          <w:delText xml:space="preserve"> as define in the input parameter grid</w:delText>
        </w:r>
        <w:r w:rsidR="00237722" w:rsidDel="0028417F">
          <w:rPr>
            <w:rFonts w:ascii="Times New Roman" w:hAnsi="Times New Roman" w:cs="Times New Roman"/>
            <w:sz w:val="24"/>
            <w:szCs w:val="24"/>
          </w:rPr>
          <w:delText>)</w:delText>
        </w:r>
        <w:r w:rsidRPr="001C0D7C" w:rsidDel="0028417F">
          <w:rPr>
            <w:rFonts w:ascii="Times New Roman" w:hAnsi="Times New Roman" w:cs="Times New Roman"/>
            <w:sz w:val="24"/>
            <w:szCs w:val="24"/>
          </w:rPr>
          <w:delText>.</w:delText>
        </w:r>
        <w:r w:rsidR="00A8455B" w:rsidDel="0028417F">
          <w:rPr>
            <w:rFonts w:ascii="Times New Roman" w:hAnsi="Times New Roman" w:cs="Times New Roman"/>
            <w:sz w:val="24"/>
            <w:szCs w:val="24"/>
          </w:rPr>
          <w:delText xml:space="preserve"> The influence of </w:delText>
        </w:r>
        <w:r w:rsidR="00A8455B" w:rsidRPr="00A8455B" w:rsidDel="0028417F">
          <w:rPr>
            <w:rFonts w:ascii="Times New Roman" w:hAnsi="Times New Roman" w:cs="Times New Roman"/>
            <w:i/>
            <w:sz w:val="24"/>
            <w:szCs w:val="24"/>
          </w:rPr>
          <w:delText>Swelling ratio (%)</w:delText>
        </w:r>
        <w:r w:rsidR="00A8455B" w:rsidDel="0028417F">
          <w:rPr>
            <w:rFonts w:ascii="Times New Roman" w:hAnsi="Times New Roman" w:cs="Times New Roman"/>
            <w:sz w:val="24"/>
            <w:szCs w:val="24"/>
          </w:rPr>
          <w:delText xml:space="preserve"> feature is shown in </w:delText>
        </w:r>
        <w:r w:rsidR="0055648C" w:rsidDel="0028417F">
          <w:rPr>
            <w:rFonts w:ascii="Times New Roman" w:hAnsi="Times New Roman" w:cs="Times New Roman"/>
            <w:sz w:val="24"/>
            <w:szCs w:val="24"/>
          </w:rPr>
          <w:delText>Figure S1</w:delText>
        </w:r>
        <w:r w:rsidR="0058549D" w:rsidDel="0028417F">
          <w:rPr>
            <w:rFonts w:ascii="Times New Roman" w:hAnsi="Times New Roman" w:cs="Times New Roman"/>
            <w:sz w:val="24"/>
            <w:szCs w:val="24"/>
          </w:rPr>
          <w:delText>5</w:delText>
        </w:r>
        <w:r w:rsidR="0098781A" w:rsidDel="0028417F">
          <w:rPr>
            <w:rFonts w:ascii="Times New Roman" w:hAnsi="Times New Roman" w:cs="Times New Roman"/>
            <w:sz w:val="24"/>
            <w:szCs w:val="24"/>
          </w:rPr>
          <w:delText xml:space="preserve"> in the </w:delText>
        </w:r>
        <w:r w:rsidR="00E62DF7" w:rsidDel="0028417F">
          <w:rPr>
            <w:rFonts w:ascii="Times New Roman" w:hAnsi="Times New Roman" w:cs="Times New Roman"/>
            <w:sz w:val="24"/>
            <w:szCs w:val="24"/>
          </w:rPr>
          <w:delText>S</w:delText>
        </w:r>
        <w:r w:rsidR="0055648C" w:rsidDel="0028417F">
          <w:rPr>
            <w:rFonts w:ascii="Times New Roman" w:hAnsi="Times New Roman" w:cs="Times New Roman"/>
            <w:sz w:val="24"/>
            <w:szCs w:val="24"/>
          </w:rPr>
          <w:delText xml:space="preserve">upporting </w:delText>
        </w:r>
        <w:r w:rsidR="00E62DF7" w:rsidDel="0028417F">
          <w:rPr>
            <w:rFonts w:ascii="Times New Roman" w:hAnsi="Times New Roman" w:cs="Times New Roman"/>
            <w:sz w:val="24"/>
            <w:szCs w:val="24"/>
          </w:rPr>
          <w:delText>I</w:delText>
        </w:r>
        <w:r w:rsidR="0055648C" w:rsidDel="0028417F">
          <w:rPr>
            <w:rFonts w:ascii="Times New Roman" w:hAnsi="Times New Roman" w:cs="Times New Roman"/>
            <w:sz w:val="24"/>
            <w:szCs w:val="24"/>
          </w:rPr>
          <w:delText xml:space="preserve">nformation </w:delText>
        </w:r>
        <w:r w:rsidR="00A8455B" w:rsidDel="0028417F">
          <w:rPr>
            <w:rFonts w:ascii="Times New Roman" w:hAnsi="Times New Roman" w:cs="Times New Roman"/>
            <w:sz w:val="24"/>
            <w:szCs w:val="24"/>
          </w:rPr>
          <w:delText xml:space="preserve">section </w:delText>
        </w:r>
        <w:r w:rsidR="0058549D" w:rsidDel="0028417F">
          <w:rPr>
            <w:rFonts w:ascii="Times New Roman" w:hAnsi="Times New Roman" w:cs="Times New Roman"/>
            <w:sz w:val="24"/>
            <w:szCs w:val="24"/>
          </w:rPr>
          <w:delText>5</w:delText>
        </w:r>
        <w:r w:rsidR="00A8455B" w:rsidDel="0028417F">
          <w:rPr>
            <w:rFonts w:ascii="Times New Roman" w:hAnsi="Times New Roman" w:cs="Times New Roman"/>
            <w:sz w:val="24"/>
            <w:szCs w:val="24"/>
          </w:rPr>
          <w:delText xml:space="preserve">. </w:delText>
        </w:r>
      </w:del>
    </w:p>
    <w:p w14:paraId="6C079BC3" w14:textId="77C9C5EA" w:rsidR="00E25D0A" w:rsidRDefault="004D5D42" w:rsidP="007F4BEA">
      <w:pPr>
        <w:keepNext/>
        <w:jc w:val="center"/>
        <w:rPr>
          <w:rFonts w:ascii="Times New Roman" w:hAnsi="Times New Roman" w:cs="Times New Roman"/>
          <w:sz w:val="24"/>
          <w:szCs w:val="24"/>
        </w:rPr>
      </w:pPr>
      <w:ins w:id="1126" w:author="Acaru, Silviu" w:date="2026-03-15T21:49:00Z" w16du:dateUtc="2026-03-15T20:49:00Z">
        <w:r>
          <w:rPr>
            <w:rFonts w:ascii="Times New Roman" w:hAnsi="Times New Roman" w:cs="Times New Roman"/>
            <w:noProof/>
            <w:sz w:val="24"/>
            <w:szCs w:val="24"/>
          </w:rPr>
          <w:lastRenderedPageBreak/>
          <w:drawing>
            <wp:inline distT="0" distB="0" distL="0" distR="0" wp14:anchorId="12BAA7FC" wp14:editId="1B16D7BC">
              <wp:extent cx="3403015" cy="3960000"/>
              <wp:effectExtent l="0" t="0" r="6985" b="2540"/>
              <wp:docPr id="20233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64992" name="Picture 202336499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03015" cy="3960000"/>
                      </a:xfrm>
                      <a:prstGeom prst="rect">
                        <a:avLst/>
                      </a:prstGeom>
                    </pic:spPr>
                  </pic:pic>
                </a:graphicData>
              </a:graphic>
            </wp:inline>
          </w:drawing>
        </w:r>
      </w:ins>
      <w:commentRangeStart w:id="1127"/>
      <w:del w:id="1128" w:author="Acaru, Silviu" w:date="2026-03-15T21:49:00Z" w16du:dateUtc="2026-03-15T20:49:00Z">
        <w:r w:rsidR="004B1565" w:rsidDel="004D5D42">
          <w:rPr>
            <w:rFonts w:ascii="Times New Roman" w:hAnsi="Times New Roman" w:cs="Times New Roman"/>
            <w:noProof/>
            <w:sz w:val="24"/>
            <w:szCs w:val="24"/>
          </w:rPr>
          <w:lastRenderedPageBreak/>
          <w:drawing>
            <wp:inline distT="0" distB="0" distL="0" distR="0" wp14:anchorId="09BD0F4F" wp14:editId="3DDC8888">
              <wp:extent cx="4567962" cy="4557713"/>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rged_image_with_labels.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79817" cy="4569541"/>
                      </a:xfrm>
                      <a:prstGeom prst="rect">
                        <a:avLst/>
                      </a:prstGeom>
                    </pic:spPr>
                  </pic:pic>
                </a:graphicData>
              </a:graphic>
            </wp:inline>
          </w:drawing>
        </w:r>
      </w:del>
      <w:commentRangeEnd w:id="1127"/>
      <w:r w:rsidR="00360D92">
        <w:rPr>
          <w:rStyle w:val="CommentReference"/>
        </w:rPr>
        <w:commentReference w:id="1127"/>
      </w:r>
    </w:p>
    <w:p w14:paraId="11EFAA82" w14:textId="0A355AC3" w:rsidR="00EA3BBC" w:rsidRPr="00271356" w:rsidRDefault="00E25D0A" w:rsidP="00203A30">
      <w:pPr>
        <w:pStyle w:val="Caption"/>
        <w:jc w:val="both"/>
        <w:rPr>
          <w:rFonts w:ascii="Times New Roman" w:hAnsi="Times New Roman" w:cs="Times New Roman"/>
          <w:sz w:val="24"/>
          <w:szCs w:val="24"/>
        </w:rPr>
      </w:pPr>
      <w:bookmarkStart w:id="1129" w:name="_Ref176343001"/>
      <w:r w:rsidRPr="78F197D4">
        <w:rPr>
          <w:rFonts w:ascii="Times New Roman" w:hAnsi="Times New Roman" w:cs="Times New Roman"/>
          <w:sz w:val="24"/>
          <w:szCs w:val="24"/>
        </w:rPr>
        <w:t xml:space="preserve">Figure </w:t>
      </w:r>
      <w:r w:rsidRPr="78F197D4">
        <w:rPr>
          <w:rFonts w:ascii="Times New Roman" w:hAnsi="Times New Roman" w:cs="Times New Roman"/>
          <w:sz w:val="24"/>
          <w:szCs w:val="24"/>
        </w:rPr>
        <w:fldChar w:fldCharType="begin"/>
      </w:r>
      <w:r w:rsidRPr="78F197D4">
        <w:rPr>
          <w:rFonts w:ascii="Times New Roman" w:hAnsi="Times New Roman" w:cs="Times New Roman"/>
          <w:sz w:val="24"/>
          <w:szCs w:val="24"/>
        </w:rPr>
        <w:instrText xml:space="preserve"> SEQ Figure \* ARABIC </w:instrText>
      </w:r>
      <w:r w:rsidRPr="78F197D4">
        <w:rPr>
          <w:rFonts w:ascii="Times New Roman" w:hAnsi="Times New Roman" w:cs="Times New Roman"/>
          <w:sz w:val="24"/>
          <w:szCs w:val="24"/>
        </w:rPr>
        <w:fldChar w:fldCharType="separate"/>
      </w:r>
      <w:r w:rsidR="009A7A28">
        <w:rPr>
          <w:rFonts w:ascii="Times New Roman" w:hAnsi="Times New Roman" w:cs="Times New Roman"/>
          <w:noProof/>
          <w:sz w:val="24"/>
          <w:szCs w:val="24"/>
        </w:rPr>
        <w:t>8</w:t>
      </w:r>
      <w:r w:rsidRPr="78F197D4">
        <w:rPr>
          <w:rFonts w:ascii="Times New Roman" w:hAnsi="Times New Roman" w:cs="Times New Roman"/>
          <w:sz w:val="24"/>
          <w:szCs w:val="24"/>
        </w:rPr>
        <w:fldChar w:fldCharType="end"/>
      </w:r>
      <w:bookmarkEnd w:id="1129"/>
      <w:r w:rsidR="00EB08A4" w:rsidRPr="78F197D4">
        <w:rPr>
          <w:rFonts w:ascii="Times New Roman" w:hAnsi="Times New Roman" w:cs="Times New Roman"/>
          <w:sz w:val="24"/>
          <w:szCs w:val="24"/>
        </w:rPr>
        <w:t xml:space="preserve"> Kernel density estimation (KDE) with a Gaussian kernel</w:t>
      </w:r>
      <w:r w:rsidR="004B1565">
        <w:rPr>
          <w:rFonts w:ascii="Times New Roman" w:hAnsi="Times New Roman" w:cs="Times New Roman"/>
          <w:sz w:val="24"/>
          <w:szCs w:val="24"/>
        </w:rPr>
        <w:t xml:space="preserve"> and 10 contour levels</w:t>
      </w:r>
      <w:r w:rsidR="00EB08A4" w:rsidRPr="78F197D4">
        <w:rPr>
          <w:rFonts w:ascii="Times New Roman" w:hAnsi="Times New Roman" w:cs="Times New Roman"/>
          <w:sz w:val="24"/>
          <w:szCs w:val="24"/>
        </w:rPr>
        <w:t xml:space="preserve"> was used to approximate the probability density function of the mapping data.</w:t>
      </w:r>
      <w:r w:rsidR="00271356">
        <w:rPr>
          <w:rFonts w:ascii="Times New Roman" w:hAnsi="Times New Roman" w:cs="Times New Roman"/>
          <w:sz w:val="24"/>
          <w:szCs w:val="24"/>
        </w:rPr>
        <w:t xml:space="preserve"> </w:t>
      </w:r>
    </w:p>
    <w:p w14:paraId="4C3708FD" w14:textId="1D01751C" w:rsidR="003F33B7" w:rsidRPr="00443E04" w:rsidRDefault="0098781A" w:rsidP="0028417F">
      <w:pPr>
        <w:jc w:val="both"/>
        <w:rPr>
          <w:rFonts w:ascii="Times New Roman" w:hAnsi="Times New Roman" w:cs="Times New Roman"/>
          <w:sz w:val="24"/>
          <w:szCs w:val="24"/>
        </w:rPr>
      </w:pPr>
      <w:r>
        <w:rPr>
          <w:rFonts w:ascii="Times New Roman" w:hAnsi="Times New Roman" w:cs="Times New Roman"/>
          <w:sz w:val="24"/>
          <w:szCs w:val="24"/>
        </w:rPr>
        <w:t>In addition</w:t>
      </w:r>
      <w:r w:rsidR="004D6D17" w:rsidRPr="004D6D17">
        <w:rPr>
          <w:rFonts w:ascii="Times New Roman" w:hAnsi="Times New Roman" w:cs="Times New Roman"/>
          <w:sz w:val="24"/>
          <w:szCs w:val="24"/>
        </w:rPr>
        <w:t>,</w:t>
      </w:r>
      <w:r w:rsidR="002E4CF3">
        <w:rPr>
          <w:rFonts w:ascii="Times New Roman" w:hAnsi="Times New Roman" w:cs="Times New Roman"/>
          <w:sz w:val="24"/>
          <w:szCs w:val="24"/>
        </w:rPr>
        <w:t xml:space="preserve"> we can also see the tendency of the model predictions in the overall target</w:t>
      </w:r>
      <w:r w:rsidR="004D6D17" w:rsidRPr="004D6D17">
        <w:rPr>
          <w:rFonts w:ascii="Times New Roman" w:hAnsi="Times New Roman" w:cs="Times New Roman"/>
          <w:sz w:val="24"/>
          <w:szCs w:val="24"/>
        </w:rPr>
        <w:t xml:space="preserve"> frequency distribution </w:t>
      </w:r>
      <w:commentRangeStart w:id="1130"/>
      <w:r>
        <w:rPr>
          <w:rFonts w:ascii="Times New Roman" w:hAnsi="Times New Roman" w:cs="Times New Roman"/>
          <w:sz w:val="24"/>
          <w:szCs w:val="24"/>
        </w:rPr>
        <w:t>(</w:t>
      </w:r>
      <w:r w:rsidR="0055648C">
        <w:rPr>
          <w:rFonts w:ascii="Times New Roman" w:hAnsi="Times New Roman" w:cs="Times New Roman"/>
          <w:sz w:val="24"/>
          <w:szCs w:val="24"/>
        </w:rPr>
        <w:t>Figure S</w:t>
      </w:r>
      <w:ins w:id="1131" w:author="Acaru, Silviu" w:date="2026-03-15T21:57:00Z" w16du:dateUtc="2026-03-15T20:57:00Z">
        <w:r w:rsidR="00DE587C">
          <w:rPr>
            <w:rFonts w:ascii="Times New Roman" w:hAnsi="Times New Roman" w:cs="Times New Roman"/>
            <w:sz w:val="24"/>
            <w:szCs w:val="24"/>
          </w:rPr>
          <w:t>4</w:t>
        </w:r>
      </w:ins>
      <w:del w:id="1132" w:author="Acaru, Silviu" w:date="2026-03-15T21:57:00Z" w16du:dateUtc="2026-03-15T20:57:00Z">
        <w:r w:rsidR="0055648C" w:rsidDel="00DE587C">
          <w:rPr>
            <w:rFonts w:ascii="Times New Roman" w:hAnsi="Times New Roman" w:cs="Times New Roman"/>
            <w:sz w:val="24"/>
            <w:szCs w:val="24"/>
          </w:rPr>
          <w:delText>1</w:delText>
        </w:r>
        <w:r w:rsidR="0058549D" w:rsidDel="00DE587C">
          <w:rPr>
            <w:rFonts w:ascii="Times New Roman" w:hAnsi="Times New Roman" w:cs="Times New Roman"/>
            <w:sz w:val="24"/>
            <w:szCs w:val="24"/>
          </w:rPr>
          <w:delText>6</w:delText>
        </w:r>
      </w:del>
      <w:r>
        <w:rPr>
          <w:rFonts w:ascii="Times New Roman" w:hAnsi="Times New Roman" w:cs="Times New Roman"/>
          <w:sz w:val="24"/>
          <w:szCs w:val="24"/>
        </w:rPr>
        <w:t xml:space="preserve">, </w:t>
      </w:r>
      <w:r w:rsidR="00E62DF7">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section </w:t>
      </w:r>
      <w:del w:id="1133" w:author="Acaru, Silviu" w:date="2026-03-15T21:57:00Z" w16du:dateUtc="2026-03-15T20:57:00Z">
        <w:r w:rsidR="0058549D" w:rsidDel="00DE587C">
          <w:rPr>
            <w:rFonts w:ascii="Times New Roman" w:hAnsi="Times New Roman" w:cs="Times New Roman"/>
            <w:sz w:val="24"/>
            <w:szCs w:val="24"/>
          </w:rPr>
          <w:delText>5</w:delText>
        </w:r>
      </w:del>
      <w:ins w:id="1134" w:author="Acaru, Silviu" w:date="2026-03-15T21:57:00Z" w16du:dateUtc="2026-03-15T20:57:00Z">
        <w:r w:rsidR="00DE587C">
          <w:rPr>
            <w:rFonts w:ascii="Times New Roman" w:hAnsi="Times New Roman" w:cs="Times New Roman"/>
            <w:sz w:val="24"/>
            <w:szCs w:val="24"/>
          </w:rPr>
          <w:t>4</w:t>
        </w:r>
      </w:ins>
      <w:r>
        <w:rPr>
          <w:rFonts w:ascii="Times New Roman" w:hAnsi="Times New Roman" w:cs="Times New Roman"/>
          <w:sz w:val="24"/>
          <w:szCs w:val="24"/>
        </w:rPr>
        <w:t>)</w:t>
      </w:r>
      <w:r w:rsidR="002E4CF3">
        <w:rPr>
          <w:rFonts w:ascii="Times New Roman" w:hAnsi="Times New Roman" w:cs="Times New Roman"/>
          <w:sz w:val="24"/>
          <w:szCs w:val="24"/>
        </w:rPr>
        <w:t xml:space="preserve">. </w:t>
      </w:r>
      <w:commentRangeEnd w:id="1130"/>
      <w:r w:rsidR="0028417F">
        <w:rPr>
          <w:rStyle w:val="CommentReference"/>
        </w:rPr>
        <w:commentReference w:id="1130"/>
      </w:r>
      <w:r w:rsidR="004D6D17" w:rsidRPr="004D6D17">
        <w:rPr>
          <w:rFonts w:ascii="Times New Roman" w:hAnsi="Times New Roman" w:cs="Times New Roman"/>
          <w:sz w:val="24"/>
          <w:szCs w:val="24"/>
        </w:rPr>
        <w:t>Th</w:t>
      </w:r>
      <w:r w:rsidR="002E4CF3">
        <w:rPr>
          <w:rFonts w:ascii="Times New Roman" w:hAnsi="Times New Roman" w:cs="Times New Roman"/>
          <w:sz w:val="24"/>
          <w:szCs w:val="24"/>
        </w:rPr>
        <w:t>is</w:t>
      </w:r>
      <w:r w:rsidR="004D6D17" w:rsidRPr="004D6D17">
        <w:rPr>
          <w:rFonts w:ascii="Times New Roman" w:hAnsi="Times New Roman" w:cs="Times New Roman"/>
          <w:sz w:val="24"/>
          <w:szCs w:val="24"/>
        </w:rPr>
        <w:t xml:space="preserve"> data</w:t>
      </w:r>
      <w:ins w:id="1135" w:author="Acaru, Silviu" w:date="2026-03-14T20:09:00Z" w16du:dateUtc="2026-03-14T19:09:00Z">
        <w:r w:rsidR="0028417F">
          <w:rPr>
            <w:rFonts w:ascii="Times New Roman" w:hAnsi="Times New Roman" w:cs="Times New Roman"/>
            <w:sz w:val="24"/>
            <w:szCs w:val="24"/>
          </w:rPr>
          <w:t xml:space="preserve"> reveals a multimodal distribution with the strongest peaks concentrated in the mid-to-high temperature range, where frequencies</w:t>
        </w:r>
      </w:ins>
      <w:ins w:id="1136" w:author="Acaru, Silviu" w:date="2026-03-14T20:10:00Z" w16du:dateUtc="2026-03-14T19:10:00Z">
        <w:r w:rsidR="0028417F">
          <w:rPr>
            <w:rFonts w:ascii="Times New Roman" w:hAnsi="Times New Roman" w:cs="Times New Roman"/>
            <w:sz w:val="24"/>
            <w:szCs w:val="24"/>
          </w:rPr>
          <w:t xml:space="preserve"> reach approximately 10.928 predictions at the highest point. Several prominent peaks are observed in close proximity, with frequencies of 10.539, 10.381 and 10.331, forming a dominant cluster</w:t>
        </w:r>
      </w:ins>
      <w:ins w:id="1137" w:author="Acaru, Silviu" w:date="2026-03-14T20:11:00Z" w16du:dateUtc="2026-03-14T19:11:00Z">
        <w:r w:rsidR="0028417F">
          <w:rPr>
            <w:rFonts w:ascii="Times New Roman" w:hAnsi="Times New Roman" w:cs="Times New Roman"/>
            <w:sz w:val="24"/>
            <w:szCs w:val="24"/>
          </w:rPr>
          <w:t>, followed by a secondary peak of 9.883.</w:t>
        </w:r>
      </w:ins>
      <w:del w:id="1138" w:author="Acaru, Silviu" w:date="2026-03-14T20:11:00Z" w16du:dateUtc="2026-03-14T19:11:00Z">
        <w:r w:rsidR="004D6D17" w:rsidRPr="004D6D17" w:rsidDel="0028417F">
          <w:rPr>
            <w:rFonts w:ascii="Times New Roman" w:hAnsi="Times New Roman" w:cs="Times New Roman"/>
            <w:sz w:val="24"/>
            <w:szCs w:val="24"/>
          </w:rPr>
          <w:delText xml:space="preserve"> shows a strong peak around 73</w:delText>
        </w:r>
        <w:r w:rsidR="0055648C" w:rsidDel="0028417F">
          <w:rPr>
            <w:rFonts w:ascii="Times New Roman" w:hAnsi="Times New Roman" w:cs="Times New Roman"/>
            <w:sz w:val="24"/>
            <w:szCs w:val="24"/>
          </w:rPr>
          <w:delText xml:space="preserve"> </w:delText>
        </w:r>
        <w:r w:rsidR="004D6D17" w:rsidRPr="004D6D17" w:rsidDel="0028417F">
          <w:rPr>
            <w:rFonts w:ascii="Times New Roman" w:hAnsi="Times New Roman" w:cs="Times New Roman"/>
            <w:sz w:val="24"/>
            <w:szCs w:val="24"/>
          </w:rPr>
          <w:delText>°C, with frequencies reaching approximately 273,000 predictions in this region.</w:delText>
        </w:r>
      </w:del>
      <w:r w:rsidR="004D6D17" w:rsidRPr="004D6D17">
        <w:rPr>
          <w:rFonts w:ascii="Times New Roman" w:hAnsi="Times New Roman" w:cs="Times New Roman"/>
          <w:sz w:val="24"/>
          <w:szCs w:val="24"/>
        </w:rPr>
        <w:t xml:space="preserve"> The distribution is notably </w:t>
      </w:r>
      <w:ins w:id="1139" w:author="Acaru, Silviu" w:date="2026-03-14T20:11:00Z" w16du:dateUtc="2026-03-14T19:11:00Z">
        <w:r w:rsidR="0028417F">
          <w:rPr>
            <w:rFonts w:ascii="Times New Roman" w:hAnsi="Times New Roman" w:cs="Times New Roman"/>
            <w:sz w:val="24"/>
            <w:szCs w:val="24"/>
          </w:rPr>
          <w:t xml:space="preserve">right </w:t>
        </w:r>
      </w:ins>
      <w:r w:rsidR="004D6D17" w:rsidRPr="004D6D17">
        <w:rPr>
          <w:rFonts w:ascii="Times New Roman" w:hAnsi="Times New Roman" w:cs="Times New Roman"/>
          <w:sz w:val="24"/>
          <w:szCs w:val="24"/>
        </w:rPr>
        <w:t xml:space="preserve">skewed, with </w:t>
      </w:r>
      <w:ins w:id="1140" w:author="Acaru, Silviu" w:date="2026-03-14T20:12:00Z" w16du:dateUtc="2026-03-14T19:12:00Z">
        <w:r w:rsidR="0028417F">
          <w:rPr>
            <w:rFonts w:ascii="Times New Roman" w:hAnsi="Times New Roman" w:cs="Times New Roman"/>
            <w:sz w:val="24"/>
            <w:szCs w:val="24"/>
          </w:rPr>
          <w:t xml:space="preserve">predictions gradually building from very low frequencies, below -100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passing through moderate-frequency region around -50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to 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(where fre</w:t>
        </w:r>
      </w:ins>
      <w:ins w:id="1141" w:author="Acaru, Silviu" w:date="2026-03-14T20:13:00Z" w16du:dateUtc="2026-03-14T19:13:00Z">
        <w:r w:rsidR="0028417F">
          <w:rPr>
            <w:rFonts w:ascii="Times New Roman" w:hAnsi="Times New Roman" w:cs="Times New Roman"/>
            <w:sz w:val="24"/>
            <w:szCs w:val="24"/>
          </w:rPr>
          <w:t>quencies reach approximately 7.700), and culminating in the highest frequency region. Predictions at the lower and upper extremes of the temperature range remain relatively sparse</w:t>
        </w:r>
        <w:r w:rsidR="00BE4996">
          <w:rPr>
            <w:rFonts w:ascii="Times New Roman" w:hAnsi="Times New Roman" w:cs="Times New Roman"/>
            <w:sz w:val="24"/>
            <w:szCs w:val="24"/>
          </w:rPr>
          <w:t>.</w:t>
        </w:r>
      </w:ins>
      <w:del w:id="1142" w:author="Acaru, Silviu" w:date="2026-03-14T20:13:00Z" w16du:dateUtc="2026-03-14T19:13:00Z">
        <w:r w:rsidR="004D6D17" w:rsidRPr="004D6D17" w:rsidDel="00BE4996">
          <w:rPr>
            <w:rFonts w:ascii="Times New Roman" w:hAnsi="Times New Roman" w:cs="Times New Roman"/>
            <w:sz w:val="24"/>
            <w:szCs w:val="24"/>
          </w:rPr>
          <w:delText>higher frequencies concentrated between 40</w:delText>
        </w:r>
        <w:r w:rsidR="0055648C" w:rsidDel="00BE4996">
          <w:rPr>
            <w:rFonts w:ascii="Times New Roman" w:hAnsi="Times New Roman" w:cs="Times New Roman"/>
            <w:sz w:val="24"/>
            <w:szCs w:val="24"/>
          </w:rPr>
          <w:delText xml:space="preserve"> </w:delText>
        </w:r>
        <w:r w:rsidR="004D6D17" w:rsidRPr="004D6D17" w:rsidDel="00BE4996">
          <w:rPr>
            <w:rFonts w:ascii="Times New Roman" w:hAnsi="Times New Roman" w:cs="Times New Roman"/>
            <w:sz w:val="24"/>
            <w:szCs w:val="24"/>
          </w:rPr>
          <w:delText>°C and 80</w:delText>
        </w:r>
        <w:r w:rsidR="0055648C" w:rsidDel="00BE4996">
          <w:rPr>
            <w:rFonts w:ascii="Times New Roman" w:hAnsi="Times New Roman" w:cs="Times New Roman"/>
            <w:sz w:val="24"/>
            <w:szCs w:val="24"/>
          </w:rPr>
          <w:delText xml:space="preserve"> </w:delText>
        </w:r>
        <w:r w:rsidR="004D6D17" w:rsidRPr="004D6D17" w:rsidDel="00BE4996">
          <w:rPr>
            <w:rFonts w:ascii="Times New Roman" w:hAnsi="Times New Roman" w:cs="Times New Roman"/>
            <w:sz w:val="24"/>
            <w:szCs w:val="24"/>
          </w:rPr>
          <w:delText>°C, while predictions below 0</w:delText>
        </w:r>
        <w:r w:rsidR="0055648C" w:rsidDel="00BE4996">
          <w:rPr>
            <w:rFonts w:ascii="Times New Roman" w:hAnsi="Times New Roman" w:cs="Times New Roman"/>
            <w:sz w:val="24"/>
            <w:szCs w:val="24"/>
          </w:rPr>
          <w:delText xml:space="preserve"> </w:delText>
        </w:r>
        <w:r w:rsidR="004D6D17" w:rsidRPr="004D6D17" w:rsidDel="00BE4996">
          <w:rPr>
            <w:rFonts w:ascii="Times New Roman" w:hAnsi="Times New Roman" w:cs="Times New Roman"/>
            <w:sz w:val="24"/>
            <w:szCs w:val="24"/>
          </w:rPr>
          <w:delText>°C are relatively sparse</w:delText>
        </w:r>
      </w:del>
      <w:del w:id="1143" w:author="Acaru, Silviu" w:date="2026-03-14T20:14:00Z" w16du:dateUtc="2026-03-14T19:14:00Z">
        <w:r w:rsidR="004D6D17" w:rsidRPr="004D6D17" w:rsidDel="00BE4996">
          <w:rPr>
            <w:rFonts w:ascii="Times New Roman" w:hAnsi="Times New Roman" w:cs="Times New Roman"/>
            <w:sz w:val="24"/>
            <w:szCs w:val="24"/>
          </w:rPr>
          <w:delText>.</w:delText>
        </w:r>
      </w:del>
      <w:r w:rsidR="004D6D17" w:rsidRPr="004D6D17">
        <w:rPr>
          <w:rFonts w:ascii="Times New Roman" w:hAnsi="Times New Roman" w:cs="Times New Roman"/>
          <w:sz w:val="24"/>
          <w:szCs w:val="24"/>
        </w:rPr>
        <w:t xml:space="preserve"> The </w:t>
      </w:r>
      <w:r>
        <w:rPr>
          <w:rFonts w:ascii="Times New Roman" w:hAnsi="Times New Roman" w:cs="Times New Roman"/>
          <w:sz w:val="24"/>
          <w:szCs w:val="24"/>
        </w:rPr>
        <w:t xml:space="preserve">same </w:t>
      </w:r>
      <w:r w:rsidR="004D6D17" w:rsidRPr="004D6D17">
        <w:rPr>
          <w:rFonts w:ascii="Times New Roman" w:hAnsi="Times New Roman" w:cs="Times New Roman"/>
          <w:sz w:val="24"/>
          <w:szCs w:val="24"/>
        </w:rPr>
        <w:t xml:space="preserve">histogram demonstrates that the model makes the most predictions in the </w:t>
      </w:r>
      <w:del w:id="1144" w:author="Acaru, Silviu" w:date="2026-03-14T20:14:00Z" w16du:dateUtc="2026-03-14T19:14:00Z">
        <w:r w:rsidR="004D6D17" w:rsidRPr="004D6D17" w:rsidDel="00BE4996">
          <w:rPr>
            <w:rFonts w:ascii="Times New Roman" w:hAnsi="Times New Roman" w:cs="Times New Roman"/>
            <w:sz w:val="24"/>
            <w:szCs w:val="24"/>
          </w:rPr>
          <w:delText>range of 60-80</w:delText>
        </w:r>
        <w:r w:rsidR="0055648C" w:rsidDel="00BE4996">
          <w:rPr>
            <w:rFonts w:ascii="Times New Roman" w:hAnsi="Times New Roman" w:cs="Times New Roman"/>
            <w:sz w:val="24"/>
            <w:szCs w:val="24"/>
          </w:rPr>
          <w:delText xml:space="preserve"> </w:delText>
        </w:r>
        <w:r w:rsidR="004D6D17" w:rsidRPr="004D6D17" w:rsidDel="00BE4996">
          <w:rPr>
            <w:rFonts w:ascii="Times New Roman" w:hAnsi="Times New Roman" w:cs="Times New Roman"/>
            <w:sz w:val="24"/>
            <w:szCs w:val="24"/>
          </w:rPr>
          <w:delText>°C</w:delText>
        </w:r>
      </w:del>
      <w:ins w:id="1145" w:author="Acaru, Silviu" w:date="2026-03-14T20:14:00Z" w16du:dateUtc="2026-03-14T19:14:00Z">
        <w:r w:rsidR="00BE4996">
          <w:rPr>
            <w:rFonts w:ascii="Times New Roman" w:hAnsi="Times New Roman" w:cs="Times New Roman"/>
            <w:sz w:val="24"/>
            <w:szCs w:val="24"/>
          </w:rPr>
          <w:t xml:space="preserve">mid-range of predicted </w:t>
        </w:r>
        <w:proofErr w:type="spellStart"/>
        <w:r w:rsidR="00BE4996" w:rsidRPr="005419FE">
          <w:rPr>
            <w:rFonts w:ascii="Times New Roman" w:hAnsi="Times New Roman" w:cs="Times New Roman"/>
            <w:sz w:val="24"/>
            <w:szCs w:val="24"/>
          </w:rPr>
          <w:t>T</w:t>
        </w:r>
        <w:r w:rsidR="00BE4996" w:rsidRPr="005419FE">
          <w:rPr>
            <w:rFonts w:ascii="Times New Roman" w:hAnsi="Times New Roman" w:cs="Times New Roman"/>
            <w:sz w:val="24"/>
            <w:szCs w:val="24"/>
            <w:vertAlign w:val="subscript"/>
          </w:rPr>
          <w:t>g</w:t>
        </w:r>
        <w:proofErr w:type="spellEnd"/>
        <w:r w:rsidR="00BE4996">
          <w:rPr>
            <w:rFonts w:ascii="Times New Roman" w:hAnsi="Times New Roman" w:cs="Times New Roman"/>
            <w:sz w:val="24"/>
            <w:szCs w:val="24"/>
            <w:vertAlign w:val="subscript"/>
          </w:rPr>
          <w:t xml:space="preserve"> </w:t>
        </w:r>
        <w:r w:rsidR="00BE4996" w:rsidRPr="00BE4996">
          <w:rPr>
            <w:rFonts w:ascii="Times New Roman" w:hAnsi="Times New Roman" w:cs="Times New Roman"/>
            <w:sz w:val="24"/>
            <w:szCs w:val="24"/>
            <w:rPrChange w:id="1146" w:author="Acaru, Silviu" w:date="2026-03-14T20:14:00Z" w16du:dateUtc="2026-03-14T19:14:00Z">
              <w:rPr>
                <w:rFonts w:ascii="Times New Roman" w:hAnsi="Times New Roman" w:cs="Times New Roman"/>
                <w:sz w:val="24"/>
                <w:szCs w:val="24"/>
                <w:vertAlign w:val="subscript"/>
              </w:rPr>
            </w:rPrChange>
          </w:rPr>
          <w:t>values</w:t>
        </w:r>
      </w:ins>
      <w:r w:rsidR="004D6D17" w:rsidRPr="004D6D17">
        <w:rPr>
          <w:rFonts w:ascii="Times New Roman" w:hAnsi="Times New Roman" w:cs="Times New Roman"/>
          <w:sz w:val="24"/>
          <w:szCs w:val="24"/>
        </w:rPr>
        <w:t xml:space="preserve">, with a gradual decline in frequency towards both lower and higher temperatures. The frequency drops significantly for predictions </w:t>
      </w:r>
      <w:ins w:id="1147" w:author="Acaru, Silviu" w:date="2026-03-14T20:15:00Z" w16du:dateUtc="2026-03-14T19:15:00Z">
        <w:r w:rsidR="00BC0AC4">
          <w:rPr>
            <w:rFonts w:ascii="Times New Roman" w:hAnsi="Times New Roman" w:cs="Times New Roman"/>
            <w:sz w:val="24"/>
            <w:szCs w:val="24"/>
          </w:rPr>
          <w:t xml:space="preserve">in the deeply negative </w:t>
        </w:r>
      </w:ins>
      <w:del w:id="1148" w:author="Acaru, Silviu" w:date="2026-03-14T20:15:00Z" w16du:dateUtc="2026-03-14T19:15:00Z">
        <w:r w:rsidR="004D6D17" w:rsidRPr="004D6D17" w:rsidDel="00BC0AC4">
          <w:rPr>
            <w:rFonts w:ascii="Times New Roman" w:hAnsi="Times New Roman" w:cs="Times New Roman"/>
            <w:sz w:val="24"/>
            <w:szCs w:val="24"/>
          </w:rPr>
          <w:delText>below 0</w:delText>
        </w:r>
        <w:r w:rsidR="0055648C" w:rsidDel="00BC0AC4">
          <w:rPr>
            <w:rFonts w:ascii="Times New Roman" w:hAnsi="Times New Roman" w:cs="Times New Roman"/>
            <w:sz w:val="24"/>
            <w:szCs w:val="24"/>
          </w:rPr>
          <w:delText xml:space="preserve"> </w:delText>
        </w:r>
        <w:r w:rsidR="004D6D17" w:rsidRPr="004D6D17" w:rsidDel="00BC0AC4">
          <w:rPr>
            <w:rFonts w:ascii="Times New Roman" w:hAnsi="Times New Roman" w:cs="Times New Roman"/>
            <w:sz w:val="24"/>
            <w:szCs w:val="24"/>
          </w:rPr>
          <w:delText>°</w:delText>
        </w:r>
      </w:del>
      <w:del w:id="1149" w:author="Acaru, Silviu" w:date="2026-03-15T20:36:00Z" w16du:dateUtc="2026-03-15T19:36:00Z">
        <w:r w:rsidR="004D6D17" w:rsidRPr="004D6D17" w:rsidDel="00652049">
          <w:rPr>
            <w:rFonts w:ascii="Times New Roman" w:hAnsi="Times New Roman" w:cs="Times New Roman"/>
            <w:sz w:val="24"/>
            <w:szCs w:val="24"/>
          </w:rPr>
          <w:delText>C</w:delText>
        </w:r>
      </w:del>
      <w:ins w:id="1150" w:author="Acaru, Silviu" w:date="2026-03-15T20:36:00Z" w16du:dateUtc="2026-03-15T19:36:00Z">
        <w:r w:rsidR="00652049">
          <w:rPr>
            <w:rFonts w:ascii="Times New Roman" w:hAnsi="Times New Roman" w:cs="Times New Roman"/>
            <w:sz w:val="24"/>
            <w:szCs w:val="24"/>
          </w:rPr>
          <w:t>range</w:t>
        </w:r>
      </w:ins>
      <w:r w:rsidR="004D6D17" w:rsidRPr="004D6D17">
        <w:rPr>
          <w:rFonts w:ascii="Times New Roman" w:hAnsi="Times New Roman" w:cs="Times New Roman"/>
          <w:sz w:val="24"/>
          <w:szCs w:val="24"/>
        </w:rPr>
        <w:t xml:space="preserve"> and shows lower confidence </w:t>
      </w:r>
      <w:ins w:id="1151" w:author="Acaru, Silviu" w:date="2026-03-14T20:15:00Z" w16du:dateUtc="2026-03-14T19:15:00Z">
        <w:r w:rsidR="00BC0AC4">
          <w:rPr>
            <w:rFonts w:ascii="Times New Roman" w:hAnsi="Times New Roman" w:cs="Times New Roman"/>
            <w:sz w:val="24"/>
            <w:szCs w:val="24"/>
          </w:rPr>
          <w:t xml:space="preserve">at extreme temperatures on both ends of the </w:t>
        </w:r>
        <w:r w:rsidR="00BC0AC4">
          <w:rPr>
            <w:rFonts w:ascii="Times New Roman" w:hAnsi="Times New Roman" w:cs="Times New Roman"/>
            <w:sz w:val="24"/>
            <w:szCs w:val="24"/>
          </w:rPr>
          <w:lastRenderedPageBreak/>
          <w:t xml:space="preserve">spectrum </w:t>
        </w:r>
      </w:ins>
      <w:del w:id="1152" w:author="Acaru, Silviu" w:date="2026-03-14T20:15:00Z" w16du:dateUtc="2026-03-14T19:15:00Z">
        <w:r w:rsidR="004D6D17" w:rsidRPr="004D6D17" w:rsidDel="00BC0AC4">
          <w:rPr>
            <w:rFonts w:ascii="Times New Roman" w:hAnsi="Times New Roman" w:cs="Times New Roman"/>
            <w:sz w:val="24"/>
            <w:szCs w:val="24"/>
          </w:rPr>
          <w:delText>in extreme temperatures, particularly in the negative range</w:delText>
        </w:r>
      </w:del>
      <w:r w:rsidR="004D6D17" w:rsidRPr="004D6D17">
        <w:rPr>
          <w:rFonts w:ascii="Times New Roman" w:hAnsi="Times New Roman" w:cs="Times New Roman"/>
          <w:sz w:val="24"/>
          <w:szCs w:val="24"/>
        </w:rPr>
        <w:t>.</w:t>
      </w:r>
      <w:r w:rsidR="004D6D17">
        <w:rPr>
          <w:rFonts w:ascii="Times New Roman" w:hAnsi="Times New Roman" w:cs="Times New Roman"/>
          <w:sz w:val="24"/>
          <w:szCs w:val="24"/>
        </w:rPr>
        <w:t xml:space="preserve"> </w:t>
      </w:r>
      <w:r w:rsidR="003F33B7" w:rsidRPr="78F197D4">
        <w:rPr>
          <w:rFonts w:ascii="Times New Roman" w:hAnsi="Times New Roman" w:cs="Times New Roman"/>
          <w:sz w:val="24"/>
          <w:szCs w:val="24"/>
        </w:rPr>
        <w:t>To address this issue, future studies could focus on correcting the imbalance or expanding the dataset through synthetic augmentation.</w:t>
      </w:r>
    </w:p>
    <w:p w14:paraId="71F06B81" w14:textId="74590B39" w:rsidR="00706715" w:rsidRDefault="00706715" w:rsidP="0070473F">
      <w:pPr>
        <w:pStyle w:val="Heading1"/>
        <w:numPr>
          <w:ilvl w:val="1"/>
          <w:numId w:val="2"/>
        </w:numPr>
        <w:spacing w:before="120" w:after="120"/>
        <w:rPr>
          <w:rFonts w:ascii="Times New Roman" w:eastAsia="Times New Roman" w:hAnsi="Times New Roman" w:cs="Times New Roman"/>
          <w:sz w:val="24"/>
          <w:szCs w:val="24"/>
        </w:rPr>
      </w:pPr>
      <w:bookmarkStart w:id="1153" w:name="_Ref177048592"/>
      <w:bookmarkStart w:id="1154" w:name="_Toc179040480"/>
      <w:r w:rsidRPr="00443E04">
        <w:rPr>
          <w:rFonts w:ascii="Times New Roman" w:eastAsia="Times New Roman" w:hAnsi="Times New Roman" w:cs="Times New Roman"/>
          <w:sz w:val="24"/>
          <w:szCs w:val="24"/>
        </w:rPr>
        <w:t>Extrapolation</w:t>
      </w:r>
      <w:bookmarkEnd w:id="1153"/>
      <w:bookmarkEnd w:id="1154"/>
    </w:p>
    <w:p w14:paraId="46CE5697" w14:textId="488B8FEB" w:rsidR="00452EC0" w:rsidRDefault="005419FE" w:rsidP="007F4BEA">
      <w:pPr>
        <w:jc w:val="both"/>
        <w:rPr>
          <w:rFonts w:ascii="Times New Roman" w:hAnsi="Times New Roman" w:cs="Times New Roman"/>
          <w:sz w:val="24"/>
          <w:szCs w:val="24"/>
        </w:rPr>
      </w:pPr>
      <w:r w:rsidRPr="005419FE">
        <w:rPr>
          <w:rFonts w:ascii="Times New Roman" w:hAnsi="Times New Roman" w:cs="Times New Roman"/>
          <w:sz w:val="24"/>
          <w:szCs w:val="24"/>
        </w:rPr>
        <w:t xml:space="preserve">Beyond analyzing our model's performance within the known temperature range, we tested its ability to predict </w:t>
      </w:r>
      <w:proofErr w:type="spellStart"/>
      <w:r w:rsidRPr="005419FE">
        <w:rPr>
          <w:rFonts w:ascii="Times New Roman" w:hAnsi="Times New Roman" w:cs="Times New Roman"/>
          <w:sz w:val="24"/>
          <w:szCs w:val="24"/>
        </w:rPr>
        <w:t>T</w:t>
      </w:r>
      <w:r w:rsidRPr="005419FE">
        <w:rPr>
          <w:rFonts w:ascii="Times New Roman" w:hAnsi="Times New Roman" w:cs="Times New Roman"/>
          <w:sz w:val="24"/>
          <w:szCs w:val="24"/>
          <w:vertAlign w:val="subscript"/>
        </w:rPr>
        <w:t>g</w:t>
      </w:r>
      <w:proofErr w:type="spellEnd"/>
      <w:r w:rsidRPr="005419FE">
        <w:rPr>
          <w:rFonts w:ascii="Times New Roman" w:hAnsi="Times New Roman" w:cs="Times New Roman"/>
          <w:sz w:val="24"/>
          <w:szCs w:val="24"/>
        </w:rPr>
        <w:t xml:space="preserve"> </w:t>
      </w:r>
      <w:r w:rsidR="00730ED6">
        <w:rPr>
          <w:rFonts w:ascii="Times New Roman" w:hAnsi="Times New Roman" w:cs="Times New Roman"/>
          <w:sz w:val="24"/>
          <w:szCs w:val="24"/>
        </w:rPr>
        <w:t xml:space="preserve">in the </w:t>
      </w:r>
      <w:del w:id="1155" w:author="Acaru, Silviu" w:date="2026-03-12T15:19:00Z" w16du:dateUtc="2026-03-12T14:19:00Z">
        <w:r w:rsidR="00730ED6" w:rsidDel="00EA12C8">
          <w:rPr>
            <w:rFonts w:ascii="Times New Roman" w:hAnsi="Times New Roman" w:cs="Times New Roman"/>
            <w:sz w:val="24"/>
            <w:szCs w:val="24"/>
          </w:rPr>
          <w:delText xml:space="preserve">low </w:delText>
        </w:r>
      </w:del>
      <w:r w:rsidR="00730ED6">
        <w:rPr>
          <w:rFonts w:ascii="Times New Roman" w:hAnsi="Times New Roman" w:cs="Times New Roman"/>
          <w:sz w:val="24"/>
          <w:szCs w:val="24"/>
        </w:rPr>
        <w:t xml:space="preserve">boundary regions of </w:t>
      </w:r>
      <w:r w:rsidRPr="005419FE">
        <w:rPr>
          <w:rFonts w:ascii="Times New Roman" w:hAnsi="Times New Roman" w:cs="Times New Roman"/>
          <w:sz w:val="24"/>
          <w:szCs w:val="24"/>
        </w:rPr>
        <w:t>our dataset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_Ref185237627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7F4BEA">
        <w:rPr>
          <w:rFonts w:ascii="Times New Roman" w:hAnsi="Times New Roman" w:cs="Times New Roman"/>
          <w:sz w:val="24"/>
          <w:szCs w:val="24"/>
        </w:rPr>
        <w:t xml:space="preserve">Figure </w:t>
      </w:r>
      <w:r>
        <w:rPr>
          <w:rFonts w:ascii="Times New Roman" w:hAnsi="Times New Roman" w:cs="Times New Roman"/>
          <w:noProof/>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419FE">
        <w:rPr>
          <w:rFonts w:ascii="Times New Roman" w:hAnsi="Times New Roman" w:cs="Times New Roman"/>
          <w:sz w:val="24"/>
          <w:szCs w:val="24"/>
        </w:rPr>
        <w:t>Using an adaptive grid search method that refined broad intervals into precise results, we explored predictions from -17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to 100</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Pr>
          <w:rFonts w:ascii="Times New Roman" w:hAnsi="Times New Roman" w:cs="Times New Roman"/>
          <w:sz w:val="24"/>
          <w:szCs w:val="24"/>
        </w:rPr>
        <w:t xml:space="preserve"> </w:t>
      </w:r>
      <w:r w:rsidR="007F4BEA" w:rsidRPr="007F4BEA">
        <w:rPr>
          <w:rFonts w:ascii="Times New Roman" w:hAnsi="Times New Roman" w:cs="Times New Roman"/>
          <w:sz w:val="24"/>
          <w:szCs w:val="24"/>
        </w:rPr>
        <w:t>As</w:t>
      </w:r>
      <w:r w:rsidR="007F4BEA">
        <w:rPr>
          <w:rFonts w:ascii="Times New Roman" w:hAnsi="Times New Roman" w:cs="Times New Roman"/>
          <w:sz w:val="24"/>
          <w:szCs w:val="24"/>
        </w:rPr>
        <w:t xml:space="preserve"> </w:t>
      </w:r>
      <w:r w:rsidR="000A5AD5">
        <w:rPr>
          <w:rFonts w:ascii="Times New Roman" w:hAnsi="Times New Roman" w:cs="Times New Roman"/>
          <w:sz w:val="24"/>
          <w:szCs w:val="24"/>
        </w:rPr>
        <w:t>shown</w:t>
      </w:r>
      <w:r w:rsidR="007F4BEA" w:rsidRPr="007F4BEA">
        <w:rPr>
          <w:rFonts w:ascii="Times New Roman" w:hAnsi="Times New Roman" w:cs="Times New Roman"/>
          <w:sz w:val="24"/>
          <w:szCs w:val="24"/>
        </w:rPr>
        <w:t xml:space="preserve"> in the regression scatter plot (</w:t>
      </w:r>
      <w:r w:rsidR="007F4BEA" w:rsidRPr="007F4BEA">
        <w:rPr>
          <w:rFonts w:ascii="Times New Roman" w:hAnsi="Times New Roman" w:cs="Times New Roman"/>
          <w:sz w:val="24"/>
          <w:szCs w:val="24"/>
        </w:rPr>
        <w:fldChar w:fldCharType="begin"/>
      </w:r>
      <w:r w:rsidR="007F4BEA" w:rsidRPr="007F4BEA">
        <w:rPr>
          <w:rFonts w:ascii="Times New Roman" w:hAnsi="Times New Roman" w:cs="Times New Roman"/>
          <w:sz w:val="24"/>
          <w:szCs w:val="24"/>
        </w:rPr>
        <w:instrText xml:space="preserve"> REF _Ref178443394 \h  \* MERGEFORMAT </w:instrText>
      </w:r>
      <w:r w:rsidR="007F4BEA" w:rsidRPr="007F4BEA">
        <w:rPr>
          <w:rFonts w:ascii="Times New Roman" w:hAnsi="Times New Roman" w:cs="Times New Roman"/>
          <w:sz w:val="24"/>
          <w:szCs w:val="24"/>
        </w:rPr>
      </w:r>
      <w:r w:rsidR="007F4BEA" w:rsidRPr="007F4BE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7F4BEA" w:rsidRPr="007F4BEA">
        <w:rPr>
          <w:rFonts w:ascii="Times New Roman" w:hAnsi="Times New Roman" w:cs="Times New Roman"/>
          <w:sz w:val="24"/>
          <w:szCs w:val="24"/>
        </w:rPr>
        <w:fldChar w:fldCharType="end"/>
      </w:r>
      <w:r w:rsidR="007F4BEA" w:rsidRPr="007F4BEA">
        <w:rPr>
          <w:rFonts w:ascii="Times New Roman" w:hAnsi="Times New Roman" w:cs="Times New Roman"/>
          <w:sz w:val="24"/>
          <w:szCs w:val="24"/>
        </w:rPr>
        <w:t>)</w:t>
      </w:r>
      <w:r w:rsidR="00452EC0" w:rsidRPr="007F4BEA">
        <w:rPr>
          <w:rFonts w:ascii="Times New Roman" w:hAnsi="Times New Roman" w:cs="Times New Roman"/>
          <w:sz w:val="24"/>
          <w:szCs w:val="24"/>
        </w:rPr>
        <w:t xml:space="preserve">, the model performed </w:t>
      </w:r>
      <w:r w:rsidR="007F4BEA">
        <w:rPr>
          <w:rFonts w:ascii="Times New Roman" w:hAnsi="Times New Roman" w:cs="Times New Roman"/>
          <w:sz w:val="24"/>
          <w:szCs w:val="24"/>
        </w:rPr>
        <w:t xml:space="preserve">well within the </w:t>
      </w:r>
      <w:r w:rsidR="00730ED6">
        <w:rPr>
          <w:rFonts w:ascii="Times New Roman" w:hAnsi="Times New Roman" w:cs="Times New Roman"/>
          <w:sz w:val="24"/>
          <w:szCs w:val="24"/>
        </w:rPr>
        <w:t xml:space="preserve">majority of the </w:t>
      </w:r>
      <w:r w:rsidR="007F4BEA">
        <w:rPr>
          <w:rFonts w:ascii="Times New Roman" w:hAnsi="Times New Roman" w:cs="Times New Roman"/>
          <w:sz w:val="24"/>
          <w:szCs w:val="24"/>
        </w:rPr>
        <w:t>train</w:t>
      </w:r>
      <w:r w:rsidR="000A5AD5">
        <w:rPr>
          <w:rFonts w:ascii="Times New Roman" w:hAnsi="Times New Roman" w:cs="Times New Roman"/>
          <w:sz w:val="24"/>
          <w:szCs w:val="24"/>
        </w:rPr>
        <w:t>ed</w:t>
      </w:r>
      <w:r w:rsidR="007F4BEA">
        <w:rPr>
          <w:rFonts w:ascii="Times New Roman" w:hAnsi="Times New Roman" w:cs="Times New Roman"/>
          <w:sz w:val="24"/>
          <w:szCs w:val="24"/>
        </w:rPr>
        <w:t xml:space="preserve"> range. </w:t>
      </w:r>
      <w:r w:rsidR="000A5AD5" w:rsidRPr="000A5AD5">
        <w:rPr>
          <w:rFonts w:ascii="Times New Roman" w:hAnsi="Times New Roman" w:cs="Times New Roman"/>
          <w:sz w:val="24"/>
          <w:szCs w:val="24"/>
        </w:rPr>
        <w:t>However, extrapolation led to a noticeable decline in performance beyond certain thresholds</w:t>
      </w:r>
      <w:ins w:id="1156" w:author="Acaru, Silviu" w:date="2026-03-12T15:20:00Z" w16du:dateUtc="2026-03-12T14:20:00Z">
        <w:r w:rsidR="00EA12C8">
          <w:rPr>
            <w:rFonts w:ascii="Times New Roman" w:hAnsi="Times New Roman" w:cs="Times New Roman"/>
            <w:sz w:val="24"/>
            <w:szCs w:val="24"/>
          </w:rPr>
          <w:t xml:space="preserve"> at both ends of the range.</w:t>
        </w:r>
      </w:ins>
      <w:del w:id="1157" w:author="Acaru, Silviu" w:date="2026-03-12T15:20:00Z" w16du:dateUtc="2026-03-12T14:20:00Z">
        <w:r w:rsidDel="00EA12C8">
          <w:rPr>
            <w:rFonts w:ascii="Times New Roman" w:hAnsi="Times New Roman" w:cs="Times New Roman"/>
            <w:sz w:val="24"/>
            <w:szCs w:val="24"/>
          </w:rPr>
          <w:delText xml:space="preserve"> (</w:delText>
        </w:r>
        <w:r w:rsidRPr="005419FE" w:rsidDel="00EA12C8">
          <w:rPr>
            <w:rFonts w:ascii="Times New Roman" w:hAnsi="Times New Roman" w:cs="Times New Roman"/>
            <w:i/>
            <w:sz w:val="24"/>
            <w:szCs w:val="24"/>
          </w:rPr>
          <w:delText>i.e.,</w:delText>
        </w:r>
        <w:r w:rsidDel="00EA12C8">
          <w:rPr>
            <w:rFonts w:ascii="Times New Roman" w:hAnsi="Times New Roman" w:cs="Times New Roman"/>
            <w:sz w:val="24"/>
            <w:szCs w:val="24"/>
          </w:rPr>
          <w:delText xml:space="preserve"> </w:delText>
        </w:r>
        <w:r w:rsidRPr="005419FE" w:rsidDel="00EA12C8">
          <w:rPr>
            <w:rFonts w:ascii="Times New Roman" w:hAnsi="Times New Roman" w:cs="Times New Roman"/>
            <w:sz w:val="24"/>
            <w:szCs w:val="24"/>
          </w:rPr>
          <w:delText>-</w:delText>
        </w:r>
        <w:r w:rsidDel="00EA12C8">
          <w:rPr>
            <w:rFonts w:ascii="Times New Roman" w:hAnsi="Times New Roman" w:cs="Times New Roman"/>
            <w:sz w:val="24"/>
            <w:szCs w:val="24"/>
          </w:rPr>
          <w:delText>7</w:delText>
        </w:r>
        <w:r w:rsidR="0055648C" w:rsidDel="00EA12C8">
          <w:rPr>
            <w:rFonts w:ascii="Times New Roman" w:hAnsi="Times New Roman" w:cs="Times New Roman"/>
            <w:sz w:val="24"/>
            <w:szCs w:val="24"/>
          </w:rPr>
          <w:delText xml:space="preserve"> </w:delText>
        </w:r>
        <w:r w:rsidRPr="005419FE" w:rsidDel="00EA12C8">
          <w:rPr>
            <w:rFonts w:ascii="Times New Roman" w:hAnsi="Times New Roman" w:cs="Times New Roman"/>
            <w:sz w:val="24"/>
            <w:szCs w:val="24"/>
          </w:rPr>
          <w:delText>°C and 97</w:delText>
        </w:r>
        <w:r w:rsidR="0055648C" w:rsidDel="00EA12C8">
          <w:rPr>
            <w:rFonts w:ascii="Times New Roman" w:hAnsi="Times New Roman" w:cs="Times New Roman"/>
            <w:sz w:val="24"/>
            <w:szCs w:val="24"/>
          </w:rPr>
          <w:delText xml:space="preserve"> </w:delText>
        </w:r>
        <w:r w:rsidRPr="005419FE" w:rsidDel="00EA12C8">
          <w:rPr>
            <w:rFonts w:ascii="Times New Roman" w:hAnsi="Times New Roman" w:cs="Times New Roman"/>
            <w:sz w:val="24"/>
            <w:szCs w:val="24"/>
          </w:rPr>
          <w:delText>°C)</w:delText>
        </w:r>
        <w:r w:rsidR="000A5AD5" w:rsidRPr="005419FE" w:rsidDel="00EA12C8">
          <w:rPr>
            <w:rFonts w:ascii="Times New Roman" w:hAnsi="Times New Roman" w:cs="Times New Roman"/>
            <w:sz w:val="24"/>
            <w:szCs w:val="24"/>
          </w:rPr>
          <w:delText>.</w:delText>
        </w:r>
      </w:del>
      <w:r w:rsidRPr="005419FE">
        <w:rPr>
          <w:rFonts w:ascii="Times New Roman" w:hAnsi="Times New Roman" w:cs="Times New Roman"/>
          <w:sz w:val="24"/>
          <w:szCs w:val="24"/>
        </w:rPr>
        <w:t xml:space="preserve"> </w:t>
      </w:r>
      <w:ins w:id="1158" w:author="Acaru, Silviu" w:date="2026-03-12T15:20:00Z" w16du:dateUtc="2026-03-12T14:20:00Z">
        <w:r w:rsidR="00EA12C8">
          <w:rPr>
            <w:rFonts w:ascii="Times New Roman" w:hAnsi="Times New Roman" w:cs="Times New Roman"/>
            <w:sz w:val="24"/>
            <w:szCs w:val="24"/>
          </w:rPr>
          <w:t>At t</w:t>
        </w:r>
      </w:ins>
      <w:ins w:id="1159" w:author="Acaru, Silviu" w:date="2026-03-12T15:21:00Z" w16du:dateUtc="2026-03-12T14:21:00Z">
        <w:r w:rsidR="00EA12C8">
          <w:rPr>
            <w:rFonts w:ascii="Times New Roman" w:hAnsi="Times New Roman" w:cs="Times New Roman"/>
            <w:sz w:val="24"/>
            <w:szCs w:val="24"/>
          </w:rPr>
          <w:t xml:space="preserve">he lower boundary, the model’s predictions plateaued at approximately 5.6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rangin</w:t>
        </w:r>
      </w:ins>
      <w:ins w:id="1160" w:author="Acaru, Silviu" w:date="2026-03-12T15:22:00Z" w16du:dateUtc="2026-03-12T14:22:00Z">
        <w:r w:rsidR="00EA12C8">
          <w:rPr>
            <w:rFonts w:ascii="Times New Roman" w:hAnsi="Times New Roman" w:cs="Times New Roman"/>
            <w:sz w:val="24"/>
            <w:szCs w:val="24"/>
          </w:rPr>
          <w:t xml:space="preserve">g from -2.7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to 4.5 °C and below, as highlighted in the inset of </w:t>
        </w:r>
        <w:r w:rsidR="00EA12C8">
          <w:rPr>
            <w:rFonts w:ascii="Times New Roman" w:hAnsi="Times New Roman" w:cs="Times New Roman"/>
            <w:sz w:val="24"/>
            <w:szCs w:val="24"/>
          </w:rPr>
          <w:fldChar w:fldCharType="begin"/>
        </w:r>
        <w:r w:rsidR="00EA12C8">
          <w:rPr>
            <w:rFonts w:ascii="Times New Roman" w:hAnsi="Times New Roman" w:cs="Times New Roman"/>
            <w:sz w:val="24"/>
            <w:szCs w:val="24"/>
          </w:rPr>
          <w:instrText xml:space="preserve"> REF _Ref185237627 \h </w:instrText>
        </w:r>
      </w:ins>
      <w:r w:rsidR="00EA12C8">
        <w:rPr>
          <w:rFonts w:ascii="Times New Roman" w:hAnsi="Times New Roman" w:cs="Times New Roman"/>
          <w:sz w:val="24"/>
          <w:szCs w:val="24"/>
        </w:rPr>
      </w:r>
      <w:r w:rsidR="00EA12C8">
        <w:rPr>
          <w:rFonts w:ascii="Times New Roman" w:hAnsi="Times New Roman" w:cs="Times New Roman"/>
          <w:sz w:val="24"/>
          <w:szCs w:val="24"/>
        </w:rPr>
        <w:fldChar w:fldCharType="separate"/>
      </w:r>
      <w:ins w:id="1161" w:author="Acaru, Silviu" w:date="2026-03-12T15:22:00Z" w16du:dateUtc="2026-03-12T14:22:00Z">
        <w:r w:rsidR="00EA12C8" w:rsidRPr="007F4BEA">
          <w:rPr>
            <w:rFonts w:ascii="Times New Roman" w:hAnsi="Times New Roman" w:cs="Times New Roman"/>
            <w:sz w:val="24"/>
            <w:szCs w:val="24"/>
          </w:rPr>
          <w:t xml:space="preserve">Figure </w:t>
        </w:r>
        <w:r w:rsidR="00EA12C8">
          <w:rPr>
            <w:rFonts w:ascii="Times New Roman" w:hAnsi="Times New Roman" w:cs="Times New Roman"/>
            <w:noProof/>
            <w:sz w:val="24"/>
            <w:szCs w:val="24"/>
          </w:rPr>
          <w:t>9</w:t>
        </w:r>
        <w:r w:rsidR="00EA12C8">
          <w:rPr>
            <w:rFonts w:ascii="Times New Roman" w:hAnsi="Times New Roman" w:cs="Times New Roman"/>
            <w:sz w:val="24"/>
            <w:szCs w:val="24"/>
          </w:rPr>
          <w:fldChar w:fldCharType="end"/>
        </w:r>
      </w:ins>
      <w:ins w:id="1162" w:author="Acaru, Silviu" w:date="2026-03-12T15:23:00Z" w16du:dateUtc="2026-03-12T14:23:00Z">
        <w:r w:rsidR="00EA12C8">
          <w:rPr>
            <w:rFonts w:ascii="Times New Roman" w:hAnsi="Times New Roman" w:cs="Times New Roman"/>
            <w:sz w:val="24"/>
            <w:szCs w:val="24"/>
          </w:rPr>
          <w:t xml:space="preserve">. Similarly, at the upper boundary, predictions converged toward approximately 79.4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beyond roughly 80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with </w:t>
        </w:r>
      </w:ins>
      <w:ins w:id="1163" w:author="Acaru, Silviu" w:date="2026-03-12T15:24:00Z" w16du:dateUtc="2026-03-12T14:24:00Z">
        <w:r w:rsidR="00EA12C8">
          <w:rPr>
            <w:rFonts w:ascii="Times New Roman" w:hAnsi="Times New Roman" w:cs="Times New Roman"/>
            <w:sz w:val="24"/>
            <w:szCs w:val="24"/>
          </w:rPr>
          <w:t xml:space="preserve">transitioning beginning around 73.7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where the predicted value (75.1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already began deviating from the ideal fit. </w:t>
        </w:r>
      </w:ins>
      <w:r w:rsidRPr="007F4BEA">
        <w:rPr>
          <w:rFonts w:ascii="Times New Roman" w:hAnsi="Times New Roman" w:cs="Times New Roman"/>
          <w:sz w:val="24"/>
          <w:szCs w:val="24"/>
        </w:rPr>
        <w:t xml:space="preserve">The model </w:t>
      </w:r>
      <w:r>
        <w:rPr>
          <w:rFonts w:ascii="Times New Roman" w:hAnsi="Times New Roman" w:cs="Times New Roman"/>
          <w:sz w:val="24"/>
          <w:szCs w:val="24"/>
        </w:rPr>
        <w:t>retained</w:t>
      </w:r>
      <w:r w:rsidRPr="007F4BEA">
        <w:rPr>
          <w:rFonts w:ascii="Times New Roman" w:hAnsi="Times New Roman" w:cs="Times New Roman"/>
          <w:sz w:val="24"/>
          <w:szCs w:val="24"/>
        </w:rPr>
        <w:t xml:space="preserve"> accuracy for points </w:t>
      </w:r>
      <w:r>
        <w:rPr>
          <w:rFonts w:ascii="Times New Roman" w:hAnsi="Times New Roman" w:cs="Times New Roman"/>
          <w:sz w:val="24"/>
          <w:szCs w:val="24"/>
        </w:rPr>
        <w:t>closest</w:t>
      </w:r>
      <w:r w:rsidRPr="007F4BEA">
        <w:rPr>
          <w:rFonts w:ascii="Times New Roman" w:hAnsi="Times New Roman" w:cs="Times New Roman"/>
          <w:sz w:val="24"/>
          <w:szCs w:val="24"/>
        </w:rPr>
        <w:t xml:space="preserve"> to the</w:t>
      </w:r>
      <w:ins w:id="1164" w:author="Acaru, Silviu" w:date="2026-03-12T15:24:00Z" w16du:dateUtc="2026-03-12T14:24:00Z">
        <w:r w:rsidR="00EA12C8">
          <w:rPr>
            <w:rFonts w:ascii="Times New Roman" w:hAnsi="Times New Roman" w:cs="Times New Roman"/>
            <w:sz w:val="24"/>
            <w:szCs w:val="24"/>
          </w:rPr>
          <w:t xml:space="preserve"> training</w:t>
        </w:r>
      </w:ins>
      <w:r w:rsidRPr="007F4BEA">
        <w:rPr>
          <w:rFonts w:ascii="Times New Roman" w:hAnsi="Times New Roman" w:cs="Times New Roman"/>
          <w:sz w:val="24"/>
          <w:szCs w:val="24"/>
        </w:rPr>
        <w:t xml:space="preserve"> range boundaries; </w:t>
      </w:r>
      <w:r>
        <w:rPr>
          <w:rFonts w:ascii="Times New Roman" w:hAnsi="Times New Roman" w:cs="Times New Roman"/>
          <w:sz w:val="24"/>
          <w:szCs w:val="24"/>
        </w:rPr>
        <w:t>but</w:t>
      </w:r>
      <w:r w:rsidRPr="007F4BEA">
        <w:rPr>
          <w:rFonts w:ascii="Times New Roman" w:hAnsi="Times New Roman" w:cs="Times New Roman"/>
          <w:sz w:val="24"/>
          <w:szCs w:val="24"/>
        </w:rPr>
        <w:t xml:space="preserve"> as predictions extended further </w:t>
      </w:r>
      <w:r>
        <w:rPr>
          <w:rFonts w:ascii="Times New Roman" w:hAnsi="Times New Roman" w:cs="Times New Roman"/>
          <w:sz w:val="24"/>
          <w:szCs w:val="24"/>
        </w:rPr>
        <w:t>beyond</w:t>
      </w:r>
      <w:r w:rsidRPr="007F4BEA">
        <w:rPr>
          <w:rFonts w:ascii="Times New Roman" w:hAnsi="Times New Roman" w:cs="Times New Roman"/>
          <w:sz w:val="24"/>
          <w:szCs w:val="24"/>
        </w:rPr>
        <w:t xml:space="preserve"> these boundaries, </w:t>
      </w:r>
      <w:r w:rsidRPr="000A5AD5">
        <w:rPr>
          <w:rFonts w:ascii="Times New Roman" w:hAnsi="Times New Roman" w:cs="Times New Roman"/>
          <w:sz w:val="24"/>
          <w:szCs w:val="24"/>
        </w:rPr>
        <w:t>its output became increa</w:t>
      </w:r>
      <w:r>
        <w:rPr>
          <w:rFonts w:ascii="Times New Roman" w:hAnsi="Times New Roman" w:cs="Times New Roman"/>
          <w:sz w:val="24"/>
          <w:szCs w:val="24"/>
        </w:rPr>
        <w:t xml:space="preserve">singly </w:t>
      </w:r>
      <w:del w:id="1165" w:author="Acaru, Silviu" w:date="2026-03-12T15:24:00Z" w16du:dateUtc="2026-03-12T14:24:00Z">
        <w:r w:rsidDel="00EA12C8">
          <w:rPr>
            <w:rFonts w:ascii="Times New Roman" w:hAnsi="Times New Roman" w:cs="Times New Roman"/>
            <w:sz w:val="24"/>
            <w:szCs w:val="24"/>
          </w:rPr>
          <w:delText xml:space="preserve">linear </w:delText>
        </w:r>
      </w:del>
      <w:ins w:id="1166" w:author="Acaru, Silviu" w:date="2026-03-12T15:24:00Z" w16du:dateUtc="2026-03-12T14:24:00Z">
        <w:r w:rsidR="00EA12C8">
          <w:rPr>
            <w:rFonts w:ascii="Times New Roman" w:hAnsi="Times New Roman" w:cs="Times New Roman"/>
            <w:sz w:val="24"/>
            <w:szCs w:val="24"/>
          </w:rPr>
          <w:t>constant ra</w:t>
        </w:r>
      </w:ins>
      <w:ins w:id="1167" w:author="Acaru, Silviu" w:date="2026-03-12T15:25:00Z" w16du:dateUtc="2026-03-12T14:25:00Z">
        <w:r w:rsidR="00EA12C8">
          <w:rPr>
            <w:rFonts w:ascii="Times New Roman" w:hAnsi="Times New Roman" w:cs="Times New Roman"/>
            <w:sz w:val="24"/>
            <w:szCs w:val="24"/>
          </w:rPr>
          <w:t xml:space="preserve">ther than tracking the actual values, reflecting characteristic flattening behavior of </w:t>
        </w:r>
      </w:ins>
      <w:ins w:id="1168" w:author="Acaru, Silviu" w:date="2026-03-15T20:35:00Z" w16du:dateUtc="2026-03-15T19:35:00Z">
        <w:r w:rsidR="00652049">
          <w:rPr>
            <w:rFonts w:ascii="Times New Roman" w:hAnsi="Times New Roman" w:cs="Times New Roman"/>
            <w:sz w:val="24"/>
            <w:szCs w:val="24"/>
          </w:rPr>
          <w:t>tree-based</w:t>
        </w:r>
      </w:ins>
      <w:ins w:id="1169" w:author="Acaru, Silviu" w:date="2026-03-12T15:25:00Z" w16du:dateUtc="2026-03-12T14:25:00Z">
        <w:r w:rsidR="00EA12C8">
          <w:rPr>
            <w:rFonts w:ascii="Times New Roman" w:hAnsi="Times New Roman" w:cs="Times New Roman"/>
            <w:sz w:val="24"/>
            <w:szCs w:val="24"/>
          </w:rPr>
          <w:t xml:space="preserve"> ensemble models during extrapolation</w:t>
        </w:r>
      </w:ins>
      <w:del w:id="1170" w:author="Acaru, Silviu" w:date="2026-03-12T15:25:00Z" w16du:dateUtc="2026-03-12T14:25:00Z">
        <w:r w:rsidDel="00EA12C8">
          <w:rPr>
            <w:rFonts w:ascii="Times New Roman" w:hAnsi="Times New Roman" w:cs="Times New Roman"/>
            <w:sz w:val="24"/>
            <w:szCs w:val="24"/>
          </w:rPr>
          <w:delText>and less reliable</w:delText>
        </w:r>
      </w:del>
      <w:r>
        <w:rPr>
          <w:rFonts w:ascii="Times New Roman" w:hAnsi="Times New Roman" w:cs="Times New Roman"/>
          <w:sz w:val="24"/>
          <w:szCs w:val="24"/>
        </w:rPr>
        <w:t>.</w:t>
      </w:r>
      <w:r w:rsidR="000A5AD5" w:rsidRPr="000A5AD5">
        <w:rPr>
          <w:rFonts w:ascii="Times New Roman" w:hAnsi="Times New Roman" w:cs="Times New Roman"/>
          <w:sz w:val="24"/>
          <w:szCs w:val="24"/>
        </w:rPr>
        <w:t xml:space="preserve"> </w:t>
      </w:r>
      <w:r w:rsidR="000A5AD5">
        <w:rPr>
          <w:rFonts w:ascii="Times New Roman" w:hAnsi="Times New Roman" w:cs="Times New Roman"/>
          <w:sz w:val="24"/>
          <w:szCs w:val="24"/>
        </w:rPr>
        <w:t>These</w:t>
      </w:r>
      <w:r w:rsidR="006F59D9">
        <w:rPr>
          <w:rFonts w:ascii="Times New Roman" w:hAnsi="Times New Roman" w:cs="Times New Roman"/>
          <w:sz w:val="24"/>
          <w:szCs w:val="24"/>
        </w:rPr>
        <w:t xml:space="preserve"> limitations </w:t>
      </w:r>
      <w:r w:rsidR="000A5AD5" w:rsidRPr="000A5AD5">
        <w:rPr>
          <w:rFonts w:ascii="Times New Roman" w:hAnsi="Times New Roman" w:cs="Times New Roman"/>
          <w:sz w:val="24"/>
          <w:szCs w:val="24"/>
        </w:rPr>
        <w:t xml:space="preserve">are well-documented in the literature, even with other models and architectures such as </w:t>
      </w:r>
      <w:r w:rsidR="00C17A7B">
        <w:rPr>
          <w:rFonts w:ascii="Times New Roman" w:hAnsi="Times New Roman" w:cs="Times New Roman"/>
          <w:sz w:val="24"/>
          <w:szCs w:val="24"/>
        </w:rPr>
        <w:t>NN</w:t>
      </w:r>
      <w:r w:rsidR="000A5AD5" w:rsidRPr="000A5AD5">
        <w:rPr>
          <w:rFonts w:ascii="Times New Roman" w:hAnsi="Times New Roman" w:cs="Times New Roman"/>
          <w:sz w:val="24"/>
          <w:szCs w:val="24"/>
        </w:rPr>
        <w:t xml:space="preserve"> and linear regression models</w:t>
      </w:r>
      <w:r w:rsidR="00016F8B">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
          <w:id w:val="1838112431"/>
          <w:placeholder>
            <w:docPart w:val="DefaultPlaceholder_-1854013440"/>
          </w:placeholder>
        </w:sdtPr>
        <w:sdtContent>
          <w:r w:rsidR="00412D9A" w:rsidRPr="00412D9A">
            <w:rPr>
              <w:rFonts w:ascii="Times New Roman" w:hAnsi="Times New Roman" w:cs="Times New Roman"/>
              <w:color w:val="000000"/>
              <w:sz w:val="24"/>
              <w:szCs w:val="24"/>
              <w:vertAlign w:val="superscript"/>
            </w:rPr>
            <w:t>[37]</w:t>
          </w:r>
        </w:sdtContent>
      </w:sdt>
      <w:r w:rsidR="007F4BEA">
        <w:rPr>
          <w:rFonts w:ascii="Times New Roman" w:hAnsi="Times New Roman" w:cs="Times New Roman"/>
          <w:sz w:val="24"/>
          <w:szCs w:val="24"/>
        </w:rPr>
        <w:t xml:space="preserve"> </w:t>
      </w:r>
    </w:p>
    <w:p w14:paraId="1A37ECE1" w14:textId="68998CA8" w:rsidR="00A5036B" w:rsidRDefault="00E40EB0" w:rsidP="007F4BEA">
      <w:pPr>
        <w:pStyle w:val="Caption"/>
        <w:ind w:firstLine="360"/>
        <w:jc w:val="center"/>
        <w:rPr>
          <w:rFonts w:ascii="Times New Roman" w:hAnsi="Times New Roman" w:cs="Times New Roman"/>
          <w:sz w:val="24"/>
          <w:szCs w:val="24"/>
        </w:rPr>
      </w:pPr>
      <w:bookmarkStart w:id="1171" w:name="_Ref178447405"/>
      <w:ins w:id="1172" w:author="Acaru, Silviu" w:date="2026-02-25T21:26:00Z" w16du:dateUtc="2026-02-25T20:26:00Z">
        <w:r>
          <w:rPr>
            <w:rFonts w:ascii="Times New Roman" w:hAnsi="Times New Roman" w:cs="Times New Roman"/>
            <w:noProof/>
            <w:sz w:val="24"/>
            <w:szCs w:val="24"/>
          </w:rPr>
          <w:lastRenderedPageBreak/>
          <w:drawing>
            <wp:inline distT="0" distB="0" distL="0" distR="0" wp14:anchorId="65B5F05B" wp14:editId="32DBAB85">
              <wp:extent cx="3447459" cy="3149490"/>
              <wp:effectExtent l="0" t="0" r="635" b="0"/>
              <wp:docPr id="22325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203" name="Picture 2232520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67439" cy="3167743"/>
                      </a:xfrm>
                      <a:prstGeom prst="rect">
                        <a:avLst/>
                      </a:prstGeom>
                    </pic:spPr>
                  </pic:pic>
                </a:graphicData>
              </a:graphic>
            </wp:inline>
          </w:drawing>
        </w:r>
      </w:ins>
      <w:del w:id="1173" w:author="Acaru, Silviu" w:date="2026-02-25T21:26:00Z" w16du:dateUtc="2026-02-25T20:26:00Z">
        <w:r w:rsidR="00B83B21" w:rsidDel="00E40EB0">
          <w:rPr>
            <w:rFonts w:ascii="Times New Roman" w:hAnsi="Times New Roman" w:cs="Times New Roman"/>
            <w:noProof/>
            <w:sz w:val="24"/>
            <w:szCs w:val="24"/>
          </w:rPr>
          <w:drawing>
            <wp:inline distT="0" distB="0" distL="0" distR="0" wp14:anchorId="2243422A" wp14:editId="090FFE0B">
              <wp:extent cx="3552082" cy="324696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9.tiff"/>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56545" cy="3251046"/>
                      </a:xfrm>
                      <a:prstGeom prst="rect">
                        <a:avLst/>
                      </a:prstGeom>
                    </pic:spPr>
                  </pic:pic>
                </a:graphicData>
              </a:graphic>
            </wp:inline>
          </w:drawing>
        </w:r>
      </w:del>
    </w:p>
    <w:p w14:paraId="4FD9871A" w14:textId="3612C419" w:rsidR="00706715" w:rsidRPr="00730ED6" w:rsidRDefault="007F4BEA" w:rsidP="00203A30">
      <w:pPr>
        <w:pStyle w:val="Caption"/>
        <w:jc w:val="both"/>
        <w:rPr>
          <w:rFonts w:ascii="Times New Roman" w:hAnsi="Times New Roman" w:cs="Times New Roman"/>
          <w:sz w:val="24"/>
          <w:szCs w:val="24"/>
        </w:rPr>
      </w:pPr>
      <w:bookmarkStart w:id="1174" w:name="_Ref185237627"/>
      <w:r w:rsidRPr="007F4BEA">
        <w:rPr>
          <w:rFonts w:ascii="Times New Roman" w:hAnsi="Times New Roman" w:cs="Times New Roman"/>
          <w:sz w:val="24"/>
          <w:szCs w:val="24"/>
        </w:rPr>
        <w:t xml:space="preserve">Figure </w:t>
      </w:r>
      <w:r w:rsidRPr="007F4BEA">
        <w:rPr>
          <w:rFonts w:ascii="Times New Roman" w:hAnsi="Times New Roman" w:cs="Times New Roman"/>
          <w:sz w:val="24"/>
          <w:szCs w:val="24"/>
        </w:rPr>
        <w:fldChar w:fldCharType="begin"/>
      </w:r>
      <w:r w:rsidRPr="007F4BEA">
        <w:rPr>
          <w:rFonts w:ascii="Times New Roman" w:hAnsi="Times New Roman" w:cs="Times New Roman"/>
          <w:sz w:val="24"/>
          <w:szCs w:val="24"/>
        </w:rPr>
        <w:instrText xml:space="preserve"> SEQ Figure \* ARABIC </w:instrText>
      </w:r>
      <w:r w:rsidRPr="007F4BEA">
        <w:rPr>
          <w:rFonts w:ascii="Times New Roman" w:hAnsi="Times New Roman" w:cs="Times New Roman"/>
          <w:sz w:val="24"/>
          <w:szCs w:val="24"/>
        </w:rPr>
        <w:fldChar w:fldCharType="separate"/>
      </w:r>
      <w:r w:rsidR="009A7A28">
        <w:rPr>
          <w:rFonts w:ascii="Times New Roman" w:hAnsi="Times New Roman" w:cs="Times New Roman"/>
          <w:noProof/>
          <w:sz w:val="24"/>
          <w:szCs w:val="24"/>
        </w:rPr>
        <w:t>9</w:t>
      </w:r>
      <w:r w:rsidRPr="007F4BEA">
        <w:rPr>
          <w:rFonts w:ascii="Times New Roman" w:hAnsi="Times New Roman" w:cs="Times New Roman"/>
          <w:sz w:val="24"/>
          <w:szCs w:val="24"/>
        </w:rPr>
        <w:fldChar w:fldCharType="end"/>
      </w:r>
      <w:bookmarkEnd w:id="1171"/>
      <w:bookmarkEnd w:id="1174"/>
      <w:r w:rsidR="00B83B21">
        <w:rPr>
          <w:rFonts w:ascii="Times New Roman" w:hAnsi="Times New Roman" w:cs="Times New Roman"/>
          <w:sz w:val="24"/>
          <w:szCs w:val="24"/>
        </w:rPr>
        <w:t xml:space="preserve"> Extrapolation </w:t>
      </w:r>
      <w:r w:rsidR="0055648C">
        <w:rPr>
          <w:rFonts w:ascii="Times New Roman" w:hAnsi="Times New Roman" w:cs="Times New Roman"/>
          <w:sz w:val="24"/>
          <w:szCs w:val="24"/>
        </w:rPr>
        <w:t xml:space="preserve">of </w:t>
      </w:r>
      <w:proofErr w:type="spellStart"/>
      <w:r w:rsidR="0055648C">
        <w:rPr>
          <w:rFonts w:ascii="Times New Roman" w:hAnsi="Times New Roman" w:cs="Times New Roman"/>
          <w:sz w:val="24"/>
          <w:szCs w:val="24"/>
        </w:rPr>
        <w:t>T</w:t>
      </w:r>
      <w:r w:rsidR="0055648C" w:rsidRPr="00E62DF7">
        <w:rPr>
          <w:rFonts w:ascii="Times New Roman" w:hAnsi="Times New Roman" w:cs="Times New Roman"/>
          <w:sz w:val="24"/>
          <w:szCs w:val="24"/>
          <w:vertAlign w:val="subscript"/>
        </w:rPr>
        <w:t>g</w:t>
      </w:r>
      <w:proofErr w:type="spellEnd"/>
      <w:r w:rsidR="0055648C">
        <w:rPr>
          <w:rFonts w:ascii="Times New Roman" w:hAnsi="Times New Roman" w:cs="Times New Roman"/>
          <w:sz w:val="24"/>
          <w:szCs w:val="24"/>
        </w:rPr>
        <w:t xml:space="preserve"> </w:t>
      </w:r>
      <w:r w:rsidR="00B83B21">
        <w:rPr>
          <w:rFonts w:ascii="Times New Roman" w:hAnsi="Times New Roman" w:cs="Times New Roman"/>
          <w:sz w:val="24"/>
          <w:szCs w:val="24"/>
        </w:rPr>
        <w:t>between -17</w:t>
      </w:r>
      <w:r w:rsidR="0055648C">
        <w:rPr>
          <w:rFonts w:ascii="Times New Roman" w:hAnsi="Times New Roman" w:cs="Times New Roman"/>
          <w:sz w:val="24"/>
          <w:szCs w:val="24"/>
        </w:rPr>
        <w:t xml:space="preserve"> </w:t>
      </w:r>
      <w:r>
        <w:rPr>
          <w:rFonts w:ascii="Times New Roman" w:hAnsi="Times New Roman" w:cs="Times New Roman"/>
          <w:sz w:val="24"/>
          <w:szCs w:val="24"/>
        </w:rPr>
        <w:t>°C and 1</w:t>
      </w:r>
      <w:r w:rsidR="00B83B21">
        <w:rPr>
          <w:rFonts w:ascii="Times New Roman" w:hAnsi="Times New Roman" w:cs="Times New Roman"/>
          <w:sz w:val="24"/>
          <w:szCs w:val="24"/>
        </w:rPr>
        <w:t>00</w:t>
      </w:r>
      <w:r w:rsidR="0055648C">
        <w:rPr>
          <w:rFonts w:ascii="Times New Roman" w:hAnsi="Times New Roman" w:cs="Times New Roman"/>
          <w:sz w:val="24"/>
          <w:szCs w:val="24"/>
        </w:rPr>
        <w:t xml:space="preserve"> </w:t>
      </w:r>
      <w:r>
        <w:rPr>
          <w:rFonts w:ascii="Times New Roman" w:hAnsi="Times New Roman" w:cs="Times New Roman"/>
          <w:sz w:val="24"/>
          <w:szCs w:val="24"/>
        </w:rPr>
        <w:t>°C. The bottom rang</w:t>
      </w:r>
      <w:r w:rsidR="00B83B21">
        <w:rPr>
          <w:rFonts w:ascii="Times New Roman" w:hAnsi="Times New Roman" w:cs="Times New Roman"/>
          <w:sz w:val="24"/>
          <w:szCs w:val="24"/>
        </w:rPr>
        <w:t>e predicts on target until the -</w:t>
      </w:r>
      <w:r w:rsidR="005419FE">
        <w:rPr>
          <w:rFonts w:ascii="Times New Roman" w:hAnsi="Times New Roman" w:cs="Times New Roman"/>
          <w:sz w:val="24"/>
          <w:szCs w:val="24"/>
        </w:rPr>
        <w:t>7</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data point. </w:t>
      </w:r>
      <w:r w:rsidR="0055648C">
        <w:rPr>
          <w:rFonts w:ascii="Times New Roman" w:hAnsi="Times New Roman" w:cs="Times New Roman"/>
          <w:sz w:val="24"/>
          <w:szCs w:val="24"/>
        </w:rPr>
        <w:t>In t</w:t>
      </w:r>
      <w:r>
        <w:rPr>
          <w:rFonts w:ascii="Times New Roman" w:hAnsi="Times New Roman" w:cs="Times New Roman"/>
          <w:sz w:val="24"/>
          <w:szCs w:val="24"/>
        </w:rPr>
        <w:t xml:space="preserve">he upper range the model extends accurate predictions up to </w:t>
      </w:r>
      <w:r w:rsidR="00B83B21">
        <w:rPr>
          <w:rFonts w:ascii="Times New Roman" w:hAnsi="Times New Roman" w:cs="Times New Roman"/>
          <w:sz w:val="24"/>
          <w:szCs w:val="24"/>
        </w:rPr>
        <w:t>97</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w:t>
      </w:r>
      <w:r w:rsidR="00730ED6">
        <w:rPr>
          <w:rFonts w:ascii="Times New Roman" w:hAnsi="Times New Roman" w:cs="Times New Roman"/>
          <w:sz w:val="24"/>
          <w:szCs w:val="24"/>
        </w:rPr>
        <w:t xml:space="preserve">The original dataset had four negative </w:t>
      </w:r>
      <w:proofErr w:type="spellStart"/>
      <w:r w:rsidR="00730ED6">
        <w:rPr>
          <w:rFonts w:ascii="Times New Roman" w:hAnsi="Times New Roman" w:cs="Times New Roman"/>
          <w:sz w:val="24"/>
          <w:szCs w:val="24"/>
        </w:rPr>
        <w:t>T</w:t>
      </w:r>
      <w:r w:rsidR="00730ED6" w:rsidRPr="00730ED6">
        <w:rPr>
          <w:rFonts w:ascii="Times New Roman" w:hAnsi="Times New Roman" w:cs="Times New Roman"/>
          <w:sz w:val="24"/>
          <w:szCs w:val="24"/>
          <w:vertAlign w:val="subscript"/>
        </w:rPr>
        <w:t>g</w:t>
      </w:r>
      <w:proofErr w:type="spellEnd"/>
      <w:r w:rsidR="00730ED6">
        <w:rPr>
          <w:rFonts w:ascii="Times New Roman" w:hAnsi="Times New Roman" w:cs="Times New Roman"/>
          <w:sz w:val="24"/>
          <w:szCs w:val="24"/>
          <w:vertAlign w:val="subscript"/>
        </w:rPr>
        <w:t xml:space="preserve"> </w:t>
      </w:r>
      <w:r w:rsidR="00730ED6">
        <w:rPr>
          <w:rFonts w:ascii="Times New Roman" w:hAnsi="Times New Roman" w:cs="Times New Roman"/>
          <w:sz w:val="24"/>
          <w:szCs w:val="24"/>
        </w:rPr>
        <w:t>values, (-11</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-16</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x2, -17</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the highest positive </w:t>
      </w:r>
      <w:proofErr w:type="spellStart"/>
      <w:r w:rsidR="00730ED6">
        <w:rPr>
          <w:rFonts w:ascii="Times New Roman" w:hAnsi="Times New Roman" w:cs="Times New Roman"/>
          <w:sz w:val="24"/>
          <w:szCs w:val="24"/>
        </w:rPr>
        <w:t>T</w:t>
      </w:r>
      <w:r w:rsidR="00730ED6" w:rsidRPr="00730ED6">
        <w:rPr>
          <w:rFonts w:ascii="Times New Roman" w:hAnsi="Times New Roman" w:cs="Times New Roman"/>
          <w:sz w:val="24"/>
          <w:szCs w:val="24"/>
          <w:vertAlign w:val="subscript"/>
        </w:rPr>
        <w:t>g</w:t>
      </w:r>
      <w:proofErr w:type="spellEnd"/>
      <w:r w:rsidR="00730ED6">
        <w:rPr>
          <w:rFonts w:ascii="Times New Roman" w:hAnsi="Times New Roman" w:cs="Times New Roman"/>
          <w:sz w:val="24"/>
          <w:szCs w:val="24"/>
        </w:rPr>
        <w:t xml:space="preserve"> values being 88</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93</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100</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w:t>
      </w:r>
    </w:p>
    <w:p w14:paraId="50C31703" w14:textId="60460FED" w:rsidR="00C25766" w:rsidRPr="00443E04" w:rsidRDefault="00C25766" w:rsidP="0070473F">
      <w:pPr>
        <w:pStyle w:val="Heading1"/>
        <w:numPr>
          <w:ilvl w:val="1"/>
          <w:numId w:val="2"/>
        </w:numPr>
        <w:spacing w:before="120" w:after="120"/>
        <w:rPr>
          <w:rFonts w:ascii="Times New Roman" w:eastAsia="Times New Roman" w:hAnsi="Times New Roman" w:cs="Times New Roman"/>
          <w:sz w:val="24"/>
          <w:szCs w:val="24"/>
        </w:rPr>
      </w:pPr>
      <w:bookmarkStart w:id="1175" w:name="_Toc179040481"/>
      <w:r w:rsidRPr="00443E04">
        <w:rPr>
          <w:rFonts w:ascii="Times New Roman" w:eastAsia="Times New Roman" w:hAnsi="Times New Roman" w:cs="Times New Roman"/>
          <w:sz w:val="24"/>
          <w:szCs w:val="24"/>
        </w:rPr>
        <w:t xml:space="preserve">User </w:t>
      </w:r>
      <w:r w:rsidR="000A5AD5">
        <w:rPr>
          <w:rFonts w:ascii="Times New Roman" w:eastAsia="Times New Roman" w:hAnsi="Times New Roman" w:cs="Times New Roman"/>
          <w:sz w:val="24"/>
          <w:szCs w:val="24"/>
        </w:rPr>
        <w:t>I</w:t>
      </w:r>
      <w:r w:rsidRPr="00443E04">
        <w:rPr>
          <w:rFonts w:ascii="Times New Roman" w:eastAsia="Times New Roman" w:hAnsi="Times New Roman" w:cs="Times New Roman"/>
          <w:sz w:val="24"/>
          <w:szCs w:val="24"/>
        </w:rPr>
        <w:t xml:space="preserve">nterface </w:t>
      </w:r>
      <w:bookmarkEnd w:id="1175"/>
    </w:p>
    <w:p w14:paraId="0864511B" w14:textId="39F682F8" w:rsidR="009A786F" w:rsidRPr="009A786F" w:rsidRDefault="009A786F" w:rsidP="009A786F">
      <w:pPr>
        <w:keepNext/>
        <w:jc w:val="both"/>
        <w:rPr>
          <w:rFonts w:ascii="Times New Roman" w:hAnsi="Times New Roman" w:cs="Times New Roman"/>
          <w:sz w:val="24"/>
          <w:szCs w:val="24"/>
        </w:rPr>
      </w:pPr>
      <w:r w:rsidRPr="78F197D4">
        <w:rPr>
          <w:rFonts w:ascii="Times New Roman" w:hAnsi="Times New Roman" w:cs="Times New Roman"/>
          <w:sz w:val="24"/>
          <w:szCs w:val="24"/>
        </w:rPr>
        <w:t xml:space="preserve">The development of a model capable of accurately predicting the </w:t>
      </w:r>
      <w:proofErr w:type="spellStart"/>
      <w:r w:rsidRPr="78F197D4">
        <w:rPr>
          <w:rFonts w:ascii="Times New Roman" w:hAnsi="Times New Roman" w:cs="Times New Roman"/>
          <w:sz w:val="24"/>
          <w:szCs w:val="24"/>
        </w:rPr>
        <w:t>T</w:t>
      </w:r>
      <w:r w:rsidRPr="78F197D4">
        <w:rPr>
          <w:rFonts w:ascii="Times New Roman" w:hAnsi="Times New Roman" w:cs="Times New Roman"/>
          <w:sz w:val="24"/>
          <w:szCs w:val="24"/>
          <w:vertAlign w:val="subscript"/>
        </w:rPr>
        <w:t>g</w:t>
      </w:r>
      <w:proofErr w:type="spellEnd"/>
      <w:r w:rsidRPr="78F197D4">
        <w:rPr>
          <w:rFonts w:ascii="Times New Roman" w:hAnsi="Times New Roman" w:cs="Times New Roman"/>
          <w:sz w:val="24"/>
          <w:szCs w:val="24"/>
        </w:rPr>
        <w:t xml:space="preserve"> represents a significant advancement in </w:t>
      </w:r>
      <w:r w:rsidR="0069234C" w:rsidRPr="78F197D4">
        <w:rPr>
          <w:rFonts w:ascii="Times New Roman" w:hAnsi="Times New Roman" w:cs="Times New Roman"/>
          <w:sz w:val="24"/>
          <w:szCs w:val="24"/>
        </w:rPr>
        <w:t xml:space="preserve">lignin-based </w:t>
      </w:r>
      <w:r w:rsidRPr="78F197D4">
        <w:rPr>
          <w:rFonts w:ascii="Times New Roman" w:hAnsi="Times New Roman" w:cs="Times New Roman"/>
          <w:sz w:val="24"/>
          <w:szCs w:val="24"/>
        </w:rPr>
        <w:t>PU formulations. However, a notable challenge persists: the accessibility and usability of such models for practicing chemists. To address this gap, we propo</w:t>
      </w:r>
      <w:r w:rsidR="0069234C" w:rsidRPr="78F197D4">
        <w:rPr>
          <w:rFonts w:ascii="Times New Roman" w:hAnsi="Times New Roman" w:cs="Times New Roman"/>
          <w:sz w:val="24"/>
          <w:szCs w:val="24"/>
        </w:rPr>
        <w:t>se</w:t>
      </w:r>
      <w:r w:rsidR="00D65DFE" w:rsidRPr="78F197D4">
        <w:rPr>
          <w:rFonts w:ascii="Times New Roman" w:hAnsi="Times New Roman" w:cs="Times New Roman"/>
          <w:sz w:val="24"/>
          <w:szCs w:val="24"/>
        </w:rPr>
        <w:t xml:space="preserve"> </w:t>
      </w:r>
      <w:r w:rsidR="0069234C" w:rsidRPr="78F197D4">
        <w:rPr>
          <w:rFonts w:ascii="Times New Roman" w:hAnsi="Times New Roman" w:cs="Times New Roman"/>
          <w:sz w:val="24"/>
          <w:szCs w:val="24"/>
        </w:rPr>
        <w:lastRenderedPageBreak/>
        <w:t>implementing a</w:t>
      </w:r>
      <w:r w:rsidR="00D65DFE" w:rsidRPr="78F197D4">
        <w:rPr>
          <w:rFonts w:ascii="Times New Roman" w:hAnsi="Times New Roman" w:cs="Times New Roman"/>
          <w:sz w:val="24"/>
          <w:szCs w:val="24"/>
        </w:rPr>
        <w:t xml:space="preserve"> </w:t>
      </w:r>
      <w:r w:rsidRPr="78F197D4">
        <w:rPr>
          <w:rFonts w:ascii="Times New Roman" w:hAnsi="Times New Roman" w:cs="Times New Roman"/>
          <w:sz w:val="24"/>
          <w:szCs w:val="24"/>
        </w:rPr>
        <w:t>parallel coordinates plot as an intuitive and effective user interface. This visualization technique enables chemists to interact with the ensemble model and interpret data generated through</w:t>
      </w:r>
      <w:r w:rsidR="00D65DFE" w:rsidRPr="78F197D4">
        <w:rPr>
          <w:rFonts w:ascii="Times New Roman" w:hAnsi="Times New Roman" w:cs="Times New Roman"/>
          <w:sz w:val="24"/>
          <w:szCs w:val="24"/>
        </w:rPr>
        <w:t xml:space="preserve"> the adaptive grid search algorithm</w:t>
      </w:r>
      <w:r w:rsidRPr="78F197D4">
        <w:rPr>
          <w:rFonts w:ascii="Times New Roman" w:hAnsi="Times New Roman" w:cs="Times New Roman"/>
          <w:sz w:val="24"/>
          <w:szCs w:val="24"/>
        </w:rPr>
        <w:t>.</w:t>
      </w:r>
    </w:p>
    <w:p w14:paraId="77B25F22" w14:textId="77777777" w:rsidR="005419FE" w:rsidRDefault="005419FE" w:rsidP="009A786F">
      <w:pPr>
        <w:keepNext/>
        <w:jc w:val="both"/>
        <w:rPr>
          <w:rFonts w:ascii="Times New Roman" w:hAnsi="Times New Roman" w:cs="Times New Roman"/>
          <w:sz w:val="24"/>
          <w:szCs w:val="24"/>
        </w:rPr>
      </w:pPr>
      <w:r w:rsidRPr="007F46FD">
        <w:rPr>
          <w:rFonts w:ascii="Times New Roman" w:hAnsi="Times New Roman" w:cs="Times New Roman"/>
          <w:sz w:val="24"/>
          <w:szCs w:val="24"/>
        </w:rPr>
        <w:t xml:space="preserve">The parallel coordinates visualization technique presents several key advantages for analyzing </w:t>
      </w:r>
      <w:proofErr w:type="spellStart"/>
      <w:r w:rsidRPr="007F46FD">
        <w:rPr>
          <w:rFonts w:ascii="Times New Roman" w:hAnsi="Times New Roman" w:cs="Times New Roman"/>
          <w:sz w:val="24"/>
          <w:szCs w:val="24"/>
        </w:rPr>
        <w:t>T</w:t>
      </w:r>
      <w:r w:rsidRPr="007F46FD">
        <w:rPr>
          <w:rFonts w:ascii="Times New Roman" w:hAnsi="Times New Roman" w:cs="Times New Roman"/>
          <w:sz w:val="24"/>
          <w:szCs w:val="24"/>
          <w:vertAlign w:val="subscript"/>
        </w:rPr>
        <w:t>g</w:t>
      </w:r>
      <w:proofErr w:type="spellEnd"/>
      <w:r w:rsidRPr="007F46FD">
        <w:rPr>
          <w:rFonts w:ascii="Times New Roman" w:hAnsi="Times New Roman" w:cs="Times New Roman"/>
          <w:sz w:val="24"/>
          <w:szCs w:val="24"/>
        </w:rPr>
        <w:t xml:space="preserve"> formulation spaces. This methodology enables the simultaneous representation of multiple dimensional parameters, providing researchers with a comprehensive visualization of the complex variable interactions that influence </w:t>
      </w:r>
      <w:proofErr w:type="spellStart"/>
      <w:r w:rsidRPr="007F46FD">
        <w:rPr>
          <w:rFonts w:ascii="Times New Roman" w:hAnsi="Times New Roman" w:cs="Times New Roman"/>
          <w:sz w:val="24"/>
          <w:szCs w:val="24"/>
        </w:rPr>
        <w:t>T</w:t>
      </w:r>
      <w:r w:rsidRPr="007F46FD">
        <w:rPr>
          <w:rFonts w:ascii="Times New Roman" w:hAnsi="Times New Roman" w:cs="Times New Roman"/>
          <w:sz w:val="24"/>
          <w:szCs w:val="24"/>
          <w:vertAlign w:val="subscript"/>
        </w:rPr>
        <w:t>g</w:t>
      </w:r>
      <w:proofErr w:type="spellEnd"/>
      <w:r w:rsidRPr="007F46FD">
        <w:rPr>
          <w:rFonts w:ascii="Times New Roman" w:hAnsi="Times New Roman" w:cs="Times New Roman"/>
          <w:sz w:val="24"/>
          <w:szCs w:val="24"/>
        </w:rPr>
        <w:t xml:space="preserve"> behavior. Through dynamic filtering capabilities, researchers can systematically explore specific parameter ranges, thereby facilitating the rational identification of optimal formulation conditions. Furthermore, the parallel coordinates representation elucidates both direct and inverse correlations between formulation parameters, offering valuable insights into the underlying physicochemical relationships that govern the glass transition phenomenon. This visualization approach proves particularly valuable for understanding the multifaceted interplay between composition, processing conditions, and resulting thermal properties within the formulation space</w:t>
      </w:r>
    </w:p>
    <w:p w14:paraId="2CDF98F5" w14:textId="22BB0E25" w:rsidR="009A786F" w:rsidRPr="00F923A5" w:rsidRDefault="009A786F" w:rsidP="009A786F">
      <w:pPr>
        <w:keepNext/>
        <w:jc w:val="both"/>
        <w:rPr>
          <w:rFonts w:ascii="Times New Roman" w:hAnsi="Times New Roman" w:cs="Times New Roman"/>
          <w:sz w:val="24"/>
          <w:szCs w:val="24"/>
        </w:rPr>
      </w:pPr>
      <w:r w:rsidRPr="009A786F">
        <w:rPr>
          <w:rFonts w:ascii="Times New Roman" w:hAnsi="Times New Roman" w:cs="Times New Roman"/>
          <w:sz w:val="24"/>
          <w:szCs w:val="24"/>
        </w:rPr>
        <w:t xml:space="preserve">In </w:t>
      </w:r>
      <w:r w:rsidRPr="009A786F">
        <w:rPr>
          <w:rFonts w:ascii="Times New Roman" w:hAnsi="Times New Roman" w:cs="Times New Roman"/>
          <w:sz w:val="24"/>
          <w:szCs w:val="24"/>
        </w:rPr>
        <w:fldChar w:fldCharType="begin"/>
      </w:r>
      <w:r w:rsidRPr="009A786F">
        <w:rPr>
          <w:rFonts w:ascii="Times New Roman" w:hAnsi="Times New Roman" w:cs="Times New Roman"/>
          <w:sz w:val="24"/>
          <w:szCs w:val="24"/>
        </w:rPr>
        <w:instrText xml:space="preserve"> REF _Ref178583333 \h  \* MERGEFORMAT </w:instrText>
      </w:r>
      <w:r w:rsidRPr="009A786F">
        <w:rPr>
          <w:rFonts w:ascii="Times New Roman" w:hAnsi="Times New Roman" w:cs="Times New Roman"/>
          <w:sz w:val="24"/>
          <w:szCs w:val="24"/>
        </w:rPr>
      </w:r>
      <w:r w:rsidRPr="009A786F">
        <w:rPr>
          <w:rFonts w:ascii="Times New Roman" w:hAnsi="Times New Roman" w:cs="Times New Roman"/>
          <w:sz w:val="24"/>
          <w:szCs w:val="24"/>
        </w:rPr>
        <w:fldChar w:fldCharType="separate"/>
      </w:r>
      <w:r w:rsidR="009A7A28" w:rsidRPr="00F5040B">
        <w:rPr>
          <w:rFonts w:ascii="Times New Roman" w:hAnsi="Times New Roman" w:cs="Times New Roman"/>
          <w:sz w:val="24"/>
          <w:szCs w:val="24"/>
        </w:rPr>
        <w:t xml:space="preserve">Figure </w:t>
      </w:r>
      <w:r w:rsidR="009A7A28">
        <w:rPr>
          <w:rFonts w:ascii="Times New Roman" w:hAnsi="Times New Roman" w:cs="Times New Roman"/>
          <w:noProof/>
          <w:sz w:val="24"/>
          <w:szCs w:val="24"/>
        </w:rPr>
        <w:t>10</w:t>
      </w:r>
      <w:r w:rsidRPr="009A786F">
        <w:rPr>
          <w:rFonts w:ascii="Times New Roman" w:hAnsi="Times New Roman" w:cs="Times New Roman"/>
          <w:sz w:val="24"/>
          <w:szCs w:val="24"/>
        </w:rPr>
        <w:fldChar w:fldCharType="end"/>
      </w:r>
      <w:r w:rsidRPr="009A786F">
        <w:rPr>
          <w:rFonts w:ascii="Times New Roman" w:hAnsi="Times New Roman" w:cs="Times New Roman"/>
          <w:sz w:val="24"/>
          <w:szCs w:val="24"/>
        </w:rPr>
        <w:t xml:space="preserve">, we implemented data points with </w:t>
      </w:r>
      <w:proofErr w:type="spellStart"/>
      <w:r w:rsidRPr="009A786F">
        <w:rPr>
          <w:rFonts w:ascii="Times New Roman" w:hAnsi="Times New Roman" w:cs="Times New Roman"/>
          <w:sz w:val="24"/>
          <w:szCs w:val="24"/>
        </w:rPr>
        <w:t>T</w:t>
      </w:r>
      <w:r w:rsidRPr="009A786F">
        <w:rPr>
          <w:rFonts w:ascii="Times New Roman" w:hAnsi="Times New Roman" w:cs="Times New Roman"/>
          <w:sz w:val="24"/>
          <w:szCs w:val="24"/>
          <w:vertAlign w:val="subscript"/>
        </w:rPr>
        <w:t>g</w:t>
      </w:r>
      <w:proofErr w:type="spellEnd"/>
      <w:r w:rsidRPr="009A786F">
        <w:rPr>
          <w:rFonts w:ascii="Times New Roman" w:hAnsi="Times New Roman" w:cs="Times New Roman"/>
          <w:sz w:val="24"/>
          <w:szCs w:val="24"/>
        </w:rPr>
        <w:t xml:space="preserve"> values </w:t>
      </w:r>
      <w:r w:rsidR="782996A7" w:rsidRPr="009A786F">
        <w:rPr>
          <w:rFonts w:ascii="Times New Roman" w:hAnsi="Times New Roman" w:cs="Times New Roman"/>
          <w:sz w:val="24"/>
          <w:szCs w:val="24"/>
        </w:rPr>
        <w:t xml:space="preserve">between </w:t>
      </w:r>
      <w:del w:id="1176" w:author="Acaru, Silviu" w:date="2026-03-14T20:29:00Z" w16du:dateUtc="2026-03-14T19:29:00Z">
        <w:r w:rsidRPr="009A786F" w:rsidDel="004B2DF2">
          <w:rPr>
            <w:rFonts w:ascii="Times New Roman" w:hAnsi="Times New Roman" w:cs="Times New Roman"/>
            <w:sz w:val="24"/>
            <w:szCs w:val="24"/>
          </w:rPr>
          <w:delText>-</w:delText>
        </w:r>
        <w:r w:rsidR="00F923A5" w:rsidDel="004B2DF2">
          <w:rPr>
            <w:rFonts w:ascii="Times New Roman" w:hAnsi="Times New Roman" w:cs="Times New Roman"/>
            <w:sz w:val="24"/>
            <w:szCs w:val="24"/>
          </w:rPr>
          <w:delText>7</w:delText>
        </w:r>
      </w:del>
      <w:ins w:id="1177" w:author="Acaru, Silviu" w:date="2026-03-14T20:29:00Z" w16du:dateUtc="2026-03-14T19:29:00Z">
        <w:r w:rsidR="004B2DF2">
          <w:rPr>
            <w:rFonts w:ascii="Times New Roman" w:hAnsi="Times New Roman" w:cs="Times New Roman"/>
            <w:sz w:val="24"/>
            <w:szCs w:val="24"/>
          </w:rPr>
          <w:t>0</w:t>
        </w:r>
      </w:ins>
      <w:r w:rsidR="00C40366">
        <w:rPr>
          <w:rFonts w:ascii="Times New Roman" w:hAnsi="Times New Roman" w:cs="Times New Roman"/>
          <w:sz w:val="24"/>
          <w:szCs w:val="24"/>
        </w:rPr>
        <w:t xml:space="preserve"> </w:t>
      </w:r>
      <w:r w:rsidRPr="009A786F">
        <w:rPr>
          <w:rFonts w:ascii="Times New Roman" w:hAnsi="Times New Roman" w:cs="Times New Roman"/>
          <w:sz w:val="24"/>
          <w:szCs w:val="24"/>
        </w:rPr>
        <w:t xml:space="preserve">°C and </w:t>
      </w:r>
      <w:r w:rsidR="796C4B82" w:rsidRPr="009A786F">
        <w:rPr>
          <w:rFonts w:ascii="Times New Roman" w:hAnsi="Times New Roman" w:cs="Times New Roman"/>
          <w:sz w:val="24"/>
          <w:szCs w:val="24"/>
        </w:rPr>
        <w:t xml:space="preserve">up to </w:t>
      </w:r>
      <w:del w:id="1178" w:author="Acaru, Silviu" w:date="2026-03-14T20:29:00Z" w16du:dateUtc="2026-03-14T19:29:00Z">
        <w:r w:rsidR="00F923A5" w:rsidDel="004B2DF2">
          <w:rPr>
            <w:rFonts w:ascii="Times New Roman" w:hAnsi="Times New Roman" w:cs="Times New Roman"/>
            <w:sz w:val="24"/>
            <w:szCs w:val="24"/>
          </w:rPr>
          <w:delText>97</w:delText>
        </w:r>
        <w:r w:rsidR="00C40366" w:rsidDel="004B2DF2">
          <w:rPr>
            <w:rFonts w:ascii="Times New Roman" w:hAnsi="Times New Roman" w:cs="Times New Roman"/>
            <w:sz w:val="24"/>
            <w:szCs w:val="24"/>
          </w:rPr>
          <w:delText xml:space="preserve"> </w:delText>
        </w:r>
      </w:del>
      <w:ins w:id="1179" w:author="Acaru, Silviu" w:date="2026-03-14T20:29:00Z" w16du:dateUtc="2026-03-14T19:29:00Z">
        <w:r w:rsidR="004B2DF2">
          <w:rPr>
            <w:rFonts w:ascii="Times New Roman" w:hAnsi="Times New Roman" w:cs="Times New Roman"/>
            <w:sz w:val="24"/>
            <w:szCs w:val="24"/>
          </w:rPr>
          <w:t xml:space="preserve">80 </w:t>
        </w:r>
      </w:ins>
      <w:r w:rsidRPr="009A786F">
        <w:rPr>
          <w:rFonts w:ascii="Times New Roman" w:hAnsi="Times New Roman" w:cs="Times New Roman"/>
          <w:sz w:val="24"/>
          <w:szCs w:val="24"/>
        </w:rPr>
        <w:t>°C. This decision was based on observed reduced accuracies in extrapolated predictions beyond these boundaries. By constraining the model to this range, we ensure</w:t>
      </w:r>
      <w:r w:rsidR="3382969C" w:rsidRPr="009A786F">
        <w:rPr>
          <w:rFonts w:ascii="Times New Roman" w:hAnsi="Times New Roman" w:cs="Times New Roman"/>
          <w:sz w:val="24"/>
          <w:szCs w:val="24"/>
        </w:rPr>
        <w:t>d</w:t>
      </w:r>
      <w:r w:rsidRPr="009A786F">
        <w:rPr>
          <w:rFonts w:ascii="Times New Roman" w:hAnsi="Times New Roman" w:cs="Times New Roman"/>
          <w:sz w:val="24"/>
          <w:szCs w:val="24"/>
        </w:rPr>
        <w:t xml:space="preserve"> more reliable predictions within </w:t>
      </w:r>
      <w:r w:rsidRPr="009A786F">
        <w:rPr>
          <w:rFonts w:ascii="Times New Roman" w:hAnsi="Times New Roman" w:cs="Times New Roman"/>
          <w:sz w:val="24"/>
          <w:szCs w:val="24"/>
        </w:rPr>
        <w:lastRenderedPageBreak/>
        <w:t>the most practically relevant temperature span.</w:t>
      </w:r>
      <w:r w:rsidR="00F923A5">
        <w:rPr>
          <w:rFonts w:ascii="Times New Roman" w:hAnsi="Times New Roman" w:cs="Times New Roman"/>
          <w:sz w:val="24"/>
          <w:szCs w:val="24"/>
        </w:rPr>
        <w:t xml:space="preserve"> </w:t>
      </w:r>
      <w:del w:id="1180" w:author="Acaru, Silviu" w:date="2026-03-14T20:29:00Z" w16du:dateUtc="2026-03-14T19:29:00Z">
        <w:r w:rsidR="00A17117" w:rsidDel="004B2DF2">
          <w:rPr>
            <w:rFonts w:ascii="Times New Roman" w:hAnsi="Times New Roman" w:cs="Times New Roman"/>
            <w:sz w:val="24"/>
            <w:szCs w:val="24"/>
          </w:rPr>
          <w:delText>Another e</w:delText>
        </w:r>
        <w:r w:rsidR="00F923A5" w:rsidDel="004B2DF2">
          <w:rPr>
            <w:rFonts w:ascii="Times New Roman" w:hAnsi="Times New Roman" w:cs="Times New Roman"/>
            <w:sz w:val="24"/>
            <w:szCs w:val="24"/>
          </w:rPr>
          <w:delText xml:space="preserve">xample </w:delText>
        </w:r>
        <w:r w:rsidR="00A17117" w:rsidDel="004B2DF2">
          <w:rPr>
            <w:rFonts w:ascii="Times New Roman" w:hAnsi="Times New Roman" w:cs="Times New Roman"/>
            <w:sz w:val="24"/>
            <w:szCs w:val="24"/>
          </w:rPr>
          <w:delText>for formulations</w:delText>
        </w:r>
        <w:r w:rsidR="00F923A5" w:rsidDel="004B2DF2">
          <w:rPr>
            <w:rFonts w:ascii="Times New Roman" w:hAnsi="Times New Roman" w:cs="Times New Roman"/>
            <w:sz w:val="24"/>
            <w:szCs w:val="24"/>
          </w:rPr>
          <w:delText xml:space="preserve"> </w:delText>
        </w:r>
        <w:r w:rsidR="00A17117" w:rsidDel="004B2DF2">
          <w:rPr>
            <w:rFonts w:ascii="Times New Roman" w:hAnsi="Times New Roman" w:cs="Times New Roman"/>
            <w:sz w:val="24"/>
            <w:szCs w:val="24"/>
          </w:rPr>
          <w:delText xml:space="preserve">containing 100 wt% Lignin is shown in </w:delText>
        </w:r>
        <w:r w:rsidR="00C40366" w:rsidDel="004B2DF2">
          <w:rPr>
            <w:rFonts w:ascii="Times New Roman" w:hAnsi="Times New Roman" w:cs="Times New Roman"/>
            <w:sz w:val="24"/>
            <w:szCs w:val="24"/>
          </w:rPr>
          <w:delText xml:space="preserve">the </w:delText>
        </w:r>
        <w:r w:rsidR="00E62DF7" w:rsidDel="004B2DF2">
          <w:rPr>
            <w:rFonts w:ascii="Times New Roman" w:hAnsi="Times New Roman" w:cs="Times New Roman"/>
            <w:sz w:val="24"/>
            <w:szCs w:val="24"/>
          </w:rPr>
          <w:delText>S</w:delText>
        </w:r>
        <w:r w:rsidR="00C40366" w:rsidDel="004B2DF2">
          <w:rPr>
            <w:rFonts w:ascii="Times New Roman" w:hAnsi="Times New Roman" w:cs="Times New Roman"/>
            <w:sz w:val="24"/>
            <w:szCs w:val="24"/>
          </w:rPr>
          <w:delText xml:space="preserve">upporting </w:delText>
        </w:r>
        <w:r w:rsidR="00E62DF7" w:rsidDel="004B2DF2">
          <w:rPr>
            <w:rFonts w:ascii="Times New Roman" w:hAnsi="Times New Roman" w:cs="Times New Roman"/>
            <w:sz w:val="24"/>
            <w:szCs w:val="24"/>
          </w:rPr>
          <w:delText>I</w:delText>
        </w:r>
        <w:r w:rsidR="00C40366" w:rsidDel="004B2DF2">
          <w:rPr>
            <w:rFonts w:ascii="Times New Roman" w:hAnsi="Times New Roman" w:cs="Times New Roman"/>
            <w:sz w:val="24"/>
            <w:szCs w:val="24"/>
          </w:rPr>
          <w:delText>nformation</w:delText>
        </w:r>
        <w:r w:rsidR="00F923A5" w:rsidDel="004B2DF2">
          <w:rPr>
            <w:rFonts w:ascii="Times New Roman" w:hAnsi="Times New Roman" w:cs="Times New Roman"/>
            <w:sz w:val="24"/>
            <w:szCs w:val="24"/>
          </w:rPr>
          <w:delText>, section</w:delText>
        </w:r>
        <w:r w:rsidR="00DB05F8" w:rsidDel="004B2DF2">
          <w:rPr>
            <w:rFonts w:ascii="Times New Roman" w:hAnsi="Times New Roman" w:cs="Times New Roman"/>
            <w:sz w:val="24"/>
            <w:szCs w:val="24"/>
          </w:rPr>
          <w:delText xml:space="preserve"> </w:delText>
        </w:r>
        <w:r w:rsidR="0058549D" w:rsidDel="004B2DF2">
          <w:rPr>
            <w:rFonts w:ascii="Times New Roman" w:hAnsi="Times New Roman" w:cs="Times New Roman"/>
            <w:sz w:val="24"/>
            <w:szCs w:val="24"/>
          </w:rPr>
          <w:delText>6</w:delText>
        </w:r>
        <w:r w:rsidR="00F923A5" w:rsidDel="004B2DF2">
          <w:rPr>
            <w:rFonts w:ascii="Times New Roman" w:hAnsi="Times New Roman" w:cs="Times New Roman"/>
            <w:sz w:val="24"/>
            <w:szCs w:val="24"/>
          </w:rPr>
          <w:delText>.</w:delText>
        </w:r>
      </w:del>
    </w:p>
    <w:p w14:paraId="36D992A5" w14:textId="116ED351" w:rsidR="007F4BEA" w:rsidRPr="009A786F" w:rsidRDefault="00360D92" w:rsidP="009A786F">
      <w:pPr>
        <w:keepNext/>
        <w:rPr>
          <w:rFonts w:ascii="Times New Roman" w:hAnsi="Times New Roman" w:cs="Times New Roman"/>
          <w:sz w:val="24"/>
          <w:szCs w:val="24"/>
        </w:rPr>
      </w:pPr>
      <w:ins w:id="1181" w:author="Acaru, Silviu" w:date="2026-02-25T21:33:00Z" w16du:dateUtc="2026-02-25T20:33:00Z">
        <w:r>
          <w:rPr>
            <w:rFonts w:ascii="Times New Roman" w:hAnsi="Times New Roman" w:cs="Times New Roman"/>
            <w:noProof/>
            <w:sz w:val="24"/>
            <w:szCs w:val="24"/>
          </w:rPr>
          <w:drawing>
            <wp:inline distT="0" distB="0" distL="0" distR="0" wp14:anchorId="1FB9EE9B" wp14:editId="36ABD368">
              <wp:extent cx="5943600" cy="2668905"/>
              <wp:effectExtent l="0" t="0" r="0" b="0"/>
              <wp:docPr id="428673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3342" name="Picture 4286733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668905"/>
                      </a:xfrm>
                      <a:prstGeom prst="rect">
                        <a:avLst/>
                      </a:prstGeom>
                    </pic:spPr>
                  </pic:pic>
                </a:graphicData>
              </a:graphic>
            </wp:inline>
          </w:drawing>
        </w:r>
      </w:ins>
      <w:del w:id="1182" w:author="Acaru, Silviu" w:date="2026-02-25T21:33:00Z" w16du:dateUtc="2026-02-25T20:33:00Z">
        <w:r w:rsidR="001C03DF" w:rsidDel="00360D92">
          <w:rPr>
            <w:rFonts w:ascii="Times New Roman" w:hAnsi="Times New Roman" w:cs="Times New Roman"/>
            <w:noProof/>
            <w:sz w:val="24"/>
            <w:szCs w:val="24"/>
          </w:rPr>
          <w:drawing>
            <wp:inline distT="0" distB="0" distL="0" distR="0" wp14:anchorId="2CFFD6CE" wp14:editId="45ED6FDD">
              <wp:extent cx="5943600" cy="30803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arallel_coordinates_plot_ligninwt% limited.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inline>
          </w:drawing>
        </w:r>
      </w:del>
    </w:p>
    <w:p w14:paraId="0EC227C9" w14:textId="32C67A25" w:rsidR="00A5225F" w:rsidRPr="00F5040B" w:rsidRDefault="007F4BEA" w:rsidP="00203A30">
      <w:pPr>
        <w:pStyle w:val="Caption"/>
        <w:ind w:left="360"/>
        <w:jc w:val="both"/>
        <w:rPr>
          <w:rFonts w:ascii="Times New Roman" w:hAnsi="Times New Roman" w:cs="Times New Roman"/>
          <w:sz w:val="24"/>
          <w:szCs w:val="24"/>
        </w:rPr>
      </w:pPr>
      <w:bookmarkStart w:id="1183" w:name="_Ref178583333"/>
      <w:r w:rsidRPr="00F5040B">
        <w:rPr>
          <w:rFonts w:ascii="Times New Roman" w:hAnsi="Times New Roman" w:cs="Times New Roman"/>
          <w:sz w:val="24"/>
          <w:szCs w:val="24"/>
        </w:rPr>
        <w:t xml:space="preserve">Figure </w:t>
      </w:r>
      <w:r w:rsidRPr="00F5040B">
        <w:rPr>
          <w:rFonts w:ascii="Times New Roman" w:hAnsi="Times New Roman" w:cs="Times New Roman"/>
          <w:sz w:val="24"/>
          <w:szCs w:val="24"/>
        </w:rPr>
        <w:fldChar w:fldCharType="begin"/>
      </w:r>
      <w:r w:rsidRPr="00F5040B">
        <w:rPr>
          <w:rFonts w:ascii="Times New Roman" w:hAnsi="Times New Roman" w:cs="Times New Roman"/>
          <w:sz w:val="24"/>
          <w:szCs w:val="24"/>
        </w:rPr>
        <w:instrText xml:space="preserve"> SEQ Figure \* ARABIC </w:instrText>
      </w:r>
      <w:r w:rsidRPr="00F5040B">
        <w:rPr>
          <w:rFonts w:ascii="Times New Roman" w:hAnsi="Times New Roman" w:cs="Times New Roman"/>
          <w:sz w:val="24"/>
          <w:szCs w:val="24"/>
        </w:rPr>
        <w:fldChar w:fldCharType="separate"/>
      </w:r>
      <w:r w:rsidR="009A7A28">
        <w:rPr>
          <w:rFonts w:ascii="Times New Roman" w:hAnsi="Times New Roman" w:cs="Times New Roman"/>
          <w:noProof/>
          <w:sz w:val="24"/>
          <w:szCs w:val="24"/>
        </w:rPr>
        <w:t>10</w:t>
      </w:r>
      <w:r w:rsidRPr="00F5040B">
        <w:rPr>
          <w:rFonts w:ascii="Times New Roman" w:hAnsi="Times New Roman" w:cs="Times New Roman"/>
          <w:sz w:val="24"/>
          <w:szCs w:val="24"/>
        </w:rPr>
        <w:fldChar w:fldCharType="end"/>
      </w:r>
      <w:bookmarkEnd w:id="1183"/>
      <w:r w:rsidR="009A786F" w:rsidRPr="00F5040B">
        <w:rPr>
          <w:rFonts w:ascii="Times New Roman" w:hAnsi="Times New Roman" w:cs="Times New Roman"/>
          <w:sz w:val="24"/>
          <w:szCs w:val="24"/>
        </w:rPr>
        <w:t xml:space="preserve"> Parallel coordinate plot using the predictions generated by the ensemble ML model from the adaptive grid search study</w:t>
      </w:r>
      <w:r w:rsidR="00F923A5">
        <w:rPr>
          <w:rFonts w:ascii="Times New Roman" w:hAnsi="Times New Roman" w:cs="Times New Roman"/>
          <w:sz w:val="24"/>
          <w:szCs w:val="24"/>
        </w:rPr>
        <w:t xml:space="preserve"> predicting </w:t>
      </w:r>
      <w:proofErr w:type="spellStart"/>
      <w:r w:rsidR="00F923A5">
        <w:rPr>
          <w:rFonts w:ascii="Times New Roman" w:hAnsi="Times New Roman" w:cs="Times New Roman"/>
          <w:sz w:val="24"/>
          <w:szCs w:val="24"/>
        </w:rPr>
        <w:t>T</w:t>
      </w:r>
      <w:r w:rsidR="00F923A5" w:rsidRPr="00F923A5">
        <w:rPr>
          <w:rFonts w:ascii="Times New Roman" w:hAnsi="Times New Roman" w:cs="Times New Roman"/>
          <w:sz w:val="24"/>
          <w:szCs w:val="24"/>
          <w:vertAlign w:val="subscript"/>
        </w:rPr>
        <w:t>g</w:t>
      </w:r>
      <w:proofErr w:type="spellEnd"/>
      <w:r w:rsidR="001C03DF">
        <w:rPr>
          <w:rFonts w:ascii="Times New Roman" w:hAnsi="Times New Roman" w:cs="Times New Roman"/>
          <w:sz w:val="24"/>
          <w:szCs w:val="24"/>
          <w:vertAlign w:val="subscript"/>
        </w:rPr>
        <w:t xml:space="preserve"> </w:t>
      </w:r>
      <w:r w:rsidR="001C03DF">
        <w:rPr>
          <w:rFonts w:ascii="Times New Roman" w:hAnsi="Times New Roman" w:cs="Times New Roman"/>
          <w:sz w:val="24"/>
          <w:szCs w:val="24"/>
        </w:rPr>
        <w:t xml:space="preserve">of 100 </w:t>
      </w:r>
      <w:proofErr w:type="spellStart"/>
      <w:r w:rsidR="001C03DF">
        <w:rPr>
          <w:rFonts w:ascii="Times New Roman" w:hAnsi="Times New Roman" w:cs="Times New Roman"/>
          <w:sz w:val="24"/>
          <w:szCs w:val="24"/>
        </w:rPr>
        <w:t>wt</w:t>
      </w:r>
      <w:proofErr w:type="spellEnd"/>
      <w:r w:rsidR="001C03DF">
        <w:rPr>
          <w:rFonts w:ascii="Times New Roman" w:hAnsi="Times New Roman" w:cs="Times New Roman"/>
          <w:sz w:val="24"/>
          <w:szCs w:val="24"/>
        </w:rPr>
        <w:t>% Co-polyol</w:t>
      </w:r>
      <w:r w:rsidR="009A786F" w:rsidRPr="00F5040B">
        <w:rPr>
          <w:rFonts w:ascii="Times New Roman" w:hAnsi="Times New Roman" w:cs="Times New Roman"/>
          <w:sz w:val="24"/>
          <w:szCs w:val="24"/>
        </w:rPr>
        <w:t xml:space="preserve">.  </w:t>
      </w:r>
    </w:p>
    <w:p w14:paraId="5766C138" w14:textId="047BCA00" w:rsidR="001B6ED9" w:rsidRPr="00F42D9C" w:rsidRDefault="000E00A4" w:rsidP="000E00A4">
      <w:pPr>
        <w:jc w:val="both"/>
        <w:rPr>
          <w:rFonts w:ascii="Times New Roman" w:hAnsi="Times New Roman" w:cs="Times New Roman"/>
          <w:sz w:val="24"/>
          <w:szCs w:val="24"/>
        </w:rPr>
      </w:pPr>
      <w:r w:rsidRPr="00F42D9C">
        <w:rPr>
          <w:rFonts w:ascii="Times New Roman" w:hAnsi="Times New Roman" w:cs="Times New Roman"/>
          <w:sz w:val="24"/>
          <w:szCs w:val="24"/>
        </w:rPr>
        <w:t xml:space="preserve">Having presented all the results and returning to the central question of this study, we can confidently conclude that </w:t>
      </w:r>
      <w:r w:rsidR="00B95E78">
        <w:rPr>
          <w:rFonts w:ascii="Times New Roman" w:hAnsi="Times New Roman" w:cs="Times New Roman"/>
          <w:sz w:val="24"/>
          <w:szCs w:val="24"/>
        </w:rPr>
        <w:t xml:space="preserve">ML </w:t>
      </w:r>
      <w:r w:rsidRPr="00F42D9C">
        <w:rPr>
          <w:rFonts w:ascii="Times New Roman" w:hAnsi="Times New Roman" w:cs="Times New Roman"/>
          <w:sz w:val="24"/>
          <w:szCs w:val="24"/>
        </w:rPr>
        <w:t xml:space="preserve">can effectively predict the synthesis formulation of lignin PUs. We have demonstrated this capability specifically for the </w:t>
      </w:r>
      <w:proofErr w:type="spellStart"/>
      <w:r w:rsidRPr="00F42D9C">
        <w:rPr>
          <w:rFonts w:ascii="Times New Roman" w:hAnsi="Times New Roman" w:cs="Times New Roman"/>
          <w:sz w:val="24"/>
          <w:szCs w:val="24"/>
        </w:rPr>
        <w:t>T</w:t>
      </w:r>
      <w:r w:rsidRPr="00F42D9C">
        <w:rPr>
          <w:rFonts w:ascii="Times New Roman" w:hAnsi="Times New Roman" w:cs="Times New Roman"/>
          <w:sz w:val="24"/>
          <w:szCs w:val="24"/>
          <w:vertAlign w:val="subscript"/>
        </w:rPr>
        <w:t>g</w:t>
      </w:r>
      <w:proofErr w:type="spellEnd"/>
      <w:r w:rsidRPr="00F42D9C">
        <w:rPr>
          <w:rFonts w:ascii="Times New Roman" w:hAnsi="Times New Roman" w:cs="Times New Roman"/>
          <w:sz w:val="24"/>
          <w:szCs w:val="24"/>
        </w:rPr>
        <w:t xml:space="preserve">. </w:t>
      </w:r>
    </w:p>
    <w:p w14:paraId="77403D57" w14:textId="1550A69A" w:rsidR="000E00A4" w:rsidRPr="00F42D9C" w:rsidRDefault="001B6ED9" w:rsidP="000E00A4">
      <w:pPr>
        <w:jc w:val="both"/>
        <w:rPr>
          <w:rFonts w:ascii="Times New Roman" w:hAnsi="Times New Roman" w:cs="Times New Roman"/>
          <w:sz w:val="24"/>
          <w:szCs w:val="24"/>
        </w:rPr>
      </w:pPr>
      <w:r w:rsidRPr="78F197D4">
        <w:rPr>
          <w:rFonts w:ascii="Times New Roman" w:hAnsi="Times New Roman" w:cs="Times New Roman"/>
          <w:sz w:val="24"/>
          <w:szCs w:val="24"/>
        </w:rPr>
        <w:t>Moreover</w:t>
      </w:r>
      <w:r w:rsidR="000E00A4" w:rsidRPr="78F197D4">
        <w:rPr>
          <w:rFonts w:ascii="Times New Roman" w:hAnsi="Times New Roman" w:cs="Times New Roman"/>
          <w:sz w:val="24"/>
          <w:szCs w:val="24"/>
        </w:rPr>
        <w:t xml:space="preserve">, this method can be applied to a wide array of materials science and chemistry, such as predicting the mechanical strength, thermal conductivity or electrical properties of novel </w:t>
      </w:r>
      <w:r w:rsidR="000E00A4" w:rsidRPr="78F197D4">
        <w:rPr>
          <w:rFonts w:ascii="Times New Roman" w:hAnsi="Times New Roman" w:cs="Times New Roman"/>
          <w:sz w:val="24"/>
          <w:szCs w:val="24"/>
        </w:rPr>
        <w:lastRenderedPageBreak/>
        <w:t>materials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
          <w:id w:val="219410506"/>
          <w:placeholder>
            <w:docPart w:val="DefaultPlaceholder_-1854013440"/>
          </w:placeholder>
        </w:sdtPr>
        <w:sdtContent>
          <w:r w:rsidR="00412D9A" w:rsidRPr="00412D9A">
            <w:rPr>
              <w:rFonts w:ascii="Times" w:eastAsia="Times" w:hAnsi="Times" w:cs="Times"/>
              <w:color w:val="000000"/>
              <w:sz w:val="24"/>
              <w:szCs w:val="24"/>
              <w:vertAlign w:val="superscript"/>
            </w:rPr>
            <w:t>[38,39]</w:t>
          </w:r>
        </w:sdtContent>
      </w:sdt>
      <w:r w:rsidR="000E00A4" w:rsidRPr="78F197D4">
        <w:rPr>
          <w:rFonts w:ascii="Times New Roman" w:hAnsi="Times New Roman" w:cs="Times New Roman"/>
          <w:sz w:val="24"/>
          <w:szCs w:val="24"/>
        </w:rPr>
        <w:t xml:space="preserve"> This is </w:t>
      </w:r>
      <w:r w:rsidR="006F59D9" w:rsidRPr="78F197D4">
        <w:rPr>
          <w:rFonts w:ascii="Times New Roman" w:hAnsi="Times New Roman" w:cs="Times New Roman"/>
          <w:sz w:val="24"/>
          <w:szCs w:val="24"/>
        </w:rPr>
        <w:t xml:space="preserve">a </w:t>
      </w:r>
      <w:r w:rsidR="7D448978" w:rsidRPr="78F197D4">
        <w:rPr>
          <w:rFonts w:ascii="Times New Roman" w:hAnsi="Times New Roman" w:cs="Times New Roman"/>
          <w:sz w:val="24"/>
          <w:szCs w:val="24"/>
        </w:rPr>
        <w:t>particularly</w:t>
      </w:r>
      <w:r w:rsidR="000E00A4" w:rsidRPr="78F197D4">
        <w:rPr>
          <w:rFonts w:ascii="Times New Roman" w:hAnsi="Times New Roman" w:cs="Times New Roman"/>
          <w:sz w:val="24"/>
          <w:szCs w:val="24"/>
        </w:rPr>
        <w:t xml:space="preserve"> useful alternative to deep-learning techniques, which are commonly used in this domain, but fall short on low-data regimes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
          <w:id w:val="-1823266340"/>
          <w:placeholder>
            <w:docPart w:val="DefaultPlaceholder_-1854013440"/>
          </w:placeholder>
        </w:sdtPr>
        <w:sdtContent>
          <w:r w:rsidR="00412D9A" w:rsidRPr="00412D9A">
            <w:rPr>
              <w:rFonts w:ascii="Times New Roman" w:hAnsi="Times New Roman" w:cs="Times New Roman"/>
              <w:color w:val="000000"/>
              <w:sz w:val="24"/>
              <w:szCs w:val="24"/>
              <w:vertAlign w:val="superscript"/>
            </w:rPr>
            <w:t>[40]</w:t>
          </w:r>
        </w:sdtContent>
      </w:sdt>
    </w:p>
    <w:p w14:paraId="14B71A2E" w14:textId="4C441857"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1184" w:name="_Toc179040483"/>
      <w:r w:rsidRPr="00443E04">
        <w:rPr>
          <w:rFonts w:ascii="Times New Roman" w:eastAsia="Times New Roman" w:hAnsi="Times New Roman" w:cs="Times New Roman"/>
          <w:sz w:val="24"/>
          <w:szCs w:val="24"/>
        </w:rPr>
        <w:t>Conclusion</w:t>
      </w:r>
      <w:bookmarkEnd w:id="1184"/>
    </w:p>
    <w:p w14:paraId="7FE27277" w14:textId="3345F617" w:rsidR="006C6A53" w:rsidRDefault="00463DFC">
      <w:pPr>
        <w:pStyle w:val="whitespace-pre-wrap"/>
        <w:spacing w:before="0" w:beforeAutospacing="0" w:after="160" w:afterAutospacing="0" w:line="276" w:lineRule="auto"/>
        <w:jc w:val="both"/>
        <w:rPr>
          <w:ins w:id="1185" w:author="Acaru, Silviu" w:date="2026-03-14T22:02:00Z" w16du:dateUtc="2026-03-14T21:02:00Z"/>
        </w:rPr>
        <w:pPrChange w:id="1186" w:author="Acaru, Silviu" w:date="2026-03-15T22:28:00Z" w16du:dateUtc="2026-03-15T21:28:00Z">
          <w:pPr>
            <w:pStyle w:val="whitespace-pre-wrap"/>
            <w:spacing w:before="0" w:beforeAutospacing="0" w:after="160" w:afterAutospacing="0"/>
            <w:jc w:val="both"/>
          </w:pPr>
        </w:pPrChange>
      </w:pPr>
      <w:r>
        <w:t xml:space="preserve">Our analysis revealed that lignin is a major contributor to enhancing the </w:t>
      </w:r>
      <w:proofErr w:type="spellStart"/>
      <w:r>
        <w:t>T</w:t>
      </w:r>
      <w:r w:rsidRPr="00756884">
        <w:rPr>
          <w:vertAlign w:val="subscript"/>
        </w:rPr>
        <w:t>g</w:t>
      </w:r>
      <w:proofErr w:type="spellEnd"/>
      <w:r>
        <w:t xml:space="preserve"> of the lignin PUs. Interestingly, co-polyol content exhibited a complex relationship with </w:t>
      </w:r>
      <w:proofErr w:type="spellStart"/>
      <w:r>
        <w:t>T</w:t>
      </w:r>
      <w:r w:rsidRPr="00756884">
        <w:rPr>
          <w:vertAlign w:val="subscript"/>
        </w:rPr>
        <w:t>g</w:t>
      </w:r>
      <w:proofErr w:type="spellEnd"/>
      <w:r>
        <w:t xml:space="preserve">, showing a negative correlation overall but demonstrating a </w:t>
      </w:r>
      <w:ins w:id="1187" w:author="Acaru, Silviu" w:date="2026-03-15T20:35:00Z" w16du:dateUtc="2026-03-15T19:35:00Z">
        <w:r w:rsidR="00652049">
          <w:t>non-monotonic</w:t>
        </w:r>
      </w:ins>
      <w:ins w:id="1188" w:author="Acaru, Silviu" w:date="2026-03-14T21:55:00Z" w16du:dateUtc="2026-03-14T20:55:00Z">
        <w:r w:rsidR="003D64EA">
          <w:t>, U-shaped dependence in the mapping analysis, where</w:t>
        </w:r>
        <w:r w:rsidR="003D64EA" w:rsidRPr="003D64EA">
          <w:t xml:space="preserve"> </w:t>
        </w:r>
        <w:proofErr w:type="spellStart"/>
        <w:r w:rsidR="003D64EA">
          <w:t>T</w:t>
        </w:r>
        <w:r w:rsidR="003D64EA" w:rsidRPr="00756884">
          <w:rPr>
            <w:vertAlign w:val="subscript"/>
          </w:rPr>
          <w:t>g</w:t>
        </w:r>
        <w:proofErr w:type="spellEnd"/>
        <w:r w:rsidR="003D64EA">
          <w:rPr>
            <w:vertAlign w:val="subscript"/>
          </w:rPr>
          <w:t xml:space="preserve"> </w:t>
        </w:r>
        <w:r w:rsidR="003D64EA" w:rsidRPr="003D64EA">
          <w:rPr>
            <w:rPrChange w:id="1189" w:author="Acaru, Silviu" w:date="2026-03-14T21:56:00Z" w16du:dateUtc="2026-03-14T20:56:00Z">
              <w:rPr>
                <w:vertAlign w:val="subscript"/>
              </w:rPr>
            </w:rPrChange>
          </w:rPr>
          <w:t xml:space="preserve">was depressed at intermediate co-polyol concentrations (~25-35 </w:t>
        </w:r>
        <w:proofErr w:type="spellStart"/>
        <w:r w:rsidR="003D64EA" w:rsidRPr="003D64EA">
          <w:rPr>
            <w:rPrChange w:id="1190" w:author="Acaru, Silviu" w:date="2026-03-14T21:56:00Z" w16du:dateUtc="2026-03-14T20:56:00Z">
              <w:rPr>
                <w:vertAlign w:val="subscript"/>
              </w:rPr>
            </w:rPrChange>
          </w:rPr>
          <w:t>wt</w:t>
        </w:r>
        <w:proofErr w:type="spellEnd"/>
        <w:r w:rsidR="003D64EA" w:rsidRPr="003D64EA">
          <w:rPr>
            <w:rPrChange w:id="1191" w:author="Acaru, Silviu" w:date="2026-03-14T21:56:00Z" w16du:dateUtc="2026-03-14T20:56:00Z">
              <w:rPr>
                <w:vertAlign w:val="subscript"/>
              </w:rPr>
            </w:rPrChange>
          </w:rPr>
          <w:t>%) yet recovered at higher con</w:t>
        </w:r>
      </w:ins>
      <w:ins w:id="1192" w:author="Acaru, Silviu" w:date="2026-03-14T21:56:00Z" w16du:dateUtc="2026-03-14T20:56:00Z">
        <w:r w:rsidR="003D64EA" w:rsidRPr="003D64EA">
          <w:rPr>
            <w:rPrChange w:id="1193" w:author="Acaru, Silviu" w:date="2026-03-14T21:56:00Z" w16du:dateUtc="2026-03-14T20:56:00Z">
              <w:rPr>
                <w:vertAlign w:val="subscript"/>
              </w:rPr>
            </w:rPrChange>
          </w:rPr>
          <w:t xml:space="preserve">tents </w:t>
        </w:r>
        <w:r w:rsidR="003D64EA" w:rsidRPr="003D64EA">
          <w:t xml:space="preserve">(~60-70 </w:t>
        </w:r>
        <w:proofErr w:type="spellStart"/>
        <w:r w:rsidR="003D64EA" w:rsidRPr="003D64EA">
          <w:t>wt</w:t>
        </w:r>
        <w:proofErr w:type="spellEnd"/>
        <w:r w:rsidR="003D64EA" w:rsidRPr="003D64EA">
          <w:t xml:space="preserve">%) due to competing effects between soft-segment dilution and chain </w:t>
        </w:r>
      </w:ins>
      <w:ins w:id="1194" w:author="Acaru, Silviu" w:date="2026-03-14T23:33:00Z" w16du:dateUtc="2026-03-14T22:33:00Z">
        <w:r w:rsidR="00B23521" w:rsidRPr="003D64EA">
          <w:t>entanglement</w:t>
        </w:r>
      </w:ins>
      <w:ins w:id="1195" w:author="Acaru, Silviu" w:date="2026-03-14T21:56:00Z" w16du:dateUtc="2026-03-14T20:56:00Z">
        <w:r w:rsidR="003D64EA" w:rsidRPr="003D64EA">
          <w:t xml:space="preserve"> density.</w:t>
        </w:r>
      </w:ins>
      <w:ins w:id="1196" w:author="Acaru, Silviu" w:date="2026-03-14T21:55:00Z" w16du:dateUtc="2026-03-14T20:55:00Z">
        <w:r w:rsidR="003D64EA" w:rsidRPr="003D64EA">
          <w:t xml:space="preserve"> </w:t>
        </w:r>
      </w:ins>
      <w:del w:id="1197" w:author="Acaru, Silviu" w:date="2026-03-14T21:57:00Z" w16du:dateUtc="2026-03-14T20:57:00Z">
        <w:r w:rsidDel="003D64EA">
          <w:delText xml:space="preserve">positive influence relative to other features. </w:delText>
        </w:r>
      </w:del>
      <w:r>
        <w:t>The swelling ratio emerged as a critical characterization parameter, exhibiting the highest contribution in terms of</w:t>
      </w:r>
      <w:ins w:id="1198" w:author="Acaru, Silviu" w:date="2026-03-14T21:59:00Z" w16du:dateUtc="2026-03-14T20:59:00Z">
        <w:r w:rsidR="006C6A53">
          <w:t xml:space="preserve"> maximum</w:t>
        </w:r>
      </w:ins>
      <w:r>
        <w:t xml:space="preserve"> absolute loading in PCA. </w:t>
      </w:r>
      <w:ins w:id="1199" w:author="Acaru, Silviu" w:date="2026-03-14T22:02:00Z" w16du:dateUtc="2026-03-14T21:02:00Z">
        <w:r w:rsidR="006C6A53">
          <w:t xml:space="preserve">Nevertheless, as a post synthesis characterization </w:t>
        </w:r>
      </w:ins>
      <w:ins w:id="1200" w:author="Acaru, Silviu" w:date="2026-03-14T23:33:00Z" w16du:dateUtc="2026-03-14T22:33:00Z">
        <w:r w:rsidR="00B23521">
          <w:t>measurement</w:t>
        </w:r>
      </w:ins>
      <w:ins w:id="1201" w:author="Acaru, Silviu" w:date="2026-03-14T22:02:00Z" w16du:dateUtc="2026-03-14T21:02:00Z">
        <w:r w:rsidR="006C6A53">
          <w:t xml:space="preserve"> rather than a controllable formulation variable, swelling ratio was ultimately not included in the final predictive model.</w:t>
        </w:r>
      </w:ins>
    </w:p>
    <w:p w14:paraId="0620DA3B" w14:textId="75ED38FA" w:rsidR="00463DFC" w:rsidDel="006C6A53" w:rsidRDefault="00463DFC">
      <w:pPr>
        <w:pStyle w:val="whitespace-pre-wrap"/>
        <w:spacing w:before="0" w:beforeAutospacing="0" w:after="160" w:afterAutospacing="0" w:line="276" w:lineRule="auto"/>
        <w:jc w:val="both"/>
        <w:rPr>
          <w:del w:id="1202" w:author="Acaru, Silviu" w:date="2026-03-14T22:03:00Z" w16du:dateUtc="2026-03-14T21:03:00Z"/>
        </w:rPr>
        <w:pPrChange w:id="1203" w:author="Acaru, Silviu" w:date="2026-03-15T22:28:00Z" w16du:dateUtc="2026-03-15T21:28:00Z">
          <w:pPr>
            <w:pStyle w:val="whitespace-pre-wrap"/>
            <w:spacing w:before="0" w:beforeAutospacing="0" w:after="160" w:afterAutospacing="0"/>
            <w:jc w:val="both"/>
          </w:pPr>
        </w:pPrChange>
      </w:pPr>
      <w:del w:id="1204" w:author="Acaru, Silviu" w:date="2026-03-14T22:03:00Z" w16du:dateUtc="2026-03-14T21:03:00Z">
        <w:r w:rsidDel="006C6A53">
          <w:delText>These findings underscore the importance of comprehensive material characterization in developing accurate predictive models for lignin-based PUs.</w:delText>
        </w:r>
      </w:del>
    </w:p>
    <w:p w14:paraId="2D8439A9" w14:textId="4F9F6A0E" w:rsidR="00777A94" w:rsidRDefault="00463DFC">
      <w:pPr>
        <w:pStyle w:val="whitespace-pre-wrap"/>
        <w:spacing w:before="0" w:beforeAutospacing="0" w:after="160" w:afterAutospacing="0" w:line="276" w:lineRule="auto"/>
        <w:jc w:val="both"/>
        <w:pPrChange w:id="1205" w:author="Acaru, Silviu" w:date="2026-03-15T22:28:00Z" w16du:dateUtc="2026-03-15T21:28:00Z">
          <w:pPr>
            <w:pStyle w:val="whitespace-pre-wrap"/>
            <w:spacing w:before="0" w:beforeAutospacing="0" w:after="160" w:afterAutospacing="0"/>
            <w:jc w:val="both"/>
          </w:pPr>
        </w:pPrChange>
      </w:pPr>
      <w:r>
        <w:t xml:space="preserve">The </w:t>
      </w:r>
      <w:ins w:id="1206" w:author="Acaru, Silviu" w:date="2026-03-14T22:03:00Z" w16du:dateUtc="2026-03-14T21:03:00Z">
        <w:r w:rsidR="006C6A53">
          <w:t>best-</w:t>
        </w:r>
      </w:ins>
      <w:del w:id="1207" w:author="Acaru, Silviu" w:date="2026-03-14T22:03:00Z" w16du:dateUtc="2026-03-14T21:03:00Z">
        <w:r w:rsidDel="006C6A53">
          <w:delText xml:space="preserve">performance </w:delText>
        </w:r>
      </w:del>
      <w:ins w:id="1208" w:author="Acaru, Silviu" w:date="2026-03-14T22:03:00Z" w16du:dateUtc="2026-03-14T21:03:00Z">
        <w:r w:rsidR="006C6A53">
          <w:t>performing stacking ensemble was built using five input features</w:t>
        </w:r>
      </w:ins>
      <w:del w:id="1209" w:author="Acaru, Silviu" w:date="2026-03-14T22:04:00Z" w16du:dateUtc="2026-03-14T21:04:00Z">
        <w:r w:rsidDel="006C6A53">
          <w:delText>of the ML models improved significantly with the inclusion of</w:delText>
        </w:r>
        <w:r w:rsidR="00777A94" w:rsidDel="006C6A53">
          <w:delText xml:space="preserve"> the</w:delText>
        </w:r>
        <w:r w:rsidDel="006C6A53">
          <w:delText xml:space="preserve"> </w:delText>
        </w:r>
        <w:r w:rsidR="00777A94" w:rsidDel="006C6A53">
          <w:delText xml:space="preserve">swelling ratio values as </w:delText>
        </w:r>
        <w:r w:rsidDel="006C6A53">
          <w:delText xml:space="preserve">additional </w:delText>
        </w:r>
        <w:r w:rsidR="00777A94" w:rsidDel="006C6A53">
          <w:delText>feature</w:delText>
        </w:r>
      </w:del>
      <w:r>
        <w:t xml:space="preserve">. Ensemble learning techniques demonstrated varying </w:t>
      </w:r>
      <w:del w:id="1210" w:author="Acaru, Silviu" w:date="2026-03-14T23:33:00Z" w16du:dateUtc="2026-03-14T22:33:00Z">
        <w:r w:rsidDel="00B23521">
          <w:delText>performances</w:delText>
        </w:r>
      </w:del>
      <w:ins w:id="1211" w:author="Acaru, Silviu" w:date="2026-03-14T23:33:00Z" w16du:dateUtc="2026-03-14T22:33:00Z">
        <w:r w:rsidR="00B23521">
          <w:t>performance</w:t>
        </w:r>
      </w:ins>
      <w:r>
        <w:t xml:space="preserve"> based on the number of estimators, </w:t>
      </w:r>
      <w:ins w:id="1212" w:author="Acaru, Silviu" w:date="2026-03-14T22:04:00Z" w16du:dateUtc="2026-03-14T21:04:00Z">
        <w:r w:rsidR="006C6A53">
          <w:t xml:space="preserve">with lower estimator counts (~10) yielding the best validation performance, while higher counts </w:t>
        </w:r>
      </w:ins>
      <w:ins w:id="1213" w:author="Acaru, Silviu" w:date="2026-03-14T23:33:00Z" w16du:dateUtc="2026-03-14T22:33:00Z">
        <w:r w:rsidR="00B23521">
          <w:t>primarily</w:t>
        </w:r>
      </w:ins>
      <w:ins w:id="1214" w:author="Acaru, Silviu" w:date="2026-03-14T22:04:00Z" w16du:dateUtc="2026-03-14T21:04:00Z">
        <w:r w:rsidR="006C6A53">
          <w:t xml:space="preserve"> improve training and</w:t>
        </w:r>
      </w:ins>
      <w:ins w:id="1215" w:author="Acaru, Silviu" w:date="2026-03-14T22:05:00Z" w16du:dateUtc="2026-03-14T21:05:00Z">
        <w:r w:rsidR="006C6A53">
          <w:t xml:space="preserve"> test metrics at the expense of validation generalization. </w:t>
        </w:r>
      </w:ins>
      <w:del w:id="1216" w:author="Acaru, Silviu" w:date="2026-03-14T22:05:00Z" w16du:dateUtc="2026-03-14T21:05:00Z">
        <w:r w:rsidDel="006C6A53">
          <w:delText xml:space="preserve">with higher numbers generally yielding better results. </w:delText>
        </w:r>
      </w:del>
      <w:r>
        <w:t xml:space="preserve">The best-performing </w:t>
      </w:r>
      <w:ins w:id="1217" w:author="Acaru, Silviu" w:date="2026-03-14T22:05:00Z" w16du:dateUtc="2026-03-14T21:05:00Z">
        <w:r w:rsidR="006C6A53">
          <w:t xml:space="preserve">stacking ensemble </w:t>
        </w:r>
      </w:ins>
      <w:r>
        <w:t>model</w:t>
      </w:r>
      <w:del w:id="1218" w:author="Acaru, Silviu" w:date="2026-03-14T22:05:00Z" w16du:dateUtc="2026-03-14T21:05:00Z">
        <w:r w:rsidDel="006C6A53">
          <w:delText>s</w:delText>
        </w:r>
      </w:del>
      <w:r>
        <w:t xml:space="preserve"> achieved </w:t>
      </w:r>
      <w:r w:rsidR="00C17A7B">
        <w:t>a</w:t>
      </w:r>
      <w:ins w:id="1219" w:author="Acaru, Silviu" w:date="2026-03-14T22:06:00Z" w16du:dateUtc="2026-03-14T21:06:00Z">
        <w:r w:rsidR="006C6A53">
          <w:t xml:space="preserve"> validation</w:t>
        </w:r>
      </w:ins>
      <w:r w:rsidR="00C17A7B">
        <w:t xml:space="preserve"> </w:t>
      </w:r>
      <w:r w:rsidRPr="001C03DF">
        <w:t xml:space="preserve">MAE of </w:t>
      </w:r>
      <w:del w:id="1220" w:author="Acaru, Silviu" w:date="2026-03-14T22:05:00Z" w16du:dateUtc="2026-03-14T21:05:00Z">
        <w:r w:rsidR="001C03DF" w:rsidRPr="001C03DF" w:rsidDel="006C6A53">
          <w:delText>6.66</w:delText>
        </w:r>
      </w:del>
      <w:ins w:id="1221" w:author="Acaru, Silviu" w:date="2026-03-14T22:06:00Z" w16du:dateUtc="2026-03-14T21:06:00Z">
        <w:r w:rsidR="006C6A53">
          <w:t>13.41</w:t>
        </w:r>
      </w:ins>
      <w:r w:rsidR="00C40366">
        <w:t xml:space="preserve"> </w:t>
      </w:r>
      <w:r w:rsidR="00793827" w:rsidRPr="001C03DF">
        <w:t>°C</w:t>
      </w:r>
      <w:ins w:id="1222" w:author="Acaru, Silviu" w:date="2026-03-14T22:06:00Z" w16du:dateUtc="2026-03-14T21:06:00Z">
        <w:r w:rsidR="006C6A53">
          <w:t xml:space="preserve"> and a test MAE of 15.17 </w:t>
        </w:r>
        <w:r w:rsidR="006C6A53" w:rsidRPr="001C03DF">
          <w:t>°C</w:t>
        </w:r>
        <w:r w:rsidR="006C6A53">
          <w:t xml:space="preserve"> with a combined validation and test MAE of 14.29 </w:t>
        </w:r>
        <w:r w:rsidR="006C6A53" w:rsidRPr="001C03DF">
          <w:t>°C</w:t>
        </w:r>
        <w:r w:rsidR="006C6A53">
          <w:t xml:space="preserve"> (Pearson r=0.73)</w:t>
        </w:r>
      </w:ins>
      <w:ins w:id="1223" w:author="Acaru, Silviu" w:date="2026-03-14T22:07:00Z" w16du:dateUtc="2026-03-14T21:07:00Z">
        <w:r w:rsidR="006C6A53">
          <w:t xml:space="preserve">. The generalizability </w:t>
        </w:r>
        <w:r w:rsidR="00C51DA2">
          <w:t xml:space="preserve">gap (validation MAE minus training MAE) was 9.49 </w:t>
        </w:r>
        <w:r w:rsidR="00C51DA2" w:rsidRPr="001C03DF">
          <w:t>°C</w:t>
        </w:r>
        <w:r w:rsidR="00C51DA2">
          <w:t xml:space="preserve">, </w:t>
        </w:r>
      </w:ins>
      <w:del w:id="1224" w:author="Acaru, Silviu" w:date="2026-03-14T22:07:00Z" w16du:dateUtc="2026-03-14T21:07:00Z">
        <w:r w:rsidR="00344506" w:rsidRPr="001C03DF" w:rsidDel="00C51DA2">
          <w:delText xml:space="preserve"> </w:delText>
        </w:r>
        <w:r w:rsidR="00344506" w:rsidDel="00C51DA2">
          <w:delText xml:space="preserve">with generalizability of </w:delText>
        </w:r>
        <w:r w:rsidR="00BB1F63" w:rsidDel="00C51DA2">
          <w:delText>0.38</w:delText>
        </w:r>
        <w:r w:rsidDel="00C51DA2">
          <w:delText xml:space="preserve">, </w:delText>
        </w:r>
      </w:del>
      <w:r>
        <w:t>indicating a</w:t>
      </w:r>
      <w:ins w:id="1225" w:author="Acaru, Silviu" w:date="2026-03-15T22:37:00Z" w16du:dateUtc="2026-03-15T21:37:00Z">
        <w:r w:rsidR="007B64CD">
          <w:t xml:space="preserve"> </w:t>
        </w:r>
      </w:ins>
      <w:ins w:id="1226" w:author="Acaru, Silviu" w:date="2026-03-14T22:07:00Z" w16du:dateUtc="2026-03-14T21:07:00Z">
        <w:r w:rsidR="00C51DA2">
          <w:t>moderate</w:t>
        </w:r>
      </w:ins>
      <w:del w:id="1227" w:author="Acaru, Silviu" w:date="2026-03-14T22:07:00Z" w16du:dateUtc="2026-03-14T21:07:00Z">
        <w:r w:rsidDel="00C51DA2">
          <w:delText xml:space="preserve"> slight</w:delText>
        </w:r>
      </w:del>
      <w:r>
        <w:t xml:space="preserve"> </w:t>
      </w:r>
      <w:r w:rsidR="00BB1F63">
        <w:t>overfitting</w:t>
      </w:r>
      <w:r>
        <w:t xml:space="preserve"> of the data.</w:t>
      </w:r>
      <w:ins w:id="1228" w:author="Acaru, Silviu" w:date="2026-03-14T22:08:00Z" w16du:dateUtc="2026-03-14T21:08:00Z">
        <w:r w:rsidR="00C51DA2">
          <w:t xml:space="preserve"> Nevertheless, the stacking ensemble consistently outperformed all individual base models, with the best individual model (GBR) achieving a validation MAE of only 15.99 </w:t>
        </w:r>
        <w:r w:rsidR="00C51DA2" w:rsidRPr="001C03DF">
          <w:t>°C</w:t>
        </w:r>
        <w:r w:rsidR="00C51DA2">
          <w:t>.</w:t>
        </w:r>
      </w:ins>
      <w:r>
        <w:t xml:space="preserve"> </w:t>
      </w:r>
      <w:r w:rsidR="007E6026">
        <w:t xml:space="preserve">The selected model demonstrated restricted extrapolation capabilities beyond its training domain. </w:t>
      </w:r>
      <w:ins w:id="1229" w:author="Acaru, Silviu" w:date="2026-03-14T22:09:00Z" w16du:dateUtc="2026-03-14T21:09:00Z">
        <w:r w:rsidR="00C51DA2">
          <w:t xml:space="preserve">With predictions plateauing at approximately 5.6 </w:t>
        </w:r>
        <w:r w:rsidR="00C51DA2" w:rsidRPr="001C03DF">
          <w:t>°C</w:t>
        </w:r>
        <w:r w:rsidR="00C51DA2">
          <w:t xml:space="preserve"> at the lower boundary and converging toward 79.4 </w:t>
        </w:r>
        <w:r w:rsidR="00C51DA2" w:rsidRPr="001C03DF">
          <w:t>°C</w:t>
        </w:r>
        <w:r w:rsidR="00C51DA2">
          <w:t xml:space="preserve"> </w:t>
        </w:r>
      </w:ins>
      <w:ins w:id="1230" w:author="Acaru, Silviu" w:date="2026-03-14T22:10:00Z" w16du:dateUtc="2026-03-14T21:10:00Z">
        <w:r w:rsidR="00C51DA2">
          <w:t>at the upper boundary.</w:t>
        </w:r>
      </w:ins>
      <w:ins w:id="1231" w:author="Acaru, Silviu" w:date="2026-03-14T22:09:00Z" w16du:dateUtc="2026-03-14T21:09:00Z">
        <w:r w:rsidR="00C51DA2">
          <w:t xml:space="preserve"> </w:t>
        </w:r>
      </w:ins>
      <w:r w:rsidR="007E6026">
        <w:t>This limitation emphasizes the importance of careful consideration when applying these models to underrepresented conditions or scenarios outside their training range.</w:t>
      </w:r>
      <w:ins w:id="1232" w:author="Acaru, Silviu" w:date="2026-03-15T21:59:00Z" w16du:dateUtc="2026-03-15T20:59:00Z">
        <w:r w:rsidR="00DE587C">
          <w:t xml:space="preserve"> </w:t>
        </w:r>
      </w:ins>
      <w:del w:id="1233" w:author="Acaru, Silviu" w:date="2026-03-15T21:59:00Z" w16du:dateUtc="2026-03-15T20:59:00Z">
        <w:r w:rsidR="007E6026" w:rsidDel="00DE587C">
          <w:delText xml:space="preserve"> </w:delText>
        </w:r>
      </w:del>
      <w:r>
        <w:t>For visualization, parallel coordinates proved to be a meaningful technique for this dataset, given the relatively small number of features</w:t>
      </w:r>
      <w:ins w:id="1234" w:author="Acaru, Silviu" w:date="2026-03-14T22:10:00Z" w16du:dateUtc="2026-03-14T21:10:00Z">
        <w:r w:rsidR="00C51DA2">
          <w:t xml:space="preserve">, and the user interface was constrained to the reliable prediction of 0 </w:t>
        </w:r>
        <w:r w:rsidR="00C51DA2" w:rsidRPr="001C03DF">
          <w:t>°C</w:t>
        </w:r>
        <w:r w:rsidR="00C51DA2">
          <w:t xml:space="preserve"> to 80 </w:t>
        </w:r>
        <w:r w:rsidR="00C51DA2" w:rsidRPr="001C03DF">
          <w:t>°C</w:t>
        </w:r>
        <w:r w:rsidR="00C51DA2">
          <w:t>.</w:t>
        </w:r>
      </w:ins>
      <w:del w:id="1235" w:author="Acaru, Silviu" w:date="2026-03-14T22:10:00Z" w16du:dateUtc="2026-03-14T21:10:00Z">
        <w:r w:rsidDel="00C51DA2">
          <w:delText>.</w:delText>
        </w:r>
      </w:del>
    </w:p>
    <w:p w14:paraId="34F615EF" w14:textId="18FBB7A2" w:rsidR="00443E04" w:rsidRDefault="00623DC8">
      <w:pPr>
        <w:pStyle w:val="whitespace-pre-wrap"/>
        <w:spacing w:before="0" w:beforeAutospacing="0" w:after="160" w:afterAutospacing="0" w:line="276" w:lineRule="auto"/>
        <w:jc w:val="both"/>
        <w:pPrChange w:id="1236" w:author="Acaru, Silviu" w:date="2026-03-15T22:28:00Z" w16du:dateUtc="2026-03-15T21:28:00Z">
          <w:pPr>
            <w:pStyle w:val="whitespace-pre-wrap"/>
            <w:spacing w:before="0" w:beforeAutospacing="0" w:after="160" w:afterAutospacing="0"/>
            <w:jc w:val="both"/>
          </w:pPr>
        </w:pPrChange>
      </w:pPr>
      <w:r>
        <w:t xml:space="preserve">Returning to the central question of this study, we demonstrated that </w:t>
      </w:r>
      <w:r w:rsidR="00D80801">
        <w:t>the ML model</w:t>
      </w:r>
      <w:ins w:id="1237" w:author="Acaru, Silviu" w:date="2026-03-14T22:11:00Z" w16du:dateUtc="2026-03-14T21:11:00Z">
        <w:r w:rsidR="00C51DA2">
          <w:t xml:space="preserve"> can </w:t>
        </w:r>
      </w:ins>
      <w:del w:id="1238" w:author="Acaru, Silviu" w:date="2026-03-14T22:11:00Z" w16du:dateUtc="2026-03-14T21:11:00Z">
        <w:r w:rsidDel="00C51DA2">
          <w:delText xml:space="preserve"> </w:delText>
        </w:r>
      </w:del>
      <w:r>
        <w:t>predict</w:t>
      </w:r>
      <w:del w:id="1239" w:author="Acaru, Silviu" w:date="2026-03-14T22:11:00Z" w16du:dateUtc="2026-03-14T21:11:00Z">
        <w:r w:rsidDel="00C51DA2">
          <w:delText>s</w:delText>
        </w:r>
      </w:del>
      <w:r>
        <w:t xml:space="preserve"> and optimize</w:t>
      </w:r>
      <w:del w:id="1240" w:author="Acaru, Silviu" w:date="2026-03-14T22:11:00Z" w16du:dateUtc="2026-03-14T21:11:00Z">
        <w:r w:rsidDel="00C51DA2">
          <w:delText>s</w:delText>
        </w:r>
      </w:del>
      <w:r>
        <w:t xml:space="preserve"> the formulations of lignin PUs</w:t>
      </w:r>
      <w:del w:id="1241" w:author="Acaru, Silviu" w:date="2026-03-14T22:11:00Z" w16du:dateUtc="2026-03-14T21:11:00Z">
        <w:r w:rsidDel="00C51DA2">
          <w:delText>, while</w:delText>
        </w:r>
      </w:del>
      <w:r>
        <w:t xml:space="preserve"> using limited experimental datasets</w:t>
      </w:r>
      <w:r w:rsidR="00D80801">
        <w:t xml:space="preserve"> with </w:t>
      </w:r>
      <w:del w:id="1242" w:author="Acaru, Silviu" w:date="2026-03-14T22:11:00Z" w16du:dateUtc="2026-03-14T21:11:00Z">
        <w:r w:rsidR="00D80801" w:rsidDel="00C51DA2">
          <w:delText>high</w:delText>
        </w:r>
      </w:del>
      <w:ins w:id="1243" w:author="Acaru, Silviu" w:date="2026-03-14T22:11:00Z" w16du:dateUtc="2026-03-14T21:11:00Z">
        <w:r w:rsidR="00C51DA2">
          <w:t>reasonable</w:t>
        </w:r>
      </w:ins>
      <w:r w:rsidR="00D80801">
        <w:t xml:space="preserve"> accuracy</w:t>
      </w:r>
      <w:r>
        <w:t xml:space="preserve">.  </w:t>
      </w:r>
      <w:r w:rsidR="00463DFC">
        <w:t>Despite the promising results, several limitations of this study must be acknowledged. The small experimental dataset</w:t>
      </w:r>
      <w:ins w:id="1244" w:author="Acaru, Silviu" w:date="2026-03-14T22:11:00Z" w16du:dateUtc="2026-03-14T21:11:00Z">
        <w:r w:rsidR="00C51DA2">
          <w:t xml:space="preserve"> (136 </w:t>
        </w:r>
      </w:ins>
      <w:ins w:id="1245" w:author="Acaru, Silviu" w:date="2026-03-14T22:12:00Z" w16du:dateUtc="2026-03-14T21:12:00Z">
        <w:r w:rsidR="00C51DA2">
          <w:t>samples after preprocessing from an initial 180)</w:t>
        </w:r>
      </w:ins>
      <w:r w:rsidR="00463DFC">
        <w:t xml:space="preserve"> may have constrained the models' ability to capture the full complexity of lignin </w:t>
      </w:r>
      <w:r w:rsidR="00777A94">
        <w:t>PU</w:t>
      </w:r>
      <w:r w:rsidR="00463DFC">
        <w:t xml:space="preserve"> synthesis. </w:t>
      </w:r>
      <w:r w:rsidR="00463DFC">
        <w:lastRenderedPageBreak/>
        <w:t xml:space="preserve">The limited extrapolation range restricts the models' applicability to a narrow temperature window outside the training data. Additionally, the observed overfitting </w:t>
      </w:r>
      <w:ins w:id="1246" w:author="Acaru, Silviu" w:date="2026-03-14T22:12:00Z" w16du:dateUtc="2026-03-14T21:12:00Z">
        <w:r w:rsidR="00C51DA2">
          <w:t>-</w:t>
        </w:r>
      </w:ins>
      <w:ins w:id="1247" w:author="Acaru, Silviu" w:date="2026-03-14T22:13:00Z" w16du:dateUtc="2026-03-14T21:13:00Z">
        <w:r w:rsidR="00C51DA2">
          <w:t xml:space="preserve"> </w:t>
        </w:r>
      </w:ins>
      <w:ins w:id="1248" w:author="Acaru, Silviu" w:date="2026-03-14T22:12:00Z" w16du:dateUtc="2026-03-14T21:12:00Z">
        <w:r w:rsidR="00C51DA2">
          <w:t>evidence</w:t>
        </w:r>
      </w:ins>
      <w:ins w:id="1249" w:author="Acaru, Silviu" w:date="2026-03-14T22:13:00Z" w16du:dateUtc="2026-03-14T21:13:00Z">
        <w:r w:rsidR="00C51DA2">
          <w:t>d</w:t>
        </w:r>
      </w:ins>
      <w:ins w:id="1250" w:author="Acaru, Silviu" w:date="2026-03-14T22:12:00Z" w16du:dateUtc="2026-03-14T21:12:00Z">
        <w:r w:rsidR="00C51DA2">
          <w:t xml:space="preserve"> by the widening gap between training</w:t>
        </w:r>
      </w:ins>
      <w:ins w:id="1251" w:author="Acaru, Silviu" w:date="2026-03-14T22:13:00Z" w16du:dateUtc="2026-03-14T21:13:00Z">
        <w:r w:rsidR="00C51DA2">
          <w:t xml:space="preserve"> and validation metrics with increasing model complexity - </w:t>
        </w:r>
      </w:ins>
      <w:r w:rsidR="00463DFC">
        <w:t>suggest</w:t>
      </w:r>
      <w:r w:rsidR="00BB1F63">
        <w:t>s</w:t>
      </w:r>
      <w:r w:rsidR="00463DFC">
        <w:t xml:space="preserve"> that further optimization of </w:t>
      </w:r>
      <w:r w:rsidR="00777A94">
        <w:t>ML</w:t>
      </w:r>
      <w:r w:rsidR="00463DFC">
        <w:t xml:space="preserve"> techniques for small datasets is necessary. Future research should focus on expanding the experimental dataset, incorporating a wider range of lignin sources, synthesis conditions, and characterization parameters to improve model robustness and generalization. Advanced feature engineering techniques, including non-linear transformations and interaction terms, should be investigated to capture complex relationships within the data. The integration of physics-based models with ML techniques could leverage domain knowledge and potentially improve extrapolation capabilities.</w:t>
      </w:r>
      <w:ins w:id="1252" w:author="Acaru, Silviu" w:date="2026-03-14T23:34:00Z" w16du:dateUtc="2026-03-14T22:34:00Z">
        <w:r w:rsidR="00B23521">
          <w:t xml:space="preserve"> </w:t>
        </w:r>
      </w:ins>
      <w:ins w:id="1253" w:author="Acaru, Silviu" w:date="2026-03-14T23:33:00Z" w16du:dateUtc="2026-03-14T22:33:00Z">
        <w:r w:rsidR="00B23521">
          <w:t>F</w:t>
        </w:r>
      </w:ins>
      <w:ins w:id="1254" w:author="Acaru, Silviu" w:date="2026-03-14T22:14:00Z" w16du:dateUtc="2026-03-14T21:14:00Z">
        <w:r w:rsidR="002033DD">
          <w:t>urthermore, while the inclusion of post-synt</w:t>
        </w:r>
      </w:ins>
      <w:ins w:id="1255" w:author="Acaru, Silviu" w:date="2026-03-14T22:15:00Z" w16du:dateUtc="2026-03-14T21:15:00Z">
        <w:r w:rsidR="002033DD">
          <w:t xml:space="preserve">hesis characterization features such as swelling ratio was shown to reduce MAE in early-stage evaluations, future work could explore hybrid workflows where an initial recipe-only prediction guides </w:t>
        </w:r>
      </w:ins>
      <w:ins w:id="1256" w:author="Acaru, Silviu" w:date="2026-03-14T23:33:00Z" w16du:dateUtc="2026-03-14T22:33:00Z">
        <w:r w:rsidR="00B23521">
          <w:t>synthesis</w:t>
        </w:r>
      </w:ins>
      <w:ins w:id="1257" w:author="Acaru, Silviu" w:date="2026-03-14T22:15:00Z" w16du:dateUtc="2026-03-14T21:15:00Z">
        <w:r w:rsidR="002033DD">
          <w:t xml:space="preserve">, followed by a refined second stage model </w:t>
        </w:r>
      </w:ins>
      <w:ins w:id="1258" w:author="Acaru, Silviu" w:date="2026-03-14T22:16:00Z" w16du:dateUtc="2026-03-14T21:16:00Z">
        <w:r w:rsidR="002033DD">
          <w:t xml:space="preserve">incorporating characterization data to improve accuracy iteratively. </w:t>
        </w:r>
      </w:ins>
      <w:ins w:id="1259" w:author="Acaru, Silviu" w:date="2026-03-15T22:41:00Z" w16du:dateUtc="2026-03-15T21:41:00Z">
        <w:r w:rsidR="007B64CD">
          <w:t>From a practical perspective this model is</w:t>
        </w:r>
      </w:ins>
      <w:ins w:id="1260" w:author="Acaru, Silviu" w:date="2026-03-15T22:00:00Z" w16du:dateUtc="2026-03-15T21:00:00Z">
        <w:r w:rsidR="00DE587C">
          <w:t xml:space="preserve"> suitable for initial screening designs, due to its MAE values, and further optimizations could be proceeding </w:t>
        </w:r>
      </w:ins>
      <w:ins w:id="1261" w:author="Acaru, Silviu" w:date="2026-03-15T22:39:00Z" w16du:dateUtc="2026-03-15T21:39:00Z">
        <w:r w:rsidR="007B64CD">
          <w:t xml:space="preserve">from </w:t>
        </w:r>
      </w:ins>
      <w:ins w:id="1262" w:author="Acaru, Silviu" w:date="2026-03-15T22:00:00Z" w16du:dateUtc="2026-03-15T21:00:00Z">
        <w:r w:rsidR="00DE587C">
          <w:t>there through techniques such as Bayesian optimization</w:t>
        </w:r>
      </w:ins>
      <w:ins w:id="1263" w:author="Acaru, Silviu" w:date="2026-03-15T22:41:00Z" w16du:dateUtc="2026-03-15T21:41:00Z">
        <w:r w:rsidR="007B64CD">
          <w:t xml:space="preserve"> to identify the </w:t>
        </w:r>
      </w:ins>
      <w:proofErr w:type="spellStart"/>
      <w:ins w:id="1264" w:author="Acaru, Silviu" w:date="2026-03-15T22:42:00Z" w16du:dateUtc="2026-03-15T21:42:00Z">
        <w:r w:rsidR="007B64CD">
          <w:t>T</w:t>
        </w:r>
        <w:r w:rsidR="007B64CD" w:rsidRPr="007B64CD">
          <w:rPr>
            <w:vertAlign w:val="subscript"/>
            <w:rPrChange w:id="1265" w:author="Acaru, Silviu" w:date="2026-03-15T22:42:00Z" w16du:dateUtc="2026-03-15T21:42:00Z">
              <w:rPr/>
            </w:rPrChange>
          </w:rPr>
          <w:t>g</w:t>
        </w:r>
        <w:r w:rsidR="007B64CD" w:rsidRPr="007B64CD">
          <w:rPr>
            <w:rPrChange w:id="1266" w:author="Acaru, Silviu" w:date="2026-03-15T22:42:00Z" w16du:dateUtc="2026-03-15T21:42:00Z">
              <w:rPr>
                <w:vertAlign w:val="subscript"/>
              </w:rPr>
            </w:rPrChange>
          </w:rPr>
          <w:t>’s</w:t>
        </w:r>
        <w:proofErr w:type="spellEnd"/>
        <w:r w:rsidR="007B64CD">
          <w:t xml:space="preserve"> global optimum.</w:t>
        </w:r>
      </w:ins>
      <w:ins w:id="1267" w:author="Acaru, Silviu" w:date="2026-03-15T22:40:00Z" w16du:dateUtc="2026-03-15T21:40:00Z">
        <w:r w:rsidR="007B64CD">
          <w:t xml:space="preserve"> </w:t>
        </w:r>
      </w:ins>
      <w:ins w:id="1268" w:author="Acaru, Silviu" w:date="2026-03-15T22:01:00Z" w16du:dateUtc="2026-03-15T21:01:00Z">
        <w:r w:rsidR="00DE587C">
          <w:t xml:space="preserve"> </w:t>
        </w:r>
      </w:ins>
    </w:p>
    <w:p w14:paraId="19BE69DC" w14:textId="77777777" w:rsidR="00267870" w:rsidRDefault="00267870" w:rsidP="00203A30">
      <w:pPr>
        <w:pStyle w:val="whitespace-pre-wrap"/>
        <w:spacing w:before="0" w:beforeAutospacing="0" w:after="160" w:afterAutospacing="0"/>
        <w:jc w:val="both"/>
      </w:pPr>
    </w:p>
    <w:p w14:paraId="51B7EA19" w14:textId="43B160ED" w:rsidR="00267870" w:rsidRDefault="00267870" w:rsidP="00BE4FBD">
      <w:pPr>
        <w:pStyle w:val="Heading1"/>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Acknowledgements </w:t>
      </w:r>
    </w:p>
    <w:p w14:paraId="4C6A2B6E" w14:textId="65863328" w:rsidR="00833DD5" w:rsidRDefault="00833DD5" w:rsidP="00833DD5">
      <w:pPr>
        <w:pStyle w:val="Heading1"/>
        <w:spacing w:before="120" w:after="120"/>
        <w:rPr>
          <w:rFonts w:ascii="Times New Roman" w:eastAsiaTheme="minorHAnsi" w:hAnsi="Times New Roman" w:cs="Times New Roman"/>
          <w:b w:val="0"/>
          <w:sz w:val="24"/>
          <w:szCs w:val="24"/>
        </w:rPr>
      </w:pPr>
      <w:r w:rsidRPr="00BE4FBD">
        <w:rPr>
          <w:rFonts w:ascii="Times New Roman" w:eastAsiaTheme="minorHAnsi" w:hAnsi="Times New Roman" w:cs="Times New Roman"/>
          <w:b w:val="0"/>
          <w:sz w:val="24"/>
          <w:szCs w:val="24"/>
        </w:rPr>
        <w:t xml:space="preserve">This work was supported by the Research Foundation – Flanders (FWO) under grant G0E0223N </w:t>
      </w:r>
      <w:proofErr w:type="spellStart"/>
      <w:r w:rsidRPr="00BE4FBD">
        <w:rPr>
          <w:rFonts w:ascii="Times New Roman" w:eastAsiaTheme="minorHAnsi" w:hAnsi="Times New Roman" w:cs="Times New Roman"/>
          <w:b w:val="0"/>
          <w:sz w:val="24"/>
          <w:szCs w:val="24"/>
        </w:rPr>
        <w:t>digiLignin</w:t>
      </w:r>
      <w:proofErr w:type="spellEnd"/>
      <w:r w:rsidRPr="00BE4FBD">
        <w:rPr>
          <w:rFonts w:ascii="Times New Roman" w:eastAsiaTheme="minorHAnsi" w:hAnsi="Times New Roman" w:cs="Times New Roman"/>
          <w:b w:val="0"/>
          <w:sz w:val="24"/>
          <w:szCs w:val="24"/>
        </w:rPr>
        <w:t>.</w:t>
      </w:r>
    </w:p>
    <w:p w14:paraId="35A3A9ED" w14:textId="77777777" w:rsidR="00B22818" w:rsidRPr="00B22818" w:rsidRDefault="00B22818" w:rsidP="00BE4FBD"/>
    <w:p w14:paraId="284B3FA4" w14:textId="18A35114" w:rsidR="00267870" w:rsidRDefault="00267870" w:rsidP="00BE4FBD">
      <w:pPr>
        <w:pStyle w:val="Heading1"/>
        <w:spacing w:before="120" w:after="120"/>
        <w:rPr>
          <w:rFonts w:ascii="Times New Roman" w:eastAsia="Times New Roman" w:hAnsi="Times New Roman" w:cs="Times New Roman"/>
          <w:sz w:val="24"/>
          <w:szCs w:val="24"/>
        </w:rPr>
      </w:pPr>
      <w:r w:rsidRPr="00BE4FBD">
        <w:rPr>
          <w:rFonts w:ascii="Times New Roman" w:eastAsia="Times New Roman" w:hAnsi="Times New Roman" w:cs="Times New Roman"/>
          <w:sz w:val="24"/>
          <w:szCs w:val="24"/>
        </w:rPr>
        <w:t>Author contributions</w:t>
      </w:r>
    </w:p>
    <w:p w14:paraId="5A3D91C0" w14:textId="49A90EF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Silviu Florin Acaru: Conceptualization, Data curation, Formal analysis, Investigation, Methodology, Validation, Visualization, Writing – original draft</w:t>
      </w:r>
    </w:p>
    <w:p w14:paraId="229F36D5" w14:textId="76091417"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Marc </w:t>
      </w:r>
      <w:proofErr w:type="spellStart"/>
      <w:r w:rsidRPr="00BE4FBD">
        <w:rPr>
          <w:rFonts w:ascii="Times New Roman" w:hAnsi="Times New Roman" w:cs="Times New Roman"/>
          <w:sz w:val="24"/>
          <w:szCs w:val="24"/>
        </w:rPr>
        <w:t>Comí</w:t>
      </w:r>
      <w:proofErr w:type="spellEnd"/>
      <w:r w:rsidR="00784B97" w:rsidRPr="00BE4FBD">
        <w:rPr>
          <w:rFonts w:ascii="Times New Roman" w:hAnsi="Times New Roman" w:cs="Times New Roman"/>
          <w:sz w:val="24"/>
          <w:szCs w:val="24"/>
        </w:rPr>
        <w:t>: Conceptualization, Data curation, Formal analysis, Investigation, Methodology, Writing – original draft</w:t>
      </w:r>
    </w:p>
    <w:p w14:paraId="57C36948" w14:textId="4F3713BD"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Panagiotis Falireas</w:t>
      </w:r>
      <w:r w:rsidR="00784B97" w:rsidRPr="00BE4FBD">
        <w:rPr>
          <w:rFonts w:ascii="Times New Roman" w:hAnsi="Times New Roman" w:cs="Times New Roman"/>
          <w:sz w:val="24"/>
          <w:szCs w:val="24"/>
        </w:rPr>
        <w:t>: Conceptualization, Data curation, Formal analysis, Investigation, Methodology</w:t>
      </w:r>
    </w:p>
    <w:p w14:paraId="094E2B06" w14:textId="2DACC11F"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Danny E. P. Vanpoucke: Funding acquisition, Project administration, Resources, Writing – review and editing</w:t>
      </w:r>
    </w:p>
    <w:p w14:paraId="72B1DBD9" w14:textId="54879B8E"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Richard Vendamme: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5A842037" w14:textId="62BD9C9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Katrien V. </w:t>
      </w:r>
      <w:proofErr w:type="spellStart"/>
      <w:r w:rsidRPr="00BE4FBD">
        <w:rPr>
          <w:rFonts w:ascii="Times New Roman" w:hAnsi="Times New Roman" w:cs="Times New Roman"/>
          <w:sz w:val="24"/>
          <w:szCs w:val="24"/>
        </w:rPr>
        <w:t>Bernaerts</w:t>
      </w:r>
      <w:proofErr w:type="spellEnd"/>
      <w:r w:rsidRPr="00BE4FBD">
        <w:rPr>
          <w:rFonts w:ascii="Times New Roman" w:hAnsi="Times New Roman" w:cs="Times New Roman"/>
          <w:sz w:val="24"/>
          <w:szCs w:val="24"/>
        </w:rPr>
        <w:t xml:space="preserv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41CD9A4E" w14:textId="77777777" w:rsidR="003E467C" w:rsidRDefault="003E467C" w:rsidP="00833DD5"/>
    <w:p w14:paraId="26E98784"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Conflict of Interest</w:t>
      </w:r>
    </w:p>
    <w:p w14:paraId="68009CD5"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lastRenderedPageBreak/>
        <w:t>The authors declare no conflict of interest.</w:t>
      </w:r>
    </w:p>
    <w:p w14:paraId="7A8D74F6"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Data Availability Statement</w:t>
      </w:r>
    </w:p>
    <w:p w14:paraId="1FCCFC8D"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data that support the findings of this study are available in the supplementary material of this article.</w:t>
      </w:r>
    </w:p>
    <w:p w14:paraId="395E7FA0" w14:textId="77777777" w:rsidR="00833DD5" w:rsidRPr="00BE4FBD" w:rsidRDefault="00833DD5" w:rsidP="00833DD5"/>
    <w:p w14:paraId="2BAFE4D9" w14:textId="77777777" w:rsidR="00267870" w:rsidRPr="00BE4FBD" w:rsidRDefault="00267870" w:rsidP="00BE4FBD"/>
    <w:p w14:paraId="5655BCEA" w14:textId="3536E542" w:rsidR="00267870" w:rsidRPr="00203A30" w:rsidRDefault="00267870" w:rsidP="00203A30">
      <w:pPr>
        <w:pStyle w:val="whitespace-pre-wrap"/>
        <w:spacing w:before="0" w:beforeAutospacing="0" w:after="160" w:afterAutospacing="0"/>
        <w:jc w:val="both"/>
        <w:sectPr w:rsidR="00267870" w:rsidRPr="00203A30" w:rsidSect="00203A30">
          <w:pgSz w:w="12240" w:h="15840"/>
          <w:pgMar w:top="1440" w:right="1440" w:bottom="1440" w:left="1440" w:header="708" w:footer="708" w:gutter="0"/>
          <w:lnNumType w:countBy="1" w:restart="continuous"/>
          <w:cols w:space="708"/>
          <w:docGrid w:linePitch="360"/>
        </w:sectPr>
      </w:pPr>
    </w:p>
    <w:p w14:paraId="6D9DA5CF" w14:textId="10B04BB9" w:rsidR="00CF1044"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1269" w:name="_Toc179040484"/>
      <w:r w:rsidRPr="00443E04">
        <w:rPr>
          <w:rFonts w:ascii="Times New Roman" w:eastAsia="Times New Roman" w:hAnsi="Times New Roman" w:cs="Times New Roman"/>
          <w:sz w:val="24"/>
          <w:szCs w:val="24"/>
        </w:rPr>
        <w:lastRenderedPageBreak/>
        <w:t>References</w:t>
      </w:r>
      <w:bookmarkEnd w:id="1269"/>
      <w:r w:rsidRPr="00443E04">
        <w:rPr>
          <w:rFonts w:ascii="Times New Roman" w:eastAsia="Times New Roman" w:hAnsi="Times New Roman" w:cs="Times New Roman"/>
          <w:sz w:val="24"/>
          <w:szCs w:val="24"/>
        </w:rPr>
        <w:t xml:space="preserve"> </w:t>
      </w:r>
    </w:p>
    <w:sdt>
      <w:sdtPr>
        <w:rPr>
          <w:rFonts w:ascii="Times New Roman" w:eastAsia="Times" w:hAnsi="Times New Roman" w:cs="Times New Roman"/>
          <w:color w:val="000000"/>
          <w:sz w:val="24"/>
          <w:szCs w:val="24"/>
        </w:rPr>
        <w:tag w:val="MENDELEY_BIBLIOGRAPHY"/>
        <w:id w:val="-69743135"/>
        <w:placeholder>
          <w:docPart w:val="DefaultPlaceholder_-1854013440"/>
        </w:placeholder>
      </w:sdtPr>
      <w:sdtEndPr>
        <w:rPr>
          <w:color w:val="000000" w:themeColor="text1"/>
        </w:rPr>
      </w:sdtEndPr>
      <w:sdtContent>
        <w:p w14:paraId="3A4E4DC8" w14:textId="77777777" w:rsidR="00412D9A" w:rsidRDefault="00412D9A">
          <w:pPr>
            <w:divId w:val="1474323568"/>
            <w:rPr>
              <w:rFonts w:eastAsia="Times New Roman"/>
              <w:sz w:val="24"/>
              <w:szCs w:val="24"/>
            </w:rPr>
          </w:pPr>
          <w:r>
            <w:rPr>
              <w:rFonts w:eastAsia="Times New Roman"/>
            </w:rPr>
            <w:t xml:space="preserve">[1] </w:t>
          </w:r>
          <w:r>
            <w:rPr>
              <w:rFonts w:eastAsia="Times New Roman"/>
            </w:rPr>
            <w:tab/>
            <w:t xml:space="preserve">A. </w:t>
          </w:r>
          <w:proofErr w:type="spellStart"/>
          <w:r>
            <w:rPr>
              <w:rFonts w:eastAsia="Times New Roman"/>
            </w:rPr>
            <w:t>Delavarde</w:t>
          </w:r>
          <w:proofErr w:type="spellEnd"/>
          <w:r>
            <w:rPr>
              <w:rFonts w:eastAsia="Times New Roman"/>
            </w:rPr>
            <w:t xml:space="preserve">, G. Savin, P. </w:t>
          </w:r>
          <w:proofErr w:type="spellStart"/>
          <w:r>
            <w:rPr>
              <w:rFonts w:eastAsia="Times New Roman"/>
            </w:rPr>
            <w:t>Derkenne</w:t>
          </w:r>
          <w:proofErr w:type="spellEnd"/>
          <w:r>
            <w:rPr>
              <w:rFonts w:eastAsia="Times New Roman"/>
            </w:rPr>
            <w:t>, M. Boursier, R. Morales-</w:t>
          </w:r>
          <w:proofErr w:type="spellStart"/>
          <w:r>
            <w:rPr>
              <w:rFonts w:eastAsia="Times New Roman"/>
            </w:rPr>
            <w:t>Cerrada</w:t>
          </w:r>
          <w:proofErr w:type="spellEnd"/>
          <w:r>
            <w:rPr>
              <w:rFonts w:eastAsia="Times New Roman"/>
            </w:rPr>
            <w:t xml:space="preserve">, B. </w:t>
          </w:r>
          <w:proofErr w:type="spellStart"/>
          <w:r>
            <w:rPr>
              <w:rFonts w:eastAsia="Times New Roman"/>
            </w:rPr>
            <w:t>Nottelet</w:t>
          </w:r>
          <w:proofErr w:type="spellEnd"/>
          <w:r>
            <w:rPr>
              <w:rFonts w:eastAsia="Times New Roman"/>
            </w:rPr>
            <w:t xml:space="preserve">, J. Pinaud, S. </w:t>
          </w:r>
          <w:proofErr w:type="spellStart"/>
          <w:r>
            <w:rPr>
              <w:rFonts w:eastAsia="Times New Roman"/>
            </w:rPr>
            <w:t>Caillol</w:t>
          </w:r>
          <w:proofErr w:type="spellEnd"/>
          <w:r>
            <w:rPr>
              <w:rFonts w:eastAsia="Times New Roman"/>
            </w:rPr>
            <w:t xml:space="preserve">, </w:t>
          </w:r>
          <w:r>
            <w:rPr>
              <w:rFonts w:eastAsia="Times New Roman"/>
              <w:i/>
              <w:iCs/>
            </w:rPr>
            <w:t>Sustainable polyurethanes: toward new cutting-edge opportunities</w:t>
          </w:r>
          <w:r>
            <w:rPr>
              <w:rFonts w:eastAsia="Times New Roman"/>
            </w:rPr>
            <w:t xml:space="preserve">, Vol. 151, Elsevier Ltd, </w:t>
          </w:r>
          <w:r>
            <w:rPr>
              <w:rFonts w:eastAsia="Times New Roman"/>
              <w:b/>
              <w:bCs/>
            </w:rPr>
            <w:t>2024</w:t>
          </w:r>
          <w:r>
            <w:rPr>
              <w:rFonts w:eastAsia="Times New Roman"/>
            </w:rPr>
            <w:t>.</w:t>
          </w:r>
        </w:p>
        <w:p w14:paraId="690ABF94" w14:textId="77777777" w:rsidR="00412D9A" w:rsidRDefault="00412D9A">
          <w:pPr>
            <w:divId w:val="1012683363"/>
            <w:rPr>
              <w:rFonts w:eastAsia="Times New Roman"/>
            </w:rPr>
          </w:pPr>
          <w:r>
            <w:rPr>
              <w:rFonts w:eastAsia="Times New Roman"/>
            </w:rPr>
            <w:t xml:space="preserve">[2] </w:t>
          </w:r>
          <w:r>
            <w:rPr>
              <w:rFonts w:eastAsia="Times New Roman"/>
            </w:rPr>
            <w:tab/>
            <w:t xml:space="preserve">J. Brzoska, J. </w:t>
          </w:r>
          <w:proofErr w:type="spellStart"/>
          <w:r>
            <w:rPr>
              <w:rFonts w:eastAsia="Times New Roman"/>
            </w:rPr>
            <w:t>Smorawska</w:t>
          </w:r>
          <w:proofErr w:type="spellEnd"/>
          <w:r>
            <w:rPr>
              <w:rFonts w:eastAsia="Times New Roman"/>
            </w:rPr>
            <w:t xml:space="preserve">, E. </w:t>
          </w:r>
          <w:proofErr w:type="spellStart"/>
          <w:r>
            <w:rPr>
              <w:rFonts w:eastAsia="Times New Roman"/>
            </w:rPr>
            <w:t>Głowińska</w:t>
          </w:r>
          <w:proofErr w:type="spellEnd"/>
          <w:r>
            <w:rPr>
              <w:rFonts w:eastAsia="Times New Roman"/>
            </w:rPr>
            <w:t xml:space="preserve">, J. Datta, </w:t>
          </w:r>
          <w:r>
            <w:rPr>
              <w:rFonts w:eastAsia="Times New Roman"/>
              <w:i/>
              <w:iCs/>
            </w:rPr>
            <w:t>Ind Crops Prod</w:t>
          </w:r>
          <w:r>
            <w:rPr>
              <w:rFonts w:eastAsia="Times New Roman"/>
            </w:rPr>
            <w:t xml:space="preserve"> </w:t>
          </w:r>
          <w:r>
            <w:rPr>
              <w:rFonts w:eastAsia="Times New Roman"/>
              <w:b/>
              <w:bCs/>
            </w:rPr>
            <w:t>2024</w:t>
          </w:r>
          <w:r>
            <w:rPr>
              <w:rFonts w:eastAsia="Times New Roman"/>
            </w:rPr>
            <w:t xml:space="preserve">, </w:t>
          </w:r>
          <w:r>
            <w:rPr>
              <w:rFonts w:eastAsia="Times New Roman"/>
              <w:i/>
              <w:iCs/>
            </w:rPr>
            <w:t>222</w:t>
          </w:r>
          <w:r>
            <w:rPr>
              <w:rFonts w:eastAsia="Times New Roman"/>
            </w:rPr>
            <w:t>.</w:t>
          </w:r>
        </w:p>
        <w:p w14:paraId="5C648D5F" w14:textId="77777777" w:rsidR="00412D9A" w:rsidRDefault="00412D9A">
          <w:pPr>
            <w:divId w:val="2089837730"/>
            <w:rPr>
              <w:rFonts w:eastAsia="Times New Roman"/>
            </w:rPr>
          </w:pPr>
          <w:r>
            <w:rPr>
              <w:rFonts w:eastAsia="Times New Roman"/>
            </w:rPr>
            <w:t xml:space="preserve">[3] </w:t>
          </w:r>
          <w:r>
            <w:rPr>
              <w:rFonts w:eastAsia="Times New Roman"/>
            </w:rPr>
            <w:tab/>
            <w:t xml:space="preserve">M. </w:t>
          </w:r>
          <w:proofErr w:type="spellStart"/>
          <w:r>
            <w:rPr>
              <w:rFonts w:eastAsia="Times New Roman"/>
            </w:rPr>
            <w:t>Comí</w:t>
          </w:r>
          <w:proofErr w:type="spellEnd"/>
          <w:r>
            <w:rPr>
              <w:rFonts w:eastAsia="Times New Roman"/>
            </w:rPr>
            <w:t xml:space="preserve">, M. Fernández, A. Santamaría,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proofErr w:type="spellStart"/>
          <w:r>
            <w:rPr>
              <w:rFonts w:eastAsia="Times New Roman"/>
              <w:i/>
              <w:iCs/>
            </w:rPr>
            <w:t>Macromol</w:t>
          </w:r>
          <w:proofErr w:type="spellEnd"/>
          <w:r>
            <w:rPr>
              <w:rFonts w:eastAsia="Times New Roman"/>
              <w:i/>
              <w:iCs/>
            </w:rPr>
            <w:t xml:space="preserve"> Chem Phys</w:t>
          </w:r>
          <w:r>
            <w:rPr>
              <w:rFonts w:eastAsia="Times New Roman"/>
            </w:rPr>
            <w:t xml:space="preserve"> </w:t>
          </w:r>
          <w:r>
            <w:rPr>
              <w:rFonts w:eastAsia="Times New Roman"/>
              <w:b/>
              <w:bCs/>
            </w:rPr>
            <w:t>2017</w:t>
          </w:r>
          <w:r>
            <w:rPr>
              <w:rFonts w:eastAsia="Times New Roman"/>
            </w:rPr>
            <w:t xml:space="preserve">, </w:t>
          </w:r>
          <w:r>
            <w:rPr>
              <w:rFonts w:eastAsia="Times New Roman"/>
              <w:i/>
              <w:iCs/>
            </w:rPr>
            <w:t>218</w:t>
          </w:r>
          <w:r>
            <w:rPr>
              <w:rFonts w:eastAsia="Times New Roman"/>
            </w:rPr>
            <w:t>.</w:t>
          </w:r>
        </w:p>
        <w:p w14:paraId="189051FA" w14:textId="77777777" w:rsidR="00412D9A" w:rsidRDefault="00412D9A">
          <w:pPr>
            <w:divId w:val="1064377992"/>
            <w:rPr>
              <w:rFonts w:eastAsia="Times New Roman"/>
            </w:rPr>
          </w:pPr>
          <w:r>
            <w:rPr>
              <w:rFonts w:eastAsia="Times New Roman"/>
            </w:rPr>
            <w:t xml:space="preserve">[4] </w:t>
          </w:r>
          <w:r>
            <w:rPr>
              <w:rFonts w:eastAsia="Times New Roman"/>
            </w:rPr>
            <w:tab/>
            <w:t xml:space="preserve">M. </w:t>
          </w:r>
          <w:proofErr w:type="spellStart"/>
          <w:r>
            <w:rPr>
              <w:rFonts w:eastAsia="Times New Roman"/>
            </w:rPr>
            <w:t>Comí</w:t>
          </w:r>
          <w:proofErr w:type="spellEnd"/>
          <w:r>
            <w:rPr>
              <w:rFonts w:eastAsia="Times New Roman"/>
            </w:rPr>
            <w:t xml:space="preserve">,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r>
            <w:rPr>
              <w:rFonts w:eastAsia="Times New Roman"/>
              <w:i/>
              <w:iCs/>
            </w:rPr>
            <w:t>Polymer (</w:t>
          </w:r>
          <w:proofErr w:type="spellStart"/>
          <w:r>
            <w:rPr>
              <w:rFonts w:eastAsia="Times New Roman"/>
              <w:i/>
              <w:iCs/>
            </w:rPr>
            <w:t>Guildf</w:t>
          </w:r>
          <w:proofErr w:type="spellEnd"/>
          <w:r>
            <w:rPr>
              <w:rFonts w:eastAsia="Times New Roman"/>
              <w:i/>
              <w:iCs/>
            </w:rPr>
            <w:t>)</w:t>
          </w:r>
          <w:r>
            <w:rPr>
              <w:rFonts w:eastAsia="Times New Roman"/>
            </w:rPr>
            <w:t xml:space="preserve"> </w:t>
          </w:r>
          <w:r>
            <w:rPr>
              <w:rFonts w:eastAsia="Times New Roman"/>
              <w:b/>
              <w:bCs/>
            </w:rPr>
            <w:t>2016</w:t>
          </w:r>
          <w:r>
            <w:rPr>
              <w:rFonts w:eastAsia="Times New Roman"/>
            </w:rPr>
            <w:t xml:space="preserve">, </w:t>
          </w:r>
          <w:r>
            <w:rPr>
              <w:rFonts w:eastAsia="Times New Roman"/>
              <w:i/>
              <w:iCs/>
            </w:rPr>
            <w:t>103</w:t>
          </w:r>
          <w:r>
            <w:rPr>
              <w:rFonts w:eastAsia="Times New Roman"/>
            </w:rPr>
            <w:t>, 163.</w:t>
          </w:r>
        </w:p>
        <w:p w14:paraId="73A59CD7" w14:textId="77777777" w:rsidR="00412D9A" w:rsidRPr="00790B70" w:rsidRDefault="00412D9A">
          <w:pPr>
            <w:divId w:val="645167187"/>
            <w:rPr>
              <w:rFonts w:eastAsia="Times New Roman"/>
              <w:lang w:val="fr-FR"/>
              <w:rPrChange w:id="1270" w:author="Acaru, Silviu" w:date="2026-02-25T19:57:00Z" w16du:dateUtc="2026-02-25T18:57:00Z">
                <w:rPr>
                  <w:rFonts w:eastAsia="Times New Roman"/>
                </w:rPr>
              </w:rPrChange>
            </w:rPr>
          </w:pPr>
          <w:r w:rsidRPr="00790B70">
            <w:rPr>
              <w:rFonts w:eastAsia="Times New Roman"/>
              <w:lang w:val="fr-FR"/>
              <w:rPrChange w:id="1271" w:author="Acaru, Silviu" w:date="2026-02-25T19:57:00Z" w16du:dateUtc="2026-02-25T18:57:00Z">
                <w:rPr>
                  <w:rFonts w:eastAsia="Times New Roman"/>
                </w:rPr>
              </w:rPrChange>
            </w:rPr>
            <w:t xml:space="preserve">[5] </w:t>
          </w:r>
          <w:r w:rsidRPr="00790B70">
            <w:rPr>
              <w:rFonts w:eastAsia="Times New Roman"/>
              <w:lang w:val="fr-FR"/>
              <w:rPrChange w:id="1272" w:author="Acaru, Silviu" w:date="2026-02-25T19:57:00Z" w16du:dateUtc="2026-02-25T18:57:00Z">
                <w:rPr>
                  <w:rFonts w:eastAsia="Times New Roman"/>
                </w:rPr>
              </w:rPrChange>
            </w:rPr>
            <w:tab/>
            <w:t xml:space="preserve">M. </w:t>
          </w:r>
          <w:proofErr w:type="spellStart"/>
          <w:r w:rsidRPr="00790B70">
            <w:rPr>
              <w:rFonts w:eastAsia="Times New Roman"/>
              <w:lang w:val="fr-FR"/>
              <w:rPrChange w:id="1273" w:author="Acaru, Silviu" w:date="2026-02-25T19:57:00Z" w16du:dateUtc="2026-02-25T18:57:00Z">
                <w:rPr>
                  <w:rFonts w:eastAsia="Times New Roman"/>
                </w:rPr>
              </w:rPrChange>
            </w:rPr>
            <w:t>Comí</w:t>
          </w:r>
          <w:proofErr w:type="spellEnd"/>
          <w:r w:rsidRPr="00790B70">
            <w:rPr>
              <w:rFonts w:eastAsia="Times New Roman"/>
              <w:lang w:val="fr-FR"/>
              <w:rPrChange w:id="1274" w:author="Acaru, Silviu" w:date="2026-02-25T19:57:00Z" w16du:dateUtc="2026-02-25T18:57:00Z">
                <w:rPr>
                  <w:rFonts w:eastAsia="Times New Roman"/>
                </w:rPr>
              </w:rPrChange>
            </w:rPr>
            <w:t xml:space="preserve">, G. </w:t>
          </w:r>
          <w:proofErr w:type="spellStart"/>
          <w:r w:rsidRPr="00790B70">
            <w:rPr>
              <w:rFonts w:eastAsia="Times New Roman"/>
              <w:lang w:val="fr-FR"/>
              <w:rPrChange w:id="1275" w:author="Acaru, Silviu" w:date="2026-02-25T19:57:00Z" w16du:dateUtc="2026-02-25T18:57:00Z">
                <w:rPr>
                  <w:rFonts w:eastAsia="Times New Roman"/>
                </w:rPr>
              </w:rPrChange>
            </w:rPr>
            <w:t>Lligadas</w:t>
          </w:r>
          <w:proofErr w:type="spellEnd"/>
          <w:r w:rsidRPr="00790B70">
            <w:rPr>
              <w:rFonts w:eastAsia="Times New Roman"/>
              <w:lang w:val="fr-FR"/>
              <w:rPrChange w:id="1276" w:author="Acaru, Silviu" w:date="2026-02-25T19:57:00Z" w16du:dateUtc="2026-02-25T18:57:00Z">
                <w:rPr>
                  <w:rFonts w:eastAsia="Times New Roman"/>
                </w:rPr>
              </w:rPrChange>
            </w:rPr>
            <w:t xml:space="preserve">, J. C. Ronda, M. </w:t>
          </w:r>
          <w:proofErr w:type="spellStart"/>
          <w:r w:rsidRPr="00790B70">
            <w:rPr>
              <w:rFonts w:eastAsia="Times New Roman"/>
              <w:lang w:val="fr-FR"/>
              <w:rPrChange w:id="1277" w:author="Acaru, Silviu" w:date="2026-02-25T19:57:00Z" w16du:dateUtc="2026-02-25T18:57:00Z">
                <w:rPr>
                  <w:rFonts w:eastAsia="Times New Roman"/>
                </w:rPr>
              </w:rPrChange>
            </w:rPr>
            <w:t>Galià</w:t>
          </w:r>
          <w:proofErr w:type="spellEnd"/>
          <w:r w:rsidRPr="00790B70">
            <w:rPr>
              <w:rFonts w:eastAsia="Times New Roman"/>
              <w:lang w:val="fr-FR"/>
              <w:rPrChange w:id="1278" w:author="Acaru, Silviu" w:date="2026-02-25T19:57:00Z" w16du:dateUtc="2026-02-25T18:57:00Z">
                <w:rPr>
                  <w:rFonts w:eastAsia="Times New Roman"/>
                </w:rPr>
              </w:rPrChange>
            </w:rPr>
            <w:t xml:space="preserve">, V. </w:t>
          </w:r>
          <w:proofErr w:type="spellStart"/>
          <w:r w:rsidRPr="00790B70">
            <w:rPr>
              <w:rFonts w:eastAsia="Times New Roman"/>
              <w:lang w:val="fr-FR"/>
              <w:rPrChange w:id="1279" w:author="Acaru, Silviu" w:date="2026-02-25T19:57:00Z" w16du:dateUtc="2026-02-25T18:57:00Z">
                <w:rPr>
                  <w:rFonts w:eastAsia="Times New Roman"/>
                </w:rPr>
              </w:rPrChange>
            </w:rPr>
            <w:t>Cádiz</w:t>
          </w:r>
          <w:proofErr w:type="spellEnd"/>
          <w:r w:rsidRPr="00790B70">
            <w:rPr>
              <w:rFonts w:eastAsia="Times New Roman"/>
              <w:lang w:val="fr-FR"/>
              <w:rPrChange w:id="1280" w:author="Acaru, Silviu" w:date="2026-02-25T19:57:00Z" w16du:dateUtc="2026-02-25T18:57:00Z">
                <w:rPr>
                  <w:rFonts w:eastAsia="Times New Roman"/>
                </w:rPr>
              </w:rPrChange>
            </w:rPr>
            <w:t xml:space="preserve">, </w:t>
          </w:r>
          <w:proofErr w:type="spellStart"/>
          <w:r w:rsidRPr="00790B70">
            <w:rPr>
              <w:rFonts w:eastAsia="Times New Roman"/>
              <w:i/>
              <w:iCs/>
              <w:lang w:val="fr-FR"/>
              <w:rPrChange w:id="1281" w:author="Acaru, Silviu" w:date="2026-02-25T19:57:00Z" w16du:dateUtc="2026-02-25T18:57:00Z">
                <w:rPr>
                  <w:rFonts w:eastAsia="Times New Roman"/>
                  <w:i/>
                  <w:iCs/>
                </w:rPr>
              </w:rPrChange>
            </w:rPr>
            <w:t>Eur</w:t>
          </w:r>
          <w:proofErr w:type="spellEnd"/>
          <w:r w:rsidRPr="00790B70">
            <w:rPr>
              <w:rFonts w:eastAsia="Times New Roman"/>
              <w:i/>
              <w:iCs/>
              <w:lang w:val="fr-FR"/>
              <w:rPrChange w:id="1282" w:author="Acaru, Silviu" w:date="2026-02-25T19:57:00Z" w16du:dateUtc="2026-02-25T18:57:00Z">
                <w:rPr>
                  <w:rFonts w:eastAsia="Times New Roman"/>
                  <w:i/>
                  <w:iCs/>
                </w:rPr>
              </w:rPrChange>
            </w:rPr>
            <w:t xml:space="preserve"> </w:t>
          </w:r>
          <w:proofErr w:type="spellStart"/>
          <w:r w:rsidRPr="00790B70">
            <w:rPr>
              <w:rFonts w:eastAsia="Times New Roman"/>
              <w:i/>
              <w:iCs/>
              <w:lang w:val="fr-FR"/>
              <w:rPrChange w:id="1283" w:author="Acaru, Silviu" w:date="2026-02-25T19:57:00Z" w16du:dateUtc="2026-02-25T18:57:00Z">
                <w:rPr>
                  <w:rFonts w:eastAsia="Times New Roman"/>
                  <w:i/>
                  <w:iCs/>
                </w:rPr>
              </w:rPrChange>
            </w:rPr>
            <w:t>Polym</w:t>
          </w:r>
          <w:proofErr w:type="spellEnd"/>
          <w:r w:rsidRPr="00790B70">
            <w:rPr>
              <w:rFonts w:eastAsia="Times New Roman"/>
              <w:i/>
              <w:iCs/>
              <w:lang w:val="fr-FR"/>
              <w:rPrChange w:id="1284" w:author="Acaru, Silviu" w:date="2026-02-25T19:57:00Z" w16du:dateUtc="2026-02-25T18:57:00Z">
                <w:rPr>
                  <w:rFonts w:eastAsia="Times New Roman"/>
                  <w:i/>
                  <w:iCs/>
                </w:rPr>
              </w:rPrChange>
            </w:rPr>
            <w:t xml:space="preserve"> J</w:t>
          </w:r>
          <w:r w:rsidRPr="00790B70">
            <w:rPr>
              <w:rFonts w:eastAsia="Times New Roman"/>
              <w:lang w:val="fr-FR"/>
              <w:rPrChange w:id="1285" w:author="Acaru, Silviu" w:date="2026-02-25T19:57:00Z" w16du:dateUtc="2026-02-25T18:57:00Z">
                <w:rPr>
                  <w:rFonts w:eastAsia="Times New Roman"/>
                </w:rPr>
              </w:rPrChange>
            </w:rPr>
            <w:t xml:space="preserve"> </w:t>
          </w:r>
          <w:r w:rsidRPr="00790B70">
            <w:rPr>
              <w:rFonts w:eastAsia="Times New Roman"/>
              <w:b/>
              <w:bCs/>
              <w:lang w:val="fr-FR"/>
              <w:rPrChange w:id="1286" w:author="Acaru, Silviu" w:date="2026-02-25T19:57:00Z" w16du:dateUtc="2026-02-25T18:57:00Z">
                <w:rPr>
                  <w:rFonts w:eastAsia="Times New Roman"/>
                  <w:b/>
                  <w:bCs/>
                </w:rPr>
              </w:rPrChange>
            </w:rPr>
            <w:t>2017</w:t>
          </w:r>
          <w:r w:rsidRPr="00790B70">
            <w:rPr>
              <w:rFonts w:eastAsia="Times New Roman"/>
              <w:lang w:val="fr-FR"/>
              <w:rPrChange w:id="1287" w:author="Acaru, Silviu" w:date="2026-02-25T19:57:00Z" w16du:dateUtc="2026-02-25T18:57:00Z">
                <w:rPr>
                  <w:rFonts w:eastAsia="Times New Roman"/>
                </w:rPr>
              </w:rPrChange>
            </w:rPr>
            <w:t xml:space="preserve">, </w:t>
          </w:r>
          <w:r w:rsidRPr="00790B70">
            <w:rPr>
              <w:rFonts w:eastAsia="Times New Roman"/>
              <w:i/>
              <w:iCs/>
              <w:lang w:val="fr-FR"/>
              <w:rPrChange w:id="1288" w:author="Acaru, Silviu" w:date="2026-02-25T19:57:00Z" w16du:dateUtc="2026-02-25T18:57:00Z">
                <w:rPr>
                  <w:rFonts w:eastAsia="Times New Roman"/>
                  <w:i/>
                  <w:iCs/>
                </w:rPr>
              </w:rPrChange>
            </w:rPr>
            <w:t>91</w:t>
          </w:r>
          <w:r w:rsidRPr="00790B70">
            <w:rPr>
              <w:rFonts w:eastAsia="Times New Roman"/>
              <w:lang w:val="fr-FR"/>
              <w:rPrChange w:id="1289" w:author="Acaru, Silviu" w:date="2026-02-25T19:57:00Z" w16du:dateUtc="2026-02-25T18:57:00Z">
                <w:rPr>
                  <w:rFonts w:eastAsia="Times New Roman"/>
                </w:rPr>
              </w:rPrChange>
            </w:rPr>
            <w:t>, 408.</w:t>
          </w:r>
        </w:p>
        <w:p w14:paraId="337EC6B6" w14:textId="210DEAA8" w:rsidR="00412D9A" w:rsidRDefault="00412D9A">
          <w:pPr>
            <w:divId w:val="1421369445"/>
            <w:rPr>
              <w:rFonts w:eastAsia="Times New Roman"/>
            </w:rPr>
          </w:pPr>
          <w:r>
            <w:rPr>
              <w:rFonts w:eastAsia="Times New Roman"/>
            </w:rPr>
            <w:t xml:space="preserve">[6] </w:t>
          </w:r>
          <w:r>
            <w:rPr>
              <w:rFonts w:eastAsia="Times New Roman"/>
            </w:rPr>
            <w:tab/>
            <w:t xml:space="preserve">E. Pichon, D. De Smet, P. Rouster, K. </w:t>
          </w:r>
          <w:proofErr w:type="spellStart"/>
          <w:r>
            <w:rPr>
              <w:rFonts w:eastAsia="Times New Roman"/>
            </w:rPr>
            <w:t>Freulings</w:t>
          </w:r>
          <w:proofErr w:type="spellEnd"/>
          <w:r>
            <w:rPr>
              <w:rFonts w:eastAsia="Times New Roman"/>
            </w:rPr>
            <w:t xml:space="preserve">, A. Pich, K. V. </w:t>
          </w:r>
          <w:proofErr w:type="spellStart"/>
          <w:r>
            <w:rPr>
              <w:rFonts w:eastAsia="Times New Roman"/>
            </w:rPr>
            <w:t>Bernaerts</w:t>
          </w:r>
          <w:proofErr w:type="spellEnd"/>
          <w:r>
            <w:rPr>
              <w:rFonts w:eastAsia="Times New Roman"/>
            </w:rPr>
            <w:t xml:space="preserve">, </w:t>
          </w:r>
          <w:r>
            <w:rPr>
              <w:rFonts w:eastAsia="Times New Roman"/>
              <w:i/>
              <w:iCs/>
            </w:rPr>
            <w:t>Mater Today Chem</w:t>
          </w:r>
          <w:r>
            <w:rPr>
              <w:rFonts w:eastAsia="Times New Roman"/>
            </w:rPr>
            <w:t xml:space="preserve"> </w:t>
          </w:r>
          <w:r>
            <w:rPr>
              <w:rFonts w:eastAsia="Times New Roman"/>
              <w:b/>
              <w:bCs/>
            </w:rPr>
            <w:t>2023</w:t>
          </w:r>
          <w:r>
            <w:rPr>
              <w:rFonts w:eastAsia="Times New Roman"/>
            </w:rPr>
            <w:t xml:space="preserve">, </w:t>
          </w:r>
          <w:r>
            <w:rPr>
              <w:rFonts w:eastAsia="Times New Roman"/>
              <w:i/>
              <w:iCs/>
            </w:rPr>
            <w:t>34</w:t>
          </w:r>
          <w:r w:rsidR="00A919F0">
            <w:rPr>
              <w:rFonts w:eastAsia="Times New Roman"/>
            </w:rPr>
            <w:t xml:space="preserve">, </w:t>
          </w:r>
          <w:r w:rsidR="00A919F0" w:rsidRPr="00A919F0">
            <w:rPr>
              <w:rFonts w:eastAsia="Times New Roman"/>
            </w:rPr>
            <w:t>101822</w:t>
          </w:r>
          <w:r w:rsidR="00A919F0">
            <w:rPr>
              <w:rFonts w:eastAsia="Times New Roman"/>
            </w:rPr>
            <w:t>.</w:t>
          </w:r>
        </w:p>
        <w:p w14:paraId="219A0F75" w14:textId="2DEFE6B4" w:rsidR="00412D9A" w:rsidRPr="00790B70" w:rsidRDefault="00412D9A">
          <w:pPr>
            <w:divId w:val="182331594"/>
            <w:rPr>
              <w:rFonts w:eastAsia="Times New Roman"/>
              <w:lang w:val="de-DE"/>
              <w:rPrChange w:id="1290" w:author="Acaru, Silviu" w:date="2026-02-25T19:57:00Z" w16du:dateUtc="2026-02-25T18:57:00Z">
                <w:rPr>
                  <w:rFonts w:eastAsia="Times New Roman"/>
                </w:rPr>
              </w:rPrChange>
            </w:rPr>
          </w:pPr>
          <w:r w:rsidRPr="00790B70">
            <w:rPr>
              <w:rFonts w:eastAsia="Times New Roman"/>
              <w:lang w:val="de-DE"/>
              <w:rPrChange w:id="1291" w:author="Acaru, Silviu" w:date="2026-02-25T19:57:00Z" w16du:dateUtc="2026-02-25T18:57:00Z">
                <w:rPr>
                  <w:rFonts w:eastAsia="Times New Roman"/>
                </w:rPr>
              </w:rPrChange>
            </w:rPr>
            <w:t xml:space="preserve">[7] </w:t>
          </w:r>
          <w:r w:rsidRPr="00790B70">
            <w:rPr>
              <w:rFonts w:eastAsia="Times New Roman"/>
              <w:lang w:val="de-DE"/>
              <w:rPrChange w:id="1292" w:author="Acaru, Silviu" w:date="2026-02-25T19:57:00Z" w16du:dateUtc="2026-02-25T18:57:00Z">
                <w:rPr>
                  <w:rFonts w:eastAsia="Times New Roman"/>
                </w:rPr>
              </w:rPrChange>
            </w:rPr>
            <w:tab/>
            <w:t xml:space="preserve">E. Pichon, J. Verstappen, S. Stepanova, A. Pich, K. V. </w:t>
          </w:r>
          <w:proofErr w:type="spellStart"/>
          <w:r w:rsidRPr="00790B70">
            <w:rPr>
              <w:rFonts w:eastAsia="Times New Roman"/>
              <w:lang w:val="de-DE"/>
              <w:rPrChange w:id="1293" w:author="Acaru, Silviu" w:date="2026-02-25T19:57:00Z" w16du:dateUtc="2026-02-25T18:57:00Z">
                <w:rPr>
                  <w:rFonts w:eastAsia="Times New Roman"/>
                </w:rPr>
              </w:rPrChange>
            </w:rPr>
            <w:t>Bernaerts</w:t>
          </w:r>
          <w:proofErr w:type="spellEnd"/>
          <w:r w:rsidRPr="00790B70">
            <w:rPr>
              <w:rFonts w:eastAsia="Times New Roman"/>
              <w:lang w:val="de-DE"/>
              <w:rPrChange w:id="1294" w:author="Acaru, Silviu" w:date="2026-02-25T19:57:00Z" w16du:dateUtc="2026-02-25T18:57:00Z">
                <w:rPr>
                  <w:rFonts w:eastAsia="Times New Roman"/>
                </w:rPr>
              </w:rPrChange>
            </w:rPr>
            <w:t xml:space="preserve">, </w:t>
          </w:r>
          <w:proofErr w:type="spellStart"/>
          <w:r w:rsidRPr="00790B70">
            <w:rPr>
              <w:rFonts w:eastAsia="Times New Roman"/>
              <w:i/>
              <w:iCs/>
              <w:lang w:val="de-DE"/>
              <w:rPrChange w:id="1295" w:author="Acaru, Silviu" w:date="2026-02-25T19:57:00Z" w16du:dateUtc="2026-02-25T18:57:00Z">
                <w:rPr>
                  <w:rFonts w:eastAsia="Times New Roman"/>
                  <w:i/>
                  <w:iCs/>
                </w:rPr>
              </w:rPrChange>
            </w:rPr>
            <w:t>Eur</w:t>
          </w:r>
          <w:proofErr w:type="spellEnd"/>
          <w:r w:rsidRPr="00790B70">
            <w:rPr>
              <w:rFonts w:eastAsia="Times New Roman"/>
              <w:i/>
              <w:iCs/>
              <w:lang w:val="de-DE"/>
              <w:rPrChange w:id="1296" w:author="Acaru, Silviu" w:date="2026-02-25T19:57:00Z" w16du:dateUtc="2026-02-25T18:57:00Z">
                <w:rPr>
                  <w:rFonts w:eastAsia="Times New Roman"/>
                  <w:i/>
                  <w:iCs/>
                </w:rPr>
              </w:rPrChange>
            </w:rPr>
            <w:t xml:space="preserve"> </w:t>
          </w:r>
          <w:proofErr w:type="spellStart"/>
          <w:r w:rsidRPr="00790B70">
            <w:rPr>
              <w:rFonts w:eastAsia="Times New Roman"/>
              <w:i/>
              <w:iCs/>
              <w:lang w:val="de-DE"/>
              <w:rPrChange w:id="1297" w:author="Acaru, Silviu" w:date="2026-02-25T19:57:00Z" w16du:dateUtc="2026-02-25T18:57:00Z">
                <w:rPr>
                  <w:rFonts w:eastAsia="Times New Roman"/>
                  <w:i/>
                  <w:iCs/>
                </w:rPr>
              </w:rPrChange>
            </w:rPr>
            <w:t>Polym</w:t>
          </w:r>
          <w:proofErr w:type="spellEnd"/>
          <w:r w:rsidRPr="00790B70">
            <w:rPr>
              <w:rFonts w:eastAsia="Times New Roman"/>
              <w:i/>
              <w:iCs/>
              <w:lang w:val="de-DE"/>
              <w:rPrChange w:id="1298" w:author="Acaru, Silviu" w:date="2026-02-25T19:57:00Z" w16du:dateUtc="2026-02-25T18:57:00Z">
                <w:rPr>
                  <w:rFonts w:eastAsia="Times New Roman"/>
                  <w:i/>
                  <w:iCs/>
                </w:rPr>
              </w:rPrChange>
            </w:rPr>
            <w:t xml:space="preserve"> J</w:t>
          </w:r>
          <w:r w:rsidRPr="00790B70">
            <w:rPr>
              <w:rFonts w:eastAsia="Times New Roman"/>
              <w:lang w:val="de-DE"/>
              <w:rPrChange w:id="1299" w:author="Acaru, Silviu" w:date="2026-02-25T19:57:00Z" w16du:dateUtc="2026-02-25T18:57:00Z">
                <w:rPr>
                  <w:rFonts w:eastAsia="Times New Roman"/>
                </w:rPr>
              </w:rPrChange>
            </w:rPr>
            <w:t xml:space="preserve"> </w:t>
          </w:r>
          <w:r w:rsidRPr="00790B70">
            <w:rPr>
              <w:rFonts w:eastAsia="Times New Roman"/>
              <w:b/>
              <w:bCs/>
              <w:lang w:val="de-DE"/>
              <w:rPrChange w:id="1300" w:author="Acaru, Silviu" w:date="2026-02-25T19:57:00Z" w16du:dateUtc="2026-02-25T18:57:00Z">
                <w:rPr>
                  <w:rFonts w:eastAsia="Times New Roman"/>
                  <w:b/>
                  <w:bCs/>
                </w:rPr>
              </w:rPrChange>
            </w:rPr>
            <w:t>2024</w:t>
          </w:r>
          <w:r w:rsidRPr="00790B70">
            <w:rPr>
              <w:rFonts w:eastAsia="Times New Roman"/>
              <w:lang w:val="de-DE"/>
              <w:rPrChange w:id="1301" w:author="Acaru, Silviu" w:date="2026-02-25T19:57:00Z" w16du:dateUtc="2026-02-25T18:57:00Z">
                <w:rPr>
                  <w:rFonts w:eastAsia="Times New Roman"/>
                </w:rPr>
              </w:rPrChange>
            </w:rPr>
            <w:t xml:space="preserve">, </w:t>
          </w:r>
          <w:r w:rsidRPr="00790B70">
            <w:rPr>
              <w:rFonts w:eastAsia="Times New Roman"/>
              <w:i/>
              <w:iCs/>
              <w:lang w:val="de-DE"/>
              <w:rPrChange w:id="1302" w:author="Acaru, Silviu" w:date="2026-02-25T19:57:00Z" w16du:dateUtc="2026-02-25T18:57:00Z">
                <w:rPr>
                  <w:rFonts w:eastAsia="Times New Roman"/>
                  <w:i/>
                  <w:iCs/>
                </w:rPr>
              </w:rPrChange>
            </w:rPr>
            <w:t>217</w:t>
          </w:r>
          <w:r w:rsidR="00A919F0" w:rsidRPr="00790B70">
            <w:rPr>
              <w:rFonts w:eastAsia="Times New Roman"/>
              <w:lang w:val="de-DE"/>
              <w:rPrChange w:id="1303" w:author="Acaru, Silviu" w:date="2026-02-25T19:57:00Z" w16du:dateUtc="2026-02-25T18:57:00Z">
                <w:rPr>
                  <w:rFonts w:eastAsia="Times New Roman"/>
                </w:rPr>
              </w:rPrChange>
            </w:rPr>
            <w:t>, 113309.</w:t>
          </w:r>
        </w:p>
        <w:p w14:paraId="2E4FBF17" w14:textId="77777777" w:rsidR="00412D9A" w:rsidRDefault="00412D9A">
          <w:pPr>
            <w:divId w:val="361130618"/>
            <w:rPr>
              <w:rFonts w:eastAsia="Times New Roman"/>
            </w:rPr>
          </w:pPr>
          <w:r>
            <w:rPr>
              <w:rFonts w:eastAsia="Times New Roman"/>
            </w:rPr>
            <w:t xml:space="preserve">[8] </w:t>
          </w:r>
          <w:r>
            <w:rPr>
              <w:rFonts w:eastAsia="Times New Roman"/>
            </w:rPr>
            <w:tab/>
            <w:t xml:space="preserve">B. G. Laycock, C. M. Chan, P. J. Halley, </w:t>
          </w:r>
          <w:r>
            <w:rPr>
              <w:rFonts w:eastAsia="Times New Roman"/>
              <w:i/>
              <w:iCs/>
            </w:rPr>
            <w:t xml:space="preserve">Prog </w:t>
          </w:r>
          <w:proofErr w:type="spellStart"/>
          <w:r>
            <w:rPr>
              <w:rFonts w:eastAsia="Times New Roman"/>
              <w:i/>
              <w:iCs/>
            </w:rPr>
            <w:t>Polym</w:t>
          </w:r>
          <w:proofErr w:type="spellEnd"/>
          <w:r>
            <w:rPr>
              <w:rFonts w:eastAsia="Times New Roman"/>
              <w:i/>
              <w:iCs/>
            </w:rPr>
            <w:t xml:space="preserve"> Sci</w:t>
          </w:r>
          <w:r>
            <w:rPr>
              <w:rFonts w:eastAsia="Times New Roman"/>
            </w:rPr>
            <w:t xml:space="preserve"> </w:t>
          </w:r>
          <w:r>
            <w:rPr>
              <w:rFonts w:eastAsia="Times New Roman"/>
              <w:b/>
              <w:bCs/>
            </w:rPr>
            <w:t>2024</w:t>
          </w:r>
          <w:r>
            <w:rPr>
              <w:rFonts w:eastAsia="Times New Roman"/>
            </w:rPr>
            <w:t>, 101874.</w:t>
          </w:r>
        </w:p>
        <w:p w14:paraId="4462A90D" w14:textId="67725FA7" w:rsidR="00412D9A" w:rsidRDefault="00412D9A">
          <w:pPr>
            <w:divId w:val="1573202263"/>
            <w:rPr>
              <w:rFonts w:eastAsia="Times New Roman"/>
            </w:rPr>
          </w:pPr>
          <w:r>
            <w:rPr>
              <w:rFonts w:eastAsia="Times New Roman"/>
            </w:rPr>
            <w:t xml:space="preserve">[9] </w:t>
          </w:r>
          <w:r>
            <w:rPr>
              <w:rFonts w:eastAsia="Times New Roman"/>
            </w:rPr>
            <w:tab/>
            <w:t xml:space="preserve">C. Kim, R. Batra, L. Chen, H. Tran, R. Ramprasad, </w:t>
          </w:r>
          <w:proofErr w:type="spellStart"/>
          <w:r>
            <w:rPr>
              <w:rFonts w:eastAsia="Times New Roman"/>
              <w:i/>
              <w:iCs/>
            </w:rPr>
            <w:t>Comput</w:t>
          </w:r>
          <w:proofErr w:type="spellEnd"/>
          <w:r>
            <w:rPr>
              <w:rFonts w:eastAsia="Times New Roman"/>
              <w:i/>
              <w:iCs/>
            </w:rPr>
            <w:t xml:space="preserve"> Mater Sci</w:t>
          </w:r>
          <w:r>
            <w:rPr>
              <w:rFonts w:eastAsia="Times New Roman"/>
            </w:rPr>
            <w:t xml:space="preserve"> </w:t>
          </w:r>
          <w:r>
            <w:rPr>
              <w:rFonts w:eastAsia="Times New Roman"/>
              <w:b/>
              <w:bCs/>
            </w:rPr>
            <w:t>2021</w:t>
          </w:r>
          <w:r>
            <w:rPr>
              <w:rFonts w:eastAsia="Times New Roman"/>
            </w:rPr>
            <w:t xml:space="preserve">, </w:t>
          </w:r>
          <w:r>
            <w:rPr>
              <w:rFonts w:eastAsia="Times New Roman"/>
              <w:i/>
              <w:iCs/>
            </w:rPr>
            <w:t>186</w:t>
          </w:r>
          <w:r w:rsidR="00A919F0">
            <w:rPr>
              <w:rFonts w:eastAsia="Times New Roman"/>
            </w:rPr>
            <w:t xml:space="preserve">, </w:t>
          </w:r>
          <w:r w:rsidR="00A919F0" w:rsidRPr="00A919F0">
            <w:rPr>
              <w:rFonts w:eastAsia="Times New Roman"/>
            </w:rPr>
            <w:t>110067</w:t>
          </w:r>
          <w:r w:rsidR="00A919F0">
            <w:rPr>
              <w:rFonts w:eastAsia="Times New Roman"/>
            </w:rPr>
            <w:t>.</w:t>
          </w:r>
        </w:p>
        <w:p w14:paraId="17FC2D72" w14:textId="29CC88D3" w:rsidR="00412D9A" w:rsidRDefault="00412D9A">
          <w:pPr>
            <w:divId w:val="606349721"/>
            <w:rPr>
              <w:rFonts w:eastAsia="Times New Roman"/>
            </w:rPr>
          </w:pPr>
          <w:r>
            <w:rPr>
              <w:rFonts w:eastAsia="Times New Roman"/>
            </w:rPr>
            <w:t xml:space="preserve">[10] </w:t>
          </w:r>
          <w:r>
            <w:rPr>
              <w:rFonts w:eastAsia="Times New Roman"/>
            </w:rPr>
            <w:tab/>
            <w:t xml:space="preserve">I. P. </w:t>
          </w:r>
          <w:proofErr w:type="spellStart"/>
          <w:r>
            <w:rPr>
              <w:rFonts w:eastAsia="Times New Roman"/>
            </w:rPr>
            <w:t>Malashin</w:t>
          </w:r>
          <w:proofErr w:type="spellEnd"/>
          <w:r>
            <w:rPr>
              <w:rFonts w:eastAsia="Times New Roman"/>
            </w:rPr>
            <w:t xml:space="preserve">, V. S. Tynchenko, V. A. Nelyub, A. S. </w:t>
          </w:r>
          <w:proofErr w:type="spellStart"/>
          <w:r>
            <w:rPr>
              <w:rFonts w:eastAsia="Times New Roman"/>
            </w:rPr>
            <w:t>Borodulin</w:t>
          </w:r>
          <w:proofErr w:type="spellEnd"/>
          <w:r>
            <w:rPr>
              <w:rFonts w:eastAsia="Times New Roman"/>
            </w:rPr>
            <w:t xml:space="preserve">, A. P. Gantimurov, </w:t>
          </w:r>
          <w:r>
            <w:rPr>
              <w:rFonts w:eastAsia="Times New Roman"/>
              <w:i/>
              <w:iCs/>
            </w:rPr>
            <w:t>Polymers (Basel)</w:t>
          </w:r>
          <w:r>
            <w:rPr>
              <w:rFonts w:eastAsia="Times New Roman"/>
            </w:rPr>
            <w:t xml:space="preserve"> </w:t>
          </w:r>
          <w:r>
            <w:rPr>
              <w:rFonts w:eastAsia="Times New Roman"/>
              <w:b/>
              <w:bCs/>
            </w:rPr>
            <w:t>2024</w:t>
          </w:r>
          <w:r>
            <w:rPr>
              <w:rFonts w:eastAsia="Times New Roman"/>
            </w:rPr>
            <w:t xml:space="preserve">, </w:t>
          </w:r>
          <w:r>
            <w:rPr>
              <w:rFonts w:eastAsia="Times New Roman"/>
              <w:i/>
              <w:iCs/>
            </w:rPr>
            <w:t>16</w:t>
          </w:r>
          <w:r w:rsidR="00A919F0">
            <w:rPr>
              <w:rFonts w:eastAsia="Times New Roman"/>
            </w:rPr>
            <w:t>, 1-27.</w:t>
          </w:r>
        </w:p>
        <w:p w14:paraId="40681A19" w14:textId="3464F94B" w:rsidR="00412D9A" w:rsidRDefault="00412D9A">
          <w:pPr>
            <w:divId w:val="1502814794"/>
            <w:rPr>
              <w:rFonts w:eastAsia="Times New Roman"/>
            </w:rPr>
          </w:pPr>
          <w:r>
            <w:rPr>
              <w:rFonts w:eastAsia="Times New Roman"/>
            </w:rPr>
            <w:t xml:space="preserve">[11] </w:t>
          </w:r>
          <w:r>
            <w:rPr>
              <w:rFonts w:eastAsia="Times New Roman"/>
            </w:rPr>
            <w:tab/>
            <w:t>A. U. Hassan, S. S. A. Shah, H. M. Abo-Dief, S. Naeem, N. Khan, E. Alzahrani, Z. M. El-</w:t>
          </w:r>
          <w:proofErr w:type="spellStart"/>
          <w:r>
            <w:rPr>
              <w:rFonts w:eastAsia="Times New Roman"/>
            </w:rPr>
            <w:t>Bahy</w:t>
          </w:r>
          <w:proofErr w:type="spellEnd"/>
          <w:r>
            <w:rPr>
              <w:rFonts w:eastAsia="Times New Roman"/>
            </w:rPr>
            <w:t xml:space="preserve">, </w:t>
          </w:r>
          <w:r>
            <w:rPr>
              <w:rFonts w:eastAsia="Times New Roman"/>
              <w:i/>
              <w:iCs/>
            </w:rPr>
            <w:t>Synth Met</w:t>
          </w:r>
          <w:r>
            <w:rPr>
              <w:rFonts w:eastAsia="Times New Roman"/>
            </w:rPr>
            <w:t xml:space="preserve"> </w:t>
          </w:r>
          <w:r>
            <w:rPr>
              <w:rFonts w:eastAsia="Times New Roman"/>
              <w:b/>
              <w:bCs/>
            </w:rPr>
            <w:t>2024</w:t>
          </w:r>
          <w:r>
            <w:rPr>
              <w:rFonts w:eastAsia="Times New Roman"/>
            </w:rPr>
            <w:t xml:space="preserve">, </w:t>
          </w:r>
          <w:r>
            <w:rPr>
              <w:rFonts w:eastAsia="Times New Roman"/>
              <w:i/>
              <w:iCs/>
            </w:rPr>
            <w:t>307</w:t>
          </w:r>
          <w:r w:rsidR="00A46163" w:rsidRPr="00BE4FBD">
            <w:rPr>
              <w:rFonts w:eastAsia="Times New Roman"/>
            </w:rPr>
            <w:t>, 117659</w:t>
          </w:r>
          <w:r>
            <w:rPr>
              <w:rFonts w:eastAsia="Times New Roman"/>
            </w:rPr>
            <w:t>.</w:t>
          </w:r>
        </w:p>
        <w:p w14:paraId="74BE06F2" w14:textId="6DEE2B56" w:rsidR="00412D9A" w:rsidRDefault="00412D9A">
          <w:pPr>
            <w:divId w:val="584725075"/>
            <w:rPr>
              <w:rFonts w:eastAsia="Times New Roman"/>
            </w:rPr>
          </w:pPr>
          <w:r>
            <w:rPr>
              <w:rFonts w:eastAsia="Times New Roman"/>
            </w:rPr>
            <w:t xml:space="preserve">[12] </w:t>
          </w:r>
          <w:r>
            <w:rPr>
              <w:rFonts w:eastAsia="Times New Roman"/>
            </w:rPr>
            <w:tab/>
            <w:t xml:space="preserve">A. </w:t>
          </w:r>
          <w:proofErr w:type="spellStart"/>
          <w:r>
            <w:rPr>
              <w:rFonts w:eastAsia="Times New Roman"/>
            </w:rPr>
            <w:t>Alesadi</w:t>
          </w:r>
          <w:proofErr w:type="spellEnd"/>
          <w:r>
            <w:rPr>
              <w:rFonts w:eastAsia="Times New Roman"/>
            </w:rPr>
            <w:t xml:space="preserve">, Z. Cao, Z. Li, S. Zhang, H. Zhao, X. Gu, W. Xia, </w:t>
          </w:r>
          <w:r>
            <w:rPr>
              <w:rFonts w:eastAsia="Times New Roman"/>
              <w:i/>
              <w:iCs/>
            </w:rPr>
            <w:t>Cell Rep Phys Sci</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sidR="00A46163" w:rsidRPr="00BE4FBD">
            <w:rPr>
              <w:rFonts w:eastAsia="Times New Roman"/>
            </w:rPr>
            <w:t>, 100911</w:t>
          </w:r>
          <w:r>
            <w:rPr>
              <w:rFonts w:eastAsia="Times New Roman"/>
            </w:rPr>
            <w:t>.</w:t>
          </w:r>
        </w:p>
        <w:p w14:paraId="391D7843" w14:textId="294CA6BA" w:rsidR="00412D9A" w:rsidRDefault="00412D9A">
          <w:pPr>
            <w:divId w:val="394739603"/>
            <w:rPr>
              <w:rFonts w:eastAsia="Times New Roman"/>
            </w:rPr>
          </w:pPr>
          <w:r>
            <w:rPr>
              <w:rFonts w:eastAsia="Times New Roman"/>
            </w:rPr>
            <w:t xml:space="preserve">[13] </w:t>
          </w:r>
          <w:r>
            <w:rPr>
              <w:rFonts w:eastAsia="Times New Roman"/>
            </w:rPr>
            <w:tab/>
            <w:t xml:space="preserve">J. </w:t>
          </w:r>
          <w:proofErr w:type="spellStart"/>
          <w:r>
            <w:rPr>
              <w:rFonts w:eastAsia="Times New Roman"/>
            </w:rPr>
            <w:t>Leem</w:t>
          </w:r>
          <w:proofErr w:type="spellEnd"/>
          <w:r>
            <w:rPr>
              <w:rFonts w:eastAsia="Times New Roman"/>
            </w:rPr>
            <w:t xml:space="preserve">, Y. Jiang, A. Robinson, Y. Xia, X. Zheng, </w:t>
          </w:r>
          <w:r>
            <w:rPr>
              <w:rFonts w:eastAsia="Times New Roman"/>
              <w:i/>
              <w:iCs/>
            </w:rPr>
            <w:t xml:space="preserve">Adv </w:t>
          </w:r>
          <w:proofErr w:type="spellStart"/>
          <w:r>
            <w:rPr>
              <w:rFonts w:eastAsia="Times New Roman"/>
              <w:i/>
              <w:iCs/>
            </w:rPr>
            <w:t>Funct</w:t>
          </w:r>
          <w:proofErr w:type="spellEnd"/>
          <w:r>
            <w:rPr>
              <w:rFonts w:eastAsia="Times New Roman"/>
              <w:i/>
              <w:iCs/>
            </w:rPr>
            <w:t xml:space="preserve"> Mater</w:t>
          </w:r>
          <w:r>
            <w:rPr>
              <w:rFonts w:eastAsia="Times New Roman"/>
            </w:rPr>
            <w:t xml:space="preserve"> </w:t>
          </w:r>
          <w:r>
            <w:rPr>
              <w:rFonts w:eastAsia="Times New Roman"/>
              <w:b/>
              <w:bCs/>
            </w:rPr>
            <w:t>2023</w:t>
          </w:r>
          <w:r>
            <w:rPr>
              <w:rFonts w:eastAsia="Times New Roman"/>
            </w:rPr>
            <w:t xml:space="preserve">, </w:t>
          </w:r>
          <w:r>
            <w:rPr>
              <w:rFonts w:eastAsia="Times New Roman"/>
              <w:i/>
              <w:iCs/>
            </w:rPr>
            <w:t>33</w:t>
          </w:r>
          <w:r w:rsidR="00804384">
            <w:rPr>
              <w:rFonts w:eastAsia="Times New Roman"/>
            </w:rPr>
            <w:t xml:space="preserve">, </w:t>
          </w:r>
          <w:r w:rsidR="00804384" w:rsidRPr="00804384">
            <w:rPr>
              <w:rFonts w:eastAsia="Times New Roman"/>
            </w:rPr>
            <w:t>2304451</w:t>
          </w:r>
          <w:r>
            <w:rPr>
              <w:rFonts w:eastAsia="Times New Roman"/>
            </w:rPr>
            <w:t>.</w:t>
          </w:r>
        </w:p>
        <w:p w14:paraId="3A9B700B" w14:textId="77777777" w:rsidR="00412D9A" w:rsidRDefault="00412D9A">
          <w:pPr>
            <w:divId w:val="1887177241"/>
            <w:rPr>
              <w:rFonts w:eastAsia="Times New Roman"/>
            </w:rPr>
          </w:pPr>
          <w:r>
            <w:rPr>
              <w:rFonts w:eastAsia="Times New Roman"/>
            </w:rPr>
            <w:t xml:space="preserve">[14] </w:t>
          </w:r>
          <w:r>
            <w:rPr>
              <w:rFonts w:eastAsia="Times New Roman"/>
            </w:rPr>
            <w:tab/>
            <w:t xml:space="preserve">B. Dou, Z. Zhu, E. </w:t>
          </w:r>
          <w:proofErr w:type="spellStart"/>
          <w:r>
            <w:rPr>
              <w:rFonts w:eastAsia="Times New Roman"/>
            </w:rPr>
            <w:t>Merkurjev</w:t>
          </w:r>
          <w:proofErr w:type="spellEnd"/>
          <w:r>
            <w:rPr>
              <w:rFonts w:eastAsia="Times New Roman"/>
            </w:rPr>
            <w:t xml:space="preserve">, L. Ke, L. Chen, J. Jiang, Y. Zhu, J. Liu, B. Zhang, G. W. Wei, </w:t>
          </w:r>
          <w:r>
            <w:rPr>
              <w:rFonts w:eastAsia="Times New Roman"/>
              <w:i/>
              <w:iCs/>
            </w:rPr>
            <w:t>Machine Learning Methods for Small Data Challenges in Molecular Science</w:t>
          </w:r>
          <w:r>
            <w:rPr>
              <w:rFonts w:eastAsia="Times New Roman"/>
            </w:rPr>
            <w:t xml:space="preserve">, Vol. 123, American Chemical Society, </w:t>
          </w:r>
          <w:r>
            <w:rPr>
              <w:rFonts w:eastAsia="Times New Roman"/>
              <w:b/>
              <w:bCs/>
            </w:rPr>
            <w:t>2023</w:t>
          </w:r>
          <w:r>
            <w:rPr>
              <w:rFonts w:eastAsia="Times New Roman"/>
            </w:rPr>
            <w:t>, pp. 8736–8780.</w:t>
          </w:r>
        </w:p>
        <w:p w14:paraId="78261755" w14:textId="77777777" w:rsidR="00412D9A" w:rsidRDefault="00412D9A">
          <w:pPr>
            <w:divId w:val="1206143149"/>
            <w:rPr>
              <w:rFonts w:eastAsia="Times New Roman"/>
            </w:rPr>
          </w:pPr>
          <w:r>
            <w:rPr>
              <w:rFonts w:eastAsia="Times New Roman"/>
            </w:rPr>
            <w:t xml:space="preserve">[15] </w:t>
          </w:r>
          <w:r>
            <w:rPr>
              <w:rFonts w:eastAsia="Times New Roman"/>
            </w:rPr>
            <w:tab/>
            <w:t xml:space="preserve">J. M. Weber, Z. Guo, C. Zhang, A. M. Schweidtmann, A. A. Lapkin, </w:t>
          </w:r>
          <w:r>
            <w:rPr>
              <w:rFonts w:eastAsia="Times New Roman"/>
              <w:i/>
              <w:iCs/>
            </w:rPr>
            <w:t>Chemical data intelligence for sustainable chemistry</w:t>
          </w:r>
          <w:r>
            <w:rPr>
              <w:rFonts w:eastAsia="Times New Roman"/>
            </w:rPr>
            <w:t xml:space="preserve">, Vol. 50, Royal Society of Chemistry, </w:t>
          </w:r>
          <w:r>
            <w:rPr>
              <w:rFonts w:eastAsia="Times New Roman"/>
              <w:b/>
              <w:bCs/>
            </w:rPr>
            <w:t>2021</w:t>
          </w:r>
          <w:r>
            <w:rPr>
              <w:rFonts w:eastAsia="Times New Roman"/>
            </w:rPr>
            <w:t>, pp. 12013–12036.</w:t>
          </w:r>
        </w:p>
        <w:p w14:paraId="685A00B4" w14:textId="77777777" w:rsidR="00412D9A" w:rsidRDefault="00412D9A">
          <w:pPr>
            <w:divId w:val="608397195"/>
            <w:rPr>
              <w:rFonts w:eastAsia="Times New Roman"/>
            </w:rPr>
          </w:pPr>
          <w:r>
            <w:rPr>
              <w:rFonts w:eastAsia="Times New Roman"/>
            </w:rPr>
            <w:t xml:space="preserve">[16] </w:t>
          </w:r>
          <w:r>
            <w:rPr>
              <w:rFonts w:eastAsia="Times New Roman"/>
            </w:rPr>
            <w:tab/>
            <w:t xml:space="preserve">L. Tao, V. Varshney, Y. Li, </w:t>
          </w:r>
          <w:r>
            <w:rPr>
              <w:rFonts w:eastAsia="Times New Roman"/>
              <w:i/>
              <w:iCs/>
            </w:rPr>
            <w:t>Benchmarking Machine Learning Models for Polymer Informatics: An Example of Glass Transition Temperature</w:t>
          </w:r>
          <w:r>
            <w:rPr>
              <w:rFonts w:eastAsia="Times New Roman"/>
            </w:rPr>
            <w:t xml:space="preserve">, Vol. 61, American Chemical Society, </w:t>
          </w:r>
          <w:r>
            <w:rPr>
              <w:rFonts w:eastAsia="Times New Roman"/>
              <w:b/>
              <w:bCs/>
            </w:rPr>
            <w:t>2021</w:t>
          </w:r>
          <w:r>
            <w:rPr>
              <w:rFonts w:eastAsia="Times New Roman"/>
            </w:rPr>
            <w:t>, pp. 5395–5413.</w:t>
          </w:r>
        </w:p>
        <w:p w14:paraId="5FD9D7B9" w14:textId="2F0096EF" w:rsidR="00412D9A" w:rsidRPr="00790B70" w:rsidRDefault="00412D9A">
          <w:pPr>
            <w:divId w:val="1587807384"/>
            <w:rPr>
              <w:rFonts w:eastAsia="Times New Roman"/>
              <w:rPrChange w:id="1304" w:author="Acaru, Silviu" w:date="2026-02-25T19:57:00Z" w16du:dateUtc="2026-02-25T18:57:00Z">
                <w:rPr>
                  <w:rFonts w:eastAsia="Times New Roman"/>
                  <w:lang w:val="nl-NL"/>
                </w:rPr>
              </w:rPrChange>
            </w:rPr>
          </w:pPr>
          <w:r w:rsidRPr="00790B70">
            <w:rPr>
              <w:rFonts w:eastAsia="Times New Roman"/>
              <w:rPrChange w:id="1305" w:author="Acaru, Silviu" w:date="2026-02-25T19:57:00Z" w16du:dateUtc="2026-02-25T18:57:00Z">
                <w:rPr>
                  <w:rFonts w:eastAsia="Times New Roman"/>
                  <w:lang w:val="nl-NL"/>
                </w:rPr>
              </w:rPrChange>
            </w:rPr>
            <w:t xml:space="preserve">[17] </w:t>
          </w:r>
          <w:r w:rsidRPr="00790B70">
            <w:rPr>
              <w:rFonts w:eastAsia="Times New Roman"/>
              <w:rPrChange w:id="1306" w:author="Acaru, Silviu" w:date="2026-02-25T19:57:00Z" w16du:dateUtc="2026-02-25T18:57:00Z">
                <w:rPr>
                  <w:rFonts w:eastAsia="Times New Roman"/>
                  <w:lang w:val="nl-NL"/>
                </w:rPr>
              </w:rPrChange>
            </w:rPr>
            <w:tab/>
            <w:t xml:space="preserve">D. E. P. Vanpoucke, O. S. J. Van Knippenberg, K. Hermans, K. V. </w:t>
          </w:r>
          <w:proofErr w:type="spellStart"/>
          <w:r w:rsidRPr="00790B70">
            <w:rPr>
              <w:rFonts w:eastAsia="Times New Roman"/>
              <w:rPrChange w:id="1307" w:author="Acaru, Silviu" w:date="2026-02-25T19:57:00Z" w16du:dateUtc="2026-02-25T18:57:00Z">
                <w:rPr>
                  <w:rFonts w:eastAsia="Times New Roman"/>
                  <w:lang w:val="nl-NL"/>
                </w:rPr>
              </w:rPrChange>
            </w:rPr>
            <w:t>Bernaerts</w:t>
          </w:r>
          <w:proofErr w:type="spellEnd"/>
          <w:r w:rsidRPr="00790B70">
            <w:rPr>
              <w:rFonts w:eastAsia="Times New Roman"/>
              <w:rPrChange w:id="1308" w:author="Acaru, Silviu" w:date="2026-02-25T19:57:00Z" w16du:dateUtc="2026-02-25T18:57:00Z">
                <w:rPr>
                  <w:rFonts w:eastAsia="Times New Roman"/>
                  <w:lang w:val="nl-NL"/>
                </w:rPr>
              </w:rPrChange>
            </w:rPr>
            <w:t xml:space="preserve">, S. </w:t>
          </w:r>
          <w:proofErr w:type="spellStart"/>
          <w:r w:rsidRPr="00790B70">
            <w:rPr>
              <w:rFonts w:eastAsia="Times New Roman"/>
              <w:rPrChange w:id="1309" w:author="Acaru, Silviu" w:date="2026-02-25T19:57:00Z" w16du:dateUtc="2026-02-25T18:57:00Z">
                <w:rPr>
                  <w:rFonts w:eastAsia="Times New Roman"/>
                  <w:lang w:val="nl-NL"/>
                </w:rPr>
              </w:rPrChange>
            </w:rPr>
            <w:t>Mehrkanoon</w:t>
          </w:r>
          <w:proofErr w:type="spellEnd"/>
          <w:r w:rsidRPr="00790B70">
            <w:rPr>
              <w:rFonts w:eastAsia="Times New Roman"/>
              <w:rPrChange w:id="1310" w:author="Acaru, Silviu" w:date="2026-02-25T19:57:00Z" w16du:dateUtc="2026-02-25T18:57:00Z">
                <w:rPr>
                  <w:rFonts w:eastAsia="Times New Roman"/>
                  <w:lang w:val="nl-NL"/>
                </w:rPr>
              </w:rPrChange>
            </w:rPr>
            <w:t xml:space="preserve">, </w:t>
          </w:r>
          <w:r w:rsidRPr="00790B70">
            <w:rPr>
              <w:rFonts w:eastAsia="Times New Roman"/>
              <w:i/>
              <w:iCs/>
              <w:rPrChange w:id="1311" w:author="Acaru, Silviu" w:date="2026-02-25T19:57:00Z" w16du:dateUtc="2026-02-25T18:57:00Z">
                <w:rPr>
                  <w:rFonts w:eastAsia="Times New Roman"/>
                  <w:i/>
                  <w:iCs/>
                  <w:lang w:val="nl-NL"/>
                </w:rPr>
              </w:rPrChange>
            </w:rPr>
            <w:t>J Appl Phys</w:t>
          </w:r>
          <w:r w:rsidRPr="00790B70">
            <w:rPr>
              <w:rFonts w:eastAsia="Times New Roman"/>
              <w:rPrChange w:id="1312" w:author="Acaru, Silviu" w:date="2026-02-25T19:57:00Z" w16du:dateUtc="2026-02-25T18:57:00Z">
                <w:rPr>
                  <w:rFonts w:eastAsia="Times New Roman"/>
                  <w:lang w:val="nl-NL"/>
                </w:rPr>
              </w:rPrChange>
            </w:rPr>
            <w:t xml:space="preserve"> </w:t>
          </w:r>
          <w:r w:rsidRPr="00790B70">
            <w:rPr>
              <w:rFonts w:eastAsia="Times New Roman"/>
              <w:b/>
              <w:bCs/>
              <w:rPrChange w:id="1313" w:author="Acaru, Silviu" w:date="2026-02-25T19:57:00Z" w16du:dateUtc="2026-02-25T18:57:00Z">
                <w:rPr>
                  <w:rFonts w:eastAsia="Times New Roman"/>
                  <w:b/>
                  <w:bCs/>
                  <w:lang w:val="nl-NL"/>
                </w:rPr>
              </w:rPrChange>
            </w:rPr>
            <w:t>2020</w:t>
          </w:r>
          <w:r w:rsidRPr="00790B70">
            <w:rPr>
              <w:rFonts w:eastAsia="Times New Roman"/>
              <w:rPrChange w:id="1314" w:author="Acaru, Silviu" w:date="2026-02-25T19:57:00Z" w16du:dateUtc="2026-02-25T18:57:00Z">
                <w:rPr>
                  <w:rFonts w:eastAsia="Times New Roman"/>
                  <w:lang w:val="nl-NL"/>
                </w:rPr>
              </w:rPrChange>
            </w:rPr>
            <w:t xml:space="preserve">, </w:t>
          </w:r>
          <w:r w:rsidRPr="00790B70">
            <w:rPr>
              <w:rFonts w:eastAsia="Times New Roman"/>
              <w:i/>
              <w:iCs/>
              <w:rPrChange w:id="1315" w:author="Acaru, Silviu" w:date="2026-02-25T19:57:00Z" w16du:dateUtc="2026-02-25T18:57:00Z">
                <w:rPr>
                  <w:rFonts w:eastAsia="Times New Roman"/>
                  <w:i/>
                  <w:iCs/>
                  <w:lang w:val="nl-NL"/>
                </w:rPr>
              </w:rPrChange>
            </w:rPr>
            <w:t>128</w:t>
          </w:r>
          <w:r w:rsidR="00804384" w:rsidRPr="00790B70">
            <w:rPr>
              <w:rFonts w:eastAsia="Times New Roman"/>
              <w:rPrChange w:id="1316" w:author="Acaru, Silviu" w:date="2026-02-25T19:57:00Z" w16du:dateUtc="2026-02-25T18:57:00Z">
                <w:rPr>
                  <w:rFonts w:eastAsia="Times New Roman"/>
                  <w:lang w:val="nl-NL"/>
                </w:rPr>
              </w:rPrChange>
            </w:rPr>
            <w:t>, 054901</w:t>
          </w:r>
          <w:r w:rsidRPr="00790B70">
            <w:rPr>
              <w:rFonts w:eastAsia="Times New Roman"/>
              <w:rPrChange w:id="1317" w:author="Acaru, Silviu" w:date="2026-02-25T19:57:00Z" w16du:dateUtc="2026-02-25T18:57:00Z">
                <w:rPr>
                  <w:rFonts w:eastAsia="Times New Roman"/>
                  <w:lang w:val="nl-NL"/>
                </w:rPr>
              </w:rPrChange>
            </w:rPr>
            <w:t>.</w:t>
          </w:r>
        </w:p>
        <w:p w14:paraId="4335C859" w14:textId="77777777" w:rsidR="00412D9A" w:rsidRPr="00790B70" w:rsidRDefault="00412D9A">
          <w:pPr>
            <w:divId w:val="1803500781"/>
            <w:rPr>
              <w:rFonts w:eastAsia="Times New Roman"/>
              <w:rPrChange w:id="1318" w:author="Acaru, Silviu" w:date="2026-02-25T19:57:00Z" w16du:dateUtc="2026-02-25T18:57:00Z">
                <w:rPr>
                  <w:rFonts w:eastAsia="Times New Roman"/>
                  <w:lang w:val="nl-NL"/>
                </w:rPr>
              </w:rPrChange>
            </w:rPr>
          </w:pPr>
          <w:r w:rsidRPr="00790B70">
            <w:rPr>
              <w:rFonts w:eastAsia="Times New Roman"/>
              <w:rPrChange w:id="1319" w:author="Acaru, Silviu" w:date="2026-02-25T19:57:00Z" w16du:dateUtc="2026-02-25T18:57:00Z">
                <w:rPr>
                  <w:rFonts w:eastAsia="Times New Roman"/>
                  <w:lang w:val="nl-NL"/>
                </w:rPr>
              </w:rPrChange>
            </w:rPr>
            <w:t xml:space="preserve">[18] </w:t>
          </w:r>
          <w:r w:rsidRPr="00790B70">
            <w:rPr>
              <w:rFonts w:eastAsia="Times New Roman"/>
              <w:rPrChange w:id="1320" w:author="Acaru, Silviu" w:date="2026-02-25T19:57:00Z" w16du:dateUtc="2026-02-25T18:57:00Z">
                <w:rPr>
                  <w:rFonts w:eastAsia="Times New Roman"/>
                  <w:lang w:val="nl-NL"/>
                </w:rPr>
              </w:rPrChange>
            </w:rPr>
            <w:tab/>
            <w:t xml:space="preserve">D. E. P. Vanpoucke, M. A. F. </w:t>
          </w:r>
          <w:proofErr w:type="spellStart"/>
          <w:r w:rsidRPr="00790B70">
            <w:rPr>
              <w:rFonts w:eastAsia="Times New Roman"/>
              <w:rPrChange w:id="1321" w:author="Acaru, Silviu" w:date="2026-02-25T19:57:00Z" w16du:dateUtc="2026-02-25T18:57:00Z">
                <w:rPr>
                  <w:rFonts w:eastAsia="Times New Roman"/>
                  <w:lang w:val="nl-NL"/>
                </w:rPr>
              </w:rPrChange>
            </w:rPr>
            <w:t>Delgove</w:t>
          </w:r>
          <w:proofErr w:type="spellEnd"/>
          <w:r w:rsidRPr="00790B70">
            <w:rPr>
              <w:rFonts w:eastAsia="Times New Roman"/>
              <w:rPrChange w:id="1322" w:author="Acaru, Silviu" w:date="2026-02-25T19:57:00Z" w16du:dateUtc="2026-02-25T18:57:00Z">
                <w:rPr>
                  <w:rFonts w:eastAsia="Times New Roman"/>
                  <w:lang w:val="nl-NL"/>
                </w:rPr>
              </w:rPrChange>
            </w:rPr>
            <w:t xml:space="preserve">, J. Stouten, J. </w:t>
          </w:r>
          <w:proofErr w:type="spellStart"/>
          <w:r w:rsidRPr="00790B70">
            <w:rPr>
              <w:rFonts w:eastAsia="Times New Roman"/>
              <w:rPrChange w:id="1323" w:author="Acaru, Silviu" w:date="2026-02-25T19:57:00Z" w16du:dateUtc="2026-02-25T18:57:00Z">
                <w:rPr>
                  <w:rFonts w:eastAsia="Times New Roman"/>
                  <w:lang w:val="nl-NL"/>
                </w:rPr>
              </w:rPrChange>
            </w:rPr>
            <w:t>Noordijk</w:t>
          </w:r>
          <w:proofErr w:type="spellEnd"/>
          <w:r w:rsidRPr="00790B70">
            <w:rPr>
              <w:rFonts w:eastAsia="Times New Roman"/>
              <w:rPrChange w:id="1324" w:author="Acaru, Silviu" w:date="2026-02-25T19:57:00Z" w16du:dateUtc="2026-02-25T18:57:00Z">
                <w:rPr>
                  <w:rFonts w:eastAsia="Times New Roman"/>
                  <w:lang w:val="nl-NL"/>
                </w:rPr>
              </w:rPrChange>
            </w:rPr>
            <w:t xml:space="preserve">, N. De Vos, K. Matthysen, G. G. P. </w:t>
          </w:r>
          <w:proofErr w:type="spellStart"/>
          <w:r w:rsidRPr="00790B70">
            <w:rPr>
              <w:rFonts w:eastAsia="Times New Roman"/>
              <w:rPrChange w:id="1325" w:author="Acaru, Silviu" w:date="2026-02-25T19:57:00Z" w16du:dateUtc="2026-02-25T18:57:00Z">
                <w:rPr>
                  <w:rFonts w:eastAsia="Times New Roman"/>
                  <w:lang w:val="nl-NL"/>
                </w:rPr>
              </w:rPrChange>
            </w:rPr>
            <w:t>Deroover</w:t>
          </w:r>
          <w:proofErr w:type="spellEnd"/>
          <w:r w:rsidRPr="00790B70">
            <w:rPr>
              <w:rFonts w:eastAsia="Times New Roman"/>
              <w:rPrChange w:id="1326" w:author="Acaru, Silviu" w:date="2026-02-25T19:57:00Z" w16du:dateUtc="2026-02-25T18:57:00Z">
                <w:rPr>
                  <w:rFonts w:eastAsia="Times New Roman"/>
                  <w:lang w:val="nl-NL"/>
                </w:rPr>
              </w:rPrChange>
            </w:rPr>
            <w:t xml:space="preserve">, S. </w:t>
          </w:r>
          <w:proofErr w:type="spellStart"/>
          <w:r w:rsidRPr="00790B70">
            <w:rPr>
              <w:rFonts w:eastAsia="Times New Roman"/>
              <w:rPrChange w:id="1327" w:author="Acaru, Silviu" w:date="2026-02-25T19:57:00Z" w16du:dateUtc="2026-02-25T18:57:00Z">
                <w:rPr>
                  <w:rFonts w:eastAsia="Times New Roman"/>
                  <w:lang w:val="nl-NL"/>
                </w:rPr>
              </w:rPrChange>
            </w:rPr>
            <w:t>Mehrkanoon</w:t>
          </w:r>
          <w:proofErr w:type="spellEnd"/>
          <w:r w:rsidRPr="00790B70">
            <w:rPr>
              <w:rFonts w:eastAsia="Times New Roman"/>
              <w:rPrChange w:id="1328" w:author="Acaru, Silviu" w:date="2026-02-25T19:57:00Z" w16du:dateUtc="2026-02-25T18:57:00Z">
                <w:rPr>
                  <w:rFonts w:eastAsia="Times New Roman"/>
                  <w:lang w:val="nl-NL"/>
                </w:rPr>
              </w:rPrChange>
            </w:rPr>
            <w:t xml:space="preserve">, K. V </w:t>
          </w:r>
          <w:proofErr w:type="spellStart"/>
          <w:r w:rsidRPr="00790B70">
            <w:rPr>
              <w:rFonts w:eastAsia="Times New Roman"/>
              <w:rPrChange w:id="1329" w:author="Acaru, Silviu" w:date="2026-02-25T19:57:00Z" w16du:dateUtc="2026-02-25T18:57:00Z">
                <w:rPr>
                  <w:rFonts w:eastAsia="Times New Roman"/>
                  <w:lang w:val="nl-NL"/>
                </w:rPr>
              </w:rPrChange>
            </w:rPr>
            <w:t>Bernaerts</w:t>
          </w:r>
          <w:proofErr w:type="spellEnd"/>
          <w:r w:rsidRPr="00790B70">
            <w:rPr>
              <w:rFonts w:eastAsia="Times New Roman"/>
              <w:rPrChange w:id="1330" w:author="Acaru, Silviu" w:date="2026-02-25T19:57:00Z" w16du:dateUtc="2026-02-25T18:57:00Z">
                <w:rPr>
                  <w:rFonts w:eastAsia="Times New Roman"/>
                  <w:lang w:val="nl-NL"/>
                </w:rPr>
              </w:rPrChange>
            </w:rPr>
            <w:t xml:space="preserve">, </w:t>
          </w:r>
          <w:proofErr w:type="spellStart"/>
          <w:r w:rsidRPr="00790B70">
            <w:rPr>
              <w:rFonts w:eastAsia="Times New Roman"/>
              <w:i/>
              <w:iCs/>
              <w:rPrChange w:id="1331" w:author="Acaru, Silviu" w:date="2026-02-25T19:57:00Z" w16du:dateUtc="2026-02-25T18:57:00Z">
                <w:rPr>
                  <w:rFonts w:eastAsia="Times New Roman"/>
                  <w:i/>
                  <w:iCs/>
                  <w:lang w:val="nl-NL"/>
                </w:rPr>
              </w:rPrChange>
            </w:rPr>
            <w:t>Polym</w:t>
          </w:r>
          <w:proofErr w:type="spellEnd"/>
          <w:r w:rsidRPr="00790B70">
            <w:rPr>
              <w:rFonts w:eastAsia="Times New Roman"/>
              <w:i/>
              <w:iCs/>
              <w:rPrChange w:id="1332" w:author="Acaru, Silviu" w:date="2026-02-25T19:57:00Z" w16du:dateUtc="2026-02-25T18:57:00Z">
                <w:rPr>
                  <w:rFonts w:eastAsia="Times New Roman"/>
                  <w:i/>
                  <w:iCs/>
                  <w:lang w:val="nl-NL"/>
                </w:rPr>
              </w:rPrChange>
            </w:rPr>
            <w:t xml:space="preserve"> Int</w:t>
          </w:r>
          <w:r w:rsidRPr="00790B70">
            <w:rPr>
              <w:rFonts w:eastAsia="Times New Roman"/>
              <w:rPrChange w:id="1333" w:author="Acaru, Silviu" w:date="2026-02-25T19:57:00Z" w16du:dateUtc="2026-02-25T18:57:00Z">
                <w:rPr>
                  <w:rFonts w:eastAsia="Times New Roman"/>
                  <w:lang w:val="nl-NL"/>
                </w:rPr>
              </w:rPrChange>
            </w:rPr>
            <w:t xml:space="preserve"> </w:t>
          </w:r>
          <w:r w:rsidRPr="00790B70">
            <w:rPr>
              <w:rFonts w:eastAsia="Times New Roman"/>
              <w:b/>
              <w:bCs/>
              <w:rPrChange w:id="1334" w:author="Acaru, Silviu" w:date="2026-02-25T19:57:00Z" w16du:dateUtc="2026-02-25T18:57:00Z">
                <w:rPr>
                  <w:rFonts w:eastAsia="Times New Roman"/>
                  <w:b/>
                  <w:bCs/>
                  <w:lang w:val="nl-NL"/>
                </w:rPr>
              </w:rPrChange>
            </w:rPr>
            <w:t>2022</w:t>
          </w:r>
          <w:r w:rsidRPr="00790B70">
            <w:rPr>
              <w:rFonts w:eastAsia="Times New Roman"/>
              <w:rPrChange w:id="1335" w:author="Acaru, Silviu" w:date="2026-02-25T19:57:00Z" w16du:dateUtc="2026-02-25T18:57:00Z">
                <w:rPr>
                  <w:rFonts w:eastAsia="Times New Roman"/>
                  <w:lang w:val="nl-NL"/>
                </w:rPr>
              </w:rPrChange>
            </w:rPr>
            <w:t xml:space="preserve">, </w:t>
          </w:r>
          <w:r w:rsidRPr="00790B70">
            <w:rPr>
              <w:rFonts w:eastAsia="Times New Roman"/>
              <w:i/>
              <w:iCs/>
              <w:rPrChange w:id="1336" w:author="Acaru, Silviu" w:date="2026-02-25T19:57:00Z" w16du:dateUtc="2026-02-25T18:57:00Z">
                <w:rPr>
                  <w:rFonts w:eastAsia="Times New Roman"/>
                  <w:i/>
                  <w:iCs/>
                  <w:lang w:val="nl-NL"/>
                </w:rPr>
              </w:rPrChange>
            </w:rPr>
            <w:t>71</w:t>
          </w:r>
          <w:r w:rsidRPr="00790B70">
            <w:rPr>
              <w:rFonts w:eastAsia="Times New Roman"/>
              <w:rPrChange w:id="1337" w:author="Acaru, Silviu" w:date="2026-02-25T19:57:00Z" w16du:dateUtc="2026-02-25T18:57:00Z">
                <w:rPr>
                  <w:rFonts w:eastAsia="Times New Roman"/>
                  <w:lang w:val="nl-NL"/>
                </w:rPr>
              </w:rPrChange>
            </w:rPr>
            <w:t>, 966.</w:t>
          </w:r>
        </w:p>
        <w:p w14:paraId="0153C6A4" w14:textId="77777777" w:rsidR="00412D9A" w:rsidRDefault="00412D9A">
          <w:pPr>
            <w:divId w:val="1484859100"/>
            <w:rPr>
              <w:rFonts w:eastAsia="Times New Roman"/>
            </w:rPr>
          </w:pPr>
          <w:r>
            <w:rPr>
              <w:rFonts w:eastAsia="Times New Roman"/>
            </w:rPr>
            <w:t xml:space="preserve">[19] </w:t>
          </w:r>
          <w:r>
            <w:rPr>
              <w:rFonts w:eastAsia="Times New Roman"/>
            </w:rPr>
            <w:tab/>
            <w:t xml:space="preserve">R. Q. Albuquerque, F. </w:t>
          </w:r>
          <w:proofErr w:type="spellStart"/>
          <w:r>
            <w:rPr>
              <w:rFonts w:eastAsia="Times New Roman"/>
            </w:rPr>
            <w:t>Rothenhäusler</w:t>
          </w:r>
          <w:proofErr w:type="spellEnd"/>
          <w:r>
            <w:rPr>
              <w:rFonts w:eastAsia="Times New Roman"/>
            </w:rPr>
            <w:t xml:space="preserve">, H. Ruckdäschel, </w:t>
          </w:r>
          <w:r>
            <w:rPr>
              <w:rFonts w:eastAsia="Times New Roman"/>
              <w:i/>
              <w:iCs/>
            </w:rPr>
            <w:t>MRS Bull</w:t>
          </w:r>
          <w:r>
            <w:rPr>
              <w:rFonts w:eastAsia="Times New Roman"/>
            </w:rPr>
            <w:t xml:space="preserve"> </w:t>
          </w:r>
          <w:r>
            <w:rPr>
              <w:rFonts w:eastAsia="Times New Roman"/>
              <w:b/>
              <w:bCs/>
            </w:rPr>
            <w:t>2024</w:t>
          </w:r>
          <w:r>
            <w:rPr>
              <w:rFonts w:eastAsia="Times New Roman"/>
            </w:rPr>
            <w:t xml:space="preserve">, </w:t>
          </w:r>
          <w:r>
            <w:rPr>
              <w:rFonts w:eastAsia="Times New Roman"/>
              <w:i/>
              <w:iCs/>
            </w:rPr>
            <w:t>49</w:t>
          </w:r>
          <w:r>
            <w:rPr>
              <w:rFonts w:eastAsia="Times New Roman"/>
            </w:rPr>
            <w:t>, 59.</w:t>
          </w:r>
        </w:p>
        <w:p w14:paraId="05F83FEC" w14:textId="37EF1C26" w:rsidR="00412D9A" w:rsidRPr="006A66E3" w:rsidRDefault="00412D9A">
          <w:pPr>
            <w:divId w:val="2092460744"/>
            <w:rPr>
              <w:rFonts w:eastAsia="Times New Roman"/>
            </w:rPr>
          </w:pPr>
          <w:r w:rsidRPr="006A66E3">
            <w:rPr>
              <w:rFonts w:eastAsia="Times New Roman"/>
            </w:rPr>
            <w:t xml:space="preserve">[20] </w:t>
          </w:r>
          <w:r w:rsidRPr="006A66E3">
            <w:rPr>
              <w:rFonts w:eastAsia="Times New Roman"/>
            </w:rPr>
            <w:tab/>
            <w:t xml:space="preserve">H. Esmaeili, R. Rizvi, </w:t>
          </w:r>
          <w:proofErr w:type="spellStart"/>
          <w:r w:rsidRPr="006A66E3">
            <w:rPr>
              <w:rFonts w:eastAsia="Times New Roman"/>
              <w:i/>
              <w:iCs/>
            </w:rPr>
            <w:t>Comput</w:t>
          </w:r>
          <w:proofErr w:type="spellEnd"/>
          <w:r w:rsidRPr="006A66E3">
            <w:rPr>
              <w:rFonts w:eastAsia="Times New Roman"/>
              <w:i/>
              <w:iCs/>
            </w:rPr>
            <w:t xml:space="preserve"> Mater Sci</w:t>
          </w:r>
          <w:r w:rsidRPr="006A66E3">
            <w:rPr>
              <w:rFonts w:eastAsia="Times New Roman"/>
            </w:rPr>
            <w:t xml:space="preserve"> </w:t>
          </w:r>
          <w:r w:rsidRPr="006A66E3">
            <w:rPr>
              <w:rFonts w:eastAsia="Times New Roman"/>
              <w:b/>
              <w:bCs/>
            </w:rPr>
            <w:t>2023</w:t>
          </w:r>
          <w:r w:rsidRPr="006A66E3">
            <w:rPr>
              <w:rFonts w:eastAsia="Times New Roman"/>
            </w:rPr>
            <w:t xml:space="preserve">, </w:t>
          </w:r>
          <w:r w:rsidRPr="006A66E3">
            <w:rPr>
              <w:rFonts w:eastAsia="Times New Roman"/>
              <w:i/>
              <w:iCs/>
            </w:rPr>
            <w:t>229</w:t>
          </w:r>
          <w:r w:rsidR="00804384" w:rsidRPr="006A66E3">
            <w:rPr>
              <w:rFonts w:eastAsia="Times New Roman"/>
            </w:rPr>
            <w:t>, 112432</w:t>
          </w:r>
          <w:r w:rsidRPr="006A66E3">
            <w:rPr>
              <w:rFonts w:eastAsia="Times New Roman"/>
            </w:rPr>
            <w:t>.</w:t>
          </w:r>
        </w:p>
        <w:p w14:paraId="1FB8F902" w14:textId="77777777" w:rsidR="00412D9A" w:rsidRDefault="00412D9A">
          <w:pPr>
            <w:divId w:val="1924414213"/>
            <w:rPr>
              <w:rFonts w:eastAsia="Times New Roman"/>
            </w:rPr>
          </w:pPr>
          <w:r>
            <w:rPr>
              <w:rFonts w:eastAsia="Times New Roman"/>
            </w:rPr>
            <w:lastRenderedPageBreak/>
            <w:t xml:space="preserve">[21] </w:t>
          </w:r>
          <w:r>
            <w:rPr>
              <w:rFonts w:eastAsia="Times New Roman"/>
            </w:rPr>
            <w:tab/>
            <w:t xml:space="preserve">A. Milad, S. H. Hussein, A. R. </w:t>
          </w:r>
          <w:proofErr w:type="spellStart"/>
          <w:r>
            <w:rPr>
              <w:rFonts w:eastAsia="Times New Roman"/>
            </w:rPr>
            <w:t>Khekan</w:t>
          </w:r>
          <w:proofErr w:type="spellEnd"/>
          <w:r>
            <w:rPr>
              <w:rFonts w:eastAsia="Times New Roman"/>
            </w:rPr>
            <w:t>, M. Rashid, H. Al-</w:t>
          </w:r>
          <w:proofErr w:type="spellStart"/>
          <w:r>
            <w:rPr>
              <w:rFonts w:eastAsia="Times New Roman"/>
            </w:rPr>
            <w:t>Msari</w:t>
          </w:r>
          <w:proofErr w:type="spellEnd"/>
          <w:r>
            <w:rPr>
              <w:rFonts w:eastAsia="Times New Roman"/>
            </w:rPr>
            <w:t xml:space="preserve">, T. H. Tran, </w:t>
          </w:r>
          <w:r>
            <w:rPr>
              <w:rFonts w:eastAsia="Times New Roman"/>
              <w:i/>
              <w:iCs/>
            </w:rPr>
            <w:t xml:space="preserve">Eng </w:t>
          </w:r>
          <w:proofErr w:type="spellStart"/>
          <w:r>
            <w:rPr>
              <w:rFonts w:eastAsia="Times New Roman"/>
              <w:i/>
              <w:iCs/>
            </w:rPr>
            <w:t>Comput</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38</w:t>
          </w:r>
          <w:r>
            <w:rPr>
              <w:rFonts w:eastAsia="Times New Roman"/>
            </w:rPr>
            <w:t>, 3625.</w:t>
          </w:r>
        </w:p>
        <w:p w14:paraId="16359083" w14:textId="77777777" w:rsidR="00412D9A" w:rsidRDefault="00412D9A">
          <w:pPr>
            <w:divId w:val="1430613740"/>
            <w:rPr>
              <w:rFonts w:eastAsia="Times New Roman"/>
            </w:rPr>
          </w:pPr>
          <w:r>
            <w:rPr>
              <w:rFonts w:eastAsia="Times New Roman"/>
            </w:rPr>
            <w:t xml:space="preserve">[22] </w:t>
          </w:r>
          <w:r>
            <w:rPr>
              <w:rFonts w:eastAsia="Times New Roman"/>
            </w:rPr>
            <w:tab/>
            <w:t xml:space="preserve">Y. Zhao, R. J. Mulder, S. Houshyar, T. C. Le, </w:t>
          </w:r>
          <w:r>
            <w:rPr>
              <w:rFonts w:eastAsia="Times New Roman"/>
              <w:i/>
              <w:iCs/>
            </w:rPr>
            <w:t>A review on the application of molecular descriptors and machine learning in polymer design</w:t>
          </w:r>
          <w:r>
            <w:rPr>
              <w:rFonts w:eastAsia="Times New Roman"/>
            </w:rPr>
            <w:t xml:space="preserve">, Vol. 14, Royal Society of Chemistry, </w:t>
          </w:r>
          <w:r>
            <w:rPr>
              <w:rFonts w:eastAsia="Times New Roman"/>
              <w:b/>
              <w:bCs/>
            </w:rPr>
            <w:t>2023</w:t>
          </w:r>
          <w:r>
            <w:rPr>
              <w:rFonts w:eastAsia="Times New Roman"/>
            </w:rPr>
            <w:t>, pp. 3325–3346.</w:t>
          </w:r>
        </w:p>
        <w:p w14:paraId="1FF5B06B" w14:textId="1B766995" w:rsidR="00412D9A" w:rsidRDefault="00412D9A">
          <w:pPr>
            <w:divId w:val="981345858"/>
            <w:rPr>
              <w:rFonts w:eastAsia="Times New Roman"/>
            </w:rPr>
          </w:pPr>
          <w:r>
            <w:rPr>
              <w:rFonts w:eastAsia="Times New Roman"/>
            </w:rPr>
            <w:t xml:space="preserve">[23] </w:t>
          </w:r>
          <w:r>
            <w:rPr>
              <w:rFonts w:eastAsia="Times New Roman"/>
            </w:rPr>
            <w:tab/>
            <w:t xml:space="preserve">S. Zhan, W. Huang, C. Dong, Q. Chen, H. Zhao, P. Duan, A. Hu, Q. Li, Y. Li, J. Liu, L. Zhang, </w:t>
          </w:r>
          <w:r>
            <w:rPr>
              <w:rFonts w:eastAsia="Times New Roman"/>
              <w:i/>
              <w:iCs/>
            </w:rPr>
            <w:t>Mater Today Commun</w:t>
          </w:r>
          <w:r>
            <w:rPr>
              <w:rFonts w:eastAsia="Times New Roman"/>
            </w:rPr>
            <w:t xml:space="preserve"> </w:t>
          </w:r>
          <w:r>
            <w:rPr>
              <w:rFonts w:eastAsia="Times New Roman"/>
              <w:b/>
              <w:bCs/>
            </w:rPr>
            <w:t>2024</w:t>
          </w:r>
          <w:r>
            <w:rPr>
              <w:rFonts w:eastAsia="Times New Roman"/>
            </w:rPr>
            <w:t xml:space="preserve">, </w:t>
          </w:r>
          <w:r>
            <w:rPr>
              <w:rFonts w:eastAsia="Times New Roman"/>
              <w:i/>
              <w:iCs/>
            </w:rPr>
            <w:t>40</w:t>
          </w:r>
          <w:r w:rsidR="00804384">
            <w:rPr>
              <w:rFonts w:eastAsia="Times New Roman"/>
            </w:rPr>
            <w:t xml:space="preserve">, </w:t>
          </w:r>
          <w:r w:rsidR="00804384" w:rsidRPr="00804384">
            <w:rPr>
              <w:rFonts w:eastAsia="Times New Roman"/>
            </w:rPr>
            <w:t>110181</w:t>
          </w:r>
          <w:r>
            <w:rPr>
              <w:rFonts w:eastAsia="Times New Roman"/>
            </w:rPr>
            <w:t>.</w:t>
          </w:r>
        </w:p>
        <w:p w14:paraId="2F7DCB42" w14:textId="7BF4FA85" w:rsidR="00412D9A" w:rsidRDefault="00412D9A">
          <w:pPr>
            <w:divId w:val="1165314657"/>
            <w:rPr>
              <w:rFonts w:eastAsia="Times New Roman"/>
            </w:rPr>
          </w:pPr>
          <w:r>
            <w:rPr>
              <w:rFonts w:eastAsia="Times New Roman"/>
            </w:rPr>
            <w:t xml:space="preserve">[24] </w:t>
          </w:r>
          <w:r>
            <w:rPr>
              <w:rFonts w:eastAsia="Times New Roman"/>
            </w:rPr>
            <w:tab/>
            <w:t xml:space="preserve">S. </w:t>
          </w:r>
          <w:proofErr w:type="spellStart"/>
          <w:r>
            <w:rPr>
              <w:rFonts w:eastAsia="Times New Roman"/>
            </w:rPr>
            <w:t>Shirazian</w:t>
          </w:r>
          <w:proofErr w:type="spellEnd"/>
          <w:r>
            <w:rPr>
              <w:rFonts w:eastAsia="Times New Roman"/>
            </w:rPr>
            <w:t xml:space="preserve">, T. Huynh, S. M. Sarkar, M. Habibi Zare, </w:t>
          </w:r>
          <w:proofErr w:type="spellStart"/>
          <w:r>
            <w:rPr>
              <w:rFonts w:eastAsia="Times New Roman"/>
              <w:i/>
              <w:iCs/>
            </w:rPr>
            <w:t>Polym</w:t>
          </w:r>
          <w:proofErr w:type="spellEnd"/>
          <w:r>
            <w:rPr>
              <w:rFonts w:eastAsia="Times New Roman"/>
              <w:i/>
              <w:iCs/>
            </w:rPr>
            <w:t xml:space="preserve"> Test</w:t>
          </w:r>
          <w:r>
            <w:rPr>
              <w:rFonts w:eastAsia="Times New Roman"/>
            </w:rPr>
            <w:t xml:space="preserve"> </w:t>
          </w:r>
          <w:r>
            <w:rPr>
              <w:rFonts w:eastAsia="Times New Roman"/>
              <w:b/>
              <w:bCs/>
            </w:rPr>
            <w:t>2024</w:t>
          </w:r>
          <w:r>
            <w:rPr>
              <w:rFonts w:eastAsia="Times New Roman"/>
            </w:rPr>
            <w:t xml:space="preserve">, </w:t>
          </w:r>
          <w:r>
            <w:rPr>
              <w:rFonts w:eastAsia="Times New Roman"/>
              <w:i/>
              <w:iCs/>
            </w:rPr>
            <w:t>137</w:t>
          </w:r>
          <w:r w:rsidR="00804384">
            <w:rPr>
              <w:rFonts w:eastAsia="Times New Roman"/>
            </w:rPr>
            <w:t xml:space="preserve">, </w:t>
          </w:r>
          <w:r w:rsidR="00804384" w:rsidRPr="00804384">
            <w:rPr>
              <w:rFonts w:eastAsia="Times New Roman"/>
            </w:rPr>
            <w:t>108525</w:t>
          </w:r>
          <w:r>
            <w:rPr>
              <w:rFonts w:eastAsia="Times New Roman"/>
            </w:rPr>
            <w:t>.</w:t>
          </w:r>
        </w:p>
        <w:p w14:paraId="07EB5EA9" w14:textId="77777777" w:rsidR="00412D9A" w:rsidRDefault="00412D9A">
          <w:pPr>
            <w:divId w:val="767194007"/>
            <w:rPr>
              <w:rFonts w:eastAsia="Times New Roman"/>
            </w:rPr>
          </w:pPr>
          <w:r>
            <w:rPr>
              <w:rFonts w:eastAsia="Times New Roman"/>
            </w:rPr>
            <w:t xml:space="preserve">[25] </w:t>
          </w:r>
          <w:r>
            <w:rPr>
              <w:rFonts w:eastAsia="Times New Roman"/>
            </w:rPr>
            <w:tab/>
            <w:t xml:space="preserve">H. Abdi, L. J. Williams, </w:t>
          </w:r>
          <w:r>
            <w:rPr>
              <w:rFonts w:eastAsia="Times New Roman"/>
              <w:i/>
              <w:iCs/>
            </w:rPr>
            <w:t>Principal component analysis</w:t>
          </w:r>
          <w:r>
            <w:rPr>
              <w:rFonts w:eastAsia="Times New Roman"/>
            </w:rPr>
            <w:t xml:space="preserve">, Vol. 2, </w:t>
          </w:r>
          <w:r>
            <w:rPr>
              <w:rFonts w:eastAsia="Times New Roman"/>
              <w:b/>
              <w:bCs/>
            </w:rPr>
            <w:t>2010</w:t>
          </w:r>
          <w:r>
            <w:rPr>
              <w:rFonts w:eastAsia="Times New Roman"/>
            </w:rPr>
            <w:t>, pp. 433–459.</w:t>
          </w:r>
        </w:p>
        <w:p w14:paraId="6B9B33A6" w14:textId="77777777" w:rsidR="00412D9A" w:rsidRDefault="00412D9A">
          <w:pPr>
            <w:divId w:val="368146232"/>
            <w:rPr>
              <w:rFonts w:eastAsia="Times New Roman"/>
            </w:rPr>
          </w:pPr>
          <w:r>
            <w:rPr>
              <w:rFonts w:eastAsia="Times New Roman"/>
            </w:rPr>
            <w:t xml:space="preserve">[26] </w:t>
          </w:r>
          <w:r>
            <w:rPr>
              <w:rFonts w:eastAsia="Times New Roman"/>
            </w:rPr>
            <w:tab/>
            <w:t xml:space="preserve">S. F. Acaru, R. Abdullah, D. T. C. Lai, R. C. Lim, </w:t>
          </w:r>
          <w:proofErr w:type="spellStart"/>
          <w:r>
            <w:rPr>
              <w:rFonts w:eastAsia="Times New Roman"/>
              <w:i/>
              <w:iCs/>
            </w:rPr>
            <w:t>Heliyon</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8</w:t>
          </w:r>
          <w:r>
            <w:rPr>
              <w:rFonts w:eastAsia="Times New Roman"/>
            </w:rPr>
            <w:t>, e10738.</w:t>
          </w:r>
        </w:p>
        <w:p w14:paraId="3C195CFB" w14:textId="77777777" w:rsidR="00412D9A" w:rsidRPr="00790B70" w:rsidRDefault="00412D9A">
          <w:pPr>
            <w:divId w:val="1996569110"/>
            <w:rPr>
              <w:rFonts w:eastAsia="Times New Roman"/>
              <w:lang w:val="de-DE"/>
              <w:rPrChange w:id="1338" w:author="Acaru, Silviu" w:date="2026-02-25T19:57:00Z" w16du:dateUtc="2026-02-25T18:57:00Z">
                <w:rPr>
                  <w:rFonts w:eastAsia="Times New Roman"/>
                </w:rPr>
              </w:rPrChange>
            </w:rPr>
          </w:pPr>
          <w:r w:rsidRPr="00790B70">
            <w:rPr>
              <w:rFonts w:eastAsia="Times New Roman"/>
              <w:lang w:val="de-DE"/>
              <w:rPrChange w:id="1339" w:author="Acaru, Silviu" w:date="2026-02-25T19:57:00Z" w16du:dateUtc="2026-02-25T18:57:00Z">
                <w:rPr>
                  <w:rFonts w:eastAsia="Times New Roman"/>
                </w:rPr>
              </w:rPrChange>
            </w:rPr>
            <w:t xml:space="preserve">[27] </w:t>
          </w:r>
          <w:r w:rsidRPr="00790B70">
            <w:rPr>
              <w:rFonts w:eastAsia="Times New Roman"/>
              <w:lang w:val="de-DE"/>
              <w:rPrChange w:id="1340" w:author="Acaru, Silviu" w:date="2026-02-25T19:57:00Z" w16du:dateUtc="2026-02-25T18:57:00Z">
                <w:rPr>
                  <w:rFonts w:eastAsia="Times New Roman"/>
                </w:rPr>
              </w:rPrChange>
            </w:rPr>
            <w:tab/>
            <w:t xml:space="preserve">T. G. Dietterich, In </w:t>
          </w:r>
          <w:r w:rsidRPr="00790B70">
            <w:rPr>
              <w:rFonts w:eastAsia="Times New Roman"/>
              <w:i/>
              <w:iCs/>
              <w:lang w:val="de-DE"/>
              <w:rPrChange w:id="1341" w:author="Acaru, Silviu" w:date="2026-02-25T19:57:00Z" w16du:dateUtc="2026-02-25T18:57:00Z">
                <w:rPr>
                  <w:rFonts w:eastAsia="Times New Roman"/>
                  <w:i/>
                  <w:iCs/>
                </w:rPr>
              </w:rPrChange>
            </w:rPr>
            <w:t xml:space="preserve">Multiple </w:t>
          </w:r>
          <w:proofErr w:type="spellStart"/>
          <w:r w:rsidRPr="00790B70">
            <w:rPr>
              <w:rFonts w:eastAsia="Times New Roman"/>
              <w:i/>
              <w:iCs/>
              <w:lang w:val="de-DE"/>
              <w:rPrChange w:id="1342" w:author="Acaru, Silviu" w:date="2026-02-25T19:57:00Z" w16du:dateUtc="2026-02-25T18:57:00Z">
                <w:rPr>
                  <w:rFonts w:eastAsia="Times New Roman"/>
                  <w:i/>
                  <w:iCs/>
                </w:rPr>
              </w:rPrChange>
            </w:rPr>
            <w:t>Classifier</w:t>
          </w:r>
          <w:proofErr w:type="spellEnd"/>
          <w:r w:rsidRPr="00790B70">
            <w:rPr>
              <w:rFonts w:eastAsia="Times New Roman"/>
              <w:i/>
              <w:iCs/>
              <w:lang w:val="de-DE"/>
              <w:rPrChange w:id="1343" w:author="Acaru, Silviu" w:date="2026-02-25T19:57:00Z" w16du:dateUtc="2026-02-25T18:57:00Z">
                <w:rPr>
                  <w:rFonts w:eastAsia="Times New Roman"/>
                  <w:i/>
                  <w:iCs/>
                </w:rPr>
              </w:rPrChange>
            </w:rPr>
            <w:t xml:space="preserve"> Systems</w:t>
          </w:r>
          <w:r w:rsidRPr="00790B70">
            <w:rPr>
              <w:rFonts w:eastAsia="Times New Roman"/>
              <w:lang w:val="de-DE"/>
              <w:rPrChange w:id="1344" w:author="Acaru, Silviu" w:date="2026-02-25T19:57:00Z" w16du:dateUtc="2026-02-25T18:57:00Z">
                <w:rPr>
                  <w:rFonts w:eastAsia="Times New Roman"/>
                </w:rPr>
              </w:rPrChange>
            </w:rPr>
            <w:t xml:space="preserve">, Springer, Berlin, Heidelberg, </w:t>
          </w:r>
          <w:r w:rsidRPr="00790B70">
            <w:rPr>
              <w:rFonts w:eastAsia="Times New Roman"/>
              <w:b/>
              <w:bCs/>
              <w:lang w:val="de-DE"/>
              <w:rPrChange w:id="1345" w:author="Acaru, Silviu" w:date="2026-02-25T19:57:00Z" w16du:dateUtc="2026-02-25T18:57:00Z">
                <w:rPr>
                  <w:rFonts w:eastAsia="Times New Roman"/>
                  <w:b/>
                  <w:bCs/>
                </w:rPr>
              </w:rPrChange>
            </w:rPr>
            <w:t>2000</w:t>
          </w:r>
          <w:r w:rsidRPr="00790B70">
            <w:rPr>
              <w:rFonts w:eastAsia="Times New Roman"/>
              <w:lang w:val="de-DE"/>
              <w:rPrChange w:id="1346" w:author="Acaru, Silviu" w:date="2026-02-25T19:57:00Z" w16du:dateUtc="2026-02-25T18:57:00Z">
                <w:rPr>
                  <w:rFonts w:eastAsia="Times New Roman"/>
                </w:rPr>
              </w:rPrChange>
            </w:rPr>
            <w:t>, pp. 1–15.</w:t>
          </w:r>
        </w:p>
        <w:p w14:paraId="3410DA2F" w14:textId="77777777" w:rsidR="00412D9A" w:rsidRDefault="00412D9A">
          <w:pPr>
            <w:divId w:val="858854786"/>
            <w:rPr>
              <w:rFonts w:eastAsia="Times New Roman"/>
            </w:rPr>
          </w:pPr>
          <w:r>
            <w:rPr>
              <w:rFonts w:eastAsia="Times New Roman"/>
            </w:rPr>
            <w:t xml:space="preserve">[28] </w:t>
          </w:r>
          <w:r>
            <w:rPr>
              <w:rFonts w:eastAsia="Times New Roman"/>
            </w:rPr>
            <w:tab/>
            <w:t xml:space="preserve">I. D. Mienye, Y. Sun, </w:t>
          </w:r>
          <w:r>
            <w:rPr>
              <w:rFonts w:eastAsia="Times New Roman"/>
              <w:i/>
              <w:iCs/>
            </w:rPr>
            <w:t>A Survey of Ensemble Learning: Concepts, Algorithms, Applications, and Prospects</w:t>
          </w:r>
          <w:r>
            <w:rPr>
              <w:rFonts w:eastAsia="Times New Roman"/>
            </w:rPr>
            <w:t xml:space="preserve">, Vol. 10, Institute of Electrical and Electronics Engineers Inc., </w:t>
          </w:r>
          <w:r>
            <w:rPr>
              <w:rFonts w:eastAsia="Times New Roman"/>
              <w:b/>
              <w:bCs/>
            </w:rPr>
            <w:t>2022</w:t>
          </w:r>
          <w:r>
            <w:rPr>
              <w:rFonts w:eastAsia="Times New Roman"/>
            </w:rPr>
            <w:t>, pp. 99129–99149.</w:t>
          </w:r>
        </w:p>
        <w:p w14:paraId="058EFE1E" w14:textId="77777777" w:rsidR="00412D9A" w:rsidRDefault="00412D9A">
          <w:pPr>
            <w:divId w:val="489950139"/>
            <w:rPr>
              <w:rFonts w:eastAsia="Times New Roman"/>
            </w:rPr>
          </w:pPr>
          <w:r>
            <w:rPr>
              <w:rFonts w:eastAsia="Times New Roman"/>
            </w:rPr>
            <w:t xml:space="preserve">[29] </w:t>
          </w:r>
          <w:r>
            <w:rPr>
              <w:rFonts w:eastAsia="Times New Roman"/>
            </w:rPr>
            <w:tab/>
            <w:t xml:space="preserve">P. Ortiz-Serna, M. </w:t>
          </w:r>
          <w:proofErr w:type="spellStart"/>
          <w:r>
            <w:rPr>
              <w:rFonts w:eastAsia="Times New Roman"/>
            </w:rPr>
            <w:t>Carsí</w:t>
          </w:r>
          <w:proofErr w:type="spellEnd"/>
          <w:r>
            <w:rPr>
              <w:rFonts w:eastAsia="Times New Roman"/>
            </w:rPr>
            <w:t xml:space="preserve">, M. </w:t>
          </w:r>
          <w:proofErr w:type="spellStart"/>
          <w:r>
            <w:rPr>
              <w:rFonts w:eastAsia="Times New Roman"/>
            </w:rPr>
            <w:t>Culebras</w:t>
          </w:r>
          <w:proofErr w:type="spellEnd"/>
          <w:r>
            <w:rPr>
              <w:rFonts w:eastAsia="Times New Roman"/>
            </w:rPr>
            <w:t xml:space="preserve">, M. N. Collins, M. J. Sanchis, </w:t>
          </w:r>
          <w:r>
            <w:rPr>
              <w:rFonts w:eastAsia="Times New Roman"/>
              <w:i/>
              <w:iCs/>
            </w:rPr>
            <w:t>Int J Biol Macromol</w:t>
          </w:r>
          <w:r>
            <w:rPr>
              <w:rFonts w:eastAsia="Times New Roman"/>
            </w:rPr>
            <w:t xml:space="preserve"> </w:t>
          </w:r>
          <w:r>
            <w:rPr>
              <w:rFonts w:eastAsia="Times New Roman"/>
              <w:b/>
              <w:bCs/>
            </w:rPr>
            <w:t>2020</w:t>
          </w:r>
          <w:r>
            <w:rPr>
              <w:rFonts w:eastAsia="Times New Roman"/>
            </w:rPr>
            <w:t xml:space="preserve">, </w:t>
          </w:r>
          <w:r>
            <w:rPr>
              <w:rFonts w:eastAsia="Times New Roman"/>
              <w:i/>
              <w:iCs/>
            </w:rPr>
            <w:t>158</w:t>
          </w:r>
          <w:r>
            <w:rPr>
              <w:rFonts w:eastAsia="Times New Roman"/>
            </w:rPr>
            <w:t>, 1369.</w:t>
          </w:r>
        </w:p>
        <w:p w14:paraId="59B76B7C" w14:textId="77777777" w:rsidR="00412D9A" w:rsidRDefault="00412D9A">
          <w:pPr>
            <w:divId w:val="733964864"/>
            <w:rPr>
              <w:rFonts w:eastAsia="Times New Roman"/>
            </w:rPr>
          </w:pPr>
          <w:r>
            <w:rPr>
              <w:rFonts w:eastAsia="Times New Roman"/>
            </w:rPr>
            <w:t xml:space="preserve">[30] </w:t>
          </w:r>
          <w:r>
            <w:rPr>
              <w:rFonts w:eastAsia="Times New Roman"/>
            </w:rPr>
            <w:tab/>
            <w:t xml:space="preserve">P. </w:t>
          </w:r>
          <w:proofErr w:type="spellStart"/>
          <w:r>
            <w:rPr>
              <w:rFonts w:eastAsia="Times New Roman"/>
            </w:rPr>
            <w:t>Jutrzenka</w:t>
          </w:r>
          <w:proofErr w:type="spellEnd"/>
          <w:r>
            <w:rPr>
              <w:rFonts w:eastAsia="Times New Roman"/>
            </w:rPr>
            <w:t xml:space="preserve"> Trzebiatowska, A. Santamaria Echart, T. Calvo Correas, A. Eceiza, J. Datta, </w:t>
          </w:r>
          <w:r>
            <w:rPr>
              <w:rFonts w:eastAsia="Times New Roman"/>
              <w:i/>
              <w:iCs/>
            </w:rPr>
            <w:t>Prog Org Coat</w:t>
          </w:r>
          <w:r>
            <w:rPr>
              <w:rFonts w:eastAsia="Times New Roman"/>
            </w:rPr>
            <w:t xml:space="preserve"> </w:t>
          </w:r>
          <w:r>
            <w:rPr>
              <w:rFonts w:eastAsia="Times New Roman"/>
              <w:b/>
              <w:bCs/>
            </w:rPr>
            <w:t>2018</w:t>
          </w:r>
          <w:r>
            <w:rPr>
              <w:rFonts w:eastAsia="Times New Roman"/>
            </w:rPr>
            <w:t xml:space="preserve">, </w:t>
          </w:r>
          <w:r>
            <w:rPr>
              <w:rFonts w:eastAsia="Times New Roman"/>
              <w:i/>
              <w:iCs/>
            </w:rPr>
            <w:t>115</w:t>
          </w:r>
          <w:r>
            <w:rPr>
              <w:rFonts w:eastAsia="Times New Roman"/>
            </w:rPr>
            <w:t>, 41.</w:t>
          </w:r>
        </w:p>
        <w:p w14:paraId="6CA362CA" w14:textId="515EDF07" w:rsidR="00412D9A" w:rsidRPr="00790B70" w:rsidRDefault="00412D9A">
          <w:pPr>
            <w:divId w:val="1102915017"/>
            <w:rPr>
              <w:rFonts w:eastAsia="Times New Roman"/>
              <w:lang w:val="fr-FR"/>
              <w:rPrChange w:id="1347" w:author="Acaru, Silviu" w:date="2026-02-25T19:57:00Z" w16du:dateUtc="2026-02-25T18:57:00Z">
                <w:rPr>
                  <w:rFonts w:eastAsia="Times New Roman"/>
                </w:rPr>
              </w:rPrChange>
            </w:rPr>
          </w:pPr>
          <w:r w:rsidRPr="00790B70">
            <w:rPr>
              <w:rFonts w:eastAsia="Times New Roman"/>
              <w:lang w:val="fr-FR"/>
              <w:rPrChange w:id="1348" w:author="Acaru, Silviu" w:date="2026-02-25T19:57:00Z" w16du:dateUtc="2026-02-25T18:57:00Z">
                <w:rPr>
                  <w:rFonts w:eastAsia="Times New Roman"/>
                </w:rPr>
              </w:rPrChange>
            </w:rPr>
            <w:t xml:space="preserve">[31] </w:t>
          </w:r>
          <w:r w:rsidRPr="00790B70">
            <w:rPr>
              <w:rFonts w:eastAsia="Times New Roman"/>
              <w:lang w:val="fr-FR"/>
              <w:rPrChange w:id="1349" w:author="Acaru, Silviu" w:date="2026-02-25T19:57:00Z" w16du:dateUtc="2026-02-25T18:57:00Z">
                <w:rPr>
                  <w:rFonts w:eastAsia="Times New Roman"/>
                </w:rPr>
              </w:rPrChange>
            </w:rPr>
            <w:tab/>
            <w:t xml:space="preserve">J. R. Gouveia, R. R. de Sousa </w:t>
          </w:r>
          <w:proofErr w:type="spellStart"/>
          <w:r w:rsidRPr="00790B70">
            <w:rPr>
              <w:rFonts w:eastAsia="Times New Roman"/>
              <w:lang w:val="fr-FR"/>
              <w:rPrChange w:id="1350" w:author="Acaru, Silviu" w:date="2026-02-25T19:57:00Z" w16du:dateUtc="2026-02-25T18:57:00Z">
                <w:rPr>
                  <w:rFonts w:eastAsia="Times New Roman"/>
                </w:rPr>
              </w:rPrChange>
            </w:rPr>
            <w:t>Júnior</w:t>
          </w:r>
          <w:proofErr w:type="spellEnd"/>
          <w:r w:rsidRPr="00790B70">
            <w:rPr>
              <w:rFonts w:eastAsia="Times New Roman"/>
              <w:lang w:val="fr-FR"/>
              <w:rPrChange w:id="1351" w:author="Acaru, Silviu" w:date="2026-02-25T19:57:00Z" w16du:dateUtc="2026-02-25T18:57:00Z">
                <w:rPr>
                  <w:rFonts w:eastAsia="Times New Roman"/>
                </w:rPr>
              </w:rPrChange>
            </w:rPr>
            <w:t xml:space="preserve">, A. O. Ribeiro, S. A. Saraiva, D. J. dos Santos, </w:t>
          </w:r>
          <w:proofErr w:type="spellStart"/>
          <w:r w:rsidRPr="00790B70">
            <w:rPr>
              <w:rFonts w:eastAsia="Times New Roman"/>
              <w:i/>
              <w:iCs/>
              <w:lang w:val="fr-FR"/>
              <w:rPrChange w:id="1352" w:author="Acaru, Silviu" w:date="2026-02-25T19:57:00Z" w16du:dateUtc="2026-02-25T18:57:00Z">
                <w:rPr>
                  <w:rFonts w:eastAsia="Times New Roman"/>
                  <w:i/>
                  <w:iCs/>
                </w:rPr>
              </w:rPrChange>
            </w:rPr>
            <w:t>Eur</w:t>
          </w:r>
          <w:proofErr w:type="spellEnd"/>
          <w:r w:rsidRPr="00790B70">
            <w:rPr>
              <w:rFonts w:eastAsia="Times New Roman"/>
              <w:i/>
              <w:iCs/>
              <w:lang w:val="fr-FR"/>
              <w:rPrChange w:id="1353" w:author="Acaru, Silviu" w:date="2026-02-25T19:57:00Z" w16du:dateUtc="2026-02-25T18:57:00Z">
                <w:rPr>
                  <w:rFonts w:eastAsia="Times New Roman"/>
                  <w:i/>
                  <w:iCs/>
                </w:rPr>
              </w:rPrChange>
            </w:rPr>
            <w:t xml:space="preserve"> </w:t>
          </w:r>
          <w:proofErr w:type="spellStart"/>
          <w:r w:rsidRPr="00790B70">
            <w:rPr>
              <w:rFonts w:eastAsia="Times New Roman"/>
              <w:i/>
              <w:iCs/>
              <w:lang w:val="fr-FR"/>
              <w:rPrChange w:id="1354" w:author="Acaru, Silviu" w:date="2026-02-25T19:57:00Z" w16du:dateUtc="2026-02-25T18:57:00Z">
                <w:rPr>
                  <w:rFonts w:eastAsia="Times New Roman"/>
                  <w:i/>
                  <w:iCs/>
                </w:rPr>
              </w:rPrChange>
            </w:rPr>
            <w:t>Polym</w:t>
          </w:r>
          <w:proofErr w:type="spellEnd"/>
          <w:r w:rsidRPr="00790B70">
            <w:rPr>
              <w:rFonts w:eastAsia="Times New Roman"/>
              <w:i/>
              <w:iCs/>
              <w:lang w:val="fr-FR"/>
              <w:rPrChange w:id="1355" w:author="Acaru, Silviu" w:date="2026-02-25T19:57:00Z" w16du:dateUtc="2026-02-25T18:57:00Z">
                <w:rPr>
                  <w:rFonts w:eastAsia="Times New Roman"/>
                  <w:i/>
                  <w:iCs/>
                </w:rPr>
              </w:rPrChange>
            </w:rPr>
            <w:t xml:space="preserve"> J</w:t>
          </w:r>
          <w:r w:rsidRPr="00790B70">
            <w:rPr>
              <w:rFonts w:eastAsia="Times New Roman"/>
              <w:lang w:val="fr-FR"/>
              <w:rPrChange w:id="1356" w:author="Acaru, Silviu" w:date="2026-02-25T19:57:00Z" w16du:dateUtc="2026-02-25T18:57:00Z">
                <w:rPr>
                  <w:rFonts w:eastAsia="Times New Roman"/>
                </w:rPr>
              </w:rPrChange>
            </w:rPr>
            <w:t xml:space="preserve"> </w:t>
          </w:r>
          <w:r w:rsidRPr="00790B70">
            <w:rPr>
              <w:rFonts w:eastAsia="Times New Roman"/>
              <w:b/>
              <w:bCs/>
              <w:lang w:val="fr-FR"/>
              <w:rPrChange w:id="1357" w:author="Acaru, Silviu" w:date="2026-02-25T19:57:00Z" w16du:dateUtc="2026-02-25T18:57:00Z">
                <w:rPr>
                  <w:rFonts w:eastAsia="Times New Roman"/>
                  <w:b/>
                  <w:bCs/>
                </w:rPr>
              </w:rPrChange>
            </w:rPr>
            <w:t>2020</w:t>
          </w:r>
          <w:r w:rsidRPr="00790B70">
            <w:rPr>
              <w:rFonts w:eastAsia="Times New Roman"/>
              <w:lang w:val="fr-FR"/>
              <w:rPrChange w:id="1358" w:author="Acaru, Silviu" w:date="2026-02-25T19:57:00Z" w16du:dateUtc="2026-02-25T18:57:00Z">
                <w:rPr>
                  <w:rFonts w:eastAsia="Times New Roman"/>
                </w:rPr>
              </w:rPrChange>
            </w:rPr>
            <w:t xml:space="preserve">, </w:t>
          </w:r>
          <w:r w:rsidRPr="00790B70">
            <w:rPr>
              <w:rFonts w:eastAsia="Times New Roman"/>
              <w:i/>
              <w:iCs/>
              <w:lang w:val="fr-FR"/>
              <w:rPrChange w:id="1359" w:author="Acaru, Silviu" w:date="2026-02-25T19:57:00Z" w16du:dateUtc="2026-02-25T18:57:00Z">
                <w:rPr>
                  <w:rFonts w:eastAsia="Times New Roman"/>
                  <w:i/>
                  <w:iCs/>
                </w:rPr>
              </w:rPrChange>
            </w:rPr>
            <w:t>131</w:t>
          </w:r>
          <w:r w:rsidR="00804384" w:rsidRPr="00790B70">
            <w:rPr>
              <w:rFonts w:eastAsia="Times New Roman"/>
              <w:lang w:val="fr-FR"/>
              <w:rPrChange w:id="1360" w:author="Acaru, Silviu" w:date="2026-02-25T19:57:00Z" w16du:dateUtc="2026-02-25T18:57:00Z">
                <w:rPr>
                  <w:rFonts w:eastAsia="Times New Roman"/>
                </w:rPr>
              </w:rPrChange>
            </w:rPr>
            <w:t>, 109690</w:t>
          </w:r>
          <w:r w:rsidRPr="00790B70">
            <w:rPr>
              <w:rFonts w:eastAsia="Times New Roman"/>
              <w:lang w:val="fr-FR"/>
              <w:rPrChange w:id="1361" w:author="Acaru, Silviu" w:date="2026-02-25T19:57:00Z" w16du:dateUtc="2026-02-25T18:57:00Z">
                <w:rPr>
                  <w:rFonts w:eastAsia="Times New Roman"/>
                </w:rPr>
              </w:rPrChange>
            </w:rPr>
            <w:t>.</w:t>
          </w:r>
        </w:p>
        <w:p w14:paraId="5311CB0E" w14:textId="5C72C50D" w:rsidR="00412D9A" w:rsidRPr="00265458" w:rsidRDefault="00412D9A">
          <w:pPr>
            <w:divId w:val="522716856"/>
            <w:rPr>
              <w:rFonts w:eastAsia="Times New Roman"/>
              <w:lang w:val="fr-FR"/>
              <w:rPrChange w:id="1362" w:author="Acaru, Silviu" w:date="2026-03-12T13:01:00Z" w16du:dateUtc="2026-03-12T12:01:00Z">
                <w:rPr>
                  <w:rFonts w:eastAsia="Times New Roman"/>
                </w:rPr>
              </w:rPrChange>
            </w:rPr>
          </w:pPr>
          <w:r w:rsidRPr="00265458">
            <w:rPr>
              <w:rFonts w:eastAsia="Times New Roman"/>
              <w:lang w:val="fr-FR"/>
              <w:rPrChange w:id="1363" w:author="Acaru, Silviu" w:date="2026-03-12T13:01:00Z" w16du:dateUtc="2026-03-12T12:01:00Z">
                <w:rPr>
                  <w:rFonts w:eastAsia="Times New Roman"/>
                </w:rPr>
              </w:rPrChange>
            </w:rPr>
            <w:t xml:space="preserve">[32] </w:t>
          </w:r>
          <w:r w:rsidRPr="00265458">
            <w:rPr>
              <w:rFonts w:eastAsia="Times New Roman"/>
              <w:lang w:val="fr-FR"/>
              <w:rPrChange w:id="1364" w:author="Acaru, Silviu" w:date="2026-03-12T13:01:00Z" w16du:dateUtc="2026-03-12T12:01:00Z">
                <w:rPr>
                  <w:rFonts w:eastAsia="Times New Roman"/>
                </w:rPr>
              </w:rPrChange>
            </w:rPr>
            <w:tab/>
            <w:t xml:space="preserve">M. Wadekar, W. </w:t>
          </w:r>
          <w:proofErr w:type="spellStart"/>
          <w:r w:rsidRPr="00265458">
            <w:rPr>
              <w:rFonts w:eastAsia="Times New Roman"/>
              <w:lang w:val="fr-FR"/>
              <w:rPrChange w:id="1365" w:author="Acaru, Silviu" w:date="2026-03-12T13:01:00Z" w16du:dateUtc="2026-03-12T12:01:00Z">
                <w:rPr>
                  <w:rFonts w:eastAsia="Times New Roman"/>
                </w:rPr>
              </w:rPrChange>
            </w:rPr>
            <w:t>Eevers</w:t>
          </w:r>
          <w:proofErr w:type="spellEnd"/>
          <w:r w:rsidRPr="00265458">
            <w:rPr>
              <w:rFonts w:eastAsia="Times New Roman"/>
              <w:lang w:val="fr-FR"/>
              <w:rPrChange w:id="1366" w:author="Acaru, Silviu" w:date="2026-03-12T13:01:00Z" w16du:dateUtc="2026-03-12T12:01:00Z">
                <w:rPr>
                  <w:rFonts w:eastAsia="Times New Roman"/>
                </w:rPr>
              </w:rPrChange>
            </w:rPr>
            <w:t xml:space="preserve">, R. </w:t>
          </w:r>
          <w:proofErr w:type="spellStart"/>
          <w:r w:rsidRPr="00265458">
            <w:rPr>
              <w:rFonts w:eastAsia="Times New Roman"/>
              <w:lang w:val="fr-FR"/>
              <w:rPrChange w:id="1367" w:author="Acaru, Silviu" w:date="2026-03-12T13:01:00Z" w16du:dateUtc="2026-03-12T12:01:00Z">
                <w:rPr>
                  <w:rFonts w:eastAsia="Times New Roman"/>
                </w:rPr>
              </w:rPrChange>
            </w:rPr>
            <w:t>Vendamme</w:t>
          </w:r>
          <w:proofErr w:type="spellEnd"/>
          <w:r w:rsidRPr="00265458">
            <w:rPr>
              <w:rFonts w:eastAsia="Times New Roman"/>
              <w:lang w:val="fr-FR"/>
              <w:rPrChange w:id="1368" w:author="Acaru, Silviu" w:date="2026-03-12T13:01:00Z" w16du:dateUtc="2026-03-12T12:01:00Z">
                <w:rPr>
                  <w:rFonts w:eastAsia="Times New Roman"/>
                </w:rPr>
              </w:rPrChange>
            </w:rPr>
            <w:t xml:space="preserve">, </w:t>
          </w:r>
          <w:r w:rsidRPr="00265458">
            <w:rPr>
              <w:rFonts w:eastAsia="Times New Roman"/>
              <w:i/>
              <w:iCs/>
              <w:lang w:val="fr-FR"/>
              <w:rPrChange w:id="1369" w:author="Acaru, Silviu" w:date="2026-03-12T13:01:00Z" w16du:dateUtc="2026-03-12T12:01:00Z">
                <w:rPr>
                  <w:rFonts w:eastAsia="Times New Roman"/>
                  <w:i/>
                  <w:iCs/>
                </w:rPr>
              </w:rPrChange>
            </w:rPr>
            <w:t xml:space="preserve">Ind </w:t>
          </w:r>
          <w:proofErr w:type="spellStart"/>
          <w:r w:rsidRPr="00265458">
            <w:rPr>
              <w:rFonts w:eastAsia="Times New Roman"/>
              <w:i/>
              <w:iCs/>
              <w:lang w:val="fr-FR"/>
              <w:rPrChange w:id="1370" w:author="Acaru, Silviu" w:date="2026-03-12T13:01:00Z" w16du:dateUtc="2026-03-12T12:01:00Z">
                <w:rPr>
                  <w:rFonts w:eastAsia="Times New Roman"/>
                  <w:i/>
                  <w:iCs/>
                </w:rPr>
              </w:rPrChange>
            </w:rPr>
            <w:t>Crops</w:t>
          </w:r>
          <w:proofErr w:type="spellEnd"/>
          <w:r w:rsidRPr="00265458">
            <w:rPr>
              <w:rFonts w:eastAsia="Times New Roman"/>
              <w:i/>
              <w:iCs/>
              <w:lang w:val="fr-FR"/>
              <w:rPrChange w:id="1371" w:author="Acaru, Silviu" w:date="2026-03-12T13:01:00Z" w16du:dateUtc="2026-03-12T12:01:00Z">
                <w:rPr>
                  <w:rFonts w:eastAsia="Times New Roman"/>
                  <w:i/>
                  <w:iCs/>
                </w:rPr>
              </w:rPrChange>
            </w:rPr>
            <w:t xml:space="preserve"> Prod</w:t>
          </w:r>
          <w:r w:rsidRPr="00265458">
            <w:rPr>
              <w:rFonts w:eastAsia="Times New Roman"/>
              <w:lang w:val="fr-FR"/>
              <w:rPrChange w:id="1372" w:author="Acaru, Silviu" w:date="2026-03-12T13:01:00Z" w16du:dateUtc="2026-03-12T12:01:00Z">
                <w:rPr>
                  <w:rFonts w:eastAsia="Times New Roman"/>
                </w:rPr>
              </w:rPrChange>
            </w:rPr>
            <w:t xml:space="preserve"> </w:t>
          </w:r>
          <w:r w:rsidRPr="00265458">
            <w:rPr>
              <w:rFonts w:eastAsia="Times New Roman"/>
              <w:b/>
              <w:bCs/>
              <w:lang w:val="fr-FR"/>
              <w:rPrChange w:id="1373" w:author="Acaru, Silviu" w:date="2026-03-12T13:01:00Z" w16du:dateUtc="2026-03-12T12:01:00Z">
                <w:rPr>
                  <w:rFonts w:eastAsia="Times New Roman"/>
                  <w:b/>
                  <w:bCs/>
                </w:rPr>
              </w:rPrChange>
            </w:rPr>
            <w:t>2019</w:t>
          </w:r>
          <w:r w:rsidRPr="00265458">
            <w:rPr>
              <w:rFonts w:eastAsia="Times New Roman"/>
              <w:lang w:val="fr-FR"/>
              <w:rPrChange w:id="1374" w:author="Acaru, Silviu" w:date="2026-03-12T13:01:00Z" w16du:dateUtc="2026-03-12T12:01:00Z">
                <w:rPr>
                  <w:rFonts w:eastAsia="Times New Roman"/>
                </w:rPr>
              </w:rPrChange>
            </w:rPr>
            <w:t xml:space="preserve">, </w:t>
          </w:r>
          <w:r w:rsidRPr="00265458">
            <w:rPr>
              <w:rFonts w:eastAsia="Times New Roman"/>
              <w:i/>
              <w:iCs/>
              <w:lang w:val="fr-FR"/>
              <w:rPrChange w:id="1375" w:author="Acaru, Silviu" w:date="2026-03-12T13:01:00Z" w16du:dateUtc="2026-03-12T12:01:00Z">
                <w:rPr>
                  <w:rFonts w:eastAsia="Times New Roman"/>
                  <w:i/>
                  <w:iCs/>
                </w:rPr>
              </w:rPrChange>
            </w:rPr>
            <w:t>141</w:t>
          </w:r>
          <w:r w:rsidR="00804384" w:rsidRPr="00265458">
            <w:rPr>
              <w:rFonts w:eastAsia="Times New Roman"/>
              <w:lang w:val="fr-FR"/>
              <w:rPrChange w:id="1376" w:author="Acaru, Silviu" w:date="2026-03-12T13:01:00Z" w16du:dateUtc="2026-03-12T12:01:00Z">
                <w:rPr>
                  <w:rFonts w:eastAsia="Times New Roman"/>
                </w:rPr>
              </w:rPrChange>
            </w:rPr>
            <w:t>, 111655</w:t>
          </w:r>
          <w:r w:rsidRPr="00265458">
            <w:rPr>
              <w:rFonts w:eastAsia="Times New Roman"/>
              <w:lang w:val="fr-FR"/>
              <w:rPrChange w:id="1377" w:author="Acaru, Silviu" w:date="2026-03-12T13:01:00Z" w16du:dateUtc="2026-03-12T12:01:00Z">
                <w:rPr>
                  <w:rFonts w:eastAsia="Times New Roman"/>
                </w:rPr>
              </w:rPrChange>
            </w:rPr>
            <w:t>.</w:t>
          </w:r>
        </w:p>
        <w:p w14:paraId="6CA7B2AC" w14:textId="77777777" w:rsidR="00412D9A" w:rsidRPr="00265458" w:rsidRDefault="00412D9A">
          <w:pPr>
            <w:divId w:val="1739355882"/>
            <w:rPr>
              <w:rFonts w:eastAsia="Times New Roman"/>
              <w:lang w:val="fr-FR"/>
              <w:rPrChange w:id="1378" w:author="Acaru, Silviu" w:date="2026-03-12T13:01:00Z" w16du:dateUtc="2026-03-12T12:01:00Z">
                <w:rPr>
                  <w:rFonts w:eastAsia="Times New Roman"/>
                </w:rPr>
              </w:rPrChange>
            </w:rPr>
          </w:pPr>
          <w:r w:rsidRPr="00265458">
            <w:rPr>
              <w:rFonts w:eastAsia="Times New Roman"/>
              <w:lang w:val="fr-FR"/>
              <w:rPrChange w:id="1379" w:author="Acaru, Silviu" w:date="2026-03-12T13:01:00Z" w16du:dateUtc="2026-03-12T12:01:00Z">
                <w:rPr>
                  <w:rFonts w:eastAsia="Times New Roman"/>
                </w:rPr>
              </w:rPrChange>
            </w:rPr>
            <w:t xml:space="preserve">[33] </w:t>
          </w:r>
          <w:r w:rsidRPr="00265458">
            <w:rPr>
              <w:rFonts w:eastAsia="Times New Roman"/>
              <w:lang w:val="fr-FR"/>
              <w:rPrChange w:id="1380" w:author="Acaru, Silviu" w:date="2026-03-12T13:01:00Z" w16du:dateUtc="2026-03-12T12:01:00Z">
                <w:rPr>
                  <w:rFonts w:eastAsia="Times New Roman"/>
                </w:rPr>
              </w:rPrChange>
            </w:rPr>
            <w:tab/>
            <w:t xml:space="preserve">J. Shi, T. Zheng, Y. Zhang, B. Guo, J. Xu, </w:t>
          </w:r>
          <w:proofErr w:type="spellStart"/>
          <w:r w:rsidRPr="00265458">
            <w:rPr>
              <w:rFonts w:eastAsia="Times New Roman"/>
              <w:i/>
              <w:iCs/>
              <w:lang w:val="fr-FR"/>
              <w:rPrChange w:id="1381" w:author="Acaru, Silviu" w:date="2026-03-12T13:01:00Z" w16du:dateUtc="2026-03-12T12:01:00Z">
                <w:rPr>
                  <w:rFonts w:eastAsia="Times New Roman"/>
                  <w:i/>
                  <w:iCs/>
                </w:rPr>
              </w:rPrChange>
            </w:rPr>
            <w:t>Polym</w:t>
          </w:r>
          <w:proofErr w:type="spellEnd"/>
          <w:r w:rsidRPr="00265458">
            <w:rPr>
              <w:rFonts w:eastAsia="Times New Roman"/>
              <w:i/>
              <w:iCs/>
              <w:lang w:val="fr-FR"/>
              <w:rPrChange w:id="1382" w:author="Acaru, Silviu" w:date="2026-03-12T13:01:00Z" w16du:dateUtc="2026-03-12T12:01:00Z">
                <w:rPr>
                  <w:rFonts w:eastAsia="Times New Roman"/>
                  <w:i/>
                  <w:iCs/>
                </w:rPr>
              </w:rPrChange>
            </w:rPr>
            <w:t xml:space="preserve"> Chem</w:t>
          </w:r>
          <w:r w:rsidRPr="00265458">
            <w:rPr>
              <w:rFonts w:eastAsia="Times New Roman"/>
              <w:lang w:val="fr-FR"/>
              <w:rPrChange w:id="1383" w:author="Acaru, Silviu" w:date="2026-03-12T13:01:00Z" w16du:dateUtc="2026-03-12T12:01:00Z">
                <w:rPr>
                  <w:rFonts w:eastAsia="Times New Roman"/>
                </w:rPr>
              </w:rPrChange>
            </w:rPr>
            <w:t xml:space="preserve"> </w:t>
          </w:r>
          <w:r w:rsidRPr="00265458">
            <w:rPr>
              <w:rFonts w:eastAsia="Times New Roman"/>
              <w:b/>
              <w:bCs/>
              <w:lang w:val="fr-FR"/>
              <w:rPrChange w:id="1384" w:author="Acaru, Silviu" w:date="2026-03-12T13:01:00Z" w16du:dateUtc="2026-03-12T12:01:00Z">
                <w:rPr>
                  <w:rFonts w:eastAsia="Times New Roman"/>
                  <w:b/>
                  <w:bCs/>
                </w:rPr>
              </w:rPrChange>
            </w:rPr>
            <w:t>2021</w:t>
          </w:r>
          <w:r w:rsidRPr="00265458">
            <w:rPr>
              <w:rFonts w:eastAsia="Times New Roman"/>
              <w:lang w:val="fr-FR"/>
              <w:rPrChange w:id="1385" w:author="Acaru, Silviu" w:date="2026-03-12T13:01:00Z" w16du:dateUtc="2026-03-12T12:01:00Z">
                <w:rPr>
                  <w:rFonts w:eastAsia="Times New Roman"/>
                </w:rPr>
              </w:rPrChange>
            </w:rPr>
            <w:t xml:space="preserve">, </w:t>
          </w:r>
          <w:r w:rsidRPr="00265458">
            <w:rPr>
              <w:rFonts w:eastAsia="Times New Roman"/>
              <w:i/>
              <w:iCs/>
              <w:lang w:val="fr-FR"/>
              <w:rPrChange w:id="1386" w:author="Acaru, Silviu" w:date="2026-03-12T13:01:00Z" w16du:dateUtc="2026-03-12T12:01:00Z">
                <w:rPr>
                  <w:rFonts w:eastAsia="Times New Roman"/>
                  <w:i/>
                  <w:iCs/>
                </w:rPr>
              </w:rPrChange>
            </w:rPr>
            <w:t>12</w:t>
          </w:r>
          <w:r w:rsidRPr="00265458">
            <w:rPr>
              <w:rFonts w:eastAsia="Times New Roman"/>
              <w:lang w:val="fr-FR"/>
              <w:rPrChange w:id="1387" w:author="Acaru, Silviu" w:date="2026-03-12T13:01:00Z" w16du:dateUtc="2026-03-12T12:01:00Z">
                <w:rPr>
                  <w:rFonts w:eastAsia="Times New Roman"/>
                </w:rPr>
              </w:rPrChange>
            </w:rPr>
            <w:t>, 2421.</w:t>
          </w:r>
        </w:p>
        <w:p w14:paraId="787E6179" w14:textId="77777777" w:rsidR="00412D9A" w:rsidRPr="00790B70" w:rsidRDefault="00412D9A">
          <w:pPr>
            <w:divId w:val="383600768"/>
            <w:rPr>
              <w:rFonts w:eastAsia="Times New Roman"/>
              <w:lang w:val="it-IT"/>
              <w:rPrChange w:id="1388" w:author="Acaru, Silviu" w:date="2026-02-25T19:57:00Z" w16du:dateUtc="2026-02-25T18:57:00Z">
                <w:rPr>
                  <w:rFonts w:eastAsia="Times New Roman"/>
                </w:rPr>
              </w:rPrChange>
            </w:rPr>
          </w:pPr>
          <w:r w:rsidRPr="00790B70">
            <w:rPr>
              <w:rFonts w:eastAsia="Times New Roman"/>
              <w:lang w:val="it-IT"/>
              <w:rPrChange w:id="1389" w:author="Acaru, Silviu" w:date="2026-02-25T19:57:00Z" w16du:dateUtc="2026-02-25T18:57:00Z">
                <w:rPr>
                  <w:rFonts w:eastAsia="Times New Roman"/>
                </w:rPr>
              </w:rPrChange>
            </w:rPr>
            <w:t xml:space="preserve">[34] </w:t>
          </w:r>
          <w:r w:rsidRPr="00790B70">
            <w:rPr>
              <w:rFonts w:eastAsia="Times New Roman"/>
              <w:lang w:val="it-IT"/>
              <w:rPrChange w:id="1390" w:author="Acaru, Silviu" w:date="2026-02-25T19:57:00Z" w16du:dateUtc="2026-02-25T18:57:00Z">
                <w:rPr>
                  <w:rFonts w:eastAsia="Times New Roman"/>
                </w:rPr>
              </w:rPrChange>
            </w:rPr>
            <w:tab/>
            <w:t xml:space="preserve">F. Levine, J. Escarsega, J. La Scala, </w:t>
          </w:r>
          <w:r w:rsidRPr="00790B70">
            <w:rPr>
              <w:rFonts w:eastAsia="Times New Roman"/>
              <w:i/>
              <w:iCs/>
              <w:lang w:val="it-IT"/>
              <w:rPrChange w:id="1391" w:author="Acaru, Silviu" w:date="2026-02-25T19:57:00Z" w16du:dateUtc="2026-02-25T18:57:00Z">
                <w:rPr>
                  <w:rFonts w:eastAsia="Times New Roman"/>
                  <w:i/>
                  <w:iCs/>
                </w:rPr>
              </w:rPrChange>
            </w:rPr>
            <w:t xml:space="preserve">Prog </w:t>
          </w:r>
          <w:proofErr w:type="spellStart"/>
          <w:r w:rsidRPr="00790B70">
            <w:rPr>
              <w:rFonts w:eastAsia="Times New Roman"/>
              <w:i/>
              <w:iCs/>
              <w:lang w:val="it-IT"/>
              <w:rPrChange w:id="1392" w:author="Acaru, Silviu" w:date="2026-02-25T19:57:00Z" w16du:dateUtc="2026-02-25T18:57:00Z">
                <w:rPr>
                  <w:rFonts w:eastAsia="Times New Roman"/>
                  <w:i/>
                  <w:iCs/>
                </w:rPr>
              </w:rPrChange>
            </w:rPr>
            <w:t>Org</w:t>
          </w:r>
          <w:proofErr w:type="spellEnd"/>
          <w:r w:rsidRPr="00790B70">
            <w:rPr>
              <w:rFonts w:eastAsia="Times New Roman"/>
              <w:i/>
              <w:iCs/>
              <w:lang w:val="it-IT"/>
              <w:rPrChange w:id="1393" w:author="Acaru, Silviu" w:date="2026-02-25T19:57:00Z" w16du:dateUtc="2026-02-25T18:57:00Z">
                <w:rPr>
                  <w:rFonts w:eastAsia="Times New Roman"/>
                  <w:i/>
                  <w:iCs/>
                </w:rPr>
              </w:rPrChange>
            </w:rPr>
            <w:t xml:space="preserve"> </w:t>
          </w:r>
          <w:proofErr w:type="spellStart"/>
          <w:r w:rsidRPr="00790B70">
            <w:rPr>
              <w:rFonts w:eastAsia="Times New Roman"/>
              <w:i/>
              <w:iCs/>
              <w:lang w:val="it-IT"/>
              <w:rPrChange w:id="1394" w:author="Acaru, Silviu" w:date="2026-02-25T19:57:00Z" w16du:dateUtc="2026-02-25T18:57:00Z">
                <w:rPr>
                  <w:rFonts w:eastAsia="Times New Roman"/>
                  <w:i/>
                  <w:iCs/>
                </w:rPr>
              </w:rPrChange>
            </w:rPr>
            <w:t>Coat</w:t>
          </w:r>
          <w:proofErr w:type="spellEnd"/>
          <w:r w:rsidRPr="00790B70">
            <w:rPr>
              <w:rFonts w:eastAsia="Times New Roman"/>
              <w:lang w:val="it-IT"/>
              <w:rPrChange w:id="1395" w:author="Acaru, Silviu" w:date="2026-02-25T19:57:00Z" w16du:dateUtc="2026-02-25T18:57:00Z">
                <w:rPr>
                  <w:rFonts w:eastAsia="Times New Roman"/>
                </w:rPr>
              </w:rPrChange>
            </w:rPr>
            <w:t xml:space="preserve"> </w:t>
          </w:r>
          <w:r w:rsidRPr="00790B70">
            <w:rPr>
              <w:rFonts w:eastAsia="Times New Roman"/>
              <w:b/>
              <w:bCs/>
              <w:lang w:val="it-IT"/>
              <w:rPrChange w:id="1396" w:author="Acaru, Silviu" w:date="2026-02-25T19:57:00Z" w16du:dateUtc="2026-02-25T18:57:00Z">
                <w:rPr>
                  <w:rFonts w:eastAsia="Times New Roman"/>
                  <w:b/>
                  <w:bCs/>
                </w:rPr>
              </w:rPrChange>
            </w:rPr>
            <w:t>2012</w:t>
          </w:r>
          <w:r w:rsidRPr="00790B70">
            <w:rPr>
              <w:rFonts w:eastAsia="Times New Roman"/>
              <w:lang w:val="it-IT"/>
              <w:rPrChange w:id="1397" w:author="Acaru, Silviu" w:date="2026-02-25T19:57:00Z" w16du:dateUtc="2026-02-25T18:57:00Z">
                <w:rPr>
                  <w:rFonts w:eastAsia="Times New Roman"/>
                </w:rPr>
              </w:rPrChange>
            </w:rPr>
            <w:t xml:space="preserve">, </w:t>
          </w:r>
          <w:r w:rsidRPr="00790B70">
            <w:rPr>
              <w:rFonts w:eastAsia="Times New Roman"/>
              <w:i/>
              <w:iCs/>
              <w:lang w:val="it-IT"/>
              <w:rPrChange w:id="1398" w:author="Acaru, Silviu" w:date="2026-02-25T19:57:00Z" w16du:dateUtc="2026-02-25T18:57:00Z">
                <w:rPr>
                  <w:rFonts w:eastAsia="Times New Roman"/>
                  <w:i/>
                  <w:iCs/>
                </w:rPr>
              </w:rPrChange>
            </w:rPr>
            <w:t>74</w:t>
          </w:r>
          <w:r w:rsidRPr="00790B70">
            <w:rPr>
              <w:rFonts w:eastAsia="Times New Roman"/>
              <w:lang w:val="it-IT"/>
              <w:rPrChange w:id="1399" w:author="Acaru, Silviu" w:date="2026-02-25T19:57:00Z" w16du:dateUtc="2026-02-25T18:57:00Z">
                <w:rPr>
                  <w:rFonts w:eastAsia="Times New Roman"/>
                </w:rPr>
              </w:rPrChange>
            </w:rPr>
            <w:t>, 572.</w:t>
          </w:r>
        </w:p>
        <w:p w14:paraId="236E5BDD" w14:textId="77777777" w:rsidR="00412D9A" w:rsidRDefault="00412D9A">
          <w:pPr>
            <w:divId w:val="1627421489"/>
            <w:rPr>
              <w:rFonts w:eastAsia="Times New Roman"/>
            </w:rPr>
          </w:pPr>
          <w:r>
            <w:rPr>
              <w:rFonts w:eastAsia="Times New Roman"/>
            </w:rPr>
            <w:t xml:space="preserve">[35] </w:t>
          </w:r>
          <w:r>
            <w:rPr>
              <w:rFonts w:eastAsia="Times New Roman"/>
            </w:rPr>
            <w:tab/>
            <w:t xml:space="preserve">G. I. Webb, Z. Zheng, </w:t>
          </w:r>
          <w:r>
            <w:rPr>
              <w:rFonts w:eastAsia="Times New Roman"/>
              <w:i/>
              <w:iCs/>
            </w:rPr>
            <w:t xml:space="preserve">IEEE Trans </w:t>
          </w:r>
          <w:proofErr w:type="spellStart"/>
          <w:r>
            <w:rPr>
              <w:rFonts w:eastAsia="Times New Roman"/>
              <w:i/>
              <w:iCs/>
            </w:rPr>
            <w:t>Knowl</w:t>
          </w:r>
          <w:proofErr w:type="spellEnd"/>
          <w:r>
            <w:rPr>
              <w:rFonts w:eastAsia="Times New Roman"/>
              <w:i/>
              <w:iCs/>
            </w:rPr>
            <w:t xml:space="preserve"> Data Eng</w:t>
          </w:r>
          <w:r>
            <w:rPr>
              <w:rFonts w:eastAsia="Times New Roman"/>
            </w:rPr>
            <w:t xml:space="preserve"> </w:t>
          </w:r>
          <w:r>
            <w:rPr>
              <w:rFonts w:eastAsia="Times New Roman"/>
              <w:b/>
              <w:bCs/>
            </w:rPr>
            <w:t>2004</w:t>
          </w:r>
          <w:r>
            <w:rPr>
              <w:rFonts w:eastAsia="Times New Roman"/>
            </w:rPr>
            <w:t xml:space="preserve">, </w:t>
          </w:r>
          <w:r>
            <w:rPr>
              <w:rFonts w:eastAsia="Times New Roman"/>
              <w:i/>
              <w:iCs/>
            </w:rPr>
            <w:t>16</w:t>
          </w:r>
          <w:r>
            <w:rPr>
              <w:rFonts w:eastAsia="Times New Roman"/>
            </w:rPr>
            <w:t>, 980.</w:t>
          </w:r>
        </w:p>
        <w:p w14:paraId="5BC6FF55" w14:textId="77777777" w:rsidR="00412D9A" w:rsidRDefault="00412D9A">
          <w:pPr>
            <w:divId w:val="1189413645"/>
            <w:rPr>
              <w:rFonts w:eastAsia="Times New Roman"/>
            </w:rPr>
          </w:pPr>
          <w:r>
            <w:rPr>
              <w:rFonts w:eastAsia="Times New Roman"/>
            </w:rPr>
            <w:t xml:space="preserve">[36] </w:t>
          </w:r>
          <w:r>
            <w:rPr>
              <w:rFonts w:eastAsia="Times New Roman"/>
            </w:rPr>
            <w:tab/>
            <w:t xml:space="preserve">S. Das, S. S. Mullick, I. Zelinka, </w:t>
          </w:r>
          <w:r>
            <w:rPr>
              <w:rFonts w:eastAsia="Times New Roman"/>
              <w:i/>
              <w:iCs/>
            </w:rPr>
            <w:t>IEEE Transactions on Artificial Intelligence</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Pr>
              <w:rFonts w:eastAsia="Times New Roman"/>
            </w:rPr>
            <w:t>, 973.</w:t>
          </w:r>
        </w:p>
        <w:p w14:paraId="7C3E35BE" w14:textId="77777777" w:rsidR="00412D9A" w:rsidRDefault="00412D9A">
          <w:pPr>
            <w:divId w:val="1185636144"/>
            <w:rPr>
              <w:rFonts w:eastAsia="Times New Roman"/>
            </w:rPr>
          </w:pPr>
          <w:r>
            <w:rPr>
              <w:rFonts w:eastAsia="Times New Roman"/>
            </w:rPr>
            <w:t xml:space="preserve">[37] </w:t>
          </w:r>
          <w:r>
            <w:rPr>
              <w:rFonts w:eastAsia="Times New Roman"/>
            </w:rPr>
            <w:tab/>
            <w:t xml:space="preserve">A. Babbar, S. Ragunathan, D. Mitra, A. Dutta, T. K. Patra, </w:t>
          </w:r>
          <w:r>
            <w:rPr>
              <w:rFonts w:eastAsia="Times New Roman"/>
              <w:i/>
              <w:iCs/>
            </w:rPr>
            <w:t>Journal of Polymer Science</w:t>
          </w:r>
          <w:r>
            <w:rPr>
              <w:rFonts w:eastAsia="Times New Roman"/>
            </w:rPr>
            <w:t xml:space="preserve"> </w:t>
          </w:r>
          <w:r>
            <w:rPr>
              <w:rFonts w:eastAsia="Times New Roman"/>
              <w:b/>
              <w:bCs/>
            </w:rPr>
            <w:t>2024</w:t>
          </w:r>
          <w:r>
            <w:rPr>
              <w:rFonts w:eastAsia="Times New Roman"/>
            </w:rPr>
            <w:t xml:space="preserve">, </w:t>
          </w:r>
          <w:r>
            <w:rPr>
              <w:rFonts w:eastAsia="Times New Roman"/>
              <w:i/>
              <w:iCs/>
            </w:rPr>
            <w:t>62</w:t>
          </w:r>
          <w:r>
            <w:rPr>
              <w:rFonts w:eastAsia="Times New Roman"/>
            </w:rPr>
            <w:t>, 1175.</w:t>
          </w:r>
        </w:p>
        <w:p w14:paraId="79A0C05E" w14:textId="77777777" w:rsidR="00412D9A" w:rsidRDefault="00412D9A">
          <w:pPr>
            <w:divId w:val="392315972"/>
            <w:rPr>
              <w:rFonts w:eastAsia="Times New Roman"/>
            </w:rPr>
          </w:pPr>
          <w:r>
            <w:rPr>
              <w:rFonts w:eastAsia="Times New Roman"/>
            </w:rPr>
            <w:t xml:space="preserve">[38] </w:t>
          </w:r>
          <w:r>
            <w:rPr>
              <w:rFonts w:eastAsia="Times New Roman"/>
            </w:rPr>
            <w:tab/>
            <w:t xml:space="preserve">X. Hong, Q. Yang, K. Liao, J. Pei, M. Chen, F. Mo, H. Lu, W. Bin Zhang, H. Zhou, J. Chen, L. Su, S. Q. Zhang, S. Liu, X. Huang, Y. Z. Sun, Y. Wang, Z. Zhang, Z. Yu, S. Luo, X. F. Fu, S. L. You, </w:t>
          </w:r>
          <w:r>
            <w:rPr>
              <w:rFonts w:eastAsia="Times New Roman"/>
              <w:i/>
              <w:iCs/>
            </w:rPr>
            <w:t>AI for organic and polymer synthesis</w:t>
          </w:r>
          <w:r>
            <w:rPr>
              <w:rFonts w:eastAsia="Times New Roman"/>
            </w:rPr>
            <w:t xml:space="preserve">, Science China Press, </w:t>
          </w:r>
          <w:r>
            <w:rPr>
              <w:rFonts w:eastAsia="Times New Roman"/>
              <w:b/>
              <w:bCs/>
            </w:rPr>
            <w:t>2023</w:t>
          </w:r>
          <w:r>
            <w:rPr>
              <w:rFonts w:eastAsia="Times New Roman"/>
            </w:rPr>
            <w:t>.</w:t>
          </w:r>
        </w:p>
        <w:p w14:paraId="2700CA37" w14:textId="30D64BAB" w:rsidR="00412D9A" w:rsidRPr="00790B70" w:rsidRDefault="00412D9A">
          <w:pPr>
            <w:divId w:val="1817256079"/>
            <w:rPr>
              <w:rFonts w:eastAsia="Times New Roman"/>
              <w:lang w:val="de-DE"/>
              <w:rPrChange w:id="1400" w:author="Acaru, Silviu" w:date="2026-02-25T19:57:00Z" w16du:dateUtc="2026-02-25T18:57:00Z">
                <w:rPr>
                  <w:rFonts w:eastAsia="Times New Roman"/>
                </w:rPr>
              </w:rPrChange>
            </w:rPr>
          </w:pPr>
          <w:r w:rsidRPr="00790B70">
            <w:rPr>
              <w:rFonts w:eastAsia="Times New Roman"/>
              <w:lang w:val="de-DE"/>
              <w:rPrChange w:id="1401" w:author="Acaru, Silviu" w:date="2026-02-25T19:57:00Z" w16du:dateUtc="2026-02-25T18:57:00Z">
                <w:rPr>
                  <w:rFonts w:eastAsia="Times New Roman"/>
                </w:rPr>
              </w:rPrChange>
            </w:rPr>
            <w:t xml:space="preserve">[39] </w:t>
          </w:r>
          <w:r w:rsidRPr="00790B70">
            <w:rPr>
              <w:rFonts w:eastAsia="Times New Roman"/>
              <w:lang w:val="de-DE"/>
              <w:rPrChange w:id="1402" w:author="Acaru, Silviu" w:date="2026-02-25T19:57:00Z" w16du:dateUtc="2026-02-25T18:57:00Z">
                <w:rPr>
                  <w:rFonts w:eastAsia="Times New Roman"/>
                </w:rPr>
              </w:rPrChange>
            </w:rPr>
            <w:tab/>
            <w:t xml:space="preserve">H. Jang, D. Ryu, W. Lee, G. Park, J. Kim, </w:t>
          </w:r>
          <w:r w:rsidRPr="00790B70">
            <w:rPr>
              <w:rFonts w:eastAsia="Times New Roman"/>
              <w:i/>
              <w:iCs/>
              <w:lang w:val="de-DE"/>
              <w:rPrChange w:id="1403" w:author="Acaru, Silviu" w:date="2026-02-25T19:57:00Z" w16du:dateUtc="2026-02-25T18:57:00Z">
                <w:rPr>
                  <w:rFonts w:eastAsia="Times New Roman"/>
                  <w:i/>
                  <w:iCs/>
                </w:rPr>
              </w:rPrChange>
            </w:rPr>
            <w:t xml:space="preserve">Mol </w:t>
          </w:r>
          <w:proofErr w:type="spellStart"/>
          <w:r w:rsidRPr="00790B70">
            <w:rPr>
              <w:rFonts w:eastAsia="Times New Roman"/>
              <w:i/>
              <w:iCs/>
              <w:lang w:val="de-DE"/>
              <w:rPrChange w:id="1404" w:author="Acaru, Silviu" w:date="2026-02-25T19:57:00Z" w16du:dateUtc="2026-02-25T18:57:00Z">
                <w:rPr>
                  <w:rFonts w:eastAsia="Times New Roman"/>
                  <w:i/>
                  <w:iCs/>
                </w:rPr>
              </w:rPrChange>
            </w:rPr>
            <w:t>Syst</w:t>
          </w:r>
          <w:proofErr w:type="spellEnd"/>
          <w:r w:rsidRPr="00790B70">
            <w:rPr>
              <w:rFonts w:eastAsia="Times New Roman"/>
              <w:i/>
              <w:iCs/>
              <w:lang w:val="de-DE"/>
              <w:rPrChange w:id="1405" w:author="Acaru, Silviu" w:date="2026-02-25T19:57:00Z" w16du:dateUtc="2026-02-25T18:57:00Z">
                <w:rPr>
                  <w:rFonts w:eastAsia="Times New Roman"/>
                  <w:i/>
                  <w:iCs/>
                </w:rPr>
              </w:rPrChange>
            </w:rPr>
            <w:t xml:space="preserve"> Des Eng</w:t>
          </w:r>
          <w:r w:rsidRPr="00790B70">
            <w:rPr>
              <w:rFonts w:eastAsia="Times New Roman"/>
              <w:lang w:val="de-DE"/>
              <w:rPrChange w:id="1406" w:author="Acaru, Silviu" w:date="2026-02-25T19:57:00Z" w16du:dateUtc="2026-02-25T18:57:00Z">
                <w:rPr>
                  <w:rFonts w:eastAsia="Times New Roman"/>
                </w:rPr>
              </w:rPrChange>
            </w:rPr>
            <w:t xml:space="preserve"> </w:t>
          </w:r>
          <w:r w:rsidRPr="00790B70">
            <w:rPr>
              <w:rFonts w:eastAsia="Times New Roman"/>
              <w:b/>
              <w:bCs/>
              <w:lang w:val="de-DE"/>
              <w:rPrChange w:id="1407" w:author="Acaru, Silviu" w:date="2026-02-25T19:57:00Z" w16du:dateUtc="2026-02-25T18:57:00Z">
                <w:rPr>
                  <w:rFonts w:eastAsia="Times New Roman"/>
                  <w:b/>
                  <w:bCs/>
                </w:rPr>
              </w:rPrChange>
            </w:rPr>
            <w:t>2024</w:t>
          </w:r>
          <w:r w:rsidR="005F6246" w:rsidRPr="00790B70">
            <w:rPr>
              <w:rFonts w:eastAsia="Times New Roman"/>
              <w:lang w:val="de-DE"/>
              <w:rPrChange w:id="1408" w:author="Acaru, Silviu" w:date="2026-02-25T19:57:00Z" w16du:dateUtc="2026-02-25T18:57:00Z">
                <w:rPr>
                  <w:rFonts w:eastAsia="Times New Roman"/>
                </w:rPr>
              </w:rPrChange>
            </w:rPr>
            <w:t>,</w:t>
          </w:r>
          <w:r w:rsidR="005F6246" w:rsidRPr="00790B70">
            <w:rPr>
              <w:rFonts w:eastAsia="Times New Roman"/>
              <w:i/>
              <w:iCs/>
              <w:lang w:val="de-DE"/>
              <w:rPrChange w:id="1409" w:author="Acaru, Silviu" w:date="2026-02-25T19:57:00Z" w16du:dateUtc="2026-02-25T18:57:00Z">
                <w:rPr>
                  <w:rFonts w:eastAsia="Times New Roman"/>
                  <w:i/>
                  <w:iCs/>
                </w:rPr>
              </w:rPrChange>
            </w:rPr>
            <w:t xml:space="preserve"> 9</w:t>
          </w:r>
          <w:r w:rsidR="005F6246" w:rsidRPr="00790B70">
            <w:rPr>
              <w:rFonts w:eastAsia="Times New Roman"/>
              <w:lang w:val="de-DE"/>
              <w:rPrChange w:id="1410" w:author="Acaru, Silviu" w:date="2026-02-25T19:57:00Z" w16du:dateUtc="2026-02-25T18:57:00Z">
                <w:rPr>
                  <w:rFonts w:eastAsia="Times New Roman"/>
                </w:rPr>
              </w:rPrChange>
            </w:rPr>
            <w:t>, 959</w:t>
          </w:r>
          <w:r w:rsidRPr="00790B70">
            <w:rPr>
              <w:rFonts w:eastAsia="Times New Roman"/>
              <w:lang w:val="de-DE"/>
              <w:rPrChange w:id="1411" w:author="Acaru, Silviu" w:date="2026-02-25T19:57:00Z" w16du:dateUtc="2026-02-25T18:57:00Z">
                <w:rPr>
                  <w:rFonts w:eastAsia="Times New Roman"/>
                </w:rPr>
              </w:rPrChange>
            </w:rPr>
            <w:t>.</w:t>
          </w:r>
        </w:p>
        <w:p w14:paraId="645A6164" w14:textId="77777777" w:rsidR="00412D9A" w:rsidRPr="00790B70" w:rsidRDefault="00412D9A">
          <w:pPr>
            <w:divId w:val="2038776044"/>
            <w:rPr>
              <w:rFonts w:eastAsia="Times New Roman"/>
              <w:lang w:val="de-DE"/>
              <w:rPrChange w:id="1412" w:author="Acaru, Silviu" w:date="2026-02-25T19:57:00Z" w16du:dateUtc="2026-02-25T18:57:00Z">
                <w:rPr>
                  <w:rFonts w:eastAsia="Times New Roman"/>
                </w:rPr>
              </w:rPrChange>
            </w:rPr>
          </w:pPr>
          <w:r w:rsidRPr="00790B70">
            <w:rPr>
              <w:rFonts w:eastAsia="Times New Roman"/>
              <w:lang w:val="de-DE"/>
              <w:rPrChange w:id="1413" w:author="Acaru, Silviu" w:date="2026-02-25T19:57:00Z" w16du:dateUtc="2026-02-25T18:57:00Z">
                <w:rPr>
                  <w:rFonts w:eastAsia="Times New Roman"/>
                </w:rPr>
              </w:rPrChange>
            </w:rPr>
            <w:t xml:space="preserve">[40] </w:t>
          </w:r>
          <w:r w:rsidRPr="00790B70">
            <w:rPr>
              <w:rFonts w:eastAsia="Times New Roman"/>
              <w:lang w:val="de-DE"/>
              <w:rPrChange w:id="1414" w:author="Acaru, Silviu" w:date="2026-02-25T19:57:00Z" w16du:dateUtc="2026-02-25T18:57:00Z">
                <w:rPr>
                  <w:rFonts w:eastAsia="Times New Roman"/>
                </w:rPr>
              </w:rPrChange>
            </w:rPr>
            <w:tab/>
            <w:t xml:space="preserve">D. van Tilborg, H. Brinkmann, E. Criscuolo, L. Rossen, R. Özçelik, F. Grisoni, </w:t>
          </w:r>
          <w:r w:rsidRPr="00790B70">
            <w:rPr>
              <w:rFonts w:eastAsia="Times New Roman"/>
              <w:i/>
              <w:iCs/>
              <w:lang w:val="de-DE"/>
              <w:rPrChange w:id="1415" w:author="Acaru, Silviu" w:date="2026-02-25T19:57:00Z" w16du:dateUtc="2026-02-25T18:57:00Z">
                <w:rPr>
                  <w:rFonts w:eastAsia="Times New Roman"/>
                  <w:i/>
                  <w:iCs/>
                </w:rPr>
              </w:rPrChange>
            </w:rPr>
            <w:t xml:space="preserve">Deep </w:t>
          </w:r>
          <w:proofErr w:type="spellStart"/>
          <w:r w:rsidRPr="00790B70">
            <w:rPr>
              <w:rFonts w:eastAsia="Times New Roman"/>
              <w:i/>
              <w:iCs/>
              <w:lang w:val="de-DE"/>
              <w:rPrChange w:id="1416" w:author="Acaru, Silviu" w:date="2026-02-25T19:57:00Z" w16du:dateUtc="2026-02-25T18:57:00Z">
                <w:rPr>
                  <w:rFonts w:eastAsia="Times New Roman"/>
                  <w:i/>
                  <w:iCs/>
                </w:rPr>
              </w:rPrChange>
            </w:rPr>
            <w:t>learning</w:t>
          </w:r>
          <w:proofErr w:type="spellEnd"/>
          <w:r w:rsidRPr="00790B70">
            <w:rPr>
              <w:rFonts w:eastAsia="Times New Roman"/>
              <w:i/>
              <w:iCs/>
              <w:lang w:val="de-DE"/>
              <w:rPrChange w:id="1417" w:author="Acaru, Silviu" w:date="2026-02-25T19:57:00Z" w16du:dateUtc="2026-02-25T18:57:00Z">
                <w:rPr>
                  <w:rFonts w:eastAsia="Times New Roman"/>
                  <w:i/>
                  <w:iCs/>
                </w:rPr>
              </w:rPrChange>
            </w:rPr>
            <w:t xml:space="preserve"> </w:t>
          </w:r>
          <w:proofErr w:type="spellStart"/>
          <w:r w:rsidRPr="00790B70">
            <w:rPr>
              <w:rFonts w:eastAsia="Times New Roman"/>
              <w:i/>
              <w:iCs/>
              <w:lang w:val="de-DE"/>
              <w:rPrChange w:id="1418" w:author="Acaru, Silviu" w:date="2026-02-25T19:57:00Z" w16du:dateUtc="2026-02-25T18:57:00Z">
                <w:rPr>
                  <w:rFonts w:eastAsia="Times New Roman"/>
                  <w:i/>
                  <w:iCs/>
                </w:rPr>
              </w:rPrChange>
            </w:rPr>
            <w:t>for</w:t>
          </w:r>
          <w:proofErr w:type="spellEnd"/>
          <w:r w:rsidRPr="00790B70">
            <w:rPr>
              <w:rFonts w:eastAsia="Times New Roman"/>
              <w:i/>
              <w:iCs/>
              <w:lang w:val="de-DE"/>
              <w:rPrChange w:id="1419" w:author="Acaru, Silviu" w:date="2026-02-25T19:57:00Z" w16du:dateUtc="2026-02-25T18:57:00Z">
                <w:rPr>
                  <w:rFonts w:eastAsia="Times New Roman"/>
                  <w:i/>
                  <w:iCs/>
                </w:rPr>
              </w:rPrChange>
            </w:rPr>
            <w:t xml:space="preserve"> </w:t>
          </w:r>
          <w:proofErr w:type="spellStart"/>
          <w:r w:rsidRPr="00790B70">
            <w:rPr>
              <w:rFonts w:eastAsia="Times New Roman"/>
              <w:i/>
              <w:iCs/>
              <w:lang w:val="de-DE"/>
              <w:rPrChange w:id="1420" w:author="Acaru, Silviu" w:date="2026-02-25T19:57:00Z" w16du:dateUtc="2026-02-25T18:57:00Z">
                <w:rPr>
                  <w:rFonts w:eastAsia="Times New Roman"/>
                  <w:i/>
                  <w:iCs/>
                </w:rPr>
              </w:rPrChange>
            </w:rPr>
            <w:t>low-data</w:t>
          </w:r>
          <w:proofErr w:type="spellEnd"/>
          <w:r w:rsidRPr="00790B70">
            <w:rPr>
              <w:rFonts w:eastAsia="Times New Roman"/>
              <w:i/>
              <w:iCs/>
              <w:lang w:val="de-DE"/>
              <w:rPrChange w:id="1421" w:author="Acaru, Silviu" w:date="2026-02-25T19:57:00Z" w16du:dateUtc="2026-02-25T18:57:00Z">
                <w:rPr>
                  <w:rFonts w:eastAsia="Times New Roman"/>
                  <w:i/>
                  <w:iCs/>
                </w:rPr>
              </w:rPrChange>
            </w:rPr>
            <w:t xml:space="preserve"> </w:t>
          </w:r>
          <w:proofErr w:type="spellStart"/>
          <w:r w:rsidRPr="00790B70">
            <w:rPr>
              <w:rFonts w:eastAsia="Times New Roman"/>
              <w:i/>
              <w:iCs/>
              <w:lang w:val="de-DE"/>
              <w:rPrChange w:id="1422" w:author="Acaru, Silviu" w:date="2026-02-25T19:57:00Z" w16du:dateUtc="2026-02-25T18:57:00Z">
                <w:rPr>
                  <w:rFonts w:eastAsia="Times New Roman"/>
                  <w:i/>
                  <w:iCs/>
                </w:rPr>
              </w:rPrChange>
            </w:rPr>
            <w:t>drug</w:t>
          </w:r>
          <w:proofErr w:type="spellEnd"/>
          <w:r w:rsidRPr="00790B70">
            <w:rPr>
              <w:rFonts w:eastAsia="Times New Roman"/>
              <w:i/>
              <w:iCs/>
              <w:lang w:val="de-DE"/>
              <w:rPrChange w:id="1423" w:author="Acaru, Silviu" w:date="2026-02-25T19:57:00Z" w16du:dateUtc="2026-02-25T18:57:00Z">
                <w:rPr>
                  <w:rFonts w:eastAsia="Times New Roman"/>
                  <w:i/>
                  <w:iCs/>
                </w:rPr>
              </w:rPrChange>
            </w:rPr>
            <w:t xml:space="preserve"> </w:t>
          </w:r>
          <w:proofErr w:type="spellStart"/>
          <w:r w:rsidRPr="00790B70">
            <w:rPr>
              <w:rFonts w:eastAsia="Times New Roman"/>
              <w:i/>
              <w:iCs/>
              <w:lang w:val="de-DE"/>
              <w:rPrChange w:id="1424" w:author="Acaru, Silviu" w:date="2026-02-25T19:57:00Z" w16du:dateUtc="2026-02-25T18:57:00Z">
                <w:rPr>
                  <w:rFonts w:eastAsia="Times New Roman"/>
                  <w:i/>
                  <w:iCs/>
                </w:rPr>
              </w:rPrChange>
            </w:rPr>
            <w:t>discovery</w:t>
          </w:r>
          <w:proofErr w:type="spellEnd"/>
          <w:r w:rsidRPr="00790B70">
            <w:rPr>
              <w:rFonts w:eastAsia="Times New Roman"/>
              <w:i/>
              <w:iCs/>
              <w:lang w:val="de-DE"/>
              <w:rPrChange w:id="1425" w:author="Acaru, Silviu" w:date="2026-02-25T19:57:00Z" w16du:dateUtc="2026-02-25T18:57:00Z">
                <w:rPr>
                  <w:rFonts w:eastAsia="Times New Roman"/>
                  <w:i/>
                  <w:iCs/>
                </w:rPr>
              </w:rPrChange>
            </w:rPr>
            <w:t xml:space="preserve">: </w:t>
          </w:r>
          <w:proofErr w:type="spellStart"/>
          <w:r w:rsidRPr="00790B70">
            <w:rPr>
              <w:rFonts w:eastAsia="Times New Roman"/>
              <w:i/>
              <w:iCs/>
              <w:lang w:val="de-DE"/>
              <w:rPrChange w:id="1426" w:author="Acaru, Silviu" w:date="2026-02-25T19:57:00Z" w16du:dateUtc="2026-02-25T18:57:00Z">
                <w:rPr>
                  <w:rFonts w:eastAsia="Times New Roman"/>
                  <w:i/>
                  <w:iCs/>
                </w:rPr>
              </w:rPrChange>
            </w:rPr>
            <w:t>Hurdles</w:t>
          </w:r>
          <w:proofErr w:type="spellEnd"/>
          <w:r w:rsidRPr="00790B70">
            <w:rPr>
              <w:rFonts w:eastAsia="Times New Roman"/>
              <w:i/>
              <w:iCs/>
              <w:lang w:val="de-DE"/>
              <w:rPrChange w:id="1427" w:author="Acaru, Silviu" w:date="2026-02-25T19:57:00Z" w16du:dateUtc="2026-02-25T18:57:00Z">
                <w:rPr>
                  <w:rFonts w:eastAsia="Times New Roman"/>
                  <w:i/>
                  <w:iCs/>
                </w:rPr>
              </w:rPrChange>
            </w:rPr>
            <w:t xml:space="preserve"> and </w:t>
          </w:r>
          <w:proofErr w:type="spellStart"/>
          <w:r w:rsidRPr="00790B70">
            <w:rPr>
              <w:rFonts w:eastAsia="Times New Roman"/>
              <w:i/>
              <w:iCs/>
              <w:lang w:val="de-DE"/>
              <w:rPrChange w:id="1428" w:author="Acaru, Silviu" w:date="2026-02-25T19:57:00Z" w16du:dateUtc="2026-02-25T18:57:00Z">
                <w:rPr>
                  <w:rFonts w:eastAsia="Times New Roman"/>
                  <w:i/>
                  <w:iCs/>
                </w:rPr>
              </w:rPrChange>
            </w:rPr>
            <w:t>opportunities</w:t>
          </w:r>
          <w:proofErr w:type="spellEnd"/>
          <w:r w:rsidRPr="00790B70">
            <w:rPr>
              <w:rFonts w:eastAsia="Times New Roman"/>
              <w:lang w:val="de-DE"/>
              <w:rPrChange w:id="1429" w:author="Acaru, Silviu" w:date="2026-02-25T19:57:00Z" w16du:dateUtc="2026-02-25T18:57:00Z">
                <w:rPr>
                  <w:rFonts w:eastAsia="Times New Roman"/>
                </w:rPr>
              </w:rPrChange>
            </w:rPr>
            <w:t xml:space="preserve">, Vol. 86, Elsevier Ltd, </w:t>
          </w:r>
          <w:r w:rsidRPr="00790B70">
            <w:rPr>
              <w:rFonts w:eastAsia="Times New Roman"/>
              <w:b/>
              <w:bCs/>
              <w:lang w:val="de-DE"/>
              <w:rPrChange w:id="1430" w:author="Acaru, Silviu" w:date="2026-02-25T19:57:00Z" w16du:dateUtc="2026-02-25T18:57:00Z">
                <w:rPr>
                  <w:rFonts w:eastAsia="Times New Roman"/>
                  <w:b/>
                  <w:bCs/>
                </w:rPr>
              </w:rPrChange>
            </w:rPr>
            <w:t>2024</w:t>
          </w:r>
          <w:r w:rsidRPr="00790B70">
            <w:rPr>
              <w:rFonts w:eastAsia="Times New Roman"/>
              <w:lang w:val="de-DE"/>
              <w:rPrChange w:id="1431" w:author="Acaru, Silviu" w:date="2026-02-25T19:57:00Z" w16du:dateUtc="2026-02-25T18:57:00Z">
                <w:rPr>
                  <w:rFonts w:eastAsia="Times New Roman"/>
                </w:rPr>
              </w:rPrChange>
            </w:rPr>
            <w:t>.</w:t>
          </w:r>
        </w:p>
        <w:p w14:paraId="74ACAF20" w14:textId="7A57291E" w:rsidR="00443E04" w:rsidRPr="00443E04" w:rsidRDefault="00412D9A" w:rsidP="00267F2B">
          <w:pPr>
            <w:divId w:val="35007649"/>
            <w:sectPr w:rsidR="00443E04" w:rsidRPr="00443E04" w:rsidSect="00511678">
              <w:pgSz w:w="12240" w:h="15840"/>
              <w:pgMar w:top="1440" w:right="1440" w:bottom="1440" w:left="1440" w:header="708" w:footer="708" w:gutter="0"/>
              <w:cols w:space="708"/>
              <w:docGrid w:linePitch="360"/>
            </w:sectPr>
          </w:pPr>
          <w:r w:rsidRPr="00790B70">
            <w:rPr>
              <w:rFonts w:eastAsia="Times New Roman"/>
              <w:lang w:val="de-DE"/>
              <w:rPrChange w:id="1432" w:author="Acaru, Silviu" w:date="2026-02-25T19:57:00Z" w16du:dateUtc="2026-02-25T18:57:00Z">
                <w:rPr>
                  <w:rFonts w:eastAsia="Times New Roman"/>
                </w:rPr>
              </w:rPrChange>
            </w:rPr>
            <w:t> </w:t>
          </w:r>
        </w:p>
      </w:sdtContent>
    </w:sdt>
    <w:p w14:paraId="7C1454B2" w14:textId="572CF0CE" w:rsidR="00267F2B" w:rsidRPr="00267F2B" w:rsidRDefault="00267F2B" w:rsidP="002A5A1D">
      <w:pPr>
        <w:tabs>
          <w:tab w:val="left" w:pos="5490"/>
        </w:tabs>
        <w:rPr>
          <w:rFonts w:ascii="Times New Roman" w:hAnsi="Times New Roman" w:cs="Times New Roman"/>
          <w:sz w:val="24"/>
          <w:szCs w:val="24"/>
        </w:rPr>
      </w:pPr>
    </w:p>
    <w:sectPr w:rsidR="00267F2B" w:rsidRPr="00267F2B" w:rsidSect="0051167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8" w:author="Acaru, Silviu" w:date="2026-03-15T20:42:00Z" w:initials="SA">
    <w:p w14:paraId="4B0782EE" w14:textId="77777777" w:rsidR="00652049" w:rsidRDefault="00652049" w:rsidP="00652049">
      <w:pPr>
        <w:pStyle w:val="CommentText"/>
      </w:pPr>
      <w:r>
        <w:rPr>
          <w:rStyle w:val="CommentReference"/>
        </w:rPr>
        <w:annotationRef/>
      </w:r>
      <w:r>
        <w:t>Need to ensure all feature names are consistently referenced without or with quotations</w:t>
      </w:r>
    </w:p>
  </w:comment>
  <w:comment w:id="589" w:author="Acaru, Silviu" w:date="2026-03-14T23:49:00Z" w:initials="SA">
    <w:p w14:paraId="34902D2F" w14:textId="4872D340" w:rsidR="00C60A2F" w:rsidRDefault="00C60A2F" w:rsidP="00C60A2F">
      <w:pPr>
        <w:pStyle w:val="CommentText"/>
      </w:pPr>
      <w:r>
        <w:rPr>
          <w:rStyle w:val="CommentReference"/>
        </w:rPr>
        <w:annotationRef/>
      </w:r>
      <w:hyperlink r:id="rId1" w:history="1">
        <w:r w:rsidRPr="00F32D93">
          <w:rPr>
            <w:rStyle w:val="Hyperlink"/>
          </w:rPr>
          <w:t>Frontiers | Hierarchical Machine Learning Model for Mechanical Property Predictions of Polyurethane Elastomers From Small Datasets</w:t>
        </w:r>
      </w:hyperlink>
      <w:r>
        <w:t xml:space="preserve"> </w:t>
      </w:r>
    </w:p>
  </w:comment>
  <w:comment w:id="594" w:author="Acaru, Silviu" w:date="2026-03-14T23:51:00Z" w:initials="SA">
    <w:p w14:paraId="30F24469" w14:textId="77777777" w:rsidR="00C60A2F" w:rsidRDefault="00C60A2F" w:rsidP="00C60A2F">
      <w:pPr>
        <w:pStyle w:val="CommentText"/>
      </w:pPr>
      <w:r>
        <w:rPr>
          <w:rStyle w:val="CommentReference"/>
        </w:rPr>
        <w:annotationRef/>
      </w:r>
      <w:hyperlink r:id="rId2" w:history="1">
        <w:r w:rsidRPr="00063463">
          <w:rPr>
            <w:rStyle w:val="Hyperlink"/>
          </w:rPr>
          <w:t>Predicting the Mechanical Properties of Polyurethane Elastomers Using Machine Learning | Chinese Journal of Polymer Science | Springer Nature Link</w:t>
        </w:r>
      </w:hyperlink>
      <w:r>
        <w:t xml:space="preserve"> </w:t>
      </w:r>
    </w:p>
  </w:comment>
  <w:comment w:id="612" w:author="Acaru, Silviu" w:date="2026-03-12T21:46:00Z" w:initials="SA">
    <w:p w14:paraId="7489D7CA" w14:textId="6BCBF54F" w:rsidR="00535C2F" w:rsidRDefault="00535C2F" w:rsidP="00535C2F">
      <w:pPr>
        <w:pStyle w:val="CommentText"/>
      </w:pPr>
      <w:r>
        <w:rPr>
          <w:rStyle w:val="CommentReference"/>
        </w:rPr>
        <w:annotationRef/>
      </w:r>
      <w:r>
        <w:t xml:space="preserve">Update the supporting information. </w:t>
      </w:r>
    </w:p>
  </w:comment>
  <w:comment w:id="625" w:author="Acaru, Silviu" w:date="2026-03-14T23:53:00Z" w:initials="SA">
    <w:p w14:paraId="18DE1AAE" w14:textId="77777777" w:rsidR="00C60A2F" w:rsidRDefault="00C60A2F" w:rsidP="00C60A2F">
      <w:pPr>
        <w:pStyle w:val="CommentText"/>
      </w:pPr>
      <w:r>
        <w:rPr>
          <w:rStyle w:val="CommentReference"/>
        </w:rPr>
        <w:annotationRef/>
      </w:r>
      <w:hyperlink r:id="rId3" w:history="1">
        <w:r w:rsidRPr="008260BF">
          <w:rPr>
            <w:rStyle w:val="Hyperlink"/>
          </w:rPr>
          <w:t>Predicting the Mechanical Properties of Polyurethane Elastomers Using Machine Learning | Chinese Journal of Polymer Science | Springer Nature Link</w:t>
        </w:r>
      </w:hyperlink>
      <w:r>
        <w:t xml:space="preserve"> </w:t>
      </w:r>
    </w:p>
  </w:comment>
  <w:comment w:id="626" w:author="Acaru, Silviu" w:date="2026-03-14T23:54:00Z" w:initials="SA">
    <w:p w14:paraId="602C36E2" w14:textId="77777777" w:rsidR="00C60A2F" w:rsidRDefault="00C60A2F" w:rsidP="00C60A2F">
      <w:pPr>
        <w:pStyle w:val="CommentText"/>
      </w:pPr>
      <w:r>
        <w:rPr>
          <w:rStyle w:val="CommentReference"/>
        </w:rPr>
        <w:annotationRef/>
      </w:r>
      <w:hyperlink r:id="rId4" w:history="1">
        <w:r w:rsidRPr="0032551E">
          <w:rPr>
            <w:rStyle w:val="Hyperlink"/>
          </w:rPr>
          <w:t>Machine learning of polyurethane prepolymer viscosity: a comparison of chemical and physicochemical approaches - Digital Discovery (RSC Publishing) DOI:10.1039/D5DD00287G</w:t>
        </w:r>
      </w:hyperlink>
      <w:r>
        <w:t xml:space="preserve"> </w:t>
      </w:r>
    </w:p>
  </w:comment>
  <w:comment w:id="627" w:author="Acaru, Silviu" w:date="2026-03-14T23:54:00Z" w:initials="SA">
    <w:p w14:paraId="69AB4015" w14:textId="77777777" w:rsidR="00C60A2F" w:rsidRDefault="00C60A2F" w:rsidP="00C60A2F">
      <w:pPr>
        <w:pStyle w:val="CommentText"/>
      </w:pPr>
      <w:r>
        <w:rPr>
          <w:rStyle w:val="CommentReference"/>
        </w:rPr>
        <w:annotationRef/>
      </w:r>
      <w:hyperlink r:id="rId5" w:history="1">
        <w:r w:rsidRPr="004005CE">
          <w:rPr>
            <w:rStyle w:val="Hyperlink"/>
          </w:rPr>
          <w:t>Machine Learning Approach to Predict Physical Properties of Polypropylene Composites: Application of MLR, DNN, and Random Forest to Industrial Data</w:t>
        </w:r>
      </w:hyperlink>
      <w:r>
        <w:t xml:space="preserve"> </w:t>
      </w:r>
    </w:p>
  </w:comment>
  <w:comment w:id="628" w:author="Acaru, Silviu" w:date="2026-03-14T23:54:00Z" w:initials="SA">
    <w:p w14:paraId="3E44D20D" w14:textId="77777777" w:rsidR="00C60A2F" w:rsidRDefault="00C60A2F" w:rsidP="00C60A2F">
      <w:pPr>
        <w:pStyle w:val="CommentText"/>
      </w:pPr>
      <w:r>
        <w:rPr>
          <w:rStyle w:val="CommentReference"/>
        </w:rPr>
        <w:annotationRef/>
      </w:r>
      <w:hyperlink r:id="rId6" w:history="1">
        <w:r w:rsidRPr="00DA4BFF">
          <w:rPr>
            <w:rStyle w:val="Hyperlink"/>
          </w:rPr>
          <w:t>Estimation and Prediction of the Polymers’ Physical Characteristics Using the Machine Learning Models</w:t>
        </w:r>
      </w:hyperlink>
      <w:r>
        <w:t xml:space="preserve"> </w:t>
      </w:r>
    </w:p>
  </w:comment>
  <w:comment w:id="629" w:author="Acaru, Silviu" w:date="2026-03-14T23:58:00Z" w:initials="SA">
    <w:p w14:paraId="5B943A9E" w14:textId="77777777" w:rsidR="00C60A2F" w:rsidRDefault="00C60A2F" w:rsidP="00C60A2F">
      <w:pPr>
        <w:pStyle w:val="CommentText"/>
      </w:pPr>
      <w:r>
        <w:rPr>
          <w:rStyle w:val="CommentReference"/>
        </w:rPr>
        <w:annotationRef/>
      </w:r>
      <w:hyperlink r:id="rId7" w:history="1">
        <w:r w:rsidRPr="00D55FA7">
          <w:rPr>
            <w:rStyle w:val="Hyperlink"/>
          </w:rPr>
          <w:t>Facilitating polymer property prediction with machine learning and group interaction modelling methods - ScienceDirect</w:t>
        </w:r>
      </w:hyperlink>
      <w:r>
        <w:t xml:space="preserve"> </w:t>
      </w:r>
    </w:p>
  </w:comment>
  <w:comment w:id="652" w:author="Acaru, Silviu" w:date="2026-03-14T23:55:00Z" w:initials="SA">
    <w:p w14:paraId="4D367506" w14:textId="61389AF1" w:rsidR="00C60A2F" w:rsidRDefault="00C60A2F" w:rsidP="00C60A2F">
      <w:pPr>
        <w:pStyle w:val="CommentText"/>
      </w:pPr>
      <w:r>
        <w:rPr>
          <w:rStyle w:val="CommentReference"/>
        </w:rPr>
        <w:annotationRef/>
      </w:r>
      <w:hyperlink r:id="rId8" w:history="1">
        <w:r w:rsidRPr="00F95281">
          <w:rPr>
            <w:rStyle w:val="Hyperlink"/>
          </w:rPr>
          <w:t>Frontiers | Hierarchical Machine Learning Model for Mechanical Property Predictions of Polyurethane Elastomers From Small Datasets</w:t>
        </w:r>
      </w:hyperlink>
      <w:r>
        <w:t xml:space="preserve"> </w:t>
      </w:r>
    </w:p>
  </w:comment>
  <w:comment w:id="653" w:author="Acaru, Silviu" w:date="2026-03-14T23:55:00Z" w:initials="SA">
    <w:p w14:paraId="4250736F" w14:textId="77777777" w:rsidR="00C60A2F" w:rsidRDefault="00C60A2F" w:rsidP="00C60A2F">
      <w:pPr>
        <w:pStyle w:val="CommentText"/>
      </w:pPr>
      <w:r>
        <w:rPr>
          <w:rStyle w:val="CommentReference"/>
        </w:rPr>
        <w:annotationRef/>
      </w:r>
      <w:hyperlink r:id="rId9" w:history="1">
        <w:r w:rsidRPr="006A582C">
          <w:rPr>
            <w:rStyle w:val="Hyperlink"/>
          </w:rPr>
          <w:t>Estimation and Prediction of the Polymers’ Physical Characteristics Using the Machine Learning Models</w:t>
        </w:r>
      </w:hyperlink>
      <w:r>
        <w:t xml:space="preserve"> </w:t>
      </w:r>
    </w:p>
  </w:comment>
  <w:comment w:id="1074" w:author="Acaru, Silviu" w:date="2026-03-14T19:47:00Z" w:initials="SA">
    <w:p w14:paraId="699F1426" w14:textId="402715A7" w:rsidR="003365D7" w:rsidRDefault="003365D7" w:rsidP="003365D7">
      <w:pPr>
        <w:pStyle w:val="CommentText"/>
      </w:pPr>
      <w:r>
        <w:rPr>
          <w:rStyle w:val="CommentReference"/>
        </w:rPr>
        <w:annotationRef/>
      </w:r>
      <w:hyperlink r:id="rId10" w:history="1">
        <w:r w:rsidRPr="009548D1">
          <w:rPr>
            <w:rStyle w:val="Hyperlink"/>
          </w:rPr>
          <w:t>High modulus and strength polyurethane film synthesized from lignin-based polyol with various lignin contents and NCO/OH molar ratios - ScienceDirect</w:t>
        </w:r>
      </w:hyperlink>
      <w:r>
        <w:t xml:space="preserve"> </w:t>
      </w:r>
    </w:p>
  </w:comment>
  <w:comment w:id="1075" w:author="Acaru, Silviu" w:date="2026-03-14T19:47:00Z" w:initials="SA">
    <w:p w14:paraId="777E83CD" w14:textId="77777777" w:rsidR="003365D7" w:rsidRDefault="003365D7" w:rsidP="003365D7">
      <w:pPr>
        <w:pStyle w:val="CommentText"/>
      </w:pPr>
      <w:r>
        <w:rPr>
          <w:rStyle w:val="CommentReference"/>
        </w:rPr>
        <w:annotationRef/>
      </w:r>
      <w:hyperlink r:id="rId11" w:history="1">
        <w:r w:rsidRPr="00884F69">
          <w:rPr>
            <w:rStyle w:val="Hyperlink"/>
          </w:rPr>
          <w:t>Effects of NCO/OH Ratios on Bio-Based Polyurethane Film Properties Made from Acacia mangium Liquefied Wood</w:t>
        </w:r>
      </w:hyperlink>
      <w:r>
        <w:t xml:space="preserve"> </w:t>
      </w:r>
    </w:p>
  </w:comment>
  <w:comment w:id="1076" w:author="Acaru, Silviu" w:date="2026-03-14T19:49:00Z" w:initials="SA">
    <w:p w14:paraId="6529F63C" w14:textId="77777777" w:rsidR="003365D7" w:rsidRDefault="003365D7" w:rsidP="003365D7">
      <w:pPr>
        <w:pStyle w:val="CommentText"/>
      </w:pPr>
      <w:r>
        <w:rPr>
          <w:rStyle w:val="CommentReference"/>
        </w:rPr>
        <w:annotationRef/>
      </w:r>
      <w:hyperlink r:id="rId12" w:history="1">
        <w:r w:rsidRPr="00DE2243">
          <w:rPr>
            <w:rStyle w:val="Hyperlink"/>
          </w:rPr>
          <w:t>Exploring the Effect of the Polyol Structure and the Incorporation of Lignin on the Properties of Bio-Based Polyurethane</w:t>
        </w:r>
      </w:hyperlink>
      <w:r>
        <w:t xml:space="preserve"> </w:t>
      </w:r>
    </w:p>
  </w:comment>
  <w:comment w:id="1127" w:author="Acaru, Silviu" w:date="2026-02-25T21:33:00Z" w:initials="SA">
    <w:p w14:paraId="1DF49B7C" w14:textId="760497A8" w:rsidR="00360D92" w:rsidRDefault="00360D92" w:rsidP="00360D92">
      <w:pPr>
        <w:pStyle w:val="CommentText"/>
      </w:pPr>
      <w:r>
        <w:rPr>
          <w:rStyle w:val="CommentReference"/>
        </w:rPr>
        <w:annotationRef/>
      </w:r>
      <w:r>
        <w:t xml:space="preserve">To replace with the proper one </w:t>
      </w:r>
    </w:p>
  </w:comment>
  <w:comment w:id="1130" w:author="Acaru, Silviu" w:date="2026-03-14T20:09:00Z" w:initials="SA">
    <w:p w14:paraId="617FA413" w14:textId="77777777" w:rsidR="0028417F" w:rsidRDefault="0028417F" w:rsidP="0028417F">
      <w:pPr>
        <w:pStyle w:val="CommentText"/>
      </w:pPr>
      <w:r>
        <w:rPr>
          <w:rStyle w:val="CommentReference"/>
        </w:rPr>
        <w:annotationRef/>
      </w:r>
      <w:r>
        <w:t>Might need to be update to the right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0782EE" w15:done="0"/>
  <w15:commentEx w15:paraId="34902D2F" w15:done="0"/>
  <w15:commentEx w15:paraId="30F24469" w15:done="0"/>
  <w15:commentEx w15:paraId="7489D7CA" w15:done="0"/>
  <w15:commentEx w15:paraId="18DE1AAE" w15:done="0"/>
  <w15:commentEx w15:paraId="602C36E2" w15:paraIdParent="18DE1AAE" w15:done="0"/>
  <w15:commentEx w15:paraId="69AB4015" w15:paraIdParent="18DE1AAE" w15:done="0"/>
  <w15:commentEx w15:paraId="3E44D20D" w15:paraIdParent="18DE1AAE" w15:done="0"/>
  <w15:commentEx w15:paraId="5B943A9E" w15:paraIdParent="18DE1AAE" w15:done="0"/>
  <w15:commentEx w15:paraId="4D367506" w15:done="0"/>
  <w15:commentEx w15:paraId="4250736F" w15:paraIdParent="4D367506" w15:done="0"/>
  <w15:commentEx w15:paraId="699F1426" w15:done="0"/>
  <w15:commentEx w15:paraId="777E83CD" w15:paraIdParent="699F1426" w15:done="0"/>
  <w15:commentEx w15:paraId="6529F63C" w15:paraIdParent="699F1426" w15:done="0"/>
  <w15:commentEx w15:paraId="1DF49B7C" w15:done="0"/>
  <w15:commentEx w15:paraId="617FA4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6AE08A" w16cex:dateUtc="2026-03-15T19:42:00Z"/>
  <w16cex:commentExtensible w16cex:durableId="50B5AA45" w16cex:dateUtc="2026-03-14T22:49:00Z"/>
  <w16cex:commentExtensible w16cex:durableId="2F452CC5" w16cex:dateUtc="2026-03-14T22:51:00Z"/>
  <w16cex:commentExtensible w16cex:durableId="47BA4C74" w16cex:dateUtc="2026-03-12T20:46:00Z"/>
  <w16cex:commentExtensible w16cex:durableId="09F777BA" w16cex:dateUtc="2026-03-14T22:53:00Z"/>
  <w16cex:commentExtensible w16cex:durableId="061F0F0C" w16cex:dateUtc="2026-03-14T22:54:00Z"/>
  <w16cex:commentExtensible w16cex:durableId="1F2DD415" w16cex:dateUtc="2026-03-14T22:54:00Z"/>
  <w16cex:commentExtensible w16cex:durableId="54B2CA34" w16cex:dateUtc="2026-03-14T22:54:00Z"/>
  <w16cex:commentExtensible w16cex:durableId="20F8C336" w16cex:dateUtc="2026-03-14T22:58:00Z"/>
  <w16cex:commentExtensible w16cex:durableId="0DED1B68" w16cex:dateUtc="2026-03-14T22:55:00Z"/>
  <w16cex:commentExtensible w16cex:durableId="6552FB47" w16cex:dateUtc="2026-03-14T22:55:00Z"/>
  <w16cex:commentExtensible w16cex:durableId="4F130AD1" w16cex:dateUtc="2026-03-14T18:47:00Z"/>
  <w16cex:commentExtensible w16cex:durableId="26ECE09A" w16cex:dateUtc="2026-03-14T18:47:00Z"/>
  <w16cex:commentExtensible w16cex:durableId="6188F24C" w16cex:dateUtc="2026-03-14T18:49:00Z"/>
  <w16cex:commentExtensible w16cex:durableId="5E3DB41C" w16cex:dateUtc="2026-02-25T20:33:00Z"/>
  <w16cex:commentExtensible w16cex:durableId="6C4FE441" w16cex:dateUtc="2026-03-14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0782EE" w16cid:durableId="4E6AE08A"/>
  <w16cid:commentId w16cid:paraId="34902D2F" w16cid:durableId="50B5AA45"/>
  <w16cid:commentId w16cid:paraId="30F24469" w16cid:durableId="2F452CC5"/>
  <w16cid:commentId w16cid:paraId="7489D7CA" w16cid:durableId="47BA4C74"/>
  <w16cid:commentId w16cid:paraId="18DE1AAE" w16cid:durableId="09F777BA"/>
  <w16cid:commentId w16cid:paraId="602C36E2" w16cid:durableId="061F0F0C"/>
  <w16cid:commentId w16cid:paraId="69AB4015" w16cid:durableId="1F2DD415"/>
  <w16cid:commentId w16cid:paraId="3E44D20D" w16cid:durableId="54B2CA34"/>
  <w16cid:commentId w16cid:paraId="5B943A9E" w16cid:durableId="20F8C336"/>
  <w16cid:commentId w16cid:paraId="4D367506" w16cid:durableId="0DED1B68"/>
  <w16cid:commentId w16cid:paraId="4250736F" w16cid:durableId="6552FB47"/>
  <w16cid:commentId w16cid:paraId="699F1426" w16cid:durableId="4F130AD1"/>
  <w16cid:commentId w16cid:paraId="777E83CD" w16cid:durableId="26ECE09A"/>
  <w16cid:commentId w16cid:paraId="6529F63C" w16cid:durableId="6188F24C"/>
  <w16cid:commentId w16cid:paraId="1DF49B7C" w16cid:durableId="5E3DB41C"/>
  <w16cid:commentId w16cid:paraId="617FA413" w16cid:durableId="6C4FE4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A7AE7" w14:textId="77777777" w:rsidR="00A52D0B" w:rsidRDefault="00A52D0B" w:rsidP="00C17A7B">
      <w:pPr>
        <w:spacing w:after="0" w:line="240" w:lineRule="auto"/>
      </w:pPr>
      <w:r>
        <w:separator/>
      </w:r>
    </w:p>
  </w:endnote>
  <w:endnote w:type="continuationSeparator" w:id="0">
    <w:p w14:paraId="1269A4B3" w14:textId="77777777" w:rsidR="00A52D0B" w:rsidRDefault="00A52D0B" w:rsidP="00C1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BEA3" w14:textId="2B394215" w:rsidR="00491445" w:rsidRDefault="00491445">
    <w:pPr>
      <w:pStyle w:val="Footer"/>
    </w:pPr>
    <w:r>
      <w:rPr>
        <w:noProof/>
      </w:rPr>
      <mc:AlternateContent>
        <mc:Choice Requires="wps">
          <w:drawing>
            <wp:anchor distT="0" distB="0" distL="0" distR="0" simplePos="0" relativeHeight="251661824" behindDoc="0" locked="0" layoutInCell="1" allowOverlap="1" wp14:anchorId="4EA8E251" wp14:editId="24F13DBB">
              <wp:simplePos x="635" y="635"/>
              <wp:positionH relativeFrom="page">
                <wp:align>center</wp:align>
              </wp:positionH>
              <wp:positionV relativeFrom="page">
                <wp:align>bottom</wp:align>
              </wp:positionV>
              <wp:extent cx="894715" cy="357505"/>
              <wp:effectExtent l="0" t="0" r="635" b="0"/>
              <wp:wrapNone/>
              <wp:docPr id="1570017471"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A8E251" id="_x0000_t202" coordsize="21600,21600" o:spt="202" path="m,l,21600r21600,l21600,xe">
              <v:stroke joinstyle="miter"/>
              <v:path gradientshapeok="t" o:connecttype="rect"/>
            </v:shapetype>
            <v:shape id="Text Box 5" o:spid="_x0000_s1027" type="#_x0000_t202" alt="Internal Use Only" style="position:absolute;margin-left:0;margin-top:0;width:70.45pt;height:28.15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" filled="f" stroked="f">
              <v:textbox style="mso-fit-shape-to-text:t" inset="0,0,0,15pt">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A13" w14:textId="26C93A09" w:rsidR="003222BD" w:rsidRDefault="00491445">
    <w:pPr>
      <w:pStyle w:val="Footer"/>
      <w:jc w:val="center"/>
    </w:pPr>
    <w:r>
      <w:rPr>
        <w:noProof/>
      </w:rPr>
      <mc:AlternateContent>
        <mc:Choice Requires="wps">
          <w:drawing>
            <wp:anchor distT="0" distB="0" distL="0" distR="0" simplePos="0" relativeHeight="251664896" behindDoc="0" locked="0" layoutInCell="1" allowOverlap="1" wp14:anchorId="10C4439D" wp14:editId="0AA69368">
              <wp:simplePos x="635" y="635"/>
              <wp:positionH relativeFrom="page">
                <wp:align>center</wp:align>
              </wp:positionH>
              <wp:positionV relativeFrom="page">
                <wp:align>bottom</wp:align>
              </wp:positionV>
              <wp:extent cx="894715" cy="357505"/>
              <wp:effectExtent l="0" t="0" r="635" b="0"/>
              <wp:wrapNone/>
              <wp:docPr id="1993048880"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C4439D" id="_x0000_t202" coordsize="21600,21600" o:spt="202" path="m,l,21600r21600,l21600,xe">
              <v:stroke joinstyle="miter"/>
              <v:path gradientshapeok="t" o:connecttype="rect"/>
            </v:shapetype>
            <v:shape id="Text Box 6" o:spid="_x0000_s1028" type="#_x0000_t202" alt="Internal Use Only" style="position:absolute;left:0;text-align:left;margin-left:0;margin-top:0;width:70.45pt;height:28.1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g7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L4Ow8CAAAc&#10;BAAADgAAAAAAAAAAAAAAAAAuAgAAZHJzL2Uyb0RvYy54bWxQSwECLQAUAAYACAAAACEArBOwQtoA&#10;AAAEAQAADwAAAAAAAAAAAAAAAABpBAAAZHJzL2Rvd25yZXYueG1sUEsFBgAAAAAEAAQA8wAAAHAF&#10;AAAAAA==&#10;" filled="f" stroked="f">
              <v:textbox style="mso-fit-shape-to-text:t" inset="0,0,0,15pt">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v:textbox>
              <w10:wrap anchorx="page" anchory="page"/>
            </v:shape>
          </w:pict>
        </mc:Fallback>
      </mc:AlternateContent>
    </w:r>
    <w:sdt>
      <w:sdtPr>
        <w:id w:val="1042789607"/>
        <w:docPartObj>
          <w:docPartGallery w:val="Page Numbers (Bottom of Page)"/>
          <w:docPartUnique/>
        </w:docPartObj>
      </w:sdtPr>
      <w:sdtEndPr>
        <w:rPr>
          <w:noProof/>
        </w:rPr>
      </w:sdtEndPr>
      <w:sdtContent>
        <w:r w:rsidR="003222BD">
          <w:fldChar w:fldCharType="begin"/>
        </w:r>
        <w:r w:rsidR="003222BD">
          <w:instrText xml:space="preserve"> PAGE   \* MERGEFORMAT </w:instrText>
        </w:r>
        <w:r w:rsidR="003222BD">
          <w:fldChar w:fldCharType="separate"/>
        </w:r>
        <w:r w:rsidR="003222BD">
          <w:rPr>
            <w:noProof/>
          </w:rPr>
          <w:t>2</w:t>
        </w:r>
        <w:r w:rsidR="003222BD">
          <w:rPr>
            <w:noProof/>
          </w:rPr>
          <w:fldChar w:fldCharType="end"/>
        </w:r>
      </w:sdtContent>
    </w:sdt>
  </w:p>
  <w:p w14:paraId="07B3773B" w14:textId="77777777" w:rsidR="003222BD" w:rsidRDefault="00322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2103" w14:textId="3396FA85" w:rsidR="00491445" w:rsidRDefault="00491445">
    <w:pPr>
      <w:pStyle w:val="Footer"/>
    </w:pPr>
    <w:r>
      <w:rPr>
        <w:noProof/>
      </w:rPr>
      <mc:AlternateContent>
        <mc:Choice Requires="wps">
          <w:drawing>
            <wp:anchor distT="0" distB="0" distL="0" distR="0" simplePos="0" relativeHeight="251658752" behindDoc="0" locked="0" layoutInCell="1" allowOverlap="1" wp14:anchorId="42159642" wp14:editId="222568ED">
              <wp:simplePos x="635" y="635"/>
              <wp:positionH relativeFrom="page">
                <wp:align>center</wp:align>
              </wp:positionH>
              <wp:positionV relativeFrom="page">
                <wp:align>bottom</wp:align>
              </wp:positionV>
              <wp:extent cx="894715" cy="357505"/>
              <wp:effectExtent l="0" t="0" r="635" b="0"/>
              <wp:wrapNone/>
              <wp:docPr id="165878071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159642" id="_x0000_t202" coordsize="21600,21600" o:spt="202" path="m,l,21600r21600,l21600,xe">
              <v:stroke joinstyle="miter"/>
              <v:path gradientshapeok="t" o:connecttype="rect"/>
            </v:shapetype>
            <v:shape id="Text Box 4" o:spid="_x0000_s1030" type="#_x0000_t202" alt="Internal Use Only" style="position:absolute;margin-left:0;margin-top:0;width:70.45pt;height:28.1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e2DwIAABw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lbFXtg8CAAAc&#10;BAAADgAAAAAAAAAAAAAAAAAuAgAAZHJzL2Uyb0RvYy54bWxQSwECLQAUAAYACAAAACEArBOwQtoA&#10;AAAEAQAADwAAAAAAAAAAAAAAAABpBAAAZHJzL2Rvd25yZXYueG1sUEsFBgAAAAAEAAQA8wAAAHAF&#10;AAAAAA==&#10;" filled="f" stroked="f">
              <v:textbox style="mso-fit-shape-to-text:t" inset="0,0,0,15pt">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0D2A" w14:textId="77777777" w:rsidR="00A52D0B" w:rsidRDefault="00A52D0B" w:rsidP="00C17A7B">
      <w:pPr>
        <w:spacing w:after="0" w:line="240" w:lineRule="auto"/>
      </w:pPr>
      <w:r>
        <w:separator/>
      </w:r>
    </w:p>
  </w:footnote>
  <w:footnote w:type="continuationSeparator" w:id="0">
    <w:p w14:paraId="7759F795" w14:textId="77777777" w:rsidR="00A52D0B" w:rsidRDefault="00A52D0B" w:rsidP="00C17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54C9" w14:textId="07F716D2" w:rsidR="00491445" w:rsidRDefault="00491445">
    <w:pPr>
      <w:pStyle w:val="Header"/>
    </w:pPr>
    <w:r>
      <w:rPr>
        <w:noProof/>
      </w:rPr>
      <mc:AlternateContent>
        <mc:Choice Requires="wps">
          <w:drawing>
            <wp:anchor distT="0" distB="0" distL="0" distR="0" simplePos="0" relativeHeight="251655680" behindDoc="0" locked="0" layoutInCell="1" allowOverlap="1" wp14:anchorId="2D332220" wp14:editId="125E030C">
              <wp:simplePos x="635" y="635"/>
              <wp:positionH relativeFrom="page">
                <wp:align>center</wp:align>
              </wp:positionH>
              <wp:positionV relativeFrom="page">
                <wp:align>top</wp:align>
              </wp:positionV>
              <wp:extent cx="894715" cy="357505"/>
              <wp:effectExtent l="0" t="0" r="635" b="4445"/>
              <wp:wrapNone/>
              <wp:docPr id="2130636391"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332220" id="_x0000_t202" coordsize="21600,21600" o:spt="202" path="m,l,21600r21600,l21600,xe">
              <v:stroke joinstyle="miter"/>
              <v:path gradientshapeok="t" o:connecttype="rect"/>
            </v:shapetype>
            <v:shape id="Text Box 2" o:spid="_x0000_s1026" type="#_x0000_t202" alt="Internal Use Only" style="position:absolute;margin-left:0;margin-top:0;width:70.45pt;height:28.1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" filled="f" stroked="f">
              <v:textbox style="mso-fit-shape-to-text:t" inset="0,15pt,0,0">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282F" w14:textId="01FA665B" w:rsidR="00491445" w:rsidRDefault="00491445">
    <w:pPr>
      <w:pStyle w:val="Header"/>
    </w:pPr>
    <w:r>
      <w:rPr>
        <w:noProof/>
      </w:rPr>
      <mc:AlternateContent>
        <mc:Choice Requires="wps">
          <w:drawing>
            <wp:anchor distT="0" distB="0" distL="0" distR="0" simplePos="0" relativeHeight="251652608" behindDoc="0" locked="0" layoutInCell="1" allowOverlap="1" wp14:anchorId="7E3572C4" wp14:editId="57301AED">
              <wp:simplePos x="635" y="635"/>
              <wp:positionH relativeFrom="page">
                <wp:align>center</wp:align>
              </wp:positionH>
              <wp:positionV relativeFrom="page">
                <wp:align>top</wp:align>
              </wp:positionV>
              <wp:extent cx="894715" cy="357505"/>
              <wp:effectExtent l="0" t="0" r="635" b="4445"/>
              <wp:wrapNone/>
              <wp:docPr id="1944959720"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3572C4" id="_x0000_t202" coordsize="21600,21600" o:spt="202" path="m,l,21600r21600,l21600,xe">
              <v:stroke joinstyle="miter"/>
              <v:path gradientshapeok="t" o:connecttype="rect"/>
            </v:shapetype>
            <v:shape id="Text Box 1" o:spid="_x0000_s1029" type="#_x0000_t202" alt="Internal Use Only" style="position:absolute;margin-left:0;margin-top:0;width:70.45pt;height:28.15pt;z-index:2516526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AIShuyDgIAABwE&#10;AAAOAAAAAAAAAAAAAAAAAC4CAABkcnMvZTJvRG9jLnhtbFBLAQItABQABgAIAAAAIQCdfAx72gAA&#10;AAQBAAAPAAAAAAAAAAAAAAAAAGgEAABkcnMvZG93bnJldi54bWxQSwUGAAAAAAQABADzAAAAbwUA&#10;AAAA&#10;" filled="f" stroked="f">
              <v:textbox style="mso-fit-shape-to-text:t" inset="0,15pt,0,0">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A7805"/>
    <w:multiLevelType w:val="hybridMultilevel"/>
    <w:tmpl w:val="463CE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64902"/>
    <w:multiLevelType w:val="multilevel"/>
    <w:tmpl w:val="C6AC3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DC2440"/>
    <w:multiLevelType w:val="hybridMultilevel"/>
    <w:tmpl w:val="2332860A"/>
    <w:lvl w:ilvl="0" w:tplc="CB923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D20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B52DE2"/>
    <w:multiLevelType w:val="hybridMultilevel"/>
    <w:tmpl w:val="0238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875D1"/>
    <w:multiLevelType w:val="hybridMultilevel"/>
    <w:tmpl w:val="76B6C77A"/>
    <w:lvl w:ilvl="0" w:tplc="91CE37EA">
      <w:start w:val="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92DED"/>
    <w:multiLevelType w:val="multilevel"/>
    <w:tmpl w:val="533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B444C"/>
    <w:multiLevelType w:val="hybridMultilevel"/>
    <w:tmpl w:val="AB6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77113"/>
    <w:multiLevelType w:val="hybridMultilevel"/>
    <w:tmpl w:val="841A4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97C0F"/>
    <w:multiLevelType w:val="hybridMultilevel"/>
    <w:tmpl w:val="E86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31F36"/>
    <w:multiLevelType w:val="hybridMultilevel"/>
    <w:tmpl w:val="AB7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F2583"/>
    <w:multiLevelType w:val="hybridMultilevel"/>
    <w:tmpl w:val="860A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5333C"/>
    <w:multiLevelType w:val="hybridMultilevel"/>
    <w:tmpl w:val="3CD05948"/>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D09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A56378"/>
    <w:multiLevelType w:val="hybridMultilevel"/>
    <w:tmpl w:val="9DD2E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837F58"/>
    <w:multiLevelType w:val="hybridMultilevel"/>
    <w:tmpl w:val="5F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C2180"/>
    <w:multiLevelType w:val="hybridMultilevel"/>
    <w:tmpl w:val="DF764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9410E9"/>
    <w:multiLevelType w:val="hybridMultilevel"/>
    <w:tmpl w:val="FA02D3E4"/>
    <w:lvl w:ilvl="0" w:tplc="91CE37EA">
      <w:start w:val="6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9F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28414E"/>
    <w:multiLevelType w:val="multilevel"/>
    <w:tmpl w:val="ED20647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6BAB5442"/>
    <w:multiLevelType w:val="hybridMultilevel"/>
    <w:tmpl w:val="415E3450"/>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4F47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ED67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254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DE5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AC4220"/>
    <w:multiLevelType w:val="hybridMultilevel"/>
    <w:tmpl w:val="6406CEF4"/>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43943">
    <w:abstractNumId w:val="8"/>
  </w:num>
  <w:num w:numId="2" w16cid:durableId="1180968610">
    <w:abstractNumId w:val="1"/>
  </w:num>
  <w:num w:numId="3" w16cid:durableId="785923660">
    <w:abstractNumId w:val="2"/>
  </w:num>
  <w:num w:numId="4" w16cid:durableId="387845274">
    <w:abstractNumId w:val="3"/>
  </w:num>
  <w:num w:numId="5" w16cid:durableId="949748063">
    <w:abstractNumId w:val="21"/>
  </w:num>
  <w:num w:numId="6" w16cid:durableId="777678830">
    <w:abstractNumId w:val="10"/>
  </w:num>
  <w:num w:numId="7" w16cid:durableId="1955405838">
    <w:abstractNumId w:val="18"/>
  </w:num>
  <w:num w:numId="8" w16cid:durableId="633681871">
    <w:abstractNumId w:val="27"/>
  </w:num>
  <w:num w:numId="9" w16cid:durableId="327052899">
    <w:abstractNumId w:val="11"/>
  </w:num>
  <w:num w:numId="10" w16cid:durableId="313409555">
    <w:abstractNumId w:val="22"/>
  </w:num>
  <w:num w:numId="11" w16cid:durableId="616450860">
    <w:abstractNumId w:val="14"/>
  </w:num>
  <w:num w:numId="12" w16cid:durableId="825125386">
    <w:abstractNumId w:val="13"/>
  </w:num>
  <w:num w:numId="13" w16cid:durableId="78524716">
    <w:abstractNumId w:val="12"/>
  </w:num>
  <w:num w:numId="14" w16cid:durableId="1620837154">
    <w:abstractNumId w:val="6"/>
  </w:num>
  <w:num w:numId="15" w16cid:durableId="1816944745">
    <w:abstractNumId w:val="17"/>
  </w:num>
  <w:num w:numId="16" w16cid:durableId="1085497270">
    <w:abstractNumId w:val="0"/>
  </w:num>
  <w:num w:numId="17" w16cid:durableId="382097468">
    <w:abstractNumId w:val="4"/>
  </w:num>
  <w:num w:numId="18" w16cid:durableId="1996495962">
    <w:abstractNumId w:val="16"/>
  </w:num>
  <w:num w:numId="19" w16cid:durableId="1490318748">
    <w:abstractNumId w:val="5"/>
  </w:num>
  <w:num w:numId="20" w16cid:durableId="43020929">
    <w:abstractNumId w:val="20"/>
  </w:num>
  <w:num w:numId="21" w16cid:durableId="1243876217">
    <w:abstractNumId w:val="25"/>
  </w:num>
  <w:num w:numId="22" w16cid:durableId="1665476261">
    <w:abstractNumId w:val="26"/>
  </w:num>
  <w:num w:numId="23" w16cid:durableId="768816249">
    <w:abstractNumId w:val="23"/>
  </w:num>
  <w:num w:numId="24" w16cid:durableId="768090006">
    <w:abstractNumId w:val="24"/>
  </w:num>
  <w:num w:numId="25" w16cid:durableId="1822498891">
    <w:abstractNumId w:val="15"/>
  </w:num>
  <w:num w:numId="26" w16cid:durableId="62342294">
    <w:abstractNumId w:val="9"/>
  </w:num>
  <w:num w:numId="27" w16cid:durableId="958875297">
    <w:abstractNumId w:val="7"/>
  </w:num>
  <w:num w:numId="28" w16cid:durableId="969899610">
    <w:abstractNumId w:val="1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13"/>
    <w:rsid w:val="0000062C"/>
    <w:rsid w:val="0000198F"/>
    <w:rsid w:val="00003544"/>
    <w:rsid w:val="00006952"/>
    <w:rsid w:val="00006D79"/>
    <w:rsid w:val="000078AC"/>
    <w:rsid w:val="000079DF"/>
    <w:rsid w:val="000125D6"/>
    <w:rsid w:val="00015413"/>
    <w:rsid w:val="0001616D"/>
    <w:rsid w:val="000164E3"/>
    <w:rsid w:val="00016F8B"/>
    <w:rsid w:val="00017DD3"/>
    <w:rsid w:val="00020192"/>
    <w:rsid w:val="00025DC4"/>
    <w:rsid w:val="00027E9B"/>
    <w:rsid w:val="00031290"/>
    <w:rsid w:val="000338D5"/>
    <w:rsid w:val="00034652"/>
    <w:rsid w:val="0003701C"/>
    <w:rsid w:val="00037C11"/>
    <w:rsid w:val="000468CD"/>
    <w:rsid w:val="00055077"/>
    <w:rsid w:val="00056939"/>
    <w:rsid w:val="00057F84"/>
    <w:rsid w:val="000619FB"/>
    <w:rsid w:val="00063D2C"/>
    <w:rsid w:val="00064FA3"/>
    <w:rsid w:val="000653ED"/>
    <w:rsid w:val="000661E2"/>
    <w:rsid w:val="0006750A"/>
    <w:rsid w:val="00075B6B"/>
    <w:rsid w:val="000808BE"/>
    <w:rsid w:val="00082A3E"/>
    <w:rsid w:val="00083FE5"/>
    <w:rsid w:val="00085F43"/>
    <w:rsid w:val="00090956"/>
    <w:rsid w:val="00094208"/>
    <w:rsid w:val="00095D9E"/>
    <w:rsid w:val="00097D39"/>
    <w:rsid w:val="000A06CD"/>
    <w:rsid w:val="000A134F"/>
    <w:rsid w:val="000A1535"/>
    <w:rsid w:val="000A227D"/>
    <w:rsid w:val="000A3E7F"/>
    <w:rsid w:val="000A4D7B"/>
    <w:rsid w:val="000A5AD5"/>
    <w:rsid w:val="000A6B3A"/>
    <w:rsid w:val="000A6D9E"/>
    <w:rsid w:val="000A7E74"/>
    <w:rsid w:val="000B1401"/>
    <w:rsid w:val="000B726F"/>
    <w:rsid w:val="000C4176"/>
    <w:rsid w:val="000D2CC6"/>
    <w:rsid w:val="000E00A4"/>
    <w:rsid w:val="000E0ECF"/>
    <w:rsid w:val="000E39C8"/>
    <w:rsid w:val="000E4AEA"/>
    <w:rsid w:val="000E59A5"/>
    <w:rsid w:val="000E6C1A"/>
    <w:rsid w:val="000E7F22"/>
    <w:rsid w:val="000F48A9"/>
    <w:rsid w:val="000F4F62"/>
    <w:rsid w:val="00100A8D"/>
    <w:rsid w:val="00107FBA"/>
    <w:rsid w:val="00112E26"/>
    <w:rsid w:val="00114136"/>
    <w:rsid w:val="001142CC"/>
    <w:rsid w:val="00114E6E"/>
    <w:rsid w:val="00116B33"/>
    <w:rsid w:val="00130F36"/>
    <w:rsid w:val="001312C1"/>
    <w:rsid w:val="00133A35"/>
    <w:rsid w:val="001355E5"/>
    <w:rsid w:val="00142972"/>
    <w:rsid w:val="001438BA"/>
    <w:rsid w:val="00150802"/>
    <w:rsid w:val="001518E6"/>
    <w:rsid w:val="00151F4C"/>
    <w:rsid w:val="00157103"/>
    <w:rsid w:val="001601D0"/>
    <w:rsid w:val="00161493"/>
    <w:rsid w:val="0016494E"/>
    <w:rsid w:val="00165D75"/>
    <w:rsid w:val="00166134"/>
    <w:rsid w:val="0016670D"/>
    <w:rsid w:val="00170672"/>
    <w:rsid w:val="00171199"/>
    <w:rsid w:val="001713BF"/>
    <w:rsid w:val="00172AC2"/>
    <w:rsid w:val="0017669A"/>
    <w:rsid w:val="001772B1"/>
    <w:rsid w:val="00180E77"/>
    <w:rsid w:val="00183E7D"/>
    <w:rsid w:val="00184838"/>
    <w:rsid w:val="00195FE6"/>
    <w:rsid w:val="00197AB9"/>
    <w:rsid w:val="001A6B17"/>
    <w:rsid w:val="001A6B86"/>
    <w:rsid w:val="001B1DE0"/>
    <w:rsid w:val="001B2C16"/>
    <w:rsid w:val="001B6ED9"/>
    <w:rsid w:val="001B7050"/>
    <w:rsid w:val="001C03DF"/>
    <w:rsid w:val="001C0D7C"/>
    <w:rsid w:val="001C4585"/>
    <w:rsid w:val="001D213C"/>
    <w:rsid w:val="001D382D"/>
    <w:rsid w:val="001D6887"/>
    <w:rsid w:val="001E1352"/>
    <w:rsid w:val="001E1F41"/>
    <w:rsid w:val="001E37DD"/>
    <w:rsid w:val="001E3DD4"/>
    <w:rsid w:val="001E6636"/>
    <w:rsid w:val="001E7FE3"/>
    <w:rsid w:val="00200EC4"/>
    <w:rsid w:val="00201B22"/>
    <w:rsid w:val="002033DD"/>
    <w:rsid w:val="00203A30"/>
    <w:rsid w:val="00207F57"/>
    <w:rsid w:val="00210D56"/>
    <w:rsid w:val="002144D0"/>
    <w:rsid w:val="002156AB"/>
    <w:rsid w:val="00220DF4"/>
    <w:rsid w:val="0022492E"/>
    <w:rsid w:val="0023112E"/>
    <w:rsid w:val="002322B5"/>
    <w:rsid w:val="00235451"/>
    <w:rsid w:val="00236AE6"/>
    <w:rsid w:val="00237722"/>
    <w:rsid w:val="00240C05"/>
    <w:rsid w:val="00241180"/>
    <w:rsid w:val="0024506C"/>
    <w:rsid w:val="00245F56"/>
    <w:rsid w:val="00247035"/>
    <w:rsid w:val="00247755"/>
    <w:rsid w:val="00256B19"/>
    <w:rsid w:val="0025756F"/>
    <w:rsid w:val="00260A2B"/>
    <w:rsid w:val="00265458"/>
    <w:rsid w:val="00267870"/>
    <w:rsid w:val="00267F2B"/>
    <w:rsid w:val="00271356"/>
    <w:rsid w:val="002718FB"/>
    <w:rsid w:val="00274056"/>
    <w:rsid w:val="0028047B"/>
    <w:rsid w:val="00283709"/>
    <w:rsid w:val="0028417F"/>
    <w:rsid w:val="002877A3"/>
    <w:rsid w:val="0028798A"/>
    <w:rsid w:val="00292356"/>
    <w:rsid w:val="00292FBC"/>
    <w:rsid w:val="00295E2D"/>
    <w:rsid w:val="002A14D2"/>
    <w:rsid w:val="002A1EB4"/>
    <w:rsid w:val="002A3BE7"/>
    <w:rsid w:val="002A59D0"/>
    <w:rsid w:val="002A5A1D"/>
    <w:rsid w:val="002A5B53"/>
    <w:rsid w:val="002A645A"/>
    <w:rsid w:val="002B1417"/>
    <w:rsid w:val="002B7DA3"/>
    <w:rsid w:val="002C4307"/>
    <w:rsid w:val="002D0EAA"/>
    <w:rsid w:val="002E4CF3"/>
    <w:rsid w:val="002F3363"/>
    <w:rsid w:val="002F72E7"/>
    <w:rsid w:val="00303113"/>
    <w:rsid w:val="00303A98"/>
    <w:rsid w:val="00307BC6"/>
    <w:rsid w:val="00310E96"/>
    <w:rsid w:val="003129D5"/>
    <w:rsid w:val="00316588"/>
    <w:rsid w:val="00316D7F"/>
    <w:rsid w:val="00320FF8"/>
    <w:rsid w:val="003222BD"/>
    <w:rsid w:val="00324F6C"/>
    <w:rsid w:val="003269AF"/>
    <w:rsid w:val="00334DB1"/>
    <w:rsid w:val="003365D7"/>
    <w:rsid w:val="00341AE7"/>
    <w:rsid w:val="00342D7B"/>
    <w:rsid w:val="00344506"/>
    <w:rsid w:val="00345764"/>
    <w:rsid w:val="003567C1"/>
    <w:rsid w:val="00360D92"/>
    <w:rsid w:val="00362F61"/>
    <w:rsid w:val="00364B10"/>
    <w:rsid w:val="00372C93"/>
    <w:rsid w:val="00374593"/>
    <w:rsid w:val="003824FB"/>
    <w:rsid w:val="00383DAF"/>
    <w:rsid w:val="00384B25"/>
    <w:rsid w:val="0038551A"/>
    <w:rsid w:val="0039047F"/>
    <w:rsid w:val="00391231"/>
    <w:rsid w:val="003967F5"/>
    <w:rsid w:val="00396C60"/>
    <w:rsid w:val="003A17E8"/>
    <w:rsid w:val="003A2B8B"/>
    <w:rsid w:val="003A2F8D"/>
    <w:rsid w:val="003A3D57"/>
    <w:rsid w:val="003A42B3"/>
    <w:rsid w:val="003A4E95"/>
    <w:rsid w:val="003A6A56"/>
    <w:rsid w:val="003A6BBE"/>
    <w:rsid w:val="003B1659"/>
    <w:rsid w:val="003B3CAF"/>
    <w:rsid w:val="003B45A2"/>
    <w:rsid w:val="003B45EB"/>
    <w:rsid w:val="003B60FE"/>
    <w:rsid w:val="003B775E"/>
    <w:rsid w:val="003C2282"/>
    <w:rsid w:val="003C6376"/>
    <w:rsid w:val="003D45FD"/>
    <w:rsid w:val="003D64EA"/>
    <w:rsid w:val="003E467C"/>
    <w:rsid w:val="003F004C"/>
    <w:rsid w:val="003F008F"/>
    <w:rsid w:val="003F33B7"/>
    <w:rsid w:val="003F3774"/>
    <w:rsid w:val="00401372"/>
    <w:rsid w:val="00404C88"/>
    <w:rsid w:val="0040506D"/>
    <w:rsid w:val="0040548C"/>
    <w:rsid w:val="00412D9A"/>
    <w:rsid w:val="004137F7"/>
    <w:rsid w:val="00416F5B"/>
    <w:rsid w:val="004200F2"/>
    <w:rsid w:val="00436F61"/>
    <w:rsid w:val="00440DE2"/>
    <w:rsid w:val="00443385"/>
    <w:rsid w:val="00443E04"/>
    <w:rsid w:val="004441C5"/>
    <w:rsid w:val="00444438"/>
    <w:rsid w:val="00444708"/>
    <w:rsid w:val="0044619A"/>
    <w:rsid w:val="00446B65"/>
    <w:rsid w:val="00447442"/>
    <w:rsid w:val="00450C9E"/>
    <w:rsid w:val="00451FA9"/>
    <w:rsid w:val="00452EC0"/>
    <w:rsid w:val="00452F26"/>
    <w:rsid w:val="00455D1F"/>
    <w:rsid w:val="00461920"/>
    <w:rsid w:val="0046349E"/>
    <w:rsid w:val="00463DFC"/>
    <w:rsid w:val="00467443"/>
    <w:rsid w:val="004709B0"/>
    <w:rsid w:val="0047525F"/>
    <w:rsid w:val="00476067"/>
    <w:rsid w:val="0048172C"/>
    <w:rsid w:val="004829A5"/>
    <w:rsid w:val="004832EE"/>
    <w:rsid w:val="00487C81"/>
    <w:rsid w:val="00491445"/>
    <w:rsid w:val="00494E4A"/>
    <w:rsid w:val="00495DFB"/>
    <w:rsid w:val="004A1B8E"/>
    <w:rsid w:val="004A3817"/>
    <w:rsid w:val="004A5507"/>
    <w:rsid w:val="004A5B85"/>
    <w:rsid w:val="004B1565"/>
    <w:rsid w:val="004B2BB2"/>
    <w:rsid w:val="004B2DF2"/>
    <w:rsid w:val="004B6277"/>
    <w:rsid w:val="004B73AF"/>
    <w:rsid w:val="004B7A86"/>
    <w:rsid w:val="004C6DCC"/>
    <w:rsid w:val="004D12D5"/>
    <w:rsid w:val="004D3DB9"/>
    <w:rsid w:val="004D4842"/>
    <w:rsid w:val="004D5D42"/>
    <w:rsid w:val="004D6D17"/>
    <w:rsid w:val="004D6D3B"/>
    <w:rsid w:val="004E03CB"/>
    <w:rsid w:val="004E060A"/>
    <w:rsid w:val="004E1F60"/>
    <w:rsid w:val="004E266B"/>
    <w:rsid w:val="004F3EB6"/>
    <w:rsid w:val="00503ACF"/>
    <w:rsid w:val="00504735"/>
    <w:rsid w:val="00506ACC"/>
    <w:rsid w:val="00506C40"/>
    <w:rsid w:val="00507B28"/>
    <w:rsid w:val="00510703"/>
    <w:rsid w:val="00510CAC"/>
    <w:rsid w:val="00511678"/>
    <w:rsid w:val="005142FA"/>
    <w:rsid w:val="00516415"/>
    <w:rsid w:val="00527DD3"/>
    <w:rsid w:val="00531E76"/>
    <w:rsid w:val="00533AC4"/>
    <w:rsid w:val="00534049"/>
    <w:rsid w:val="00535C2F"/>
    <w:rsid w:val="005419FE"/>
    <w:rsid w:val="00542A5A"/>
    <w:rsid w:val="00543BAC"/>
    <w:rsid w:val="00552F26"/>
    <w:rsid w:val="0055648C"/>
    <w:rsid w:val="0056081C"/>
    <w:rsid w:val="00561611"/>
    <w:rsid w:val="005640E2"/>
    <w:rsid w:val="00564F57"/>
    <w:rsid w:val="00565C19"/>
    <w:rsid w:val="0057549D"/>
    <w:rsid w:val="00580BD7"/>
    <w:rsid w:val="00585059"/>
    <w:rsid w:val="0058549D"/>
    <w:rsid w:val="00585FE7"/>
    <w:rsid w:val="00592D6E"/>
    <w:rsid w:val="005937D1"/>
    <w:rsid w:val="005942A9"/>
    <w:rsid w:val="00594320"/>
    <w:rsid w:val="00597236"/>
    <w:rsid w:val="005A03D0"/>
    <w:rsid w:val="005A1C89"/>
    <w:rsid w:val="005A5B6B"/>
    <w:rsid w:val="005A78E8"/>
    <w:rsid w:val="005B7109"/>
    <w:rsid w:val="005B7B2C"/>
    <w:rsid w:val="005C32C6"/>
    <w:rsid w:val="005C50B8"/>
    <w:rsid w:val="005D0372"/>
    <w:rsid w:val="005D16DD"/>
    <w:rsid w:val="005E50BE"/>
    <w:rsid w:val="005E664E"/>
    <w:rsid w:val="005F0CD3"/>
    <w:rsid w:val="005F1340"/>
    <w:rsid w:val="005F61FE"/>
    <w:rsid w:val="005F6246"/>
    <w:rsid w:val="005F6F72"/>
    <w:rsid w:val="005F7C47"/>
    <w:rsid w:val="00600042"/>
    <w:rsid w:val="00601561"/>
    <w:rsid w:val="00623DC8"/>
    <w:rsid w:val="0063291A"/>
    <w:rsid w:val="00635365"/>
    <w:rsid w:val="00635741"/>
    <w:rsid w:val="0063794D"/>
    <w:rsid w:val="00637F11"/>
    <w:rsid w:val="00643BB4"/>
    <w:rsid w:val="00652049"/>
    <w:rsid w:val="00654705"/>
    <w:rsid w:val="00657D8C"/>
    <w:rsid w:val="00662552"/>
    <w:rsid w:val="0066499D"/>
    <w:rsid w:val="00670B9A"/>
    <w:rsid w:val="00681E5F"/>
    <w:rsid w:val="00683C73"/>
    <w:rsid w:val="0068659F"/>
    <w:rsid w:val="0069185A"/>
    <w:rsid w:val="00691FC7"/>
    <w:rsid w:val="0069234C"/>
    <w:rsid w:val="00692362"/>
    <w:rsid w:val="0069409D"/>
    <w:rsid w:val="006A20EA"/>
    <w:rsid w:val="006A51A9"/>
    <w:rsid w:val="006A66E3"/>
    <w:rsid w:val="006A6FB7"/>
    <w:rsid w:val="006A7041"/>
    <w:rsid w:val="006A7ADF"/>
    <w:rsid w:val="006B3284"/>
    <w:rsid w:val="006C08A8"/>
    <w:rsid w:val="006C1908"/>
    <w:rsid w:val="006C1D2C"/>
    <w:rsid w:val="006C2F2C"/>
    <w:rsid w:val="006C62D6"/>
    <w:rsid w:val="006C6A53"/>
    <w:rsid w:val="006D4781"/>
    <w:rsid w:val="006D6AF7"/>
    <w:rsid w:val="006F22D3"/>
    <w:rsid w:val="006F59D9"/>
    <w:rsid w:val="00703122"/>
    <w:rsid w:val="0070473F"/>
    <w:rsid w:val="00706715"/>
    <w:rsid w:val="00711D79"/>
    <w:rsid w:val="00715C56"/>
    <w:rsid w:val="00715D30"/>
    <w:rsid w:val="007166F6"/>
    <w:rsid w:val="007206C7"/>
    <w:rsid w:val="0072194A"/>
    <w:rsid w:val="00723A59"/>
    <w:rsid w:val="00730ED6"/>
    <w:rsid w:val="00740E11"/>
    <w:rsid w:val="007438A0"/>
    <w:rsid w:val="00743C81"/>
    <w:rsid w:val="007447D9"/>
    <w:rsid w:val="00745457"/>
    <w:rsid w:val="0074599A"/>
    <w:rsid w:val="00750BD5"/>
    <w:rsid w:val="0075412D"/>
    <w:rsid w:val="00762F22"/>
    <w:rsid w:val="0076441F"/>
    <w:rsid w:val="00765072"/>
    <w:rsid w:val="007673BE"/>
    <w:rsid w:val="007679EC"/>
    <w:rsid w:val="0077247B"/>
    <w:rsid w:val="007731C7"/>
    <w:rsid w:val="00775117"/>
    <w:rsid w:val="00776461"/>
    <w:rsid w:val="00776F36"/>
    <w:rsid w:val="00777A94"/>
    <w:rsid w:val="00784B97"/>
    <w:rsid w:val="00784E9C"/>
    <w:rsid w:val="00790B70"/>
    <w:rsid w:val="007918B7"/>
    <w:rsid w:val="00793827"/>
    <w:rsid w:val="00794F68"/>
    <w:rsid w:val="00796535"/>
    <w:rsid w:val="00797BE2"/>
    <w:rsid w:val="007A30A8"/>
    <w:rsid w:val="007A4405"/>
    <w:rsid w:val="007A7AAB"/>
    <w:rsid w:val="007B3397"/>
    <w:rsid w:val="007B5262"/>
    <w:rsid w:val="007B64CD"/>
    <w:rsid w:val="007B7697"/>
    <w:rsid w:val="007C1EA5"/>
    <w:rsid w:val="007C1EA8"/>
    <w:rsid w:val="007C2326"/>
    <w:rsid w:val="007C2B3D"/>
    <w:rsid w:val="007C3285"/>
    <w:rsid w:val="007C40D1"/>
    <w:rsid w:val="007C7137"/>
    <w:rsid w:val="007D3707"/>
    <w:rsid w:val="007D6673"/>
    <w:rsid w:val="007E2137"/>
    <w:rsid w:val="007E2938"/>
    <w:rsid w:val="007E520F"/>
    <w:rsid w:val="007E5456"/>
    <w:rsid w:val="007E580B"/>
    <w:rsid w:val="007E6026"/>
    <w:rsid w:val="007E7632"/>
    <w:rsid w:val="007F4BEA"/>
    <w:rsid w:val="007F63D4"/>
    <w:rsid w:val="007F739C"/>
    <w:rsid w:val="007F7E03"/>
    <w:rsid w:val="008020C4"/>
    <w:rsid w:val="00804384"/>
    <w:rsid w:val="008078AF"/>
    <w:rsid w:val="00807B26"/>
    <w:rsid w:val="008116B7"/>
    <w:rsid w:val="00820EA9"/>
    <w:rsid w:val="00821BE1"/>
    <w:rsid w:val="00823BA4"/>
    <w:rsid w:val="00826D48"/>
    <w:rsid w:val="0083109A"/>
    <w:rsid w:val="008329C1"/>
    <w:rsid w:val="00833DD5"/>
    <w:rsid w:val="0083470A"/>
    <w:rsid w:val="0083583B"/>
    <w:rsid w:val="0083589D"/>
    <w:rsid w:val="00840976"/>
    <w:rsid w:val="00841FF4"/>
    <w:rsid w:val="008424DA"/>
    <w:rsid w:val="00845169"/>
    <w:rsid w:val="008536A2"/>
    <w:rsid w:val="008572A0"/>
    <w:rsid w:val="0085738D"/>
    <w:rsid w:val="00857950"/>
    <w:rsid w:val="008602B4"/>
    <w:rsid w:val="00862E37"/>
    <w:rsid w:val="00866BEC"/>
    <w:rsid w:val="008705F4"/>
    <w:rsid w:val="00872603"/>
    <w:rsid w:val="008757FF"/>
    <w:rsid w:val="008823AB"/>
    <w:rsid w:val="00884A62"/>
    <w:rsid w:val="00886149"/>
    <w:rsid w:val="00886DF3"/>
    <w:rsid w:val="00892CC6"/>
    <w:rsid w:val="00896197"/>
    <w:rsid w:val="00897CAB"/>
    <w:rsid w:val="008A1578"/>
    <w:rsid w:val="008A2277"/>
    <w:rsid w:val="008A2C7A"/>
    <w:rsid w:val="008A4049"/>
    <w:rsid w:val="008A4A38"/>
    <w:rsid w:val="008B4BA0"/>
    <w:rsid w:val="008B4BB0"/>
    <w:rsid w:val="008B7840"/>
    <w:rsid w:val="008C144B"/>
    <w:rsid w:val="008C6FD3"/>
    <w:rsid w:val="008C736E"/>
    <w:rsid w:val="008C7986"/>
    <w:rsid w:val="008C79C5"/>
    <w:rsid w:val="008D1073"/>
    <w:rsid w:val="008D5A8C"/>
    <w:rsid w:val="008D64F1"/>
    <w:rsid w:val="008E4F9B"/>
    <w:rsid w:val="008E579E"/>
    <w:rsid w:val="008E6951"/>
    <w:rsid w:val="008F1526"/>
    <w:rsid w:val="008F1643"/>
    <w:rsid w:val="008F2936"/>
    <w:rsid w:val="008F2C32"/>
    <w:rsid w:val="008F33BA"/>
    <w:rsid w:val="008F5566"/>
    <w:rsid w:val="008F5C13"/>
    <w:rsid w:val="008F62FE"/>
    <w:rsid w:val="008F78B8"/>
    <w:rsid w:val="00901C1D"/>
    <w:rsid w:val="009024C1"/>
    <w:rsid w:val="00903D17"/>
    <w:rsid w:val="00915D13"/>
    <w:rsid w:val="009174A2"/>
    <w:rsid w:val="00923D43"/>
    <w:rsid w:val="009242FE"/>
    <w:rsid w:val="00927F34"/>
    <w:rsid w:val="009306FF"/>
    <w:rsid w:val="00950346"/>
    <w:rsid w:val="00950EF1"/>
    <w:rsid w:val="009528F0"/>
    <w:rsid w:val="009556BE"/>
    <w:rsid w:val="00955D7F"/>
    <w:rsid w:val="009641BB"/>
    <w:rsid w:val="0096426F"/>
    <w:rsid w:val="00964761"/>
    <w:rsid w:val="00965B6F"/>
    <w:rsid w:val="0097200E"/>
    <w:rsid w:val="0097389E"/>
    <w:rsid w:val="009739BA"/>
    <w:rsid w:val="009764D0"/>
    <w:rsid w:val="00976842"/>
    <w:rsid w:val="00980866"/>
    <w:rsid w:val="00985277"/>
    <w:rsid w:val="0098592B"/>
    <w:rsid w:val="00986282"/>
    <w:rsid w:val="0098781A"/>
    <w:rsid w:val="0099207B"/>
    <w:rsid w:val="00993162"/>
    <w:rsid w:val="00993F46"/>
    <w:rsid w:val="009965C7"/>
    <w:rsid w:val="009A30AB"/>
    <w:rsid w:val="009A69A6"/>
    <w:rsid w:val="009A786F"/>
    <w:rsid w:val="009A7A28"/>
    <w:rsid w:val="009B37BE"/>
    <w:rsid w:val="009B43F5"/>
    <w:rsid w:val="009C0FCA"/>
    <w:rsid w:val="009C7298"/>
    <w:rsid w:val="009D19D0"/>
    <w:rsid w:val="009D1B10"/>
    <w:rsid w:val="009D56EA"/>
    <w:rsid w:val="009E143A"/>
    <w:rsid w:val="009E25C5"/>
    <w:rsid w:val="009E2C6E"/>
    <w:rsid w:val="009E3FF7"/>
    <w:rsid w:val="009E571F"/>
    <w:rsid w:val="00A000FF"/>
    <w:rsid w:val="00A04449"/>
    <w:rsid w:val="00A04ED4"/>
    <w:rsid w:val="00A07CED"/>
    <w:rsid w:val="00A151D3"/>
    <w:rsid w:val="00A17117"/>
    <w:rsid w:val="00A17593"/>
    <w:rsid w:val="00A23921"/>
    <w:rsid w:val="00A246AD"/>
    <w:rsid w:val="00A41223"/>
    <w:rsid w:val="00A41607"/>
    <w:rsid w:val="00A421FE"/>
    <w:rsid w:val="00A42E8B"/>
    <w:rsid w:val="00A438D6"/>
    <w:rsid w:val="00A45950"/>
    <w:rsid w:val="00A46163"/>
    <w:rsid w:val="00A47770"/>
    <w:rsid w:val="00A5036B"/>
    <w:rsid w:val="00A5225F"/>
    <w:rsid w:val="00A52D0B"/>
    <w:rsid w:val="00A54F72"/>
    <w:rsid w:val="00A60B49"/>
    <w:rsid w:val="00A63037"/>
    <w:rsid w:val="00A652A0"/>
    <w:rsid w:val="00A65F9E"/>
    <w:rsid w:val="00A716F0"/>
    <w:rsid w:val="00A718DE"/>
    <w:rsid w:val="00A71E89"/>
    <w:rsid w:val="00A72504"/>
    <w:rsid w:val="00A7522D"/>
    <w:rsid w:val="00A81CE0"/>
    <w:rsid w:val="00A8455B"/>
    <w:rsid w:val="00A86BBE"/>
    <w:rsid w:val="00A919C4"/>
    <w:rsid w:val="00A919F0"/>
    <w:rsid w:val="00A964B5"/>
    <w:rsid w:val="00AA44E6"/>
    <w:rsid w:val="00AA59FC"/>
    <w:rsid w:val="00AB0257"/>
    <w:rsid w:val="00AB42EE"/>
    <w:rsid w:val="00AB5FA3"/>
    <w:rsid w:val="00AD0B67"/>
    <w:rsid w:val="00AD0BE6"/>
    <w:rsid w:val="00AD1EFC"/>
    <w:rsid w:val="00AD6964"/>
    <w:rsid w:val="00AE1A04"/>
    <w:rsid w:val="00AE7A2B"/>
    <w:rsid w:val="00AE7BF3"/>
    <w:rsid w:val="00AF053D"/>
    <w:rsid w:val="00AF3B35"/>
    <w:rsid w:val="00AF6F07"/>
    <w:rsid w:val="00AF6F7A"/>
    <w:rsid w:val="00AF70AC"/>
    <w:rsid w:val="00B0053C"/>
    <w:rsid w:val="00B023F7"/>
    <w:rsid w:val="00B12D23"/>
    <w:rsid w:val="00B13AB3"/>
    <w:rsid w:val="00B143DB"/>
    <w:rsid w:val="00B14F38"/>
    <w:rsid w:val="00B22818"/>
    <w:rsid w:val="00B22928"/>
    <w:rsid w:val="00B2312B"/>
    <w:rsid w:val="00B23521"/>
    <w:rsid w:val="00B246B3"/>
    <w:rsid w:val="00B24AB3"/>
    <w:rsid w:val="00B273F0"/>
    <w:rsid w:val="00B31041"/>
    <w:rsid w:val="00B32A55"/>
    <w:rsid w:val="00B40032"/>
    <w:rsid w:val="00B40AC7"/>
    <w:rsid w:val="00B41706"/>
    <w:rsid w:val="00B42298"/>
    <w:rsid w:val="00B45778"/>
    <w:rsid w:val="00B45B2D"/>
    <w:rsid w:val="00B476C2"/>
    <w:rsid w:val="00B61518"/>
    <w:rsid w:val="00B63291"/>
    <w:rsid w:val="00B7110E"/>
    <w:rsid w:val="00B739D1"/>
    <w:rsid w:val="00B76887"/>
    <w:rsid w:val="00B813D4"/>
    <w:rsid w:val="00B83B21"/>
    <w:rsid w:val="00B84293"/>
    <w:rsid w:val="00B8691E"/>
    <w:rsid w:val="00B947BC"/>
    <w:rsid w:val="00B95E78"/>
    <w:rsid w:val="00BA27E3"/>
    <w:rsid w:val="00BA4080"/>
    <w:rsid w:val="00BA47A5"/>
    <w:rsid w:val="00BA6A41"/>
    <w:rsid w:val="00BB1F63"/>
    <w:rsid w:val="00BB476D"/>
    <w:rsid w:val="00BC0AC4"/>
    <w:rsid w:val="00BC0B27"/>
    <w:rsid w:val="00BC3714"/>
    <w:rsid w:val="00BC4134"/>
    <w:rsid w:val="00BC425E"/>
    <w:rsid w:val="00BC554E"/>
    <w:rsid w:val="00BD2042"/>
    <w:rsid w:val="00BD2E3C"/>
    <w:rsid w:val="00BD2F77"/>
    <w:rsid w:val="00BD5409"/>
    <w:rsid w:val="00BD6FD5"/>
    <w:rsid w:val="00BE4996"/>
    <w:rsid w:val="00BE4FBD"/>
    <w:rsid w:val="00BF46E2"/>
    <w:rsid w:val="00BF6CEF"/>
    <w:rsid w:val="00C02D9F"/>
    <w:rsid w:val="00C03A6D"/>
    <w:rsid w:val="00C05FE1"/>
    <w:rsid w:val="00C0777E"/>
    <w:rsid w:val="00C11202"/>
    <w:rsid w:val="00C1193F"/>
    <w:rsid w:val="00C13D30"/>
    <w:rsid w:val="00C14B3E"/>
    <w:rsid w:val="00C17A7B"/>
    <w:rsid w:val="00C21159"/>
    <w:rsid w:val="00C2407E"/>
    <w:rsid w:val="00C25766"/>
    <w:rsid w:val="00C257C5"/>
    <w:rsid w:val="00C25D1E"/>
    <w:rsid w:val="00C26C76"/>
    <w:rsid w:val="00C30A7C"/>
    <w:rsid w:val="00C36461"/>
    <w:rsid w:val="00C366B3"/>
    <w:rsid w:val="00C40366"/>
    <w:rsid w:val="00C41152"/>
    <w:rsid w:val="00C4134E"/>
    <w:rsid w:val="00C41EB1"/>
    <w:rsid w:val="00C42065"/>
    <w:rsid w:val="00C4573C"/>
    <w:rsid w:val="00C51DA2"/>
    <w:rsid w:val="00C5403B"/>
    <w:rsid w:val="00C54BE2"/>
    <w:rsid w:val="00C556CA"/>
    <w:rsid w:val="00C60A2F"/>
    <w:rsid w:val="00C61DB8"/>
    <w:rsid w:val="00C627D6"/>
    <w:rsid w:val="00C6699A"/>
    <w:rsid w:val="00C6727C"/>
    <w:rsid w:val="00C70215"/>
    <w:rsid w:val="00C7758D"/>
    <w:rsid w:val="00C80AD3"/>
    <w:rsid w:val="00C826CC"/>
    <w:rsid w:val="00C85179"/>
    <w:rsid w:val="00C859B7"/>
    <w:rsid w:val="00C924E4"/>
    <w:rsid w:val="00C93F2B"/>
    <w:rsid w:val="00C94D92"/>
    <w:rsid w:val="00C95112"/>
    <w:rsid w:val="00CA055D"/>
    <w:rsid w:val="00CA4C68"/>
    <w:rsid w:val="00CB06DA"/>
    <w:rsid w:val="00CB72F0"/>
    <w:rsid w:val="00CC7B36"/>
    <w:rsid w:val="00CD1D94"/>
    <w:rsid w:val="00CD5B32"/>
    <w:rsid w:val="00CE124C"/>
    <w:rsid w:val="00CE6C27"/>
    <w:rsid w:val="00CE6D66"/>
    <w:rsid w:val="00CF1044"/>
    <w:rsid w:val="00CF3CF2"/>
    <w:rsid w:val="00CF41F9"/>
    <w:rsid w:val="00CF67EA"/>
    <w:rsid w:val="00D03840"/>
    <w:rsid w:val="00D04D0B"/>
    <w:rsid w:val="00D20E11"/>
    <w:rsid w:val="00D25D5D"/>
    <w:rsid w:val="00D26016"/>
    <w:rsid w:val="00D313C1"/>
    <w:rsid w:val="00D316F0"/>
    <w:rsid w:val="00D35595"/>
    <w:rsid w:val="00D36AAB"/>
    <w:rsid w:val="00D37747"/>
    <w:rsid w:val="00D40A89"/>
    <w:rsid w:val="00D41D46"/>
    <w:rsid w:val="00D43E05"/>
    <w:rsid w:val="00D444A6"/>
    <w:rsid w:val="00D44569"/>
    <w:rsid w:val="00D4542B"/>
    <w:rsid w:val="00D464B9"/>
    <w:rsid w:val="00D5065F"/>
    <w:rsid w:val="00D51656"/>
    <w:rsid w:val="00D531B2"/>
    <w:rsid w:val="00D602B0"/>
    <w:rsid w:val="00D65DFE"/>
    <w:rsid w:val="00D734FE"/>
    <w:rsid w:val="00D80801"/>
    <w:rsid w:val="00D84E97"/>
    <w:rsid w:val="00D84FDC"/>
    <w:rsid w:val="00D92C78"/>
    <w:rsid w:val="00D938D3"/>
    <w:rsid w:val="00D96AA4"/>
    <w:rsid w:val="00DA17BD"/>
    <w:rsid w:val="00DB05F8"/>
    <w:rsid w:val="00DB4D2F"/>
    <w:rsid w:val="00DB4E48"/>
    <w:rsid w:val="00DB5636"/>
    <w:rsid w:val="00DC4C32"/>
    <w:rsid w:val="00DC6641"/>
    <w:rsid w:val="00DC6EC7"/>
    <w:rsid w:val="00DC784A"/>
    <w:rsid w:val="00DD0A4B"/>
    <w:rsid w:val="00DD2D62"/>
    <w:rsid w:val="00DD74C9"/>
    <w:rsid w:val="00DD789D"/>
    <w:rsid w:val="00DE054F"/>
    <w:rsid w:val="00DE3B51"/>
    <w:rsid w:val="00DE587C"/>
    <w:rsid w:val="00DE77DA"/>
    <w:rsid w:val="00DF1A7E"/>
    <w:rsid w:val="00DF2AFF"/>
    <w:rsid w:val="00DF2E47"/>
    <w:rsid w:val="00DF3344"/>
    <w:rsid w:val="00DF723D"/>
    <w:rsid w:val="00E02235"/>
    <w:rsid w:val="00E115E9"/>
    <w:rsid w:val="00E11B25"/>
    <w:rsid w:val="00E1201B"/>
    <w:rsid w:val="00E14180"/>
    <w:rsid w:val="00E14F86"/>
    <w:rsid w:val="00E20098"/>
    <w:rsid w:val="00E2164C"/>
    <w:rsid w:val="00E23891"/>
    <w:rsid w:val="00E259BB"/>
    <w:rsid w:val="00E25D0A"/>
    <w:rsid w:val="00E40CC4"/>
    <w:rsid w:val="00E40EB0"/>
    <w:rsid w:val="00E4536A"/>
    <w:rsid w:val="00E459A3"/>
    <w:rsid w:val="00E47873"/>
    <w:rsid w:val="00E60CA5"/>
    <w:rsid w:val="00E615BC"/>
    <w:rsid w:val="00E62DF7"/>
    <w:rsid w:val="00E65379"/>
    <w:rsid w:val="00E67ACD"/>
    <w:rsid w:val="00E70427"/>
    <w:rsid w:val="00E706B0"/>
    <w:rsid w:val="00E75E5F"/>
    <w:rsid w:val="00E76FD5"/>
    <w:rsid w:val="00E83847"/>
    <w:rsid w:val="00E858DB"/>
    <w:rsid w:val="00E940DA"/>
    <w:rsid w:val="00E95B0E"/>
    <w:rsid w:val="00EA12C8"/>
    <w:rsid w:val="00EA3BBC"/>
    <w:rsid w:val="00EA5184"/>
    <w:rsid w:val="00EA7C59"/>
    <w:rsid w:val="00EB08A4"/>
    <w:rsid w:val="00EB12F3"/>
    <w:rsid w:val="00EB1F86"/>
    <w:rsid w:val="00EC460E"/>
    <w:rsid w:val="00EC70F5"/>
    <w:rsid w:val="00EC73B5"/>
    <w:rsid w:val="00ED237E"/>
    <w:rsid w:val="00ED4046"/>
    <w:rsid w:val="00ED681F"/>
    <w:rsid w:val="00ED711C"/>
    <w:rsid w:val="00EE740A"/>
    <w:rsid w:val="00EF7C8A"/>
    <w:rsid w:val="00F03749"/>
    <w:rsid w:val="00F03B33"/>
    <w:rsid w:val="00F04EE9"/>
    <w:rsid w:val="00F05599"/>
    <w:rsid w:val="00F0639C"/>
    <w:rsid w:val="00F072B9"/>
    <w:rsid w:val="00F11263"/>
    <w:rsid w:val="00F133BB"/>
    <w:rsid w:val="00F1622A"/>
    <w:rsid w:val="00F16CB0"/>
    <w:rsid w:val="00F22F6B"/>
    <w:rsid w:val="00F2492E"/>
    <w:rsid w:val="00F2535D"/>
    <w:rsid w:val="00F30091"/>
    <w:rsid w:val="00F3482D"/>
    <w:rsid w:val="00F352AF"/>
    <w:rsid w:val="00F3644F"/>
    <w:rsid w:val="00F36510"/>
    <w:rsid w:val="00F405E2"/>
    <w:rsid w:val="00F40DB2"/>
    <w:rsid w:val="00F42926"/>
    <w:rsid w:val="00F42D9C"/>
    <w:rsid w:val="00F44728"/>
    <w:rsid w:val="00F5040B"/>
    <w:rsid w:val="00F510F3"/>
    <w:rsid w:val="00F53D5D"/>
    <w:rsid w:val="00F54A74"/>
    <w:rsid w:val="00F54CF3"/>
    <w:rsid w:val="00F55F9D"/>
    <w:rsid w:val="00F56083"/>
    <w:rsid w:val="00F56205"/>
    <w:rsid w:val="00F577E0"/>
    <w:rsid w:val="00F57B1E"/>
    <w:rsid w:val="00F62C73"/>
    <w:rsid w:val="00F62E55"/>
    <w:rsid w:val="00F65E13"/>
    <w:rsid w:val="00F721F6"/>
    <w:rsid w:val="00F722A3"/>
    <w:rsid w:val="00F74737"/>
    <w:rsid w:val="00F77C31"/>
    <w:rsid w:val="00F85610"/>
    <w:rsid w:val="00F85D7E"/>
    <w:rsid w:val="00F866C2"/>
    <w:rsid w:val="00F866FA"/>
    <w:rsid w:val="00F86CE2"/>
    <w:rsid w:val="00F87AD0"/>
    <w:rsid w:val="00F904D2"/>
    <w:rsid w:val="00F9073C"/>
    <w:rsid w:val="00F918AA"/>
    <w:rsid w:val="00F923A5"/>
    <w:rsid w:val="00F928FB"/>
    <w:rsid w:val="00F94DF8"/>
    <w:rsid w:val="00FA4A6C"/>
    <w:rsid w:val="00FB11C0"/>
    <w:rsid w:val="00FB3A3C"/>
    <w:rsid w:val="00FB6B08"/>
    <w:rsid w:val="00FC77D2"/>
    <w:rsid w:val="00FD3691"/>
    <w:rsid w:val="00FD6A89"/>
    <w:rsid w:val="00FE4013"/>
    <w:rsid w:val="00FE401D"/>
    <w:rsid w:val="00FF0057"/>
    <w:rsid w:val="00FF1BC6"/>
    <w:rsid w:val="00FF6F57"/>
    <w:rsid w:val="00FF7278"/>
    <w:rsid w:val="011A7C3E"/>
    <w:rsid w:val="02097245"/>
    <w:rsid w:val="02928A12"/>
    <w:rsid w:val="02F21ED1"/>
    <w:rsid w:val="05A2D047"/>
    <w:rsid w:val="05A6A6DD"/>
    <w:rsid w:val="06D4968B"/>
    <w:rsid w:val="073A8835"/>
    <w:rsid w:val="08B7C548"/>
    <w:rsid w:val="0971750D"/>
    <w:rsid w:val="0AA2E048"/>
    <w:rsid w:val="0AD31D25"/>
    <w:rsid w:val="0B89D410"/>
    <w:rsid w:val="0BDF2DEC"/>
    <w:rsid w:val="0CEF7989"/>
    <w:rsid w:val="0E07685A"/>
    <w:rsid w:val="0E53D4F9"/>
    <w:rsid w:val="0F31C2DC"/>
    <w:rsid w:val="108D40BC"/>
    <w:rsid w:val="113A777E"/>
    <w:rsid w:val="11B58112"/>
    <w:rsid w:val="1278CC76"/>
    <w:rsid w:val="14DD9689"/>
    <w:rsid w:val="14E87219"/>
    <w:rsid w:val="1533345B"/>
    <w:rsid w:val="175486A5"/>
    <w:rsid w:val="17828057"/>
    <w:rsid w:val="17BB7BC3"/>
    <w:rsid w:val="18486D12"/>
    <w:rsid w:val="19177CDD"/>
    <w:rsid w:val="192C5EC6"/>
    <w:rsid w:val="19577F6B"/>
    <w:rsid w:val="19AD53EF"/>
    <w:rsid w:val="1B06701A"/>
    <w:rsid w:val="1B3A2F40"/>
    <w:rsid w:val="1B81D370"/>
    <w:rsid w:val="1B902A41"/>
    <w:rsid w:val="1BCBB05B"/>
    <w:rsid w:val="1C0B7347"/>
    <w:rsid w:val="1C81BD04"/>
    <w:rsid w:val="1DCA8ACB"/>
    <w:rsid w:val="1FD46995"/>
    <w:rsid w:val="22A7DFA0"/>
    <w:rsid w:val="2424CA0F"/>
    <w:rsid w:val="242AB5E4"/>
    <w:rsid w:val="246103EB"/>
    <w:rsid w:val="25ABA1C4"/>
    <w:rsid w:val="27427E81"/>
    <w:rsid w:val="28DFA070"/>
    <w:rsid w:val="29BDF5E3"/>
    <w:rsid w:val="29E0C17D"/>
    <w:rsid w:val="29F23F16"/>
    <w:rsid w:val="2B3B04C1"/>
    <w:rsid w:val="2C0FC475"/>
    <w:rsid w:val="2DA74163"/>
    <w:rsid w:val="2DCE8AC6"/>
    <w:rsid w:val="2EC665D7"/>
    <w:rsid w:val="2EC96A57"/>
    <w:rsid w:val="2F7907D5"/>
    <w:rsid w:val="300802A8"/>
    <w:rsid w:val="318CE70E"/>
    <w:rsid w:val="31BDEDFD"/>
    <w:rsid w:val="3382969C"/>
    <w:rsid w:val="33A75BC4"/>
    <w:rsid w:val="33C59358"/>
    <w:rsid w:val="353A6843"/>
    <w:rsid w:val="359979F0"/>
    <w:rsid w:val="3646ED02"/>
    <w:rsid w:val="36A4CE49"/>
    <w:rsid w:val="36DDDFF6"/>
    <w:rsid w:val="375109D6"/>
    <w:rsid w:val="37C9AE42"/>
    <w:rsid w:val="38247281"/>
    <w:rsid w:val="3B098489"/>
    <w:rsid w:val="3C469870"/>
    <w:rsid w:val="3C76A590"/>
    <w:rsid w:val="3C780528"/>
    <w:rsid w:val="3DD6D1B9"/>
    <w:rsid w:val="3F5F6A82"/>
    <w:rsid w:val="42357F1D"/>
    <w:rsid w:val="42E4091C"/>
    <w:rsid w:val="44B1CE80"/>
    <w:rsid w:val="48A679F0"/>
    <w:rsid w:val="4ACA598E"/>
    <w:rsid w:val="4EC5DC48"/>
    <w:rsid w:val="4ECDE1C7"/>
    <w:rsid w:val="4EEE4206"/>
    <w:rsid w:val="4F316620"/>
    <w:rsid w:val="519B478A"/>
    <w:rsid w:val="52AD2020"/>
    <w:rsid w:val="54949BF3"/>
    <w:rsid w:val="556AC688"/>
    <w:rsid w:val="55D92BDA"/>
    <w:rsid w:val="568129AB"/>
    <w:rsid w:val="56F9FB3A"/>
    <w:rsid w:val="57534DB8"/>
    <w:rsid w:val="587D76E3"/>
    <w:rsid w:val="5AAB0941"/>
    <w:rsid w:val="5BC5051B"/>
    <w:rsid w:val="5C0FF4E6"/>
    <w:rsid w:val="5C262CA0"/>
    <w:rsid w:val="5C31C855"/>
    <w:rsid w:val="5F536AF9"/>
    <w:rsid w:val="6243DAF5"/>
    <w:rsid w:val="6248ED21"/>
    <w:rsid w:val="63782AE4"/>
    <w:rsid w:val="6381CB57"/>
    <w:rsid w:val="64383B69"/>
    <w:rsid w:val="64AA76AB"/>
    <w:rsid w:val="65052169"/>
    <w:rsid w:val="6A2544AA"/>
    <w:rsid w:val="6A4701C7"/>
    <w:rsid w:val="6A5A96C2"/>
    <w:rsid w:val="6ACD2D55"/>
    <w:rsid w:val="6CB9AB63"/>
    <w:rsid w:val="6D87322E"/>
    <w:rsid w:val="6E0B6982"/>
    <w:rsid w:val="6E9AAE9E"/>
    <w:rsid w:val="6F22C4A3"/>
    <w:rsid w:val="6FA6B6F9"/>
    <w:rsid w:val="7023AF9D"/>
    <w:rsid w:val="71349498"/>
    <w:rsid w:val="74E61C3E"/>
    <w:rsid w:val="754AA3F6"/>
    <w:rsid w:val="757A6386"/>
    <w:rsid w:val="75E880D8"/>
    <w:rsid w:val="76C4CCF2"/>
    <w:rsid w:val="782996A7"/>
    <w:rsid w:val="78E15F37"/>
    <w:rsid w:val="78F197D4"/>
    <w:rsid w:val="792E373C"/>
    <w:rsid w:val="796C4B82"/>
    <w:rsid w:val="79A1A089"/>
    <w:rsid w:val="7B2E1159"/>
    <w:rsid w:val="7B36C735"/>
    <w:rsid w:val="7BDC5876"/>
    <w:rsid w:val="7C626506"/>
    <w:rsid w:val="7C8528EF"/>
    <w:rsid w:val="7D448978"/>
    <w:rsid w:val="7DD7B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1D4D8"/>
  <w15:chartTrackingRefBased/>
  <w15:docId w15:val="{F7060113-BCFC-4962-89D9-3235E504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87C"/>
  </w:style>
  <w:style w:type="paragraph" w:styleId="Heading1">
    <w:name w:val="heading 1"/>
    <w:basedOn w:val="Normal"/>
    <w:next w:val="Normal"/>
    <w:link w:val="Heading1Char"/>
    <w:uiPriority w:val="9"/>
    <w:qFormat/>
    <w:rsid w:val="00915D1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1667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60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2678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13"/>
    <w:rPr>
      <w:rFonts w:asciiTheme="majorHAnsi" w:eastAsiaTheme="majorEastAsia" w:hAnsiTheme="majorHAnsi" w:cstheme="majorBidi"/>
      <w:b/>
      <w:sz w:val="32"/>
      <w:szCs w:val="32"/>
    </w:rPr>
  </w:style>
  <w:style w:type="paragraph" w:styleId="ListParagraph">
    <w:name w:val="List Paragraph"/>
    <w:basedOn w:val="Normal"/>
    <w:uiPriority w:val="34"/>
    <w:qFormat/>
    <w:rsid w:val="00915D13"/>
    <w:pPr>
      <w:ind w:left="720"/>
      <w:contextualSpacing/>
    </w:pPr>
  </w:style>
  <w:style w:type="table" w:styleId="TableGrid">
    <w:name w:val="Table Grid"/>
    <w:basedOn w:val="TableNormal"/>
    <w:uiPriority w:val="39"/>
    <w:rsid w:val="0085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7E0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B476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C2"/>
    <w:rPr>
      <w:rFonts w:ascii="Segoe UI" w:hAnsi="Segoe UI" w:cs="Segoe UI"/>
      <w:sz w:val="18"/>
      <w:szCs w:val="18"/>
    </w:rPr>
  </w:style>
  <w:style w:type="table" w:styleId="PlainTable5">
    <w:name w:val="Plain Table 5"/>
    <w:basedOn w:val="TableNormal"/>
    <w:uiPriority w:val="45"/>
    <w:rsid w:val="003F00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006D79"/>
    <w:rPr>
      <w:sz w:val="16"/>
      <w:szCs w:val="16"/>
    </w:rPr>
  </w:style>
  <w:style w:type="paragraph" w:styleId="CommentText">
    <w:name w:val="annotation text"/>
    <w:basedOn w:val="Normal"/>
    <w:link w:val="CommentTextChar"/>
    <w:uiPriority w:val="99"/>
    <w:unhideWhenUsed/>
    <w:rsid w:val="00006D79"/>
    <w:pPr>
      <w:spacing w:line="240" w:lineRule="auto"/>
    </w:pPr>
    <w:rPr>
      <w:sz w:val="20"/>
      <w:szCs w:val="20"/>
    </w:rPr>
  </w:style>
  <w:style w:type="character" w:customStyle="1" w:styleId="CommentTextChar">
    <w:name w:val="Comment Text Char"/>
    <w:basedOn w:val="DefaultParagraphFont"/>
    <w:link w:val="CommentText"/>
    <w:uiPriority w:val="99"/>
    <w:rsid w:val="00006D79"/>
    <w:rPr>
      <w:sz w:val="20"/>
      <w:szCs w:val="20"/>
    </w:rPr>
  </w:style>
  <w:style w:type="paragraph" w:styleId="CommentSubject">
    <w:name w:val="annotation subject"/>
    <w:basedOn w:val="CommentText"/>
    <w:next w:val="CommentText"/>
    <w:link w:val="CommentSubjectChar"/>
    <w:uiPriority w:val="99"/>
    <w:semiHidden/>
    <w:unhideWhenUsed/>
    <w:rsid w:val="00006D79"/>
    <w:rPr>
      <w:b/>
      <w:bCs/>
    </w:rPr>
  </w:style>
  <w:style w:type="character" w:customStyle="1" w:styleId="CommentSubjectChar">
    <w:name w:val="Comment Subject Char"/>
    <w:basedOn w:val="CommentTextChar"/>
    <w:link w:val="CommentSubject"/>
    <w:uiPriority w:val="99"/>
    <w:semiHidden/>
    <w:rsid w:val="00006D79"/>
    <w:rPr>
      <w:b/>
      <w:bCs/>
      <w:sz w:val="20"/>
      <w:szCs w:val="20"/>
    </w:rPr>
  </w:style>
  <w:style w:type="character" w:styleId="PlaceholderText">
    <w:name w:val="Placeholder Text"/>
    <w:basedOn w:val="DefaultParagraphFont"/>
    <w:uiPriority w:val="99"/>
    <w:semiHidden/>
    <w:rsid w:val="00D316F0"/>
    <w:rPr>
      <w:color w:val="808080"/>
    </w:rPr>
  </w:style>
  <w:style w:type="table" w:styleId="PlainTable3">
    <w:name w:val="Plain Table 3"/>
    <w:basedOn w:val="TableNormal"/>
    <w:uiPriority w:val="43"/>
    <w:rsid w:val="0030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semiHidden/>
    <w:rsid w:val="0016670D"/>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D377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5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260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26016"/>
    <w:rPr>
      <w:b/>
      <w:bCs/>
    </w:rPr>
  </w:style>
  <w:style w:type="character" w:customStyle="1" w:styleId="token">
    <w:name w:val="token"/>
    <w:basedOn w:val="DefaultParagraphFont"/>
    <w:rsid w:val="00DC6641"/>
  </w:style>
  <w:style w:type="character" w:customStyle="1" w:styleId="jss183">
    <w:name w:val="jss183"/>
    <w:basedOn w:val="DefaultParagraphFont"/>
    <w:rsid w:val="00F53D5D"/>
  </w:style>
  <w:style w:type="paragraph" w:customStyle="1" w:styleId="Default">
    <w:name w:val="Default"/>
    <w:rsid w:val="00F53D5D"/>
    <w:pPr>
      <w:autoSpaceDE w:val="0"/>
      <w:autoSpaceDN w:val="0"/>
      <w:adjustRightInd w:val="0"/>
      <w:spacing w:after="0" w:line="240" w:lineRule="auto"/>
    </w:pPr>
    <w:rPr>
      <w:rFonts w:ascii="Calibri" w:hAnsi="Calibri" w:cs="Calibri"/>
      <w:color w:val="000000"/>
      <w:sz w:val="24"/>
      <w:szCs w:val="24"/>
    </w:rPr>
  </w:style>
  <w:style w:type="paragraph" w:customStyle="1" w:styleId="TAMainText">
    <w:name w:val="TA_Main_Text"/>
    <w:basedOn w:val="Normal"/>
    <w:link w:val="TAMainTextChar"/>
    <w:rsid w:val="00F53D5D"/>
    <w:pPr>
      <w:spacing w:after="0" w:line="480" w:lineRule="auto"/>
      <w:ind w:firstLine="202"/>
      <w:jc w:val="both"/>
    </w:pPr>
    <w:rPr>
      <w:rFonts w:ascii="Times" w:eastAsia="Times New Roman" w:hAnsi="Times" w:cs="Times New Roman"/>
      <w:sz w:val="24"/>
      <w:szCs w:val="20"/>
    </w:rPr>
  </w:style>
  <w:style w:type="character" w:customStyle="1" w:styleId="TAMainTextChar">
    <w:name w:val="TA_Main_Text Char"/>
    <w:basedOn w:val="DefaultParagraphFont"/>
    <w:link w:val="TAMainText"/>
    <w:rsid w:val="00F53D5D"/>
    <w:rPr>
      <w:rFonts w:ascii="Times" w:eastAsia="Times New Roman" w:hAnsi="Times" w:cs="Times New Roman"/>
      <w:sz w:val="24"/>
      <w:szCs w:val="20"/>
    </w:rPr>
  </w:style>
  <w:style w:type="paragraph" w:styleId="Revision">
    <w:name w:val="Revision"/>
    <w:hidden/>
    <w:uiPriority w:val="99"/>
    <w:semiHidden/>
    <w:rsid w:val="00EC70F5"/>
    <w:pPr>
      <w:spacing w:after="0" w:line="240" w:lineRule="auto"/>
    </w:pPr>
  </w:style>
  <w:style w:type="paragraph" w:styleId="TOCHeading">
    <w:name w:val="TOC Heading"/>
    <w:basedOn w:val="Heading1"/>
    <w:next w:val="Normal"/>
    <w:uiPriority w:val="39"/>
    <w:unhideWhenUsed/>
    <w:qFormat/>
    <w:rsid w:val="00CE6D66"/>
    <w:pPr>
      <w:outlineLvl w:val="9"/>
    </w:pPr>
    <w:rPr>
      <w:b w:val="0"/>
      <w:color w:val="2E74B5" w:themeColor="accent1" w:themeShade="BF"/>
    </w:rPr>
  </w:style>
  <w:style w:type="paragraph" w:styleId="TOC1">
    <w:name w:val="toc 1"/>
    <w:basedOn w:val="Normal"/>
    <w:next w:val="Normal"/>
    <w:autoRedefine/>
    <w:uiPriority w:val="39"/>
    <w:unhideWhenUsed/>
    <w:rsid w:val="00CE6D66"/>
    <w:pPr>
      <w:spacing w:after="100"/>
    </w:pPr>
  </w:style>
  <w:style w:type="character" w:styleId="Hyperlink">
    <w:name w:val="Hyperlink"/>
    <w:basedOn w:val="DefaultParagraphFont"/>
    <w:uiPriority w:val="99"/>
    <w:unhideWhenUsed/>
    <w:rsid w:val="00CE6D66"/>
    <w:rPr>
      <w:color w:val="0563C1" w:themeColor="hyperlink"/>
      <w:u w:val="single"/>
    </w:rPr>
  </w:style>
  <w:style w:type="paragraph" w:styleId="NoSpacing">
    <w:name w:val="No Spacing"/>
    <w:uiPriority w:val="1"/>
    <w:qFormat/>
    <w:rsid w:val="005D16DD"/>
    <w:pPr>
      <w:spacing w:after="0" w:line="240" w:lineRule="auto"/>
    </w:pPr>
  </w:style>
  <w:style w:type="paragraph" w:styleId="Header">
    <w:name w:val="header"/>
    <w:basedOn w:val="Normal"/>
    <w:link w:val="HeaderChar"/>
    <w:uiPriority w:val="99"/>
    <w:unhideWhenUsed/>
    <w:rsid w:val="00C17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A7B"/>
  </w:style>
  <w:style w:type="paragraph" w:styleId="Footer">
    <w:name w:val="footer"/>
    <w:basedOn w:val="Normal"/>
    <w:link w:val="FooterChar"/>
    <w:uiPriority w:val="99"/>
    <w:unhideWhenUsed/>
    <w:rsid w:val="00C17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A7B"/>
  </w:style>
  <w:style w:type="character" w:styleId="LineNumber">
    <w:name w:val="line number"/>
    <w:basedOn w:val="DefaultParagraphFont"/>
    <w:uiPriority w:val="99"/>
    <w:semiHidden/>
    <w:unhideWhenUsed/>
    <w:rsid w:val="00203A30"/>
  </w:style>
  <w:style w:type="table" w:styleId="PlainTable4">
    <w:name w:val="Plain Table 4"/>
    <w:basedOn w:val="TableNormal"/>
    <w:uiPriority w:val="44"/>
    <w:rsid w:val="009764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4536A"/>
    <w:rPr>
      <w:i/>
      <w:iCs/>
    </w:rPr>
  </w:style>
  <w:style w:type="character" w:styleId="UnresolvedMention">
    <w:name w:val="Unresolved Mention"/>
    <w:basedOn w:val="DefaultParagraphFont"/>
    <w:uiPriority w:val="99"/>
    <w:semiHidden/>
    <w:unhideWhenUsed/>
    <w:rsid w:val="00C14B3E"/>
    <w:rPr>
      <w:color w:val="605E5C"/>
      <w:shd w:val="clear" w:color="auto" w:fill="E1DFDD"/>
    </w:rPr>
  </w:style>
  <w:style w:type="character" w:customStyle="1" w:styleId="Heading5Char">
    <w:name w:val="Heading 5 Char"/>
    <w:basedOn w:val="DefaultParagraphFont"/>
    <w:link w:val="Heading5"/>
    <w:uiPriority w:val="9"/>
    <w:semiHidden/>
    <w:rsid w:val="0026787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841">
      <w:bodyDiv w:val="1"/>
      <w:marLeft w:val="0"/>
      <w:marRight w:val="0"/>
      <w:marTop w:val="0"/>
      <w:marBottom w:val="0"/>
      <w:divBdr>
        <w:top w:val="none" w:sz="0" w:space="0" w:color="auto"/>
        <w:left w:val="none" w:sz="0" w:space="0" w:color="auto"/>
        <w:bottom w:val="none" w:sz="0" w:space="0" w:color="auto"/>
        <w:right w:val="none" w:sz="0" w:space="0" w:color="auto"/>
      </w:divBdr>
    </w:div>
    <w:div w:id="6300539">
      <w:bodyDiv w:val="1"/>
      <w:marLeft w:val="0"/>
      <w:marRight w:val="0"/>
      <w:marTop w:val="0"/>
      <w:marBottom w:val="0"/>
      <w:divBdr>
        <w:top w:val="none" w:sz="0" w:space="0" w:color="auto"/>
        <w:left w:val="none" w:sz="0" w:space="0" w:color="auto"/>
        <w:bottom w:val="none" w:sz="0" w:space="0" w:color="auto"/>
        <w:right w:val="none" w:sz="0" w:space="0" w:color="auto"/>
      </w:divBdr>
      <w:divsChild>
        <w:div w:id="389305726">
          <w:marLeft w:val="480"/>
          <w:marRight w:val="0"/>
          <w:marTop w:val="0"/>
          <w:marBottom w:val="0"/>
          <w:divBdr>
            <w:top w:val="none" w:sz="0" w:space="0" w:color="auto"/>
            <w:left w:val="none" w:sz="0" w:space="0" w:color="auto"/>
            <w:bottom w:val="none" w:sz="0" w:space="0" w:color="auto"/>
            <w:right w:val="none" w:sz="0" w:space="0" w:color="auto"/>
          </w:divBdr>
        </w:div>
        <w:div w:id="1527016174">
          <w:marLeft w:val="480"/>
          <w:marRight w:val="0"/>
          <w:marTop w:val="0"/>
          <w:marBottom w:val="0"/>
          <w:divBdr>
            <w:top w:val="none" w:sz="0" w:space="0" w:color="auto"/>
            <w:left w:val="none" w:sz="0" w:space="0" w:color="auto"/>
            <w:bottom w:val="none" w:sz="0" w:space="0" w:color="auto"/>
            <w:right w:val="none" w:sz="0" w:space="0" w:color="auto"/>
          </w:divBdr>
        </w:div>
        <w:div w:id="1331448043">
          <w:marLeft w:val="480"/>
          <w:marRight w:val="0"/>
          <w:marTop w:val="0"/>
          <w:marBottom w:val="0"/>
          <w:divBdr>
            <w:top w:val="none" w:sz="0" w:space="0" w:color="auto"/>
            <w:left w:val="none" w:sz="0" w:space="0" w:color="auto"/>
            <w:bottom w:val="none" w:sz="0" w:space="0" w:color="auto"/>
            <w:right w:val="none" w:sz="0" w:space="0" w:color="auto"/>
          </w:divBdr>
        </w:div>
        <w:div w:id="2046975865">
          <w:marLeft w:val="480"/>
          <w:marRight w:val="0"/>
          <w:marTop w:val="0"/>
          <w:marBottom w:val="0"/>
          <w:divBdr>
            <w:top w:val="none" w:sz="0" w:space="0" w:color="auto"/>
            <w:left w:val="none" w:sz="0" w:space="0" w:color="auto"/>
            <w:bottom w:val="none" w:sz="0" w:space="0" w:color="auto"/>
            <w:right w:val="none" w:sz="0" w:space="0" w:color="auto"/>
          </w:divBdr>
        </w:div>
        <w:div w:id="1393960698">
          <w:marLeft w:val="480"/>
          <w:marRight w:val="0"/>
          <w:marTop w:val="0"/>
          <w:marBottom w:val="0"/>
          <w:divBdr>
            <w:top w:val="none" w:sz="0" w:space="0" w:color="auto"/>
            <w:left w:val="none" w:sz="0" w:space="0" w:color="auto"/>
            <w:bottom w:val="none" w:sz="0" w:space="0" w:color="auto"/>
            <w:right w:val="none" w:sz="0" w:space="0" w:color="auto"/>
          </w:divBdr>
        </w:div>
        <w:div w:id="1595479670">
          <w:marLeft w:val="480"/>
          <w:marRight w:val="0"/>
          <w:marTop w:val="0"/>
          <w:marBottom w:val="0"/>
          <w:divBdr>
            <w:top w:val="none" w:sz="0" w:space="0" w:color="auto"/>
            <w:left w:val="none" w:sz="0" w:space="0" w:color="auto"/>
            <w:bottom w:val="none" w:sz="0" w:space="0" w:color="auto"/>
            <w:right w:val="none" w:sz="0" w:space="0" w:color="auto"/>
          </w:divBdr>
        </w:div>
        <w:div w:id="1065448905">
          <w:marLeft w:val="480"/>
          <w:marRight w:val="0"/>
          <w:marTop w:val="0"/>
          <w:marBottom w:val="0"/>
          <w:divBdr>
            <w:top w:val="none" w:sz="0" w:space="0" w:color="auto"/>
            <w:left w:val="none" w:sz="0" w:space="0" w:color="auto"/>
            <w:bottom w:val="none" w:sz="0" w:space="0" w:color="auto"/>
            <w:right w:val="none" w:sz="0" w:space="0" w:color="auto"/>
          </w:divBdr>
        </w:div>
        <w:div w:id="1369332817">
          <w:marLeft w:val="480"/>
          <w:marRight w:val="0"/>
          <w:marTop w:val="0"/>
          <w:marBottom w:val="0"/>
          <w:divBdr>
            <w:top w:val="none" w:sz="0" w:space="0" w:color="auto"/>
            <w:left w:val="none" w:sz="0" w:space="0" w:color="auto"/>
            <w:bottom w:val="none" w:sz="0" w:space="0" w:color="auto"/>
            <w:right w:val="none" w:sz="0" w:space="0" w:color="auto"/>
          </w:divBdr>
        </w:div>
        <w:div w:id="660817447">
          <w:marLeft w:val="480"/>
          <w:marRight w:val="0"/>
          <w:marTop w:val="0"/>
          <w:marBottom w:val="0"/>
          <w:divBdr>
            <w:top w:val="none" w:sz="0" w:space="0" w:color="auto"/>
            <w:left w:val="none" w:sz="0" w:space="0" w:color="auto"/>
            <w:bottom w:val="none" w:sz="0" w:space="0" w:color="auto"/>
            <w:right w:val="none" w:sz="0" w:space="0" w:color="auto"/>
          </w:divBdr>
        </w:div>
        <w:div w:id="1376462645">
          <w:marLeft w:val="480"/>
          <w:marRight w:val="0"/>
          <w:marTop w:val="0"/>
          <w:marBottom w:val="0"/>
          <w:divBdr>
            <w:top w:val="none" w:sz="0" w:space="0" w:color="auto"/>
            <w:left w:val="none" w:sz="0" w:space="0" w:color="auto"/>
            <w:bottom w:val="none" w:sz="0" w:space="0" w:color="auto"/>
            <w:right w:val="none" w:sz="0" w:space="0" w:color="auto"/>
          </w:divBdr>
        </w:div>
        <w:div w:id="1064719623">
          <w:marLeft w:val="480"/>
          <w:marRight w:val="0"/>
          <w:marTop w:val="0"/>
          <w:marBottom w:val="0"/>
          <w:divBdr>
            <w:top w:val="none" w:sz="0" w:space="0" w:color="auto"/>
            <w:left w:val="none" w:sz="0" w:space="0" w:color="auto"/>
            <w:bottom w:val="none" w:sz="0" w:space="0" w:color="auto"/>
            <w:right w:val="none" w:sz="0" w:space="0" w:color="auto"/>
          </w:divBdr>
        </w:div>
        <w:div w:id="179660368">
          <w:marLeft w:val="480"/>
          <w:marRight w:val="0"/>
          <w:marTop w:val="0"/>
          <w:marBottom w:val="0"/>
          <w:divBdr>
            <w:top w:val="none" w:sz="0" w:space="0" w:color="auto"/>
            <w:left w:val="none" w:sz="0" w:space="0" w:color="auto"/>
            <w:bottom w:val="none" w:sz="0" w:space="0" w:color="auto"/>
            <w:right w:val="none" w:sz="0" w:space="0" w:color="auto"/>
          </w:divBdr>
        </w:div>
        <w:div w:id="830294761">
          <w:marLeft w:val="480"/>
          <w:marRight w:val="0"/>
          <w:marTop w:val="0"/>
          <w:marBottom w:val="0"/>
          <w:divBdr>
            <w:top w:val="none" w:sz="0" w:space="0" w:color="auto"/>
            <w:left w:val="none" w:sz="0" w:space="0" w:color="auto"/>
            <w:bottom w:val="none" w:sz="0" w:space="0" w:color="auto"/>
            <w:right w:val="none" w:sz="0" w:space="0" w:color="auto"/>
          </w:divBdr>
        </w:div>
        <w:div w:id="1974293005">
          <w:marLeft w:val="480"/>
          <w:marRight w:val="0"/>
          <w:marTop w:val="0"/>
          <w:marBottom w:val="0"/>
          <w:divBdr>
            <w:top w:val="none" w:sz="0" w:space="0" w:color="auto"/>
            <w:left w:val="none" w:sz="0" w:space="0" w:color="auto"/>
            <w:bottom w:val="none" w:sz="0" w:space="0" w:color="auto"/>
            <w:right w:val="none" w:sz="0" w:space="0" w:color="auto"/>
          </w:divBdr>
        </w:div>
        <w:div w:id="1703827422">
          <w:marLeft w:val="480"/>
          <w:marRight w:val="0"/>
          <w:marTop w:val="0"/>
          <w:marBottom w:val="0"/>
          <w:divBdr>
            <w:top w:val="none" w:sz="0" w:space="0" w:color="auto"/>
            <w:left w:val="none" w:sz="0" w:space="0" w:color="auto"/>
            <w:bottom w:val="none" w:sz="0" w:space="0" w:color="auto"/>
            <w:right w:val="none" w:sz="0" w:space="0" w:color="auto"/>
          </w:divBdr>
        </w:div>
        <w:div w:id="60106716">
          <w:marLeft w:val="480"/>
          <w:marRight w:val="0"/>
          <w:marTop w:val="0"/>
          <w:marBottom w:val="0"/>
          <w:divBdr>
            <w:top w:val="none" w:sz="0" w:space="0" w:color="auto"/>
            <w:left w:val="none" w:sz="0" w:space="0" w:color="auto"/>
            <w:bottom w:val="none" w:sz="0" w:space="0" w:color="auto"/>
            <w:right w:val="none" w:sz="0" w:space="0" w:color="auto"/>
          </w:divBdr>
        </w:div>
        <w:div w:id="997415855">
          <w:marLeft w:val="480"/>
          <w:marRight w:val="0"/>
          <w:marTop w:val="0"/>
          <w:marBottom w:val="0"/>
          <w:divBdr>
            <w:top w:val="none" w:sz="0" w:space="0" w:color="auto"/>
            <w:left w:val="none" w:sz="0" w:space="0" w:color="auto"/>
            <w:bottom w:val="none" w:sz="0" w:space="0" w:color="auto"/>
            <w:right w:val="none" w:sz="0" w:space="0" w:color="auto"/>
          </w:divBdr>
        </w:div>
        <w:div w:id="1750231437">
          <w:marLeft w:val="480"/>
          <w:marRight w:val="0"/>
          <w:marTop w:val="0"/>
          <w:marBottom w:val="0"/>
          <w:divBdr>
            <w:top w:val="none" w:sz="0" w:space="0" w:color="auto"/>
            <w:left w:val="none" w:sz="0" w:space="0" w:color="auto"/>
            <w:bottom w:val="none" w:sz="0" w:space="0" w:color="auto"/>
            <w:right w:val="none" w:sz="0" w:space="0" w:color="auto"/>
          </w:divBdr>
        </w:div>
        <w:div w:id="1944068781">
          <w:marLeft w:val="480"/>
          <w:marRight w:val="0"/>
          <w:marTop w:val="0"/>
          <w:marBottom w:val="0"/>
          <w:divBdr>
            <w:top w:val="none" w:sz="0" w:space="0" w:color="auto"/>
            <w:left w:val="none" w:sz="0" w:space="0" w:color="auto"/>
            <w:bottom w:val="none" w:sz="0" w:space="0" w:color="auto"/>
            <w:right w:val="none" w:sz="0" w:space="0" w:color="auto"/>
          </w:divBdr>
        </w:div>
        <w:div w:id="1190292506">
          <w:marLeft w:val="480"/>
          <w:marRight w:val="0"/>
          <w:marTop w:val="0"/>
          <w:marBottom w:val="0"/>
          <w:divBdr>
            <w:top w:val="none" w:sz="0" w:space="0" w:color="auto"/>
            <w:left w:val="none" w:sz="0" w:space="0" w:color="auto"/>
            <w:bottom w:val="none" w:sz="0" w:space="0" w:color="auto"/>
            <w:right w:val="none" w:sz="0" w:space="0" w:color="auto"/>
          </w:divBdr>
        </w:div>
        <w:div w:id="1066219983">
          <w:marLeft w:val="480"/>
          <w:marRight w:val="0"/>
          <w:marTop w:val="0"/>
          <w:marBottom w:val="0"/>
          <w:divBdr>
            <w:top w:val="none" w:sz="0" w:space="0" w:color="auto"/>
            <w:left w:val="none" w:sz="0" w:space="0" w:color="auto"/>
            <w:bottom w:val="none" w:sz="0" w:space="0" w:color="auto"/>
            <w:right w:val="none" w:sz="0" w:space="0" w:color="auto"/>
          </w:divBdr>
        </w:div>
        <w:div w:id="1392264823">
          <w:marLeft w:val="480"/>
          <w:marRight w:val="0"/>
          <w:marTop w:val="0"/>
          <w:marBottom w:val="0"/>
          <w:divBdr>
            <w:top w:val="none" w:sz="0" w:space="0" w:color="auto"/>
            <w:left w:val="none" w:sz="0" w:space="0" w:color="auto"/>
            <w:bottom w:val="none" w:sz="0" w:space="0" w:color="auto"/>
            <w:right w:val="none" w:sz="0" w:space="0" w:color="auto"/>
          </w:divBdr>
        </w:div>
        <w:div w:id="1402413458">
          <w:marLeft w:val="480"/>
          <w:marRight w:val="0"/>
          <w:marTop w:val="0"/>
          <w:marBottom w:val="0"/>
          <w:divBdr>
            <w:top w:val="none" w:sz="0" w:space="0" w:color="auto"/>
            <w:left w:val="none" w:sz="0" w:space="0" w:color="auto"/>
            <w:bottom w:val="none" w:sz="0" w:space="0" w:color="auto"/>
            <w:right w:val="none" w:sz="0" w:space="0" w:color="auto"/>
          </w:divBdr>
        </w:div>
        <w:div w:id="2010715262">
          <w:marLeft w:val="480"/>
          <w:marRight w:val="0"/>
          <w:marTop w:val="0"/>
          <w:marBottom w:val="0"/>
          <w:divBdr>
            <w:top w:val="none" w:sz="0" w:space="0" w:color="auto"/>
            <w:left w:val="none" w:sz="0" w:space="0" w:color="auto"/>
            <w:bottom w:val="none" w:sz="0" w:space="0" w:color="auto"/>
            <w:right w:val="none" w:sz="0" w:space="0" w:color="auto"/>
          </w:divBdr>
        </w:div>
        <w:div w:id="934675514">
          <w:marLeft w:val="480"/>
          <w:marRight w:val="0"/>
          <w:marTop w:val="0"/>
          <w:marBottom w:val="0"/>
          <w:divBdr>
            <w:top w:val="none" w:sz="0" w:space="0" w:color="auto"/>
            <w:left w:val="none" w:sz="0" w:space="0" w:color="auto"/>
            <w:bottom w:val="none" w:sz="0" w:space="0" w:color="auto"/>
            <w:right w:val="none" w:sz="0" w:space="0" w:color="auto"/>
          </w:divBdr>
        </w:div>
        <w:div w:id="469396401">
          <w:marLeft w:val="480"/>
          <w:marRight w:val="0"/>
          <w:marTop w:val="0"/>
          <w:marBottom w:val="0"/>
          <w:divBdr>
            <w:top w:val="none" w:sz="0" w:space="0" w:color="auto"/>
            <w:left w:val="none" w:sz="0" w:space="0" w:color="auto"/>
            <w:bottom w:val="none" w:sz="0" w:space="0" w:color="auto"/>
            <w:right w:val="none" w:sz="0" w:space="0" w:color="auto"/>
          </w:divBdr>
        </w:div>
        <w:div w:id="12805536">
          <w:marLeft w:val="480"/>
          <w:marRight w:val="0"/>
          <w:marTop w:val="0"/>
          <w:marBottom w:val="0"/>
          <w:divBdr>
            <w:top w:val="none" w:sz="0" w:space="0" w:color="auto"/>
            <w:left w:val="none" w:sz="0" w:space="0" w:color="auto"/>
            <w:bottom w:val="none" w:sz="0" w:space="0" w:color="auto"/>
            <w:right w:val="none" w:sz="0" w:space="0" w:color="auto"/>
          </w:divBdr>
        </w:div>
        <w:div w:id="1554269232">
          <w:marLeft w:val="480"/>
          <w:marRight w:val="0"/>
          <w:marTop w:val="0"/>
          <w:marBottom w:val="0"/>
          <w:divBdr>
            <w:top w:val="none" w:sz="0" w:space="0" w:color="auto"/>
            <w:left w:val="none" w:sz="0" w:space="0" w:color="auto"/>
            <w:bottom w:val="none" w:sz="0" w:space="0" w:color="auto"/>
            <w:right w:val="none" w:sz="0" w:space="0" w:color="auto"/>
          </w:divBdr>
        </w:div>
        <w:div w:id="1971473341">
          <w:marLeft w:val="480"/>
          <w:marRight w:val="0"/>
          <w:marTop w:val="0"/>
          <w:marBottom w:val="0"/>
          <w:divBdr>
            <w:top w:val="none" w:sz="0" w:space="0" w:color="auto"/>
            <w:left w:val="none" w:sz="0" w:space="0" w:color="auto"/>
            <w:bottom w:val="none" w:sz="0" w:space="0" w:color="auto"/>
            <w:right w:val="none" w:sz="0" w:space="0" w:color="auto"/>
          </w:divBdr>
        </w:div>
        <w:div w:id="927348181">
          <w:marLeft w:val="480"/>
          <w:marRight w:val="0"/>
          <w:marTop w:val="0"/>
          <w:marBottom w:val="0"/>
          <w:divBdr>
            <w:top w:val="none" w:sz="0" w:space="0" w:color="auto"/>
            <w:left w:val="none" w:sz="0" w:space="0" w:color="auto"/>
            <w:bottom w:val="none" w:sz="0" w:space="0" w:color="auto"/>
            <w:right w:val="none" w:sz="0" w:space="0" w:color="auto"/>
          </w:divBdr>
        </w:div>
        <w:div w:id="1182934502">
          <w:marLeft w:val="480"/>
          <w:marRight w:val="0"/>
          <w:marTop w:val="0"/>
          <w:marBottom w:val="0"/>
          <w:divBdr>
            <w:top w:val="none" w:sz="0" w:space="0" w:color="auto"/>
            <w:left w:val="none" w:sz="0" w:space="0" w:color="auto"/>
            <w:bottom w:val="none" w:sz="0" w:space="0" w:color="auto"/>
            <w:right w:val="none" w:sz="0" w:space="0" w:color="auto"/>
          </w:divBdr>
        </w:div>
        <w:div w:id="179592660">
          <w:marLeft w:val="480"/>
          <w:marRight w:val="0"/>
          <w:marTop w:val="0"/>
          <w:marBottom w:val="0"/>
          <w:divBdr>
            <w:top w:val="none" w:sz="0" w:space="0" w:color="auto"/>
            <w:left w:val="none" w:sz="0" w:space="0" w:color="auto"/>
            <w:bottom w:val="none" w:sz="0" w:space="0" w:color="auto"/>
            <w:right w:val="none" w:sz="0" w:space="0" w:color="auto"/>
          </w:divBdr>
        </w:div>
        <w:div w:id="822357597">
          <w:marLeft w:val="480"/>
          <w:marRight w:val="0"/>
          <w:marTop w:val="0"/>
          <w:marBottom w:val="0"/>
          <w:divBdr>
            <w:top w:val="none" w:sz="0" w:space="0" w:color="auto"/>
            <w:left w:val="none" w:sz="0" w:space="0" w:color="auto"/>
            <w:bottom w:val="none" w:sz="0" w:space="0" w:color="auto"/>
            <w:right w:val="none" w:sz="0" w:space="0" w:color="auto"/>
          </w:divBdr>
        </w:div>
        <w:div w:id="730007165">
          <w:marLeft w:val="480"/>
          <w:marRight w:val="0"/>
          <w:marTop w:val="0"/>
          <w:marBottom w:val="0"/>
          <w:divBdr>
            <w:top w:val="none" w:sz="0" w:space="0" w:color="auto"/>
            <w:left w:val="none" w:sz="0" w:space="0" w:color="auto"/>
            <w:bottom w:val="none" w:sz="0" w:space="0" w:color="auto"/>
            <w:right w:val="none" w:sz="0" w:space="0" w:color="auto"/>
          </w:divBdr>
        </w:div>
      </w:divsChild>
    </w:div>
    <w:div w:id="8219151">
      <w:bodyDiv w:val="1"/>
      <w:marLeft w:val="0"/>
      <w:marRight w:val="0"/>
      <w:marTop w:val="0"/>
      <w:marBottom w:val="0"/>
      <w:divBdr>
        <w:top w:val="none" w:sz="0" w:space="0" w:color="auto"/>
        <w:left w:val="none" w:sz="0" w:space="0" w:color="auto"/>
        <w:bottom w:val="none" w:sz="0" w:space="0" w:color="auto"/>
        <w:right w:val="none" w:sz="0" w:space="0" w:color="auto"/>
      </w:divBdr>
    </w:div>
    <w:div w:id="14816818">
      <w:bodyDiv w:val="1"/>
      <w:marLeft w:val="0"/>
      <w:marRight w:val="0"/>
      <w:marTop w:val="0"/>
      <w:marBottom w:val="0"/>
      <w:divBdr>
        <w:top w:val="none" w:sz="0" w:space="0" w:color="auto"/>
        <w:left w:val="none" w:sz="0" w:space="0" w:color="auto"/>
        <w:bottom w:val="none" w:sz="0" w:space="0" w:color="auto"/>
        <w:right w:val="none" w:sz="0" w:space="0" w:color="auto"/>
      </w:divBdr>
    </w:div>
    <w:div w:id="23870199">
      <w:bodyDiv w:val="1"/>
      <w:marLeft w:val="0"/>
      <w:marRight w:val="0"/>
      <w:marTop w:val="0"/>
      <w:marBottom w:val="0"/>
      <w:divBdr>
        <w:top w:val="none" w:sz="0" w:space="0" w:color="auto"/>
        <w:left w:val="none" w:sz="0" w:space="0" w:color="auto"/>
        <w:bottom w:val="none" w:sz="0" w:space="0" w:color="auto"/>
        <w:right w:val="none" w:sz="0" w:space="0" w:color="auto"/>
      </w:divBdr>
    </w:div>
    <w:div w:id="29502696">
      <w:bodyDiv w:val="1"/>
      <w:marLeft w:val="0"/>
      <w:marRight w:val="0"/>
      <w:marTop w:val="0"/>
      <w:marBottom w:val="0"/>
      <w:divBdr>
        <w:top w:val="none" w:sz="0" w:space="0" w:color="auto"/>
        <w:left w:val="none" w:sz="0" w:space="0" w:color="auto"/>
        <w:bottom w:val="none" w:sz="0" w:space="0" w:color="auto"/>
        <w:right w:val="none" w:sz="0" w:space="0" w:color="auto"/>
      </w:divBdr>
      <w:divsChild>
        <w:div w:id="117797464">
          <w:marLeft w:val="0"/>
          <w:marRight w:val="0"/>
          <w:marTop w:val="0"/>
          <w:marBottom w:val="0"/>
          <w:divBdr>
            <w:top w:val="none" w:sz="0" w:space="0" w:color="auto"/>
            <w:left w:val="none" w:sz="0" w:space="0" w:color="auto"/>
            <w:bottom w:val="none" w:sz="0" w:space="0" w:color="auto"/>
            <w:right w:val="none" w:sz="0" w:space="0" w:color="auto"/>
          </w:divBdr>
        </w:div>
        <w:div w:id="910040968">
          <w:marLeft w:val="0"/>
          <w:marRight w:val="0"/>
          <w:marTop w:val="0"/>
          <w:marBottom w:val="0"/>
          <w:divBdr>
            <w:top w:val="none" w:sz="0" w:space="0" w:color="auto"/>
            <w:left w:val="none" w:sz="0" w:space="0" w:color="auto"/>
            <w:bottom w:val="none" w:sz="0" w:space="0" w:color="auto"/>
            <w:right w:val="none" w:sz="0" w:space="0" w:color="auto"/>
          </w:divBdr>
        </w:div>
        <w:div w:id="899942113">
          <w:marLeft w:val="0"/>
          <w:marRight w:val="0"/>
          <w:marTop w:val="0"/>
          <w:marBottom w:val="0"/>
          <w:divBdr>
            <w:top w:val="none" w:sz="0" w:space="0" w:color="auto"/>
            <w:left w:val="none" w:sz="0" w:space="0" w:color="auto"/>
            <w:bottom w:val="none" w:sz="0" w:space="0" w:color="auto"/>
            <w:right w:val="none" w:sz="0" w:space="0" w:color="auto"/>
          </w:divBdr>
        </w:div>
        <w:div w:id="1593124971">
          <w:marLeft w:val="0"/>
          <w:marRight w:val="0"/>
          <w:marTop w:val="0"/>
          <w:marBottom w:val="0"/>
          <w:divBdr>
            <w:top w:val="none" w:sz="0" w:space="0" w:color="auto"/>
            <w:left w:val="none" w:sz="0" w:space="0" w:color="auto"/>
            <w:bottom w:val="none" w:sz="0" w:space="0" w:color="auto"/>
            <w:right w:val="none" w:sz="0" w:space="0" w:color="auto"/>
          </w:divBdr>
        </w:div>
        <w:div w:id="838155644">
          <w:marLeft w:val="0"/>
          <w:marRight w:val="0"/>
          <w:marTop w:val="0"/>
          <w:marBottom w:val="0"/>
          <w:divBdr>
            <w:top w:val="none" w:sz="0" w:space="0" w:color="auto"/>
            <w:left w:val="none" w:sz="0" w:space="0" w:color="auto"/>
            <w:bottom w:val="none" w:sz="0" w:space="0" w:color="auto"/>
            <w:right w:val="none" w:sz="0" w:space="0" w:color="auto"/>
          </w:divBdr>
        </w:div>
        <w:div w:id="1627351904">
          <w:marLeft w:val="0"/>
          <w:marRight w:val="0"/>
          <w:marTop w:val="0"/>
          <w:marBottom w:val="0"/>
          <w:divBdr>
            <w:top w:val="none" w:sz="0" w:space="0" w:color="auto"/>
            <w:left w:val="none" w:sz="0" w:space="0" w:color="auto"/>
            <w:bottom w:val="none" w:sz="0" w:space="0" w:color="auto"/>
            <w:right w:val="none" w:sz="0" w:space="0" w:color="auto"/>
          </w:divBdr>
        </w:div>
        <w:div w:id="1835677700">
          <w:marLeft w:val="0"/>
          <w:marRight w:val="0"/>
          <w:marTop w:val="0"/>
          <w:marBottom w:val="0"/>
          <w:divBdr>
            <w:top w:val="none" w:sz="0" w:space="0" w:color="auto"/>
            <w:left w:val="none" w:sz="0" w:space="0" w:color="auto"/>
            <w:bottom w:val="none" w:sz="0" w:space="0" w:color="auto"/>
            <w:right w:val="none" w:sz="0" w:space="0" w:color="auto"/>
          </w:divBdr>
        </w:div>
        <w:div w:id="85543343">
          <w:marLeft w:val="0"/>
          <w:marRight w:val="0"/>
          <w:marTop w:val="0"/>
          <w:marBottom w:val="0"/>
          <w:divBdr>
            <w:top w:val="none" w:sz="0" w:space="0" w:color="auto"/>
            <w:left w:val="none" w:sz="0" w:space="0" w:color="auto"/>
            <w:bottom w:val="none" w:sz="0" w:space="0" w:color="auto"/>
            <w:right w:val="none" w:sz="0" w:space="0" w:color="auto"/>
          </w:divBdr>
        </w:div>
        <w:div w:id="1648705408">
          <w:marLeft w:val="0"/>
          <w:marRight w:val="0"/>
          <w:marTop w:val="0"/>
          <w:marBottom w:val="0"/>
          <w:divBdr>
            <w:top w:val="none" w:sz="0" w:space="0" w:color="auto"/>
            <w:left w:val="none" w:sz="0" w:space="0" w:color="auto"/>
            <w:bottom w:val="none" w:sz="0" w:space="0" w:color="auto"/>
            <w:right w:val="none" w:sz="0" w:space="0" w:color="auto"/>
          </w:divBdr>
        </w:div>
        <w:div w:id="698165440">
          <w:marLeft w:val="0"/>
          <w:marRight w:val="0"/>
          <w:marTop w:val="0"/>
          <w:marBottom w:val="0"/>
          <w:divBdr>
            <w:top w:val="none" w:sz="0" w:space="0" w:color="auto"/>
            <w:left w:val="none" w:sz="0" w:space="0" w:color="auto"/>
            <w:bottom w:val="none" w:sz="0" w:space="0" w:color="auto"/>
            <w:right w:val="none" w:sz="0" w:space="0" w:color="auto"/>
          </w:divBdr>
        </w:div>
        <w:div w:id="1788311701">
          <w:marLeft w:val="0"/>
          <w:marRight w:val="0"/>
          <w:marTop w:val="0"/>
          <w:marBottom w:val="0"/>
          <w:divBdr>
            <w:top w:val="none" w:sz="0" w:space="0" w:color="auto"/>
            <w:left w:val="none" w:sz="0" w:space="0" w:color="auto"/>
            <w:bottom w:val="none" w:sz="0" w:space="0" w:color="auto"/>
            <w:right w:val="none" w:sz="0" w:space="0" w:color="auto"/>
          </w:divBdr>
        </w:div>
        <w:div w:id="260184592">
          <w:marLeft w:val="0"/>
          <w:marRight w:val="0"/>
          <w:marTop w:val="0"/>
          <w:marBottom w:val="0"/>
          <w:divBdr>
            <w:top w:val="none" w:sz="0" w:space="0" w:color="auto"/>
            <w:left w:val="none" w:sz="0" w:space="0" w:color="auto"/>
            <w:bottom w:val="none" w:sz="0" w:space="0" w:color="auto"/>
            <w:right w:val="none" w:sz="0" w:space="0" w:color="auto"/>
          </w:divBdr>
        </w:div>
        <w:div w:id="1628462337">
          <w:marLeft w:val="0"/>
          <w:marRight w:val="0"/>
          <w:marTop w:val="0"/>
          <w:marBottom w:val="0"/>
          <w:divBdr>
            <w:top w:val="none" w:sz="0" w:space="0" w:color="auto"/>
            <w:left w:val="none" w:sz="0" w:space="0" w:color="auto"/>
            <w:bottom w:val="none" w:sz="0" w:space="0" w:color="auto"/>
            <w:right w:val="none" w:sz="0" w:space="0" w:color="auto"/>
          </w:divBdr>
        </w:div>
        <w:div w:id="301809875">
          <w:marLeft w:val="0"/>
          <w:marRight w:val="0"/>
          <w:marTop w:val="0"/>
          <w:marBottom w:val="0"/>
          <w:divBdr>
            <w:top w:val="none" w:sz="0" w:space="0" w:color="auto"/>
            <w:left w:val="none" w:sz="0" w:space="0" w:color="auto"/>
            <w:bottom w:val="none" w:sz="0" w:space="0" w:color="auto"/>
            <w:right w:val="none" w:sz="0" w:space="0" w:color="auto"/>
          </w:divBdr>
        </w:div>
        <w:div w:id="1793552227">
          <w:marLeft w:val="0"/>
          <w:marRight w:val="0"/>
          <w:marTop w:val="0"/>
          <w:marBottom w:val="0"/>
          <w:divBdr>
            <w:top w:val="none" w:sz="0" w:space="0" w:color="auto"/>
            <w:left w:val="none" w:sz="0" w:space="0" w:color="auto"/>
            <w:bottom w:val="none" w:sz="0" w:space="0" w:color="auto"/>
            <w:right w:val="none" w:sz="0" w:space="0" w:color="auto"/>
          </w:divBdr>
        </w:div>
        <w:div w:id="1254170617">
          <w:marLeft w:val="0"/>
          <w:marRight w:val="0"/>
          <w:marTop w:val="0"/>
          <w:marBottom w:val="0"/>
          <w:divBdr>
            <w:top w:val="none" w:sz="0" w:space="0" w:color="auto"/>
            <w:left w:val="none" w:sz="0" w:space="0" w:color="auto"/>
            <w:bottom w:val="none" w:sz="0" w:space="0" w:color="auto"/>
            <w:right w:val="none" w:sz="0" w:space="0" w:color="auto"/>
          </w:divBdr>
        </w:div>
        <w:div w:id="494079354">
          <w:marLeft w:val="0"/>
          <w:marRight w:val="0"/>
          <w:marTop w:val="0"/>
          <w:marBottom w:val="0"/>
          <w:divBdr>
            <w:top w:val="none" w:sz="0" w:space="0" w:color="auto"/>
            <w:left w:val="none" w:sz="0" w:space="0" w:color="auto"/>
            <w:bottom w:val="none" w:sz="0" w:space="0" w:color="auto"/>
            <w:right w:val="none" w:sz="0" w:space="0" w:color="auto"/>
          </w:divBdr>
        </w:div>
        <w:div w:id="383067703">
          <w:marLeft w:val="0"/>
          <w:marRight w:val="0"/>
          <w:marTop w:val="0"/>
          <w:marBottom w:val="0"/>
          <w:divBdr>
            <w:top w:val="none" w:sz="0" w:space="0" w:color="auto"/>
            <w:left w:val="none" w:sz="0" w:space="0" w:color="auto"/>
            <w:bottom w:val="none" w:sz="0" w:space="0" w:color="auto"/>
            <w:right w:val="none" w:sz="0" w:space="0" w:color="auto"/>
          </w:divBdr>
        </w:div>
        <w:div w:id="770127172">
          <w:marLeft w:val="0"/>
          <w:marRight w:val="0"/>
          <w:marTop w:val="0"/>
          <w:marBottom w:val="0"/>
          <w:divBdr>
            <w:top w:val="none" w:sz="0" w:space="0" w:color="auto"/>
            <w:left w:val="none" w:sz="0" w:space="0" w:color="auto"/>
            <w:bottom w:val="none" w:sz="0" w:space="0" w:color="auto"/>
            <w:right w:val="none" w:sz="0" w:space="0" w:color="auto"/>
          </w:divBdr>
        </w:div>
        <w:div w:id="454712788">
          <w:marLeft w:val="0"/>
          <w:marRight w:val="0"/>
          <w:marTop w:val="0"/>
          <w:marBottom w:val="0"/>
          <w:divBdr>
            <w:top w:val="none" w:sz="0" w:space="0" w:color="auto"/>
            <w:left w:val="none" w:sz="0" w:space="0" w:color="auto"/>
            <w:bottom w:val="none" w:sz="0" w:space="0" w:color="auto"/>
            <w:right w:val="none" w:sz="0" w:space="0" w:color="auto"/>
          </w:divBdr>
        </w:div>
        <w:div w:id="1018584862">
          <w:marLeft w:val="0"/>
          <w:marRight w:val="0"/>
          <w:marTop w:val="0"/>
          <w:marBottom w:val="0"/>
          <w:divBdr>
            <w:top w:val="none" w:sz="0" w:space="0" w:color="auto"/>
            <w:left w:val="none" w:sz="0" w:space="0" w:color="auto"/>
            <w:bottom w:val="none" w:sz="0" w:space="0" w:color="auto"/>
            <w:right w:val="none" w:sz="0" w:space="0" w:color="auto"/>
          </w:divBdr>
        </w:div>
        <w:div w:id="620920101">
          <w:marLeft w:val="0"/>
          <w:marRight w:val="0"/>
          <w:marTop w:val="0"/>
          <w:marBottom w:val="0"/>
          <w:divBdr>
            <w:top w:val="none" w:sz="0" w:space="0" w:color="auto"/>
            <w:left w:val="none" w:sz="0" w:space="0" w:color="auto"/>
            <w:bottom w:val="none" w:sz="0" w:space="0" w:color="auto"/>
            <w:right w:val="none" w:sz="0" w:space="0" w:color="auto"/>
          </w:divBdr>
        </w:div>
        <w:div w:id="821892393">
          <w:marLeft w:val="0"/>
          <w:marRight w:val="0"/>
          <w:marTop w:val="0"/>
          <w:marBottom w:val="0"/>
          <w:divBdr>
            <w:top w:val="none" w:sz="0" w:space="0" w:color="auto"/>
            <w:left w:val="none" w:sz="0" w:space="0" w:color="auto"/>
            <w:bottom w:val="none" w:sz="0" w:space="0" w:color="auto"/>
            <w:right w:val="none" w:sz="0" w:space="0" w:color="auto"/>
          </w:divBdr>
        </w:div>
        <w:div w:id="1709646824">
          <w:marLeft w:val="0"/>
          <w:marRight w:val="0"/>
          <w:marTop w:val="0"/>
          <w:marBottom w:val="0"/>
          <w:divBdr>
            <w:top w:val="none" w:sz="0" w:space="0" w:color="auto"/>
            <w:left w:val="none" w:sz="0" w:space="0" w:color="auto"/>
            <w:bottom w:val="none" w:sz="0" w:space="0" w:color="auto"/>
            <w:right w:val="none" w:sz="0" w:space="0" w:color="auto"/>
          </w:divBdr>
        </w:div>
        <w:div w:id="273749258">
          <w:marLeft w:val="0"/>
          <w:marRight w:val="0"/>
          <w:marTop w:val="0"/>
          <w:marBottom w:val="0"/>
          <w:divBdr>
            <w:top w:val="none" w:sz="0" w:space="0" w:color="auto"/>
            <w:left w:val="none" w:sz="0" w:space="0" w:color="auto"/>
            <w:bottom w:val="none" w:sz="0" w:space="0" w:color="auto"/>
            <w:right w:val="none" w:sz="0" w:space="0" w:color="auto"/>
          </w:divBdr>
        </w:div>
        <w:div w:id="502890278">
          <w:marLeft w:val="0"/>
          <w:marRight w:val="0"/>
          <w:marTop w:val="0"/>
          <w:marBottom w:val="0"/>
          <w:divBdr>
            <w:top w:val="none" w:sz="0" w:space="0" w:color="auto"/>
            <w:left w:val="none" w:sz="0" w:space="0" w:color="auto"/>
            <w:bottom w:val="none" w:sz="0" w:space="0" w:color="auto"/>
            <w:right w:val="none" w:sz="0" w:space="0" w:color="auto"/>
          </w:divBdr>
        </w:div>
        <w:div w:id="166407586">
          <w:marLeft w:val="0"/>
          <w:marRight w:val="0"/>
          <w:marTop w:val="0"/>
          <w:marBottom w:val="0"/>
          <w:divBdr>
            <w:top w:val="none" w:sz="0" w:space="0" w:color="auto"/>
            <w:left w:val="none" w:sz="0" w:space="0" w:color="auto"/>
            <w:bottom w:val="none" w:sz="0" w:space="0" w:color="auto"/>
            <w:right w:val="none" w:sz="0" w:space="0" w:color="auto"/>
          </w:divBdr>
        </w:div>
        <w:div w:id="1083333795">
          <w:marLeft w:val="0"/>
          <w:marRight w:val="0"/>
          <w:marTop w:val="0"/>
          <w:marBottom w:val="0"/>
          <w:divBdr>
            <w:top w:val="none" w:sz="0" w:space="0" w:color="auto"/>
            <w:left w:val="none" w:sz="0" w:space="0" w:color="auto"/>
            <w:bottom w:val="none" w:sz="0" w:space="0" w:color="auto"/>
            <w:right w:val="none" w:sz="0" w:space="0" w:color="auto"/>
          </w:divBdr>
        </w:div>
        <w:div w:id="1856841962">
          <w:marLeft w:val="0"/>
          <w:marRight w:val="0"/>
          <w:marTop w:val="0"/>
          <w:marBottom w:val="0"/>
          <w:divBdr>
            <w:top w:val="none" w:sz="0" w:space="0" w:color="auto"/>
            <w:left w:val="none" w:sz="0" w:space="0" w:color="auto"/>
            <w:bottom w:val="none" w:sz="0" w:space="0" w:color="auto"/>
            <w:right w:val="none" w:sz="0" w:space="0" w:color="auto"/>
          </w:divBdr>
        </w:div>
        <w:div w:id="520631151">
          <w:marLeft w:val="0"/>
          <w:marRight w:val="0"/>
          <w:marTop w:val="0"/>
          <w:marBottom w:val="0"/>
          <w:divBdr>
            <w:top w:val="none" w:sz="0" w:space="0" w:color="auto"/>
            <w:left w:val="none" w:sz="0" w:space="0" w:color="auto"/>
            <w:bottom w:val="none" w:sz="0" w:space="0" w:color="auto"/>
            <w:right w:val="none" w:sz="0" w:space="0" w:color="auto"/>
          </w:divBdr>
        </w:div>
        <w:div w:id="886183461">
          <w:marLeft w:val="0"/>
          <w:marRight w:val="0"/>
          <w:marTop w:val="0"/>
          <w:marBottom w:val="0"/>
          <w:divBdr>
            <w:top w:val="none" w:sz="0" w:space="0" w:color="auto"/>
            <w:left w:val="none" w:sz="0" w:space="0" w:color="auto"/>
            <w:bottom w:val="none" w:sz="0" w:space="0" w:color="auto"/>
            <w:right w:val="none" w:sz="0" w:space="0" w:color="auto"/>
          </w:divBdr>
        </w:div>
        <w:div w:id="219901168">
          <w:marLeft w:val="0"/>
          <w:marRight w:val="0"/>
          <w:marTop w:val="0"/>
          <w:marBottom w:val="0"/>
          <w:divBdr>
            <w:top w:val="none" w:sz="0" w:space="0" w:color="auto"/>
            <w:left w:val="none" w:sz="0" w:space="0" w:color="auto"/>
            <w:bottom w:val="none" w:sz="0" w:space="0" w:color="auto"/>
            <w:right w:val="none" w:sz="0" w:space="0" w:color="auto"/>
          </w:divBdr>
        </w:div>
        <w:div w:id="1671911348">
          <w:marLeft w:val="0"/>
          <w:marRight w:val="0"/>
          <w:marTop w:val="0"/>
          <w:marBottom w:val="0"/>
          <w:divBdr>
            <w:top w:val="none" w:sz="0" w:space="0" w:color="auto"/>
            <w:left w:val="none" w:sz="0" w:space="0" w:color="auto"/>
            <w:bottom w:val="none" w:sz="0" w:space="0" w:color="auto"/>
            <w:right w:val="none" w:sz="0" w:space="0" w:color="auto"/>
          </w:divBdr>
        </w:div>
        <w:div w:id="1196888025">
          <w:marLeft w:val="0"/>
          <w:marRight w:val="0"/>
          <w:marTop w:val="0"/>
          <w:marBottom w:val="0"/>
          <w:divBdr>
            <w:top w:val="none" w:sz="0" w:space="0" w:color="auto"/>
            <w:left w:val="none" w:sz="0" w:space="0" w:color="auto"/>
            <w:bottom w:val="none" w:sz="0" w:space="0" w:color="auto"/>
            <w:right w:val="none" w:sz="0" w:space="0" w:color="auto"/>
          </w:divBdr>
        </w:div>
        <w:div w:id="2078242577">
          <w:marLeft w:val="0"/>
          <w:marRight w:val="0"/>
          <w:marTop w:val="0"/>
          <w:marBottom w:val="0"/>
          <w:divBdr>
            <w:top w:val="none" w:sz="0" w:space="0" w:color="auto"/>
            <w:left w:val="none" w:sz="0" w:space="0" w:color="auto"/>
            <w:bottom w:val="none" w:sz="0" w:space="0" w:color="auto"/>
            <w:right w:val="none" w:sz="0" w:space="0" w:color="auto"/>
          </w:divBdr>
        </w:div>
        <w:div w:id="1716614202">
          <w:marLeft w:val="0"/>
          <w:marRight w:val="0"/>
          <w:marTop w:val="0"/>
          <w:marBottom w:val="0"/>
          <w:divBdr>
            <w:top w:val="none" w:sz="0" w:space="0" w:color="auto"/>
            <w:left w:val="none" w:sz="0" w:space="0" w:color="auto"/>
            <w:bottom w:val="none" w:sz="0" w:space="0" w:color="auto"/>
            <w:right w:val="none" w:sz="0" w:space="0" w:color="auto"/>
          </w:divBdr>
        </w:div>
        <w:div w:id="1853764693">
          <w:marLeft w:val="0"/>
          <w:marRight w:val="0"/>
          <w:marTop w:val="0"/>
          <w:marBottom w:val="0"/>
          <w:divBdr>
            <w:top w:val="none" w:sz="0" w:space="0" w:color="auto"/>
            <w:left w:val="none" w:sz="0" w:space="0" w:color="auto"/>
            <w:bottom w:val="none" w:sz="0" w:space="0" w:color="auto"/>
            <w:right w:val="none" w:sz="0" w:space="0" w:color="auto"/>
          </w:divBdr>
        </w:div>
        <w:div w:id="864321308">
          <w:marLeft w:val="0"/>
          <w:marRight w:val="0"/>
          <w:marTop w:val="0"/>
          <w:marBottom w:val="0"/>
          <w:divBdr>
            <w:top w:val="none" w:sz="0" w:space="0" w:color="auto"/>
            <w:left w:val="none" w:sz="0" w:space="0" w:color="auto"/>
            <w:bottom w:val="none" w:sz="0" w:space="0" w:color="auto"/>
            <w:right w:val="none" w:sz="0" w:space="0" w:color="auto"/>
          </w:divBdr>
        </w:div>
      </w:divsChild>
    </w:div>
    <w:div w:id="29696793">
      <w:bodyDiv w:val="1"/>
      <w:marLeft w:val="0"/>
      <w:marRight w:val="0"/>
      <w:marTop w:val="0"/>
      <w:marBottom w:val="0"/>
      <w:divBdr>
        <w:top w:val="none" w:sz="0" w:space="0" w:color="auto"/>
        <w:left w:val="none" w:sz="0" w:space="0" w:color="auto"/>
        <w:bottom w:val="none" w:sz="0" w:space="0" w:color="auto"/>
        <w:right w:val="none" w:sz="0" w:space="0" w:color="auto"/>
      </w:divBdr>
      <w:divsChild>
        <w:div w:id="370038292">
          <w:marLeft w:val="480"/>
          <w:marRight w:val="0"/>
          <w:marTop w:val="0"/>
          <w:marBottom w:val="0"/>
          <w:divBdr>
            <w:top w:val="none" w:sz="0" w:space="0" w:color="auto"/>
            <w:left w:val="none" w:sz="0" w:space="0" w:color="auto"/>
            <w:bottom w:val="none" w:sz="0" w:space="0" w:color="auto"/>
            <w:right w:val="none" w:sz="0" w:space="0" w:color="auto"/>
          </w:divBdr>
        </w:div>
        <w:div w:id="1276865111">
          <w:marLeft w:val="480"/>
          <w:marRight w:val="0"/>
          <w:marTop w:val="0"/>
          <w:marBottom w:val="0"/>
          <w:divBdr>
            <w:top w:val="none" w:sz="0" w:space="0" w:color="auto"/>
            <w:left w:val="none" w:sz="0" w:space="0" w:color="auto"/>
            <w:bottom w:val="none" w:sz="0" w:space="0" w:color="auto"/>
            <w:right w:val="none" w:sz="0" w:space="0" w:color="auto"/>
          </w:divBdr>
        </w:div>
        <w:div w:id="1081565901">
          <w:marLeft w:val="480"/>
          <w:marRight w:val="0"/>
          <w:marTop w:val="0"/>
          <w:marBottom w:val="0"/>
          <w:divBdr>
            <w:top w:val="none" w:sz="0" w:space="0" w:color="auto"/>
            <w:left w:val="none" w:sz="0" w:space="0" w:color="auto"/>
            <w:bottom w:val="none" w:sz="0" w:space="0" w:color="auto"/>
            <w:right w:val="none" w:sz="0" w:space="0" w:color="auto"/>
          </w:divBdr>
        </w:div>
        <w:div w:id="1717729962">
          <w:marLeft w:val="480"/>
          <w:marRight w:val="0"/>
          <w:marTop w:val="0"/>
          <w:marBottom w:val="0"/>
          <w:divBdr>
            <w:top w:val="none" w:sz="0" w:space="0" w:color="auto"/>
            <w:left w:val="none" w:sz="0" w:space="0" w:color="auto"/>
            <w:bottom w:val="none" w:sz="0" w:space="0" w:color="auto"/>
            <w:right w:val="none" w:sz="0" w:space="0" w:color="auto"/>
          </w:divBdr>
        </w:div>
        <w:div w:id="1774397544">
          <w:marLeft w:val="480"/>
          <w:marRight w:val="0"/>
          <w:marTop w:val="0"/>
          <w:marBottom w:val="0"/>
          <w:divBdr>
            <w:top w:val="none" w:sz="0" w:space="0" w:color="auto"/>
            <w:left w:val="none" w:sz="0" w:space="0" w:color="auto"/>
            <w:bottom w:val="none" w:sz="0" w:space="0" w:color="auto"/>
            <w:right w:val="none" w:sz="0" w:space="0" w:color="auto"/>
          </w:divBdr>
        </w:div>
        <w:div w:id="1113205692">
          <w:marLeft w:val="480"/>
          <w:marRight w:val="0"/>
          <w:marTop w:val="0"/>
          <w:marBottom w:val="0"/>
          <w:divBdr>
            <w:top w:val="none" w:sz="0" w:space="0" w:color="auto"/>
            <w:left w:val="none" w:sz="0" w:space="0" w:color="auto"/>
            <w:bottom w:val="none" w:sz="0" w:space="0" w:color="auto"/>
            <w:right w:val="none" w:sz="0" w:space="0" w:color="auto"/>
          </w:divBdr>
        </w:div>
        <w:div w:id="1921714729">
          <w:marLeft w:val="480"/>
          <w:marRight w:val="0"/>
          <w:marTop w:val="0"/>
          <w:marBottom w:val="0"/>
          <w:divBdr>
            <w:top w:val="none" w:sz="0" w:space="0" w:color="auto"/>
            <w:left w:val="none" w:sz="0" w:space="0" w:color="auto"/>
            <w:bottom w:val="none" w:sz="0" w:space="0" w:color="auto"/>
            <w:right w:val="none" w:sz="0" w:space="0" w:color="auto"/>
          </w:divBdr>
        </w:div>
        <w:div w:id="1478064690">
          <w:marLeft w:val="480"/>
          <w:marRight w:val="0"/>
          <w:marTop w:val="0"/>
          <w:marBottom w:val="0"/>
          <w:divBdr>
            <w:top w:val="none" w:sz="0" w:space="0" w:color="auto"/>
            <w:left w:val="none" w:sz="0" w:space="0" w:color="auto"/>
            <w:bottom w:val="none" w:sz="0" w:space="0" w:color="auto"/>
            <w:right w:val="none" w:sz="0" w:space="0" w:color="auto"/>
          </w:divBdr>
        </w:div>
        <w:div w:id="1713786">
          <w:marLeft w:val="480"/>
          <w:marRight w:val="0"/>
          <w:marTop w:val="0"/>
          <w:marBottom w:val="0"/>
          <w:divBdr>
            <w:top w:val="none" w:sz="0" w:space="0" w:color="auto"/>
            <w:left w:val="none" w:sz="0" w:space="0" w:color="auto"/>
            <w:bottom w:val="none" w:sz="0" w:space="0" w:color="auto"/>
            <w:right w:val="none" w:sz="0" w:space="0" w:color="auto"/>
          </w:divBdr>
        </w:div>
        <w:div w:id="993951097">
          <w:marLeft w:val="480"/>
          <w:marRight w:val="0"/>
          <w:marTop w:val="0"/>
          <w:marBottom w:val="0"/>
          <w:divBdr>
            <w:top w:val="none" w:sz="0" w:space="0" w:color="auto"/>
            <w:left w:val="none" w:sz="0" w:space="0" w:color="auto"/>
            <w:bottom w:val="none" w:sz="0" w:space="0" w:color="auto"/>
            <w:right w:val="none" w:sz="0" w:space="0" w:color="auto"/>
          </w:divBdr>
        </w:div>
        <w:div w:id="1032652578">
          <w:marLeft w:val="480"/>
          <w:marRight w:val="0"/>
          <w:marTop w:val="0"/>
          <w:marBottom w:val="0"/>
          <w:divBdr>
            <w:top w:val="none" w:sz="0" w:space="0" w:color="auto"/>
            <w:left w:val="none" w:sz="0" w:space="0" w:color="auto"/>
            <w:bottom w:val="none" w:sz="0" w:space="0" w:color="auto"/>
            <w:right w:val="none" w:sz="0" w:space="0" w:color="auto"/>
          </w:divBdr>
        </w:div>
        <w:div w:id="816074924">
          <w:marLeft w:val="480"/>
          <w:marRight w:val="0"/>
          <w:marTop w:val="0"/>
          <w:marBottom w:val="0"/>
          <w:divBdr>
            <w:top w:val="none" w:sz="0" w:space="0" w:color="auto"/>
            <w:left w:val="none" w:sz="0" w:space="0" w:color="auto"/>
            <w:bottom w:val="none" w:sz="0" w:space="0" w:color="auto"/>
            <w:right w:val="none" w:sz="0" w:space="0" w:color="auto"/>
          </w:divBdr>
        </w:div>
        <w:div w:id="1691027768">
          <w:marLeft w:val="480"/>
          <w:marRight w:val="0"/>
          <w:marTop w:val="0"/>
          <w:marBottom w:val="0"/>
          <w:divBdr>
            <w:top w:val="none" w:sz="0" w:space="0" w:color="auto"/>
            <w:left w:val="none" w:sz="0" w:space="0" w:color="auto"/>
            <w:bottom w:val="none" w:sz="0" w:space="0" w:color="auto"/>
            <w:right w:val="none" w:sz="0" w:space="0" w:color="auto"/>
          </w:divBdr>
        </w:div>
        <w:div w:id="565727009">
          <w:marLeft w:val="480"/>
          <w:marRight w:val="0"/>
          <w:marTop w:val="0"/>
          <w:marBottom w:val="0"/>
          <w:divBdr>
            <w:top w:val="none" w:sz="0" w:space="0" w:color="auto"/>
            <w:left w:val="none" w:sz="0" w:space="0" w:color="auto"/>
            <w:bottom w:val="none" w:sz="0" w:space="0" w:color="auto"/>
            <w:right w:val="none" w:sz="0" w:space="0" w:color="auto"/>
          </w:divBdr>
        </w:div>
        <w:div w:id="925114068">
          <w:marLeft w:val="480"/>
          <w:marRight w:val="0"/>
          <w:marTop w:val="0"/>
          <w:marBottom w:val="0"/>
          <w:divBdr>
            <w:top w:val="none" w:sz="0" w:space="0" w:color="auto"/>
            <w:left w:val="none" w:sz="0" w:space="0" w:color="auto"/>
            <w:bottom w:val="none" w:sz="0" w:space="0" w:color="auto"/>
            <w:right w:val="none" w:sz="0" w:space="0" w:color="auto"/>
          </w:divBdr>
        </w:div>
        <w:div w:id="981814206">
          <w:marLeft w:val="480"/>
          <w:marRight w:val="0"/>
          <w:marTop w:val="0"/>
          <w:marBottom w:val="0"/>
          <w:divBdr>
            <w:top w:val="none" w:sz="0" w:space="0" w:color="auto"/>
            <w:left w:val="none" w:sz="0" w:space="0" w:color="auto"/>
            <w:bottom w:val="none" w:sz="0" w:space="0" w:color="auto"/>
            <w:right w:val="none" w:sz="0" w:space="0" w:color="auto"/>
          </w:divBdr>
        </w:div>
        <w:div w:id="1460343804">
          <w:marLeft w:val="480"/>
          <w:marRight w:val="0"/>
          <w:marTop w:val="0"/>
          <w:marBottom w:val="0"/>
          <w:divBdr>
            <w:top w:val="none" w:sz="0" w:space="0" w:color="auto"/>
            <w:left w:val="none" w:sz="0" w:space="0" w:color="auto"/>
            <w:bottom w:val="none" w:sz="0" w:space="0" w:color="auto"/>
            <w:right w:val="none" w:sz="0" w:space="0" w:color="auto"/>
          </w:divBdr>
        </w:div>
        <w:div w:id="1077481477">
          <w:marLeft w:val="480"/>
          <w:marRight w:val="0"/>
          <w:marTop w:val="0"/>
          <w:marBottom w:val="0"/>
          <w:divBdr>
            <w:top w:val="none" w:sz="0" w:space="0" w:color="auto"/>
            <w:left w:val="none" w:sz="0" w:space="0" w:color="auto"/>
            <w:bottom w:val="none" w:sz="0" w:space="0" w:color="auto"/>
            <w:right w:val="none" w:sz="0" w:space="0" w:color="auto"/>
          </w:divBdr>
        </w:div>
        <w:div w:id="594362559">
          <w:marLeft w:val="480"/>
          <w:marRight w:val="0"/>
          <w:marTop w:val="0"/>
          <w:marBottom w:val="0"/>
          <w:divBdr>
            <w:top w:val="none" w:sz="0" w:space="0" w:color="auto"/>
            <w:left w:val="none" w:sz="0" w:space="0" w:color="auto"/>
            <w:bottom w:val="none" w:sz="0" w:space="0" w:color="auto"/>
            <w:right w:val="none" w:sz="0" w:space="0" w:color="auto"/>
          </w:divBdr>
        </w:div>
        <w:div w:id="151066420">
          <w:marLeft w:val="480"/>
          <w:marRight w:val="0"/>
          <w:marTop w:val="0"/>
          <w:marBottom w:val="0"/>
          <w:divBdr>
            <w:top w:val="none" w:sz="0" w:space="0" w:color="auto"/>
            <w:left w:val="none" w:sz="0" w:space="0" w:color="auto"/>
            <w:bottom w:val="none" w:sz="0" w:space="0" w:color="auto"/>
            <w:right w:val="none" w:sz="0" w:space="0" w:color="auto"/>
          </w:divBdr>
        </w:div>
        <w:div w:id="604339139">
          <w:marLeft w:val="480"/>
          <w:marRight w:val="0"/>
          <w:marTop w:val="0"/>
          <w:marBottom w:val="0"/>
          <w:divBdr>
            <w:top w:val="none" w:sz="0" w:space="0" w:color="auto"/>
            <w:left w:val="none" w:sz="0" w:space="0" w:color="auto"/>
            <w:bottom w:val="none" w:sz="0" w:space="0" w:color="auto"/>
            <w:right w:val="none" w:sz="0" w:space="0" w:color="auto"/>
          </w:divBdr>
        </w:div>
        <w:div w:id="484200350">
          <w:marLeft w:val="480"/>
          <w:marRight w:val="0"/>
          <w:marTop w:val="0"/>
          <w:marBottom w:val="0"/>
          <w:divBdr>
            <w:top w:val="none" w:sz="0" w:space="0" w:color="auto"/>
            <w:left w:val="none" w:sz="0" w:space="0" w:color="auto"/>
            <w:bottom w:val="none" w:sz="0" w:space="0" w:color="auto"/>
            <w:right w:val="none" w:sz="0" w:space="0" w:color="auto"/>
          </w:divBdr>
        </w:div>
        <w:div w:id="292247296">
          <w:marLeft w:val="480"/>
          <w:marRight w:val="0"/>
          <w:marTop w:val="0"/>
          <w:marBottom w:val="0"/>
          <w:divBdr>
            <w:top w:val="none" w:sz="0" w:space="0" w:color="auto"/>
            <w:left w:val="none" w:sz="0" w:space="0" w:color="auto"/>
            <w:bottom w:val="none" w:sz="0" w:space="0" w:color="auto"/>
            <w:right w:val="none" w:sz="0" w:space="0" w:color="auto"/>
          </w:divBdr>
        </w:div>
        <w:div w:id="885409940">
          <w:marLeft w:val="480"/>
          <w:marRight w:val="0"/>
          <w:marTop w:val="0"/>
          <w:marBottom w:val="0"/>
          <w:divBdr>
            <w:top w:val="none" w:sz="0" w:space="0" w:color="auto"/>
            <w:left w:val="none" w:sz="0" w:space="0" w:color="auto"/>
            <w:bottom w:val="none" w:sz="0" w:space="0" w:color="auto"/>
            <w:right w:val="none" w:sz="0" w:space="0" w:color="auto"/>
          </w:divBdr>
        </w:div>
        <w:div w:id="1929190149">
          <w:marLeft w:val="480"/>
          <w:marRight w:val="0"/>
          <w:marTop w:val="0"/>
          <w:marBottom w:val="0"/>
          <w:divBdr>
            <w:top w:val="none" w:sz="0" w:space="0" w:color="auto"/>
            <w:left w:val="none" w:sz="0" w:space="0" w:color="auto"/>
            <w:bottom w:val="none" w:sz="0" w:space="0" w:color="auto"/>
            <w:right w:val="none" w:sz="0" w:space="0" w:color="auto"/>
          </w:divBdr>
        </w:div>
        <w:div w:id="768163981">
          <w:marLeft w:val="480"/>
          <w:marRight w:val="0"/>
          <w:marTop w:val="0"/>
          <w:marBottom w:val="0"/>
          <w:divBdr>
            <w:top w:val="none" w:sz="0" w:space="0" w:color="auto"/>
            <w:left w:val="none" w:sz="0" w:space="0" w:color="auto"/>
            <w:bottom w:val="none" w:sz="0" w:space="0" w:color="auto"/>
            <w:right w:val="none" w:sz="0" w:space="0" w:color="auto"/>
          </w:divBdr>
        </w:div>
      </w:divsChild>
    </w:div>
    <w:div w:id="36322711">
      <w:bodyDiv w:val="1"/>
      <w:marLeft w:val="0"/>
      <w:marRight w:val="0"/>
      <w:marTop w:val="0"/>
      <w:marBottom w:val="0"/>
      <w:divBdr>
        <w:top w:val="none" w:sz="0" w:space="0" w:color="auto"/>
        <w:left w:val="none" w:sz="0" w:space="0" w:color="auto"/>
        <w:bottom w:val="none" w:sz="0" w:space="0" w:color="auto"/>
        <w:right w:val="none" w:sz="0" w:space="0" w:color="auto"/>
      </w:divBdr>
      <w:divsChild>
        <w:div w:id="1102146700">
          <w:marLeft w:val="480"/>
          <w:marRight w:val="0"/>
          <w:marTop w:val="0"/>
          <w:marBottom w:val="0"/>
          <w:divBdr>
            <w:top w:val="none" w:sz="0" w:space="0" w:color="auto"/>
            <w:left w:val="none" w:sz="0" w:space="0" w:color="auto"/>
            <w:bottom w:val="none" w:sz="0" w:space="0" w:color="auto"/>
            <w:right w:val="none" w:sz="0" w:space="0" w:color="auto"/>
          </w:divBdr>
        </w:div>
        <w:div w:id="1579288356">
          <w:marLeft w:val="480"/>
          <w:marRight w:val="0"/>
          <w:marTop w:val="0"/>
          <w:marBottom w:val="0"/>
          <w:divBdr>
            <w:top w:val="none" w:sz="0" w:space="0" w:color="auto"/>
            <w:left w:val="none" w:sz="0" w:space="0" w:color="auto"/>
            <w:bottom w:val="none" w:sz="0" w:space="0" w:color="auto"/>
            <w:right w:val="none" w:sz="0" w:space="0" w:color="auto"/>
          </w:divBdr>
        </w:div>
        <w:div w:id="1877697796">
          <w:marLeft w:val="480"/>
          <w:marRight w:val="0"/>
          <w:marTop w:val="0"/>
          <w:marBottom w:val="0"/>
          <w:divBdr>
            <w:top w:val="none" w:sz="0" w:space="0" w:color="auto"/>
            <w:left w:val="none" w:sz="0" w:space="0" w:color="auto"/>
            <w:bottom w:val="none" w:sz="0" w:space="0" w:color="auto"/>
            <w:right w:val="none" w:sz="0" w:space="0" w:color="auto"/>
          </w:divBdr>
        </w:div>
        <w:div w:id="1805927088">
          <w:marLeft w:val="480"/>
          <w:marRight w:val="0"/>
          <w:marTop w:val="0"/>
          <w:marBottom w:val="0"/>
          <w:divBdr>
            <w:top w:val="none" w:sz="0" w:space="0" w:color="auto"/>
            <w:left w:val="none" w:sz="0" w:space="0" w:color="auto"/>
            <w:bottom w:val="none" w:sz="0" w:space="0" w:color="auto"/>
            <w:right w:val="none" w:sz="0" w:space="0" w:color="auto"/>
          </w:divBdr>
        </w:div>
        <w:div w:id="96491947">
          <w:marLeft w:val="480"/>
          <w:marRight w:val="0"/>
          <w:marTop w:val="0"/>
          <w:marBottom w:val="0"/>
          <w:divBdr>
            <w:top w:val="none" w:sz="0" w:space="0" w:color="auto"/>
            <w:left w:val="none" w:sz="0" w:space="0" w:color="auto"/>
            <w:bottom w:val="none" w:sz="0" w:space="0" w:color="auto"/>
            <w:right w:val="none" w:sz="0" w:space="0" w:color="auto"/>
          </w:divBdr>
        </w:div>
        <w:div w:id="318467214">
          <w:marLeft w:val="480"/>
          <w:marRight w:val="0"/>
          <w:marTop w:val="0"/>
          <w:marBottom w:val="0"/>
          <w:divBdr>
            <w:top w:val="none" w:sz="0" w:space="0" w:color="auto"/>
            <w:left w:val="none" w:sz="0" w:space="0" w:color="auto"/>
            <w:bottom w:val="none" w:sz="0" w:space="0" w:color="auto"/>
            <w:right w:val="none" w:sz="0" w:space="0" w:color="auto"/>
          </w:divBdr>
        </w:div>
        <w:div w:id="493498655">
          <w:marLeft w:val="480"/>
          <w:marRight w:val="0"/>
          <w:marTop w:val="0"/>
          <w:marBottom w:val="0"/>
          <w:divBdr>
            <w:top w:val="none" w:sz="0" w:space="0" w:color="auto"/>
            <w:left w:val="none" w:sz="0" w:space="0" w:color="auto"/>
            <w:bottom w:val="none" w:sz="0" w:space="0" w:color="auto"/>
            <w:right w:val="none" w:sz="0" w:space="0" w:color="auto"/>
          </w:divBdr>
        </w:div>
        <w:div w:id="181362737">
          <w:marLeft w:val="480"/>
          <w:marRight w:val="0"/>
          <w:marTop w:val="0"/>
          <w:marBottom w:val="0"/>
          <w:divBdr>
            <w:top w:val="none" w:sz="0" w:space="0" w:color="auto"/>
            <w:left w:val="none" w:sz="0" w:space="0" w:color="auto"/>
            <w:bottom w:val="none" w:sz="0" w:space="0" w:color="auto"/>
            <w:right w:val="none" w:sz="0" w:space="0" w:color="auto"/>
          </w:divBdr>
        </w:div>
        <w:div w:id="1231505998">
          <w:marLeft w:val="480"/>
          <w:marRight w:val="0"/>
          <w:marTop w:val="0"/>
          <w:marBottom w:val="0"/>
          <w:divBdr>
            <w:top w:val="none" w:sz="0" w:space="0" w:color="auto"/>
            <w:left w:val="none" w:sz="0" w:space="0" w:color="auto"/>
            <w:bottom w:val="none" w:sz="0" w:space="0" w:color="auto"/>
            <w:right w:val="none" w:sz="0" w:space="0" w:color="auto"/>
          </w:divBdr>
        </w:div>
        <w:div w:id="776559046">
          <w:marLeft w:val="480"/>
          <w:marRight w:val="0"/>
          <w:marTop w:val="0"/>
          <w:marBottom w:val="0"/>
          <w:divBdr>
            <w:top w:val="none" w:sz="0" w:space="0" w:color="auto"/>
            <w:left w:val="none" w:sz="0" w:space="0" w:color="auto"/>
            <w:bottom w:val="none" w:sz="0" w:space="0" w:color="auto"/>
            <w:right w:val="none" w:sz="0" w:space="0" w:color="auto"/>
          </w:divBdr>
        </w:div>
        <w:div w:id="578830934">
          <w:marLeft w:val="480"/>
          <w:marRight w:val="0"/>
          <w:marTop w:val="0"/>
          <w:marBottom w:val="0"/>
          <w:divBdr>
            <w:top w:val="none" w:sz="0" w:space="0" w:color="auto"/>
            <w:left w:val="none" w:sz="0" w:space="0" w:color="auto"/>
            <w:bottom w:val="none" w:sz="0" w:space="0" w:color="auto"/>
            <w:right w:val="none" w:sz="0" w:space="0" w:color="auto"/>
          </w:divBdr>
        </w:div>
        <w:div w:id="1964461862">
          <w:marLeft w:val="480"/>
          <w:marRight w:val="0"/>
          <w:marTop w:val="0"/>
          <w:marBottom w:val="0"/>
          <w:divBdr>
            <w:top w:val="none" w:sz="0" w:space="0" w:color="auto"/>
            <w:left w:val="none" w:sz="0" w:space="0" w:color="auto"/>
            <w:bottom w:val="none" w:sz="0" w:space="0" w:color="auto"/>
            <w:right w:val="none" w:sz="0" w:space="0" w:color="auto"/>
          </w:divBdr>
        </w:div>
        <w:div w:id="88434802">
          <w:marLeft w:val="480"/>
          <w:marRight w:val="0"/>
          <w:marTop w:val="0"/>
          <w:marBottom w:val="0"/>
          <w:divBdr>
            <w:top w:val="none" w:sz="0" w:space="0" w:color="auto"/>
            <w:left w:val="none" w:sz="0" w:space="0" w:color="auto"/>
            <w:bottom w:val="none" w:sz="0" w:space="0" w:color="auto"/>
            <w:right w:val="none" w:sz="0" w:space="0" w:color="auto"/>
          </w:divBdr>
        </w:div>
        <w:div w:id="165677104">
          <w:marLeft w:val="480"/>
          <w:marRight w:val="0"/>
          <w:marTop w:val="0"/>
          <w:marBottom w:val="0"/>
          <w:divBdr>
            <w:top w:val="none" w:sz="0" w:space="0" w:color="auto"/>
            <w:left w:val="none" w:sz="0" w:space="0" w:color="auto"/>
            <w:bottom w:val="none" w:sz="0" w:space="0" w:color="auto"/>
            <w:right w:val="none" w:sz="0" w:space="0" w:color="auto"/>
          </w:divBdr>
        </w:div>
        <w:div w:id="447968296">
          <w:marLeft w:val="480"/>
          <w:marRight w:val="0"/>
          <w:marTop w:val="0"/>
          <w:marBottom w:val="0"/>
          <w:divBdr>
            <w:top w:val="none" w:sz="0" w:space="0" w:color="auto"/>
            <w:left w:val="none" w:sz="0" w:space="0" w:color="auto"/>
            <w:bottom w:val="none" w:sz="0" w:space="0" w:color="auto"/>
            <w:right w:val="none" w:sz="0" w:space="0" w:color="auto"/>
          </w:divBdr>
        </w:div>
        <w:div w:id="1020664711">
          <w:marLeft w:val="480"/>
          <w:marRight w:val="0"/>
          <w:marTop w:val="0"/>
          <w:marBottom w:val="0"/>
          <w:divBdr>
            <w:top w:val="none" w:sz="0" w:space="0" w:color="auto"/>
            <w:left w:val="none" w:sz="0" w:space="0" w:color="auto"/>
            <w:bottom w:val="none" w:sz="0" w:space="0" w:color="auto"/>
            <w:right w:val="none" w:sz="0" w:space="0" w:color="auto"/>
          </w:divBdr>
        </w:div>
        <w:div w:id="439228973">
          <w:marLeft w:val="480"/>
          <w:marRight w:val="0"/>
          <w:marTop w:val="0"/>
          <w:marBottom w:val="0"/>
          <w:divBdr>
            <w:top w:val="none" w:sz="0" w:space="0" w:color="auto"/>
            <w:left w:val="none" w:sz="0" w:space="0" w:color="auto"/>
            <w:bottom w:val="none" w:sz="0" w:space="0" w:color="auto"/>
            <w:right w:val="none" w:sz="0" w:space="0" w:color="auto"/>
          </w:divBdr>
        </w:div>
        <w:div w:id="847018540">
          <w:marLeft w:val="480"/>
          <w:marRight w:val="0"/>
          <w:marTop w:val="0"/>
          <w:marBottom w:val="0"/>
          <w:divBdr>
            <w:top w:val="none" w:sz="0" w:space="0" w:color="auto"/>
            <w:left w:val="none" w:sz="0" w:space="0" w:color="auto"/>
            <w:bottom w:val="none" w:sz="0" w:space="0" w:color="auto"/>
            <w:right w:val="none" w:sz="0" w:space="0" w:color="auto"/>
          </w:divBdr>
        </w:div>
        <w:div w:id="369498655">
          <w:marLeft w:val="480"/>
          <w:marRight w:val="0"/>
          <w:marTop w:val="0"/>
          <w:marBottom w:val="0"/>
          <w:divBdr>
            <w:top w:val="none" w:sz="0" w:space="0" w:color="auto"/>
            <w:left w:val="none" w:sz="0" w:space="0" w:color="auto"/>
            <w:bottom w:val="none" w:sz="0" w:space="0" w:color="auto"/>
            <w:right w:val="none" w:sz="0" w:space="0" w:color="auto"/>
          </w:divBdr>
        </w:div>
        <w:div w:id="634916324">
          <w:marLeft w:val="480"/>
          <w:marRight w:val="0"/>
          <w:marTop w:val="0"/>
          <w:marBottom w:val="0"/>
          <w:divBdr>
            <w:top w:val="none" w:sz="0" w:space="0" w:color="auto"/>
            <w:left w:val="none" w:sz="0" w:space="0" w:color="auto"/>
            <w:bottom w:val="none" w:sz="0" w:space="0" w:color="auto"/>
            <w:right w:val="none" w:sz="0" w:space="0" w:color="auto"/>
          </w:divBdr>
        </w:div>
        <w:div w:id="1821968791">
          <w:marLeft w:val="480"/>
          <w:marRight w:val="0"/>
          <w:marTop w:val="0"/>
          <w:marBottom w:val="0"/>
          <w:divBdr>
            <w:top w:val="none" w:sz="0" w:space="0" w:color="auto"/>
            <w:left w:val="none" w:sz="0" w:space="0" w:color="auto"/>
            <w:bottom w:val="none" w:sz="0" w:space="0" w:color="auto"/>
            <w:right w:val="none" w:sz="0" w:space="0" w:color="auto"/>
          </w:divBdr>
        </w:div>
        <w:div w:id="43217222">
          <w:marLeft w:val="480"/>
          <w:marRight w:val="0"/>
          <w:marTop w:val="0"/>
          <w:marBottom w:val="0"/>
          <w:divBdr>
            <w:top w:val="none" w:sz="0" w:space="0" w:color="auto"/>
            <w:left w:val="none" w:sz="0" w:space="0" w:color="auto"/>
            <w:bottom w:val="none" w:sz="0" w:space="0" w:color="auto"/>
            <w:right w:val="none" w:sz="0" w:space="0" w:color="auto"/>
          </w:divBdr>
        </w:div>
        <w:div w:id="742143632">
          <w:marLeft w:val="480"/>
          <w:marRight w:val="0"/>
          <w:marTop w:val="0"/>
          <w:marBottom w:val="0"/>
          <w:divBdr>
            <w:top w:val="none" w:sz="0" w:space="0" w:color="auto"/>
            <w:left w:val="none" w:sz="0" w:space="0" w:color="auto"/>
            <w:bottom w:val="none" w:sz="0" w:space="0" w:color="auto"/>
            <w:right w:val="none" w:sz="0" w:space="0" w:color="auto"/>
          </w:divBdr>
        </w:div>
        <w:div w:id="1420172021">
          <w:marLeft w:val="480"/>
          <w:marRight w:val="0"/>
          <w:marTop w:val="0"/>
          <w:marBottom w:val="0"/>
          <w:divBdr>
            <w:top w:val="none" w:sz="0" w:space="0" w:color="auto"/>
            <w:left w:val="none" w:sz="0" w:space="0" w:color="auto"/>
            <w:bottom w:val="none" w:sz="0" w:space="0" w:color="auto"/>
            <w:right w:val="none" w:sz="0" w:space="0" w:color="auto"/>
          </w:divBdr>
        </w:div>
        <w:div w:id="829519476">
          <w:marLeft w:val="480"/>
          <w:marRight w:val="0"/>
          <w:marTop w:val="0"/>
          <w:marBottom w:val="0"/>
          <w:divBdr>
            <w:top w:val="none" w:sz="0" w:space="0" w:color="auto"/>
            <w:left w:val="none" w:sz="0" w:space="0" w:color="auto"/>
            <w:bottom w:val="none" w:sz="0" w:space="0" w:color="auto"/>
            <w:right w:val="none" w:sz="0" w:space="0" w:color="auto"/>
          </w:divBdr>
        </w:div>
        <w:div w:id="1816289699">
          <w:marLeft w:val="480"/>
          <w:marRight w:val="0"/>
          <w:marTop w:val="0"/>
          <w:marBottom w:val="0"/>
          <w:divBdr>
            <w:top w:val="none" w:sz="0" w:space="0" w:color="auto"/>
            <w:left w:val="none" w:sz="0" w:space="0" w:color="auto"/>
            <w:bottom w:val="none" w:sz="0" w:space="0" w:color="auto"/>
            <w:right w:val="none" w:sz="0" w:space="0" w:color="auto"/>
          </w:divBdr>
        </w:div>
        <w:div w:id="1566066069">
          <w:marLeft w:val="480"/>
          <w:marRight w:val="0"/>
          <w:marTop w:val="0"/>
          <w:marBottom w:val="0"/>
          <w:divBdr>
            <w:top w:val="none" w:sz="0" w:space="0" w:color="auto"/>
            <w:left w:val="none" w:sz="0" w:space="0" w:color="auto"/>
            <w:bottom w:val="none" w:sz="0" w:space="0" w:color="auto"/>
            <w:right w:val="none" w:sz="0" w:space="0" w:color="auto"/>
          </w:divBdr>
        </w:div>
        <w:div w:id="226914495">
          <w:marLeft w:val="480"/>
          <w:marRight w:val="0"/>
          <w:marTop w:val="0"/>
          <w:marBottom w:val="0"/>
          <w:divBdr>
            <w:top w:val="none" w:sz="0" w:space="0" w:color="auto"/>
            <w:left w:val="none" w:sz="0" w:space="0" w:color="auto"/>
            <w:bottom w:val="none" w:sz="0" w:space="0" w:color="auto"/>
            <w:right w:val="none" w:sz="0" w:space="0" w:color="auto"/>
          </w:divBdr>
        </w:div>
        <w:div w:id="1787116288">
          <w:marLeft w:val="480"/>
          <w:marRight w:val="0"/>
          <w:marTop w:val="0"/>
          <w:marBottom w:val="0"/>
          <w:divBdr>
            <w:top w:val="none" w:sz="0" w:space="0" w:color="auto"/>
            <w:left w:val="none" w:sz="0" w:space="0" w:color="auto"/>
            <w:bottom w:val="none" w:sz="0" w:space="0" w:color="auto"/>
            <w:right w:val="none" w:sz="0" w:space="0" w:color="auto"/>
          </w:divBdr>
        </w:div>
        <w:div w:id="2138598294">
          <w:marLeft w:val="480"/>
          <w:marRight w:val="0"/>
          <w:marTop w:val="0"/>
          <w:marBottom w:val="0"/>
          <w:divBdr>
            <w:top w:val="none" w:sz="0" w:space="0" w:color="auto"/>
            <w:left w:val="none" w:sz="0" w:space="0" w:color="auto"/>
            <w:bottom w:val="none" w:sz="0" w:space="0" w:color="auto"/>
            <w:right w:val="none" w:sz="0" w:space="0" w:color="auto"/>
          </w:divBdr>
        </w:div>
        <w:div w:id="266155834">
          <w:marLeft w:val="480"/>
          <w:marRight w:val="0"/>
          <w:marTop w:val="0"/>
          <w:marBottom w:val="0"/>
          <w:divBdr>
            <w:top w:val="none" w:sz="0" w:space="0" w:color="auto"/>
            <w:left w:val="none" w:sz="0" w:space="0" w:color="auto"/>
            <w:bottom w:val="none" w:sz="0" w:space="0" w:color="auto"/>
            <w:right w:val="none" w:sz="0" w:space="0" w:color="auto"/>
          </w:divBdr>
        </w:div>
        <w:div w:id="1040009412">
          <w:marLeft w:val="480"/>
          <w:marRight w:val="0"/>
          <w:marTop w:val="0"/>
          <w:marBottom w:val="0"/>
          <w:divBdr>
            <w:top w:val="none" w:sz="0" w:space="0" w:color="auto"/>
            <w:left w:val="none" w:sz="0" w:space="0" w:color="auto"/>
            <w:bottom w:val="none" w:sz="0" w:space="0" w:color="auto"/>
            <w:right w:val="none" w:sz="0" w:space="0" w:color="auto"/>
          </w:divBdr>
        </w:div>
        <w:div w:id="676930048">
          <w:marLeft w:val="480"/>
          <w:marRight w:val="0"/>
          <w:marTop w:val="0"/>
          <w:marBottom w:val="0"/>
          <w:divBdr>
            <w:top w:val="none" w:sz="0" w:space="0" w:color="auto"/>
            <w:left w:val="none" w:sz="0" w:space="0" w:color="auto"/>
            <w:bottom w:val="none" w:sz="0" w:space="0" w:color="auto"/>
            <w:right w:val="none" w:sz="0" w:space="0" w:color="auto"/>
          </w:divBdr>
        </w:div>
        <w:div w:id="1550455470">
          <w:marLeft w:val="480"/>
          <w:marRight w:val="0"/>
          <w:marTop w:val="0"/>
          <w:marBottom w:val="0"/>
          <w:divBdr>
            <w:top w:val="none" w:sz="0" w:space="0" w:color="auto"/>
            <w:left w:val="none" w:sz="0" w:space="0" w:color="auto"/>
            <w:bottom w:val="none" w:sz="0" w:space="0" w:color="auto"/>
            <w:right w:val="none" w:sz="0" w:space="0" w:color="auto"/>
          </w:divBdr>
        </w:div>
        <w:div w:id="615871196">
          <w:marLeft w:val="480"/>
          <w:marRight w:val="0"/>
          <w:marTop w:val="0"/>
          <w:marBottom w:val="0"/>
          <w:divBdr>
            <w:top w:val="none" w:sz="0" w:space="0" w:color="auto"/>
            <w:left w:val="none" w:sz="0" w:space="0" w:color="auto"/>
            <w:bottom w:val="none" w:sz="0" w:space="0" w:color="auto"/>
            <w:right w:val="none" w:sz="0" w:space="0" w:color="auto"/>
          </w:divBdr>
        </w:div>
        <w:div w:id="2063362747">
          <w:marLeft w:val="480"/>
          <w:marRight w:val="0"/>
          <w:marTop w:val="0"/>
          <w:marBottom w:val="0"/>
          <w:divBdr>
            <w:top w:val="none" w:sz="0" w:space="0" w:color="auto"/>
            <w:left w:val="none" w:sz="0" w:space="0" w:color="auto"/>
            <w:bottom w:val="none" w:sz="0" w:space="0" w:color="auto"/>
            <w:right w:val="none" w:sz="0" w:space="0" w:color="auto"/>
          </w:divBdr>
        </w:div>
        <w:div w:id="525143813">
          <w:marLeft w:val="480"/>
          <w:marRight w:val="0"/>
          <w:marTop w:val="0"/>
          <w:marBottom w:val="0"/>
          <w:divBdr>
            <w:top w:val="none" w:sz="0" w:space="0" w:color="auto"/>
            <w:left w:val="none" w:sz="0" w:space="0" w:color="auto"/>
            <w:bottom w:val="none" w:sz="0" w:space="0" w:color="auto"/>
            <w:right w:val="none" w:sz="0" w:space="0" w:color="auto"/>
          </w:divBdr>
        </w:div>
        <w:div w:id="966618039">
          <w:marLeft w:val="480"/>
          <w:marRight w:val="0"/>
          <w:marTop w:val="0"/>
          <w:marBottom w:val="0"/>
          <w:divBdr>
            <w:top w:val="none" w:sz="0" w:space="0" w:color="auto"/>
            <w:left w:val="none" w:sz="0" w:space="0" w:color="auto"/>
            <w:bottom w:val="none" w:sz="0" w:space="0" w:color="auto"/>
            <w:right w:val="none" w:sz="0" w:space="0" w:color="auto"/>
          </w:divBdr>
        </w:div>
      </w:divsChild>
    </w:div>
    <w:div w:id="62800466">
      <w:bodyDiv w:val="1"/>
      <w:marLeft w:val="0"/>
      <w:marRight w:val="0"/>
      <w:marTop w:val="0"/>
      <w:marBottom w:val="0"/>
      <w:divBdr>
        <w:top w:val="none" w:sz="0" w:space="0" w:color="auto"/>
        <w:left w:val="none" w:sz="0" w:space="0" w:color="auto"/>
        <w:bottom w:val="none" w:sz="0" w:space="0" w:color="auto"/>
        <w:right w:val="none" w:sz="0" w:space="0" w:color="auto"/>
      </w:divBdr>
    </w:div>
    <w:div w:id="65298777">
      <w:bodyDiv w:val="1"/>
      <w:marLeft w:val="0"/>
      <w:marRight w:val="0"/>
      <w:marTop w:val="0"/>
      <w:marBottom w:val="0"/>
      <w:divBdr>
        <w:top w:val="none" w:sz="0" w:space="0" w:color="auto"/>
        <w:left w:val="none" w:sz="0" w:space="0" w:color="auto"/>
        <w:bottom w:val="none" w:sz="0" w:space="0" w:color="auto"/>
        <w:right w:val="none" w:sz="0" w:space="0" w:color="auto"/>
      </w:divBdr>
    </w:div>
    <w:div w:id="73623831">
      <w:bodyDiv w:val="1"/>
      <w:marLeft w:val="0"/>
      <w:marRight w:val="0"/>
      <w:marTop w:val="0"/>
      <w:marBottom w:val="0"/>
      <w:divBdr>
        <w:top w:val="none" w:sz="0" w:space="0" w:color="auto"/>
        <w:left w:val="none" w:sz="0" w:space="0" w:color="auto"/>
        <w:bottom w:val="none" w:sz="0" w:space="0" w:color="auto"/>
        <w:right w:val="none" w:sz="0" w:space="0" w:color="auto"/>
      </w:divBdr>
    </w:div>
    <w:div w:id="74009864">
      <w:bodyDiv w:val="1"/>
      <w:marLeft w:val="0"/>
      <w:marRight w:val="0"/>
      <w:marTop w:val="0"/>
      <w:marBottom w:val="0"/>
      <w:divBdr>
        <w:top w:val="none" w:sz="0" w:space="0" w:color="auto"/>
        <w:left w:val="none" w:sz="0" w:space="0" w:color="auto"/>
        <w:bottom w:val="none" w:sz="0" w:space="0" w:color="auto"/>
        <w:right w:val="none" w:sz="0" w:space="0" w:color="auto"/>
      </w:divBdr>
      <w:divsChild>
        <w:div w:id="16002161">
          <w:marLeft w:val="0"/>
          <w:marRight w:val="0"/>
          <w:marTop w:val="0"/>
          <w:marBottom w:val="0"/>
          <w:divBdr>
            <w:top w:val="none" w:sz="0" w:space="0" w:color="auto"/>
            <w:left w:val="none" w:sz="0" w:space="0" w:color="auto"/>
            <w:bottom w:val="none" w:sz="0" w:space="0" w:color="auto"/>
            <w:right w:val="none" w:sz="0" w:space="0" w:color="auto"/>
          </w:divBdr>
        </w:div>
      </w:divsChild>
    </w:div>
    <w:div w:id="74132184">
      <w:bodyDiv w:val="1"/>
      <w:marLeft w:val="0"/>
      <w:marRight w:val="0"/>
      <w:marTop w:val="0"/>
      <w:marBottom w:val="0"/>
      <w:divBdr>
        <w:top w:val="none" w:sz="0" w:space="0" w:color="auto"/>
        <w:left w:val="none" w:sz="0" w:space="0" w:color="auto"/>
        <w:bottom w:val="none" w:sz="0" w:space="0" w:color="auto"/>
        <w:right w:val="none" w:sz="0" w:space="0" w:color="auto"/>
      </w:divBdr>
      <w:divsChild>
        <w:div w:id="100344872">
          <w:marLeft w:val="480"/>
          <w:marRight w:val="0"/>
          <w:marTop w:val="0"/>
          <w:marBottom w:val="0"/>
          <w:divBdr>
            <w:top w:val="none" w:sz="0" w:space="0" w:color="auto"/>
            <w:left w:val="none" w:sz="0" w:space="0" w:color="auto"/>
            <w:bottom w:val="none" w:sz="0" w:space="0" w:color="auto"/>
            <w:right w:val="none" w:sz="0" w:space="0" w:color="auto"/>
          </w:divBdr>
        </w:div>
        <w:div w:id="328219575">
          <w:marLeft w:val="480"/>
          <w:marRight w:val="0"/>
          <w:marTop w:val="0"/>
          <w:marBottom w:val="0"/>
          <w:divBdr>
            <w:top w:val="none" w:sz="0" w:space="0" w:color="auto"/>
            <w:left w:val="none" w:sz="0" w:space="0" w:color="auto"/>
            <w:bottom w:val="none" w:sz="0" w:space="0" w:color="auto"/>
            <w:right w:val="none" w:sz="0" w:space="0" w:color="auto"/>
          </w:divBdr>
        </w:div>
        <w:div w:id="2092895748">
          <w:marLeft w:val="480"/>
          <w:marRight w:val="0"/>
          <w:marTop w:val="0"/>
          <w:marBottom w:val="0"/>
          <w:divBdr>
            <w:top w:val="none" w:sz="0" w:space="0" w:color="auto"/>
            <w:left w:val="none" w:sz="0" w:space="0" w:color="auto"/>
            <w:bottom w:val="none" w:sz="0" w:space="0" w:color="auto"/>
            <w:right w:val="none" w:sz="0" w:space="0" w:color="auto"/>
          </w:divBdr>
        </w:div>
        <w:div w:id="901790481">
          <w:marLeft w:val="480"/>
          <w:marRight w:val="0"/>
          <w:marTop w:val="0"/>
          <w:marBottom w:val="0"/>
          <w:divBdr>
            <w:top w:val="none" w:sz="0" w:space="0" w:color="auto"/>
            <w:left w:val="none" w:sz="0" w:space="0" w:color="auto"/>
            <w:bottom w:val="none" w:sz="0" w:space="0" w:color="auto"/>
            <w:right w:val="none" w:sz="0" w:space="0" w:color="auto"/>
          </w:divBdr>
        </w:div>
        <w:div w:id="655569365">
          <w:marLeft w:val="480"/>
          <w:marRight w:val="0"/>
          <w:marTop w:val="0"/>
          <w:marBottom w:val="0"/>
          <w:divBdr>
            <w:top w:val="none" w:sz="0" w:space="0" w:color="auto"/>
            <w:left w:val="none" w:sz="0" w:space="0" w:color="auto"/>
            <w:bottom w:val="none" w:sz="0" w:space="0" w:color="auto"/>
            <w:right w:val="none" w:sz="0" w:space="0" w:color="auto"/>
          </w:divBdr>
        </w:div>
        <w:div w:id="1429079090">
          <w:marLeft w:val="480"/>
          <w:marRight w:val="0"/>
          <w:marTop w:val="0"/>
          <w:marBottom w:val="0"/>
          <w:divBdr>
            <w:top w:val="none" w:sz="0" w:space="0" w:color="auto"/>
            <w:left w:val="none" w:sz="0" w:space="0" w:color="auto"/>
            <w:bottom w:val="none" w:sz="0" w:space="0" w:color="auto"/>
            <w:right w:val="none" w:sz="0" w:space="0" w:color="auto"/>
          </w:divBdr>
        </w:div>
        <w:div w:id="236331340">
          <w:marLeft w:val="480"/>
          <w:marRight w:val="0"/>
          <w:marTop w:val="0"/>
          <w:marBottom w:val="0"/>
          <w:divBdr>
            <w:top w:val="none" w:sz="0" w:space="0" w:color="auto"/>
            <w:left w:val="none" w:sz="0" w:space="0" w:color="auto"/>
            <w:bottom w:val="none" w:sz="0" w:space="0" w:color="auto"/>
            <w:right w:val="none" w:sz="0" w:space="0" w:color="auto"/>
          </w:divBdr>
        </w:div>
        <w:div w:id="2129229569">
          <w:marLeft w:val="480"/>
          <w:marRight w:val="0"/>
          <w:marTop w:val="0"/>
          <w:marBottom w:val="0"/>
          <w:divBdr>
            <w:top w:val="none" w:sz="0" w:space="0" w:color="auto"/>
            <w:left w:val="none" w:sz="0" w:space="0" w:color="auto"/>
            <w:bottom w:val="none" w:sz="0" w:space="0" w:color="auto"/>
            <w:right w:val="none" w:sz="0" w:space="0" w:color="auto"/>
          </w:divBdr>
        </w:div>
        <w:div w:id="188447126">
          <w:marLeft w:val="480"/>
          <w:marRight w:val="0"/>
          <w:marTop w:val="0"/>
          <w:marBottom w:val="0"/>
          <w:divBdr>
            <w:top w:val="none" w:sz="0" w:space="0" w:color="auto"/>
            <w:left w:val="none" w:sz="0" w:space="0" w:color="auto"/>
            <w:bottom w:val="none" w:sz="0" w:space="0" w:color="auto"/>
            <w:right w:val="none" w:sz="0" w:space="0" w:color="auto"/>
          </w:divBdr>
        </w:div>
        <w:div w:id="208035679">
          <w:marLeft w:val="480"/>
          <w:marRight w:val="0"/>
          <w:marTop w:val="0"/>
          <w:marBottom w:val="0"/>
          <w:divBdr>
            <w:top w:val="none" w:sz="0" w:space="0" w:color="auto"/>
            <w:left w:val="none" w:sz="0" w:space="0" w:color="auto"/>
            <w:bottom w:val="none" w:sz="0" w:space="0" w:color="auto"/>
            <w:right w:val="none" w:sz="0" w:space="0" w:color="auto"/>
          </w:divBdr>
        </w:div>
        <w:div w:id="1509057750">
          <w:marLeft w:val="480"/>
          <w:marRight w:val="0"/>
          <w:marTop w:val="0"/>
          <w:marBottom w:val="0"/>
          <w:divBdr>
            <w:top w:val="none" w:sz="0" w:space="0" w:color="auto"/>
            <w:left w:val="none" w:sz="0" w:space="0" w:color="auto"/>
            <w:bottom w:val="none" w:sz="0" w:space="0" w:color="auto"/>
            <w:right w:val="none" w:sz="0" w:space="0" w:color="auto"/>
          </w:divBdr>
        </w:div>
        <w:div w:id="171842343">
          <w:marLeft w:val="480"/>
          <w:marRight w:val="0"/>
          <w:marTop w:val="0"/>
          <w:marBottom w:val="0"/>
          <w:divBdr>
            <w:top w:val="none" w:sz="0" w:space="0" w:color="auto"/>
            <w:left w:val="none" w:sz="0" w:space="0" w:color="auto"/>
            <w:bottom w:val="none" w:sz="0" w:space="0" w:color="auto"/>
            <w:right w:val="none" w:sz="0" w:space="0" w:color="auto"/>
          </w:divBdr>
        </w:div>
        <w:div w:id="740522232">
          <w:marLeft w:val="480"/>
          <w:marRight w:val="0"/>
          <w:marTop w:val="0"/>
          <w:marBottom w:val="0"/>
          <w:divBdr>
            <w:top w:val="none" w:sz="0" w:space="0" w:color="auto"/>
            <w:left w:val="none" w:sz="0" w:space="0" w:color="auto"/>
            <w:bottom w:val="none" w:sz="0" w:space="0" w:color="auto"/>
            <w:right w:val="none" w:sz="0" w:space="0" w:color="auto"/>
          </w:divBdr>
        </w:div>
        <w:div w:id="2016687756">
          <w:marLeft w:val="480"/>
          <w:marRight w:val="0"/>
          <w:marTop w:val="0"/>
          <w:marBottom w:val="0"/>
          <w:divBdr>
            <w:top w:val="none" w:sz="0" w:space="0" w:color="auto"/>
            <w:left w:val="none" w:sz="0" w:space="0" w:color="auto"/>
            <w:bottom w:val="none" w:sz="0" w:space="0" w:color="auto"/>
            <w:right w:val="none" w:sz="0" w:space="0" w:color="auto"/>
          </w:divBdr>
        </w:div>
        <w:div w:id="530844078">
          <w:marLeft w:val="480"/>
          <w:marRight w:val="0"/>
          <w:marTop w:val="0"/>
          <w:marBottom w:val="0"/>
          <w:divBdr>
            <w:top w:val="none" w:sz="0" w:space="0" w:color="auto"/>
            <w:left w:val="none" w:sz="0" w:space="0" w:color="auto"/>
            <w:bottom w:val="none" w:sz="0" w:space="0" w:color="auto"/>
            <w:right w:val="none" w:sz="0" w:space="0" w:color="auto"/>
          </w:divBdr>
        </w:div>
        <w:div w:id="1753820828">
          <w:marLeft w:val="480"/>
          <w:marRight w:val="0"/>
          <w:marTop w:val="0"/>
          <w:marBottom w:val="0"/>
          <w:divBdr>
            <w:top w:val="none" w:sz="0" w:space="0" w:color="auto"/>
            <w:left w:val="none" w:sz="0" w:space="0" w:color="auto"/>
            <w:bottom w:val="none" w:sz="0" w:space="0" w:color="auto"/>
            <w:right w:val="none" w:sz="0" w:space="0" w:color="auto"/>
          </w:divBdr>
        </w:div>
        <w:div w:id="767315990">
          <w:marLeft w:val="480"/>
          <w:marRight w:val="0"/>
          <w:marTop w:val="0"/>
          <w:marBottom w:val="0"/>
          <w:divBdr>
            <w:top w:val="none" w:sz="0" w:space="0" w:color="auto"/>
            <w:left w:val="none" w:sz="0" w:space="0" w:color="auto"/>
            <w:bottom w:val="none" w:sz="0" w:space="0" w:color="auto"/>
            <w:right w:val="none" w:sz="0" w:space="0" w:color="auto"/>
          </w:divBdr>
        </w:div>
        <w:div w:id="2129926090">
          <w:marLeft w:val="480"/>
          <w:marRight w:val="0"/>
          <w:marTop w:val="0"/>
          <w:marBottom w:val="0"/>
          <w:divBdr>
            <w:top w:val="none" w:sz="0" w:space="0" w:color="auto"/>
            <w:left w:val="none" w:sz="0" w:space="0" w:color="auto"/>
            <w:bottom w:val="none" w:sz="0" w:space="0" w:color="auto"/>
            <w:right w:val="none" w:sz="0" w:space="0" w:color="auto"/>
          </w:divBdr>
        </w:div>
        <w:div w:id="1002467346">
          <w:marLeft w:val="480"/>
          <w:marRight w:val="0"/>
          <w:marTop w:val="0"/>
          <w:marBottom w:val="0"/>
          <w:divBdr>
            <w:top w:val="none" w:sz="0" w:space="0" w:color="auto"/>
            <w:left w:val="none" w:sz="0" w:space="0" w:color="auto"/>
            <w:bottom w:val="none" w:sz="0" w:space="0" w:color="auto"/>
            <w:right w:val="none" w:sz="0" w:space="0" w:color="auto"/>
          </w:divBdr>
        </w:div>
        <w:div w:id="188296078">
          <w:marLeft w:val="480"/>
          <w:marRight w:val="0"/>
          <w:marTop w:val="0"/>
          <w:marBottom w:val="0"/>
          <w:divBdr>
            <w:top w:val="none" w:sz="0" w:space="0" w:color="auto"/>
            <w:left w:val="none" w:sz="0" w:space="0" w:color="auto"/>
            <w:bottom w:val="none" w:sz="0" w:space="0" w:color="auto"/>
            <w:right w:val="none" w:sz="0" w:space="0" w:color="auto"/>
          </w:divBdr>
        </w:div>
        <w:div w:id="242187226">
          <w:marLeft w:val="480"/>
          <w:marRight w:val="0"/>
          <w:marTop w:val="0"/>
          <w:marBottom w:val="0"/>
          <w:divBdr>
            <w:top w:val="none" w:sz="0" w:space="0" w:color="auto"/>
            <w:left w:val="none" w:sz="0" w:space="0" w:color="auto"/>
            <w:bottom w:val="none" w:sz="0" w:space="0" w:color="auto"/>
            <w:right w:val="none" w:sz="0" w:space="0" w:color="auto"/>
          </w:divBdr>
        </w:div>
        <w:div w:id="16585032">
          <w:marLeft w:val="480"/>
          <w:marRight w:val="0"/>
          <w:marTop w:val="0"/>
          <w:marBottom w:val="0"/>
          <w:divBdr>
            <w:top w:val="none" w:sz="0" w:space="0" w:color="auto"/>
            <w:left w:val="none" w:sz="0" w:space="0" w:color="auto"/>
            <w:bottom w:val="none" w:sz="0" w:space="0" w:color="auto"/>
            <w:right w:val="none" w:sz="0" w:space="0" w:color="auto"/>
          </w:divBdr>
        </w:div>
        <w:div w:id="2029599608">
          <w:marLeft w:val="480"/>
          <w:marRight w:val="0"/>
          <w:marTop w:val="0"/>
          <w:marBottom w:val="0"/>
          <w:divBdr>
            <w:top w:val="none" w:sz="0" w:space="0" w:color="auto"/>
            <w:left w:val="none" w:sz="0" w:space="0" w:color="auto"/>
            <w:bottom w:val="none" w:sz="0" w:space="0" w:color="auto"/>
            <w:right w:val="none" w:sz="0" w:space="0" w:color="auto"/>
          </w:divBdr>
        </w:div>
        <w:div w:id="220093388">
          <w:marLeft w:val="480"/>
          <w:marRight w:val="0"/>
          <w:marTop w:val="0"/>
          <w:marBottom w:val="0"/>
          <w:divBdr>
            <w:top w:val="none" w:sz="0" w:space="0" w:color="auto"/>
            <w:left w:val="none" w:sz="0" w:space="0" w:color="auto"/>
            <w:bottom w:val="none" w:sz="0" w:space="0" w:color="auto"/>
            <w:right w:val="none" w:sz="0" w:space="0" w:color="auto"/>
          </w:divBdr>
        </w:div>
        <w:div w:id="1418402392">
          <w:marLeft w:val="480"/>
          <w:marRight w:val="0"/>
          <w:marTop w:val="0"/>
          <w:marBottom w:val="0"/>
          <w:divBdr>
            <w:top w:val="none" w:sz="0" w:space="0" w:color="auto"/>
            <w:left w:val="none" w:sz="0" w:space="0" w:color="auto"/>
            <w:bottom w:val="none" w:sz="0" w:space="0" w:color="auto"/>
            <w:right w:val="none" w:sz="0" w:space="0" w:color="auto"/>
          </w:divBdr>
        </w:div>
        <w:div w:id="1155342127">
          <w:marLeft w:val="480"/>
          <w:marRight w:val="0"/>
          <w:marTop w:val="0"/>
          <w:marBottom w:val="0"/>
          <w:divBdr>
            <w:top w:val="none" w:sz="0" w:space="0" w:color="auto"/>
            <w:left w:val="none" w:sz="0" w:space="0" w:color="auto"/>
            <w:bottom w:val="none" w:sz="0" w:space="0" w:color="auto"/>
            <w:right w:val="none" w:sz="0" w:space="0" w:color="auto"/>
          </w:divBdr>
        </w:div>
        <w:div w:id="1327124375">
          <w:marLeft w:val="480"/>
          <w:marRight w:val="0"/>
          <w:marTop w:val="0"/>
          <w:marBottom w:val="0"/>
          <w:divBdr>
            <w:top w:val="none" w:sz="0" w:space="0" w:color="auto"/>
            <w:left w:val="none" w:sz="0" w:space="0" w:color="auto"/>
            <w:bottom w:val="none" w:sz="0" w:space="0" w:color="auto"/>
            <w:right w:val="none" w:sz="0" w:space="0" w:color="auto"/>
          </w:divBdr>
        </w:div>
        <w:div w:id="2137140350">
          <w:marLeft w:val="480"/>
          <w:marRight w:val="0"/>
          <w:marTop w:val="0"/>
          <w:marBottom w:val="0"/>
          <w:divBdr>
            <w:top w:val="none" w:sz="0" w:space="0" w:color="auto"/>
            <w:left w:val="none" w:sz="0" w:space="0" w:color="auto"/>
            <w:bottom w:val="none" w:sz="0" w:space="0" w:color="auto"/>
            <w:right w:val="none" w:sz="0" w:space="0" w:color="auto"/>
          </w:divBdr>
        </w:div>
        <w:div w:id="1890191524">
          <w:marLeft w:val="480"/>
          <w:marRight w:val="0"/>
          <w:marTop w:val="0"/>
          <w:marBottom w:val="0"/>
          <w:divBdr>
            <w:top w:val="none" w:sz="0" w:space="0" w:color="auto"/>
            <w:left w:val="none" w:sz="0" w:space="0" w:color="auto"/>
            <w:bottom w:val="none" w:sz="0" w:space="0" w:color="auto"/>
            <w:right w:val="none" w:sz="0" w:space="0" w:color="auto"/>
          </w:divBdr>
        </w:div>
        <w:div w:id="1989900101">
          <w:marLeft w:val="480"/>
          <w:marRight w:val="0"/>
          <w:marTop w:val="0"/>
          <w:marBottom w:val="0"/>
          <w:divBdr>
            <w:top w:val="none" w:sz="0" w:space="0" w:color="auto"/>
            <w:left w:val="none" w:sz="0" w:space="0" w:color="auto"/>
            <w:bottom w:val="none" w:sz="0" w:space="0" w:color="auto"/>
            <w:right w:val="none" w:sz="0" w:space="0" w:color="auto"/>
          </w:divBdr>
        </w:div>
        <w:div w:id="1250578691">
          <w:marLeft w:val="480"/>
          <w:marRight w:val="0"/>
          <w:marTop w:val="0"/>
          <w:marBottom w:val="0"/>
          <w:divBdr>
            <w:top w:val="none" w:sz="0" w:space="0" w:color="auto"/>
            <w:left w:val="none" w:sz="0" w:space="0" w:color="auto"/>
            <w:bottom w:val="none" w:sz="0" w:space="0" w:color="auto"/>
            <w:right w:val="none" w:sz="0" w:space="0" w:color="auto"/>
          </w:divBdr>
        </w:div>
        <w:div w:id="1882203499">
          <w:marLeft w:val="480"/>
          <w:marRight w:val="0"/>
          <w:marTop w:val="0"/>
          <w:marBottom w:val="0"/>
          <w:divBdr>
            <w:top w:val="none" w:sz="0" w:space="0" w:color="auto"/>
            <w:left w:val="none" w:sz="0" w:space="0" w:color="auto"/>
            <w:bottom w:val="none" w:sz="0" w:space="0" w:color="auto"/>
            <w:right w:val="none" w:sz="0" w:space="0" w:color="auto"/>
          </w:divBdr>
        </w:div>
        <w:div w:id="85423433">
          <w:marLeft w:val="480"/>
          <w:marRight w:val="0"/>
          <w:marTop w:val="0"/>
          <w:marBottom w:val="0"/>
          <w:divBdr>
            <w:top w:val="none" w:sz="0" w:space="0" w:color="auto"/>
            <w:left w:val="none" w:sz="0" w:space="0" w:color="auto"/>
            <w:bottom w:val="none" w:sz="0" w:space="0" w:color="auto"/>
            <w:right w:val="none" w:sz="0" w:space="0" w:color="auto"/>
          </w:divBdr>
        </w:div>
        <w:div w:id="720902402">
          <w:marLeft w:val="480"/>
          <w:marRight w:val="0"/>
          <w:marTop w:val="0"/>
          <w:marBottom w:val="0"/>
          <w:divBdr>
            <w:top w:val="none" w:sz="0" w:space="0" w:color="auto"/>
            <w:left w:val="none" w:sz="0" w:space="0" w:color="auto"/>
            <w:bottom w:val="none" w:sz="0" w:space="0" w:color="auto"/>
            <w:right w:val="none" w:sz="0" w:space="0" w:color="auto"/>
          </w:divBdr>
        </w:div>
        <w:div w:id="1844931008">
          <w:marLeft w:val="480"/>
          <w:marRight w:val="0"/>
          <w:marTop w:val="0"/>
          <w:marBottom w:val="0"/>
          <w:divBdr>
            <w:top w:val="none" w:sz="0" w:space="0" w:color="auto"/>
            <w:left w:val="none" w:sz="0" w:space="0" w:color="auto"/>
            <w:bottom w:val="none" w:sz="0" w:space="0" w:color="auto"/>
            <w:right w:val="none" w:sz="0" w:space="0" w:color="auto"/>
          </w:divBdr>
        </w:div>
      </w:divsChild>
    </w:div>
    <w:div w:id="77286086">
      <w:bodyDiv w:val="1"/>
      <w:marLeft w:val="0"/>
      <w:marRight w:val="0"/>
      <w:marTop w:val="0"/>
      <w:marBottom w:val="0"/>
      <w:divBdr>
        <w:top w:val="none" w:sz="0" w:space="0" w:color="auto"/>
        <w:left w:val="none" w:sz="0" w:space="0" w:color="auto"/>
        <w:bottom w:val="none" w:sz="0" w:space="0" w:color="auto"/>
        <w:right w:val="none" w:sz="0" w:space="0" w:color="auto"/>
      </w:divBdr>
      <w:divsChild>
        <w:div w:id="499855986">
          <w:marLeft w:val="480"/>
          <w:marRight w:val="0"/>
          <w:marTop w:val="0"/>
          <w:marBottom w:val="0"/>
          <w:divBdr>
            <w:top w:val="none" w:sz="0" w:space="0" w:color="auto"/>
            <w:left w:val="none" w:sz="0" w:space="0" w:color="auto"/>
            <w:bottom w:val="none" w:sz="0" w:space="0" w:color="auto"/>
            <w:right w:val="none" w:sz="0" w:space="0" w:color="auto"/>
          </w:divBdr>
        </w:div>
        <w:div w:id="1172842575">
          <w:marLeft w:val="480"/>
          <w:marRight w:val="0"/>
          <w:marTop w:val="0"/>
          <w:marBottom w:val="0"/>
          <w:divBdr>
            <w:top w:val="none" w:sz="0" w:space="0" w:color="auto"/>
            <w:left w:val="none" w:sz="0" w:space="0" w:color="auto"/>
            <w:bottom w:val="none" w:sz="0" w:space="0" w:color="auto"/>
            <w:right w:val="none" w:sz="0" w:space="0" w:color="auto"/>
          </w:divBdr>
        </w:div>
        <w:div w:id="2128036904">
          <w:marLeft w:val="480"/>
          <w:marRight w:val="0"/>
          <w:marTop w:val="0"/>
          <w:marBottom w:val="0"/>
          <w:divBdr>
            <w:top w:val="none" w:sz="0" w:space="0" w:color="auto"/>
            <w:left w:val="none" w:sz="0" w:space="0" w:color="auto"/>
            <w:bottom w:val="none" w:sz="0" w:space="0" w:color="auto"/>
            <w:right w:val="none" w:sz="0" w:space="0" w:color="auto"/>
          </w:divBdr>
        </w:div>
        <w:div w:id="1032220402">
          <w:marLeft w:val="480"/>
          <w:marRight w:val="0"/>
          <w:marTop w:val="0"/>
          <w:marBottom w:val="0"/>
          <w:divBdr>
            <w:top w:val="none" w:sz="0" w:space="0" w:color="auto"/>
            <w:left w:val="none" w:sz="0" w:space="0" w:color="auto"/>
            <w:bottom w:val="none" w:sz="0" w:space="0" w:color="auto"/>
            <w:right w:val="none" w:sz="0" w:space="0" w:color="auto"/>
          </w:divBdr>
        </w:div>
        <w:div w:id="1863057554">
          <w:marLeft w:val="480"/>
          <w:marRight w:val="0"/>
          <w:marTop w:val="0"/>
          <w:marBottom w:val="0"/>
          <w:divBdr>
            <w:top w:val="none" w:sz="0" w:space="0" w:color="auto"/>
            <w:left w:val="none" w:sz="0" w:space="0" w:color="auto"/>
            <w:bottom w:val="none" w:sz="0" w:space="0" w:color="auto"/>
            <w:right w:val="none" w:sz="0" w:space="0" w:color="auto"/>
          </w:divBdr>
        </w:div>
        <w:div w:id="1590115526">
          <w:marLeft w:val="480"/>
          <w:marRight w:val="0"/>
          <w:marTop w:val="0"/>
          <w:marBottom w:val="0"/>
          <w:divBdr>
            <w:top w:val="none" w:sz="0" w:space="0" w:color="auto"/>
            <w:left w:val="none" w:sz="0" w:space="0" w:color="auto"/>
            <w:bottom w:val="none" w:sz="0" w:space="0" w:color="auto"/>
            <w:right w:val="none" w:sz="0" w:space="0" w:color="auto"/>
          </w:divBdr>
        </w:div>
        <w:div w:id="233322781">
          <w:marLeft w:val="480"/>
          <w:marRight w:val="0"/>
          <w:marTop w:val="0"/>
          <w:marBottom w:val="0"/>
          <w:divBdr>
            <w:top w:val="none" w:sz="0" w:space="0" w:color="auto"/>
            <w:left w:val="none" w:sz="0" w:space="0" w:color="auto"/>
            <w:bottom w:val="none" w:sz="0" w:space="0" w:color="auto"/>
            <w:right w:val="none" w:sz="0" w:space="0" w:color="auto"/>
          </w:divBdr>
        </w:div>
        <w:div w:id="732970317">
          <w:marLeft w:val="480"/>
          <w:marRight w:val="0"/>
          <w:marTop w:val="0"/>
          <w:marBottom w:val="0"/>
          <w:divBdr>
            <w:top w:val="none" w:sz="0" w:space="0" w:color="auto"/>
            <w:left w:val="none" w:sz="0" w:space="0" w:color="auto"/>
            <w:bottom w:val="none" w:sz="0" w:space="0" w:color="auto"/>
            <w:right w:val="none" w:sz="0" w:space="0" w:color="auto"/>
          </w:divBdr>
        </w:div>
        <w:div w:id="1443377793">
          <w:marLeft w:val="480"/>
          <w:marRight w:val="0"/>
          <w:marTop w:val="0"/>
          <w:marBottom w:val="0"/>
          <w:divBdr>
            <w:top w:val="none" w:sz="0" w:space="0" w:color="auto"/>
            <w:left w:val="none" w:sz="0" w:space="0" w:color="auto"/>
            <w:bottom w:val="none" w:sz="0" w:space="0" w:color="auto"/>
            <w:right w:val="none" w:sz="0" w:space="0" w:color="auto"/>
          </w:divBdr>
        </w:div>
        <w:div w:id="411052546">
          <w:marLeft w:val="480"/>
          <w:marRight w:val="0"/>
          <w:marTop w:val="0"/>
          <w:marBottom w:val="0"/>
          <w:divBdr>
            <w:top w:val="none" w:sz="0" w:space="0" w:color="auto"/>
            <w:left w:val="none" w:sz="0" w:space="0" w:color="auto"/>
            <w:bottom w:val="none" w:sz="0" w:space="0" w:color="auto"/>
            <w:right w:val="none" w:sz="0" w:space="0" w:color="auto"/>
          </w:divBdr>
        </w:div>
        <w:div w:id="525800870">
          <w:marLeft w:val="480"/>
          <w:marRight w:val="0"/>
          <w:marTop w:val="0"/>
          <w:marBottom w:val="0"/>
          <w:divBdr>
            <w:top w:val="none" w:sz="0" w:space="0" w:color="auto"/>
            <w:left w:val="none" w:sz="0" w:space="0" w:color="auto"/>
            <w:bottom w:val="none" w:sz="0" w:space="0" w:color="auto"/>
            <w:right w:val="none" w:sz="0" w:space="0" w:color="auto"/>
          </w:divBdr>
        </w:div>
        <w:div w:id="11156167">
          <w:marLeft w:val="480"/>
          <w:marRight w:val="0"/>
          <w:marTop w:val="0"/>
          <w:marBottom w:val="0"/>
          <w:divBdr>
            <w:top w:val="none" w:sz="0" w:space="0" w:color="auto"/>
            <w:left w:val="none" w:sz="0" w:space="0" w:color="auto"/>
            <w:bottom w:val="none" w:sz="0" w:space="0" w:color="auto"/>
            <w:right w:val="none" w:sz="0" w:space="0" w:color="auto"/>
          </w:divBdr>
        </w:div>
        <w:div w:id="60060394">
          <w:marLeft w:val="480"/>
          <w:marRight w:val="0"/>
          <w:marTop w:val="0"/>
          <w:marBottom w:val="0"/>
          <w:divBdr>
            <w:top w:val="none" w:sz="0" w:space="0" w:color="auto"/>
            <w:left w:val="none" w:sz="0" w:space="0" w:color="auto"/>
            <w:bottom w:val="none" w:sz="0" w:space="0" w:color="auto"/>
            <w:right w:val="none" w:sz="0" w:space="0" w:color="auto"/>
          </w:divBdr>
        </w:div>
        <w:div w:id="495262818">
          <w:marLeft w:val="480"/>
          <w:marRight w:val="0"/>
          <w:marTop w:val="0"/>
          <w:marBottom w:val="0"/>
          <w:divBdr>
            <w:top w:val="none" w:sz="0" w:space="0" w:color="auto"/>
            <w:left w:val="none" w:sz="0" w:space="0" w:color="auto"/>
            <w:bottom w:val="none" w:sz="0" w:space="0" w:color="auto"/>
            <w:right w:val="none" w:sz="0" w:space="0" w:color="auto"/>
          </w:divBdr>
        </w:div>
        <w:div w:id="1998025774">
          <w:marLeft w:val="480"/>
          <w:marRight w:val="0"/>
          <w:marTop w:val="0"/>
          <w:marBottom w:val="0"/>
          <w:divBdr>
            <w:top w:val="none" w:sz="0" w:space="0" w:color="auto"/>
            <w:left w:val="none" w:sz="0" w:space="0" w:color="auto"/>
            <w:bottom w:val="none" w:sz="0" w:space="0" w:color="auto"/>
            <w:right w:val="none" w:sz="0" w:space="0" w:color="auto"/>
          </w:divBdr>
        </w:div>
        <w:div w:id="572279564">
          <w:marLeft w:val="480"/>
          <w:marRight w:val="0"/>
          <w:marTop w:val="0"/>
          <w:marBottom w:val="0"/>
          <w:divBdr>
            <w:top w:val="none" w:sz="0" w:space="0" w:color="auto"/>
            <w:left w:val="none" w:sz="0" w:space="0" w:color="auto"/>
            <w:bottom w:val="none" w:sz="0" w:space="0" w:color="auto"/>
            <w:right w:val="none" w:sz="0" w:space="0" w:color="auto"/>
          </w:divBdr>
        </w:div>
        <w:div w:id="867985325">
          <w:marLeft w:val="480"/>
          <w:marRight w:val="0"/>
          <w:marTop w:val="0"/>
          <w:marBottom w:val="0"/>
          <w:divBdr>
            <w:top w:val="none" w:sz="0" w:space="0" w:color="auto"/>
            <w:left w:val="none" w:sz="0" w:space="0" w:color="auto"/>
            <w:bottom w:val="none" w:sz="0" w:space="0" w:color="auto"/>
            <w:right w:val="none" w:sz="0" w:space="0" w:color="auto"/>
          </w:divBdr>
        </w:div>
        <w:div w:id="87972454">
          <w:marLeft w:val="480"/>
          <w:marRight w:val="0"/>
          <w:marTop w:val="0"/>
          <w:marBottom w:val="0"/>
          <w:divBdr>
            <w:top w:val="none" w:sz="0" w:space="0" w:color="auto"/>
            <w:left w:val="none" w:sz="0" w:space="0" w:color="auto"/>
            <w:bottom w:val="none" w:sz="0" w:space="0" w:color="auto"/>
            <w:right w:val="none" w:sz="0" w:space="0" w:color="auto"/>
          </w:divBdr>
        </w:div>
        <w:div w:id="275647988">
          <w:marLeft w:val="480"/>
          <w:marRight w:val="0"/>
          <w:marTop w:val="0"/>
          <w:marBottom w:val="0"/>
          <w:divBdr>
            <w:top w:val="none" w:sz="0" w:space="0" w:color="auto"/>
            <w:left w:val="none" w:sz="0" w:space="0" w:color="auto"/>
            <w:bottom w:val="none" w:sz="0" w:space="0" w:color="auto"/>
            <w:right w:val="none" w:sz="0" w:space="0" w:color="auto"/>
          </w:divBdr>
        </w:div>
        <w:div w:id="1436436944">
          <w:marLeft w:val="480"/>
          <w:marRight w:val="0"/>
          <w:marTop w:val="0"/>
          <w:marBottom w:val="0"/>
          <w:divBdr>
            <w:top w:val="none" w:sz="0" w:space="0" w:color="auto"/>
            <w:left w:val="none" w:sz="0" w:space="0" w:color="auto"/>
            <w:bottom w:val="none" w:sz="0" w:space="0" w:color="auto"/>
            <w:right w:val="none" w:sz="0" w:space="0" w:color="auto"/>
          </w:divBdr>
        </w:div>
        <w:div w:id="1524510872">
          <w:marLeft w:val="480"/>
          <w:marRight w:val="0"/>
          <w:marTop w:val="0"/>
          <w:marBottom w:val="0"/>
          <w:divBdr>
            <w:top w:val="none" w:sz="0" w:space="0" w:color="auto"/>
            <w:left w:val="none" w:sz="0" w:space="0" w:color="auto"/>
            <w:bottom w:val="none" w:sz="0" w:space="0" w:color="auto"/>
            <w:right w:val="none" w:sz="0" w:space="0" w:color="auto"/>
          </w:divBdr>
        </w:div>
        <w:div w:id="1113938795">
          <w:marLeft w:val="480"/>
          <w:marRight w:val="0"/>
          <w:marTop w:val="0"/>
          <w:marBottom w:val="0"/>
          <w:divBdr>
            <w:top w:val="none" w:sz="0" w:space="0" w:color="auto"/>
            <w:left w:val="none" w:sz="0" w:space="0" w:color="auto"/>
            <w:bottom w:val="none" w:sz="0" w:space="0" w:color="auto"/>
            <w:right w:val="none" w:sz="0" w:space="0" w:color="auto"/>
          </w:divBdr>
        </w:div>
        <w:div w:id="1226068769">
          <w:marLeft w:val="480"/>
          <w:marRight w:val="0"/>
          <w:marTop w:val="0"/>
          <w:marBottom w:val="0"/>
          <w:divBdr>
            <w:top w:val="none" w:sz="0" w:space="0" w:color="auto"/>
            <w:left w:val="none" w:sz="0" w:space="0" w:color="auto"/>
            <w:bottom w:val="none" w:sz="0" w:space="0" w:color="auto"/>
            <w:right w:val="none" w:sz="0" w:space="0" w:color="auto"/>
          </w:divBdr>
        </w:div>
        <w:div w:id="1073360232">
          <w:marLeft w:val="480"/>
          <w:marRight w:val="0"/>
          <w:marTop w:val="0"/>
          <w:marBottom w:val="0"/>
          <w:divBdr>
            <w:top w:val="none" w:sz="0" w:space="0" w:color="auto"/>
            <w:left w:val="none" w:sz="0" w:space="0" w:color="auto"/>
            <w:bottom w:val="none" w:sz="0" w:space="0" w:color="auto"/>
            <w:right w:val="none" w:sz="0" w:space="0" w:color="auto"/>
          </w:divBdr>
        </w:div>
        <w:div w:id="198787844">
          <w:marLeft w:val="480"/>
          <w:marRight w:val="0"/>
          <w:marTop w:val="0"/>
          <w:marBottom w:val="0"/>
          <w:divBdr>
            <w:top w:val="none" w:sz="0" w:space="0" w:color="auto"/>
            <w:left w:val="none" w:sz="0" w:space="0" w:color="auto"/>
            <w:bottom w:val="none" w:sz="0" w:space="0" w:color="auto"/>
            <w:right w:val="none" w:sz="0" w:space="0" w:color="auto"/>
          </w:divBdr>
        </w:div>
        <w:div w:id="31267274">
          <w:marLeft w:val="480"/>
          <w:marRight w:val="0"/>
          <w:marTop w:val="0"/>
          <w:marBottom w:val="0"/>
          <w:divBdr>
            <w:top w:val="none" w:sz="0" w:space="0" w:color="auto"/>
            <w:left w:val="none" w:sz="0" w:space="0" w:color="auto"/>
            <w:bottom w:val="none" w:sz="0" w:space="0" w:color="auto"/>
            <w:right w:val="none" w:sz="0" w:space="0" w:color="auto"/>
          </w:divBdr>
        </w:div>
        <w:div w:id="1544752871">
          <w:marLeft w:val="480"/>
          <w:marRight w:val="0"/>
          <w:marTop w:val="0"/>
          <w:marBottom w:val="0"/>
          <w:divBdr>
            <w:top w:val="none" w:sz="0" w:space="0" w:color="auto"/>
            <w:left w:val="none" w:sz="0" w:space="0" w:color="auto"/>
            <w:bottom w:val="none" w:sz="0" w:space="0" w:color="auto"/>
            <w:right w:val="none" w:sz="0" w:space="0" w:color="auto"/>
          </w:divBdr>
        </w:div>
        <w:div w:id="1084840531">
          <w:marLeft w:val="480"/>
          <w:marRight w:val="0"/>
          <w:marTop w:val="0"/>
          <w:marBottom w:val="0"/>
          <w:divBdr>
            <w:top w:val="none" w:sz="0" w:space="0" w:color="auto"/>
            <w:left w:val="none" w:sz="0" w:space="0" w:color="auto"/>
            <w:bottom w:val="none" w:sz="0" w:space="0" w:color="auto"/>
            <w:right w:val="none" w:sz="0" w:space="0" w:color="auto"/>
          </w:divBdr>
        </w:div>
        <w:div w:id="839858581">
          <w:marLeft w:val="480"/>
          <w:marRight w:val="0"/>
          <w:marTop w:val="0"/>
          <w:marBottom w:val="0"/>
          <w:divBdr>
            <w:top w:val="none" w:sz="0" w:space="0" w:color="auto"/>
            <w:left w:val="none" w:sz="0" w:space="0" w:color="auto"/>
            <w:bottom w:val="none" w:sz="0" w:space="0" w:color="auto"/>
            <w:right w:val="none" w:sz="0" w:space="0" w:color="auto"/>
          </w:divBdr>
        </w:div>
        <w:div w:id="600072068">
          <w:marLeft w:val="480"/>
          <w:marRight w:val="0"/>
          <w:marTop w:val="0"/>
          <w:marBottom w:val="0"/>
          <w:divBdr>
            <w:top w:val="none" w:sz="0" w:space="0" w:color="auto"/>
            <w:left w:val="none" w:sz="0" w:space="0" w:color="auto"/>
            <w:bottom w:val="none" w:sz="0" w:space="0" w:color="auto"/>
            <w:right w:val="none" w:sz="0" w:space="0" w:color="auto"/>
          </w:divBdr>
        </w:div>
        <w:div w:id="38165556">
          <w:marLeft w:val="480"/>
          <w:marRight w:val="0"/>
          <w:marTop w:val="0"/>
          <w:marBottom w:val="0"/>
          <w:divBdr>
            <w:top w:val="none" w:sz="0" w:space="0" w:color="auto"/>
            <w:left w:val="none" w:sz="0" w:space="0" w:color="auto"/>
            <w:bottom w:val="none" w:sz="0" w:space="0" w:color="auto"/>
            <w:right w:val="none" w:sz="0" w:space="0" w:color="auto"/>
          </w:divBdr>
        </w:div>
        <w:div w:id="1469545612">
          <w:marLeft w:val="480"/>
          <w:marRight w:val="0"/>
          <w:marTop w:val="0"/>
          <w:marBottom w:val="0"/>
          <w:divBdr>
            <w:top w:val="none" w:sz="0" w:space="0" w:color="auto"/>
            <w:left w:val="none" w:sz="0" w:space="0" w:color="auto"/>
            <w:bottom w:val="none" w:sz="0" w:space="0" w:color="auto"/>
            <w:right w:val="none" w:sz="0" w:space="0" w:color="auto"/>
          </w:divBdr>
        </w:div>
        <w:div w:id="1193111158">
          <w:marLeft w:val="480"/>
          <w:marRight w:val="0"/>
          <w:marTop w:val="0"/>
          <w:marBottom w:val="0"/>
          <w:divBdr>
            <w:top w:val="none" w:sz="0" w:space="0" w:color="auto"/>
            <w:left w:val="none" w:sz="0" w:space="0" w:color="auto"/>
            <w:bottom w:val="none" w:sz="0" w:space="0" w:color="auto"/>
            <w:right w:val="none" w:sz="0" w:space="0" w:color="auto"/>
          </w:divBdr>
        </w:div>
        <w:div w:id="1526092933">
          <w:marLeft w:val="480"/>
          <w:marRight w:val="0"/>
          <w:marTop w:val="0"/>
          <w:marBottom w:val="0"/>
          <w:divBdr>
            <w:top w:val="none" w:sz="0" w:space="0" w:color="auto"/>
            <w:left w:val="none" w:sz="0" w:space="0" w:color="auto"/>
            <w:bottom w:val="none" w:sz="0" w:space="0" w:color="auto"/>
            <w:right w:val="none" w:sz="0" w:space="0" w:color="auto"/>
          </w:divBdr>
        </w:div>
        <w:div w:id="81874719">
          <w:marLeft w:val="480"/>
          <w:marRight w:val="0"/>
          <w:marTop w:val="0"/>
          <w:marBottom w:val="0"/>
          <w:divBdr>
            <w:top w:val="none" w:sz="0" w:space="0" w:color="auto"/>
            <w:left w:val="none" w:sz="0" w:space="0" w:color="auto"/>
            <w:bottom w:val="none" w:sz="0" w:space="0" w:color="auto"/>
            <w:right w:val="none" w:sz="0" w:space="0" w:color="auto"/>
          </w:divBdr>
        </w:div>
      </w:divsChild>
    </w:div>
    <w:div w:id="79761730">
      <w:bodyDiv w:val="1"/>
      <w:marLeft w:val="0"/>
      <w:marRight w:val="0"/>
      <w:marTop w:val="0"/>
      <w:marBottom w:val="0"/>
      <w:divBdr>
        <w:top w:val="none" w:sz="0" w:space="0" w:color="auto"/>
        <w:left w:val="none" w:sz="0" w:space="0" w:color="auto"/>
        <w:bottom w:val="none" w:sz="0" w:space="0" w:color="auto"/>
        <w:right w:val="none" w:sz="0" w:space="0" w:color="auto"/>
      </w:divBdr>
    </w:div>
    <w:div w:id="82192420">
      <w:bodyDiv w:val="1"/>
      <w:marLeft w:val="0"/>
      <w:marRight w:val="0"/>
      <w:marTop w:val="0"/>
      <w:marBottom w:val="0"/>
      <w:divBdr>
        <w:top w:val="none" w:sz="0" w:space="0" w:color="auto"/>
        <w:left w:val="none" w:sz="0" w:space="0" w:color="auto"/>
        <w:bottom w:val="none" w:sz="0" w:space="0" w:color="auto"/>
        <w:right w:val="none" w:sz="0" w:space="0" w:color="auto"/>
      </w:divBdr>
    </w:div>
    <w:div w:id="85080695">
      <w:bodyDiv w:val="1"/>
      <w:marLeft w:val="0"/>
      <w:marRight w:val="0"/>
      <w:marTop w:val="0"/>
      <w:marBottom w:val="0"/>
      <w:divBdr>
        <w:top w:val="none" w:sz="0" w:space="0" w:color="auto"/>
        <w:left w:val="none" w:sz="0" w:space="0" w:color="auto"/>
        <w:bottom w:val="none" w:sz="0" w:space="0" w:color="auto"/>
        <w:right w:val="none" w:sz="0" w:space="0" w:color="auto"/>
      </w:divBdr>
    </w:div>
    <w:div w:id="86121336">
      <w:bodyDiv w:val="1"/>
      <w:marLeft w:val="0"/>
      <w:marRight w:val="0"/>
      <w:marTop w:val="0"/>
      <w:marBottom w:val="0"/>
      <w:divBdr>
        <w:top w:val="none" w:sz="0" w:space="0" w:color="auto"/>
        <w:left w:val="none" w:sz="0" w:space="0" w:color="auto"/>
        <w:bottom w:val="none" w:sz="0" w:space="0" w:color="auto"/>
        <w:right w:val="none" w:sz="0" w:space="0" w:color="auto"/>
      </w:divBdr>
    </w:div>
    <w:div w:id="98913199">
      <w:bodyDiv w:val="1"/>
      <w:marLeft w:val="0"/>
      <w:marRight w:val="0"/>
      <w:marTop w:val="0"/>
      <w:marBottom w:val="0"/>
      <w:divBdr>
        <w:top w:val="none" w:sz="0" w:space="0" w:color="auto"/>
        <w:left w:val="none" w:sz="0" w:space="0" w:color="auto"/>
        <w:bottom w:val="none" w:sz="0" w:space="0" w:color="auto"/>
        <w:right w:val="none" w:sz="0" w:space="0" w:color="auto"/>
      </w:divBdr>
    </w:div>
    <w:div w:id="100421241">
      <w:bodyDiv w:val="1"/>
      <w:marLeft w:val="0"/>
      <w:marRight w:val="0"/>
      <w:marTop w:val="0"/>
      <w:marBottom w:val="0"/>
      <w:divBdr>
        <w:top w:val="none" w:sz="0" w:space="0" w:color="auto"/>
        <w:left w:val="none" w:sz="0" w:space="0" w:color="auto"/>
        <w:bottom w:val="none" w:sz="0" w:space="0" w:color="auto"/>
        <w:right w:val="none" w:sz="0" w:space="0" w:color="auto"/>
      </w:divBdr>
    </w:div>
    <w:div w:id="116602830">
      <w:bodyDiv w:val="1"/>
      <w:marLeft w:val="0"/>
      <w:marRight w:val="0"/>
      <w:marTop w:val="0"/>
      <w:marBottom w:val="0"/>
      <w:divBdr>
        <w:top w:val="none" w:sz="0" w:space="0" w:color="auto"/>
        <w:left w:val="none" w:sz="0" w:space="0" w:color="auto"/>
        <w:bottom w:val="none" w:sz="0" w:space="0" w:color="auto"/>
        <w:right w:val="none" w:sz="0" w:space="0" w:color="auto"/>
      </w:divBdr>
    </w:div>
    <w:div w:id="136454909">
      <w:bodyDiv w:val="1"/>
      <w:marLeft w:val="0"/>
      <w:marRight w:val="0"/>
      <w:marTop w:val="0"/>
      <w:marBottom w:val="0"/>
      <w:divBdr>
        <w:top w:val="none" w:sz="0" w:space="0" w:color="auto"/>
        <w:left w:val="none" w:sz="0" w:space="0" w:color="auto"/>
        <w:bottom w:val="none" w:sz="0" w:space="0" w:color="auto"/>
        <w:right w:val="none" w:sz="0" w:space="0" w:color="auto"/>
      </w:divBdr>
    </w:div>
    <w:div w:id="138113592">
      <w:bodyDiv w:val="1"/>
      <w:marLeft w:val="0"/>
      <w:marRight w:val="0"/>
      <w:marTop w:val="0"/>
      <w:marBottom w:val="0"/>
      <w:divBdr>
        <w:top w:val="none" w:sz="0" w:space="0" w:color="auto"/>
        <w:left w:val="none" w:sz="0" w:space="0" w:color="auto"/>
        <w:bottom w:val="none" w:sz="0" w:space="0" w:color="auto"/>
        <w:right w:val="none" w:sz="0" w:space="0" w:color="auto"/>
      </w:divBdr>
      <w:divsChild>
        <w:div w:id="2059352024">
          <w:marLeft w:val="480"/>
          <w:marRight w:val="0"/>
          <w:marTop w:val="0"/>
          <w:marBottom w:val="0"/>
          <w:divBdr>
            <w:top w:val="none" w:sz="0" w:space="0" w:color="auto"/>
            <w:left w:val="none" w:sz="0" w:space="0" w:color="auto"/>
            <w:bottom w:val="none" w:sz="0" w:space="0" w:color="auto"/>
            <w:right w:val="none" w:sz="0" w:space="0" w:color="auto"/>
          </w:divBdr>
        </w:div>
        <w:div w:id="1774788786">
          <w:marLeft w:val="480"/>
          <w:marRight w:val="0"/>
          <w:marTop w:val="0"/>
          <w:marBottom w:val="0"/>
          <w:divBdr>
            <w:top w:val="none" w:sz="0" w:space="0" w:color="auto"/>
            <w:left w:val="none" w:sz="0" w:space="0" w:color="auto"/>
            <w:bottom w:val="none" w:sz="0" w:space="0" w:color="auto"/>
            <w:right w:val="none" w:sz="0" w:space="0" w:color="auto"/>
          </w:divBdr>
        </w:div>
        <w:div w:id="1544053231">
          <w:marLeft w:val="480"/>
          <w:marRight w:val="0"/>
          <w:marTop w:val="0"/>
          <w:marBottom w:val="0"/>
          <w:divBdr>
            <w:top w:val="none" w:sz="0" w:space="0" w:color="auto"/>
            <w:left w:val="none" w:sz="0" w:space="0" w:color="auto"/>
            <w:bottom w:val="none" w:sz="0" w:space="0" w:color="auto"/>
            <w:right w:val="none" w:sz="0" w:space="0" w:color="auto"/>
          </w:divBdr>
        </w:div>
        <w:div w:id="696202060">
          <w:marLeft w:val="480"/>
          <w:marRight w:val="0"/>
          <w:marTop w:val="0"/>
          <w:marBottom w:val="0"/>
          <w:divBdr>
            <w:top w:val="none" w:sz="0" w:space="0" w:color="auto"/>
            <w:left w:val="none" w:sz="0" w:space="0" w:color="auto"/>
            <w:bottom w:val="none" w:sz="0" w:space="0" w:color="auto"/>
            <w:right w:val="none" w:sz="0" w:space="0" w:color="auto"/>
          </w:divBdr>
        </w:div>
        <w:div w:id="2075153476">
          <w:marLeft w:val="480"/>
          <w:marRight w:val="0"/>
          <w:marTop w:val="0"/>
          <w:marBottom w:val="0"/>
          <w:divBdr>
            <w:top w:val="none" w:sz="0" w:space="0" w:color="auto"/>
            <w:left w:val="none" w:sz="0" w:space="0" w:color="auto"/>
            <w:bottom w:val="none" w:sz="0" w:space="0" w:color="auto"/>
            <w:right w:val="none" w:sz="0" w:space="0" w:color="auto"/>
          </w:divBdr>
        </w:div>
        <w:div w:id="1612665430">
          <w:marLeft w:val="480"/>
          <w:marRight w:val="0"/>
          <w:marTop w:val="0"/>
          <w:marBottom w:val="0"/>
          <w:divBdr>
            <w:top w:val="none" w:sz="0" w:space="0" w:color="auto"/>
            <w:left w:val="none" w:sz="0" w:space="0" w:color="auto"/>
            <w:bottom w:val="none" w:sz="0" w:space="0" w:color="auto"/>
            <w:right w:val="none" w:sz="0" w:space="0" w:color="auto"/>
          </w:divBdr>
        </w:div>
        <w:div w:id="1497188640">
          <w:marLeft w:val="480"/>
          <w:marRight w:val="0"/>
          <w:marTop w:val="0"/>
          <w:marBottom w:val="0"/>
          <w:divBdr>
            <w:top w:val="none" w:sz="0" w:space="0" w:color="auto"/>
            <w:left w:val="none" w:sz="0" w:space="0" w:color="auto"/>
            <w:bottom w:val="none" w:sz="0" w:space="0" w:color="auto"/>
            <w:right w:val="none" w:sz="0" w:space="0" w:color="auto"/>
          </w:divBdr>
        </w:div>
        <w:div w:id="1558396460">
          <w:marLeft w:val="480"/>
          <w:marRight w:val="0"/>
          <w:marTop w:val="0"/>
          <w:marBottom w:val="0"/>
          <w:divBdr>
            <w:top w:val="none" w:sz="0" w:space="0" w:color="auto"/>
            <w:left w:val="none" w:sz="0" w:space="0" w:color="auto"/>
            <w:bottom w:val="none" w:sz="0" w:space="0" w:color="auto"/>
            <w:right w:val="none" w:sz="0" w:space="0" w:color="auto"/>
          </w:divBdr>
        </w:div>
        <w:div w:id="1247766920">
          <w:marLeft w:val="480"/>
          <w:marRight w:val="0"/>
          <w:marTop w:val="0"/>
          <w:marBottom w:val="0"/>
          <w:divBdr>
            <w:top w:val="none" w:sz="0" w:space="0" w:color="auto"/>
            <w:left w:val="none" w:sz="0" w:space="0" w:color="auto"/>
            <w:bottom w:val="none" w:sz="0" w:space="0" w:color="auto"/>
            <w:right w:val="none" w:sz="0" w:space="0" w:color="auto"/>
          </w:divBdr>
        </w:div>
        <w:div w:id="1035887400">
          <w:marLeft w:val="480"/>
          <w:marRight w:val="0"/>
          <w:marTop w:val="0"/>
          <w:marBottom w:val="0"/>
          <w:divBdr>
            <w:top w:val="none" w:sz="0" w:space="0" w:color="auto"/>
            <w:left w:val="none" w:sz="0" w:space="0" w:color="auto"/>
            <w:bottom w:val="none" w:sz="0" w:space="0" w:color="auto"/>
            <w:right w:val="none" w:sz="0" w:space="0" w:color="auto"/>
          </w:divBdr>
        </w:div>
        <w:div w:id="257253537">
          <w:marLeft w:val="480"/>
          <w:marRight w:val="0"/>
          <w:marTop w:val="0"/>
          <w:marBottom w:val="0"/>
          <w:divBdr>
            <w:top w:val="none" w:sz="0" w:space="0" w:color="auto"/>
            <w:left w:val="none" w:sz="0" w:space="0" w:color="auto"/>
            <w:bottom w:val="none" w:sz="0" w:space="0" w:color="auto"/>
            <w:right w:val="none" w:sz="0" w:space="0" w:color="auto"/>
          </w:divBdr>
        </w:div>
        <w:div w:id="915746418">
          <w:marLeft w:val="480"/>
          <w:marRight w:val="0"/>
          <w:marTop w:val="0"/>
          <w:marBottom w:val="0"/>
          <w:divBdr>
            <w:top w:val="none" w:sz="0" w:space="0" w:color="auto"/>
            <w:left w:val="none" w:sz="0" w:space="0" w:color="auto"/>
            <w:bottom w:val="none" w:sz="0" w:space="0" w:color="auto"/>
            <w:right w:val="none" w:sz="0" w:space="0" w:color="auto"/>
          </w:divBdr>
        </w:div>
        <w:div w:id="1429885203">
          <w:marLeft w:val="480"/>
          <w:marRight w:val="0"/>
          <w:marTop w:val="0"/>
          <w:marBottom w:val="0"/>
          <w:divBdr>
            <w:top w:val="none" w:sz="0" w:space="0" w:color="auto"/>
            <w:left w:val="none" w:sz="0" w:space="0" w:color="auto"/>
            <w:bottom w:val="none" w:sz="0" w:space="0" w:color="auto"/>
            <w:right w:val="none" w:sz="0" w:space="0" w:color="auto"/>
          </w:divBdr>
        </w:div>
        <w:div w:id="1666859352">
          <w:marLeft w:val="480"/>
          <w:marRight w:val="0"/>
          <w:marTop w:val="0"/>
          <w:marBottom w:val="0"/>
          <w:divBdr>
            <w:top w:val="none" w:sz="0" w:space="0" w:color="auto"/>
            <w:left w:val="none" w:sz="0" w:space="0" w:color="auto"/>
            <w:bottom w:val="none" w:sz="0" w:space="0" w:color="auto"/>
            <w:right w:val="none" w:sz="0" w:space="0" w:color="auto"/>
          </w:divBdr>
        </w:div>
        <w:div w:id="1471824350">
          <w:marLeft w:val="480"/>
          <w:marRight w:val="0"/>
          <w:marTop w:val="0"/>
          <w:marBottom w:val="0"/>
          <w:divBdr>
            <w:top w:val="none" w:sz="0" w:space="0" w:color="auto"/>
            <w:left w:val="none" w:sz="0" w:space="0" w:color="auto"/>
            <w:bottom w:val="none" w:sz="0" w:space="0" w:color="auto"/>
            <w:right w:val="none" w:sz="0" w:space="0" w:color="auto"/>
          </w:divBdr>
        </w:div>
        <w:div w:id="265505424">
          <w:marLeft w:val="480"/>
          <w:marRight w:val="0"/>
          <w:marTop w:val="0"/>
          <w:marBottom w:val="0"/>
          <w:divBdr>
            <w:top w:val="none" w:sz="0" w:space="0" w:color="auto"/>
            <w:left w:val="none" w:sz="0" w:space="0" w:color="auto"/>
            <w:bottom w:val="none" w:sz="0" w:space="0" w:color="auto"/>
            <w:right w:val="none" w:sz="0" w:space="0" w:color="auto"/>
          </w:divBdr>
        </w:div>
        <w:div w:id="482044041">
          <w:marLeft w:val="480"/>
          <w:marRight w:val="0"/>
          <w:marTop w:val="0"/>
          <w:marBottom w:val="0"/>
          <w:divBdr>
            <w:top w:val="none" w:sz="0" w:space="0" w:color="auto"/>
            <w:left w:val="none" w:sz="0" w:space="0" w:color="auto"/>
            <w:bottom w:val="none" w:sz="0" w:space="0" w:color="auto"/>
            <w:right w:val="none" w:sz="0" w:space="0" w:color="auto"/>
          </w:divBdr>
        </w:div>
        <w:div w:id="1777285737">
          <w:marLeft w:val="480"/>
          <w:marRight w:val="0"/>
          <w:marTop w:val="0"/>
          <w:marBottom w:val="0"/>
          <w:divBdr>
            <w:top w:val="none" w:sz="0" w:space="0" w:color="auto"/>
            <w:left w:val="none" w:sz="0" w:space="0" w:color="auto"/>
            <w:bottom w:val="none" w:sz="0" w:space="0" w:color="auto"/>
            <w:right w:val="none" w:sz="0" w:space="0" w:color="auto"/>
          </w:divBdr>
        </w:div>
        <w:div w:id="1472096558">
          <w:marLeft w:val="480"/>
          <w:marRight w:val="0"/>
          <w:marTop w:val="0"/>
          <w:marBottom w:val="0"/>
          <w:divBdr>
            <w:top w:val="none" w:sz="0" w:space="0" w:color="auto"/>
            <w:left w:val="none" w:sz="0" w:space="0" w:color="auto"/>
            <w:bottom w:val="none" w:sz="0" w:space="0" w:color="auto"/>
            <w:right w:val="none" w:sz="0" w:space="0" w:color="auto"/>
          </w:divBdr>
        </w:div>
        <w:div w:id="935749249">
          <w:marLeft w:val="480"/>
          <w:marRight w:val="0"/>
          <w:marTop w:val="0"/>
          <w:marBottom w:val="0"/>
          <w:divBdr>
            <w:top w:val="none" w:sz="0" w:space="0" w:color="auto"/>
            <w:left w:val="none" w:sz="0" w:space="0" w:color="auto"/>
            <w:bottom w:val="none" w:sz="0" w:space="0" w:color="auto"/>
            <w:right w:val="none" w:sz="0" w:space="0" w:color="auto"/>
          </w:divBdr>
        </w:div>
        <w:div w:id="2144885169">
          <w:marLeft w:val="480"/>
          <w:marRight w:val="0"/>
          <w:marTop w:val="0"/>
          <w:marBottom w:val="0"/>
          <w:divBdr>
            <w:top w:val="none" w:sz="0" w:space="0" w:color="auto"/>
            <w:left w:val="none" w:sz="0" w:space="0" w:color="auto"/>
            <w:bottom w:val="none" w:sz="0" w:space="0" w:color="auto"/>
            <w:right w:val="none" w:sz="0" w:space="0" w:color="auto"/>
          </w:divBdr>
        </w:div>
        <w:div w:id="139928413">
          <w:marLeft w:val="480"/>
          <w:marRight w:val="0"/>
          <w:marTop w:val="0"/>
          <w:marBottom w:val="0"/>
          <w:divBdr>
            <w:top w:val="none" w:sz="0" w:space="0" w:color="auto"/>
            <w:left w:val="none" w:sz="0" w:space="0" w:color="auto"/>
            <w:bottom w:val="none" w:sz="0" w:space="0" w:color="auto"/>
            <w:right w:val="none" w:sz="0" w:space="0" w:color="auto"/>
          </w:divBdr>
        </w:div>
        <w:div w:id="707341272">
          <w:marLeft w:val="480"/>
          <w:marRight w:val="0"/>
          <w:marTop w:val="0"/>
          <w:marBottom w:val="0"/>
          <w:divBdr>
            <w:top w:val="none" w:sz="0" w:space="0" w:color="auto"/>
            <w:left w:val="none" w:sz="0" w:space="0" w:color="auto"/>
            <w:bottom w:val="none" w:sz="0" w:space="0" w:color="auto"/>
            <w:right w:val="none" w:sz="0" w:space="0" w:color="auto"/>
          </w:divBdr>
        </w:div>
        <w:div w:id="241139103">
          <w:marLeft w:val="480"/>
          <w:marRight w:val="0"/>
          <w:marTop w:val="0"/>
          <w:marBottom w:val="0"/>
          <w:divBdr>
            <w:top w:val="none" w:sz="0" w:space="0" w:color="auto"/>
            <w:left w:val="none" w:sz="0" w:space="0" w:color="auto"/>
            <w:bottom w:val="none" w:sz="0" w:space="0" w:color="auto"/>
            <w:right w:val="none" w:sz="0" w:space="0" w:color="auto"/>
          </w:divBdr>
        </w:div>
        <w:div w:id="1811823303">
          <w:marLeft w:val="480"/>
          <w:marRight w:val="0"/>
          <w:marTop w:val="0"/>
          <w:marBottom w:val="0"/>
          <w:divBdr>
            <w:top w:val="none" w:sz="0" w:space="0" w:color="auto"/>
            <w:left w:val="none" w:sz="0" w:space="0" w:color="auto"/>
            <w:bottom w:val="none" w:sz="0" w:space="0" w:color="auto"/>
            <w:right w:val="none" w:sz="0" w:space="0" w:color="auto"/>
          </w:divBdr>
        </w:div>
        <w:div w:id="112140497">
          <w:marLeft w:val="480"/>
          <w:marRight w:val="0"/>
          <w:marTop w:val="0"/>
          <w:marBottom w:val="0"/>
          <w:divBdr>
            <w:top w:val="none" w:sz="0" w:space="0" w:color="auto"/>
            <w:left w:val="none" w:sz="0" w:space="0" w:color="auto"/>
            <w:bottom w:val="none" w:sz="0" w:space="0" w:color="auto"/>
            <w:right w:val="none" w:sz="0" w:space="0" w:color="auto"/>
          </w:divBdr>
        </w:div>
        <w:div w:id="1952857313">
          <w:marLeft w:val="480"/>
          <w:marRight w:val="0"/>
          <w:marTop w:val="0"/>
          <w:marBottom w:val="0"/>
          <w:divBdr>
            <w:top w:val="none" w:sz="0" w:space="0" w:color="auto"/>
            <w:left w:val="none" w:sz="0" w:space="0" w:color="auto"/>
            <w:bottom w:val="none" w:sz="0" w:space="0" w:color="auto"/>
            <w:right w:val="none" w:sz="0" w:space="0" w:color="auto"/>
          </w:divBdr>
        </w:div>
        <w:div w:id="645935668">
          <w:marLeft w:val="480"/>
          <w:marRight w:val="0"/>
          <w:marTop w:val="0"/>
          <w:marBottom w:val="0"/>
          <w:divBdr>
            <w:top w:val="none" w:sz="0" w:space="0" w:color="auto"/>
            <w:left w:val="none" w:sz="0" w:space="0" w:color="auto"/>
            <w:bottom w:val="none" w:sz="0" w:space="0" w:color="auto"/>
            <w:right w:val="none" w:sz="0" w:space="0" w:color="auto"/>
          </w:divBdr>
        </w:div>
      </w:divsChild>
    </w:div>
    <w:div w:id="146288465">
      <w:bodyDiv w:val="1"/>
      <w:marLeft w:val="0"/>
      <w:marRight w:val="0"/>
      <w:marTop w:val="0"/>
      <w:marBottom w:val="0"/>
      <w:divBdr>
        <w:top w:val="none" w:sz="0" w:space="0" w:color="auto"/>
        <w:left w:val="none" w:sz="0" w:space="0" w:color="auto"/>
        <w:bottom w:val="none" w:sz="0" w:space="0" w:color="auto"/>
        <w:right w:val="none" w:sz="0" w:space="0" w:color="auto"/>
      </w:divBdr>
      <w:divsChild>
        <w:div w:id="130294448">
          <w:marLeft w:val="480"/>
          <w:marRight w:val="0"/>
          <w:marTop w:val="0"/>
          <w:marBottom w:val="0"/>
          <w:divBdr>
            <w:top w:val="none" w:sz="0" w:space="0" w:color="auto"/>
            <w:left w:val="none" w:sz="0" w:space="0" w:color="auto"/>
            <w:bottom w:val="none" w:sz="0" w:space="0" w:color="auto"/>
            <w:right w:val="none" w:sz="0" w:space="0" w:color="auto"/>
          </w:divBdr>
        </w:div>
        <w:div w:id="1073771834">
          <w:marLeft w:val="480"/>
          <w:marRight w:val="0"/>
          <w:marTop w:val="0"/>
          <w:marBottom w:val="0"/>
          <w:divBdr>
            <w:top w:val="none" w:sz="0" w:space="0" w:color="auto"/>
            <w:left w:val="none" w:sz="0" w:space="0" w:color="auto"/>
            <w:bottom w:val="none" w:sz="0" w:space="0" w:color="auto"/>
            <w:right w:val="none" w:sz="0" w:space="0" w:color="auto"/>
          </w:divBdr>
        </w:div>
        <w:div w:id="1508134999">
          <w:marLeft w:val="480"/>
          <w:marRight w:val="0"/>
          <w:marTop w:val="0"/>
          <w:marBottom w:val="0"/>
          <w:divBdr>
            <w:top w:val="none" w:sz="0" w:space="0" w:color="auto"/>
            <w:left w:val="none" w:sz="0" w:space="0" w:color="auto"/>
            <w:bottom w:val="none" w:sz="0" w:space="0" w:color="auto"/>
            <w:right w:val="none" w:sz="0" w:space="0" w:color="auto"/>
          </w:divBdr>
        </w:div>
        <w:div w:id="757215737">
          <w:marLeft w:val="480"/>
          <w:marRight w:val="0"/>
          <w:marTop w:val="0"/>
          <w:marBottom w:val="0"/>
          <w:divBdr>
            <w:top w:val="none" w:sz="0" w:space="0" w:color="auto"/>
            <w:left w:val="none" w:sz="0" w:space="0" w:color="auto"/>
            <w:bottom w:val="none" w:sz="0" w:space="0" w:color="auto"/>
            <w:right w:val="none" w:sz="0" w:space="0" w:color="auto"/>
          </w:divBdr>
        </w:div>
        <w:div w:id="828640523">
          <w:marLeft w:val="480"/>
          <w:marRight w:val="0"/>
          <w:marTop w:val="0"/>
          <w:marBottom w:val="0"/>
          <w:divBdr>
            <w:top w:val="none" w:sz="0" w:space="0" w:color="auto"/>
            <w:left w:val="none" w:sz="0" w:space="0" w:color="auto"/>
            <w:bottom w:val="none" w:sz="0" w:space="0" w:color="auto"/>
            <w:right w:val="none" w:sz="0" w:space="0" w:color="auto"/>
          </w:divBdr>
        </w:div>
        <w:div w:id="1997224660">
          <w:marLeft w:val="480"/>
          <w:marRight w:val="0"/>
          <w:marTop w:val="0"/>
          <w:marBottom w:val="0"/>
          <w:divBdr>
            <w:top w:val="none" w:sz="0" w:space="0" w:color="auto"/>
            <w:left w:val="none" w:sz="0" w:space="0" w:color="auto"/>
            <w:bottom w:val="none" w:sz="0" w:space="0" w:color="auto"/>
            <w:right w:val="none" w:sz="0" w:space="0" w:color="auto"/>
          </w:divBdr>
        </w:div>
        <w:div w:id="2044744671">
          <w:marLeft w:val="480"/>
          <w:marRight w:val="0"/>
          <w:marTop w:val="0"/>
          <w:marBottom w:val="0"/>
          <w:divBdr>
            <w:top w:val="none" w:sz="0" w:space="0" w:color="auto"/>
            <w:left w:val="none" w:sz="0" w:space="0" w:color="auto"/>
            <w:bottom w:val="none" w:sz="0" w:space="0" w:color="auto"/>
            <w:right w:val="none" w:sz="0" w:space="0" w:color="auto"/>
          </w:divBdr>
        </w:div>
        <w:div w:id="645743203">
          <w:marLeft w:val="480"/>
          <w:marRight w:val="0"/>
          <w:marTop w:val="0"/>
          <w:marBottom w:val="0"/>
          <w:divBdr>
            <w:top w:val="none" w:sz="0" w:space="0" w:color="auto"/>
            <w:left w:val="none" w:sz="0" w:space="0" w:color="auto"/>
            <w:bottom w:val="none" w:sz="0" w:space="0" w:color="auto"/>
            <w:right w:val="none" w:sz="0" w:space="0" w:color="auto"/>
          </w:divBdr>
        </w:div>
        <w:div w:id="1548645075">
          <w:marLeft w:val="480"/>
          <w:marRight w:val="0"/>
          <w:marTop w:val="0"/>
          <w:marBottom w:val="0"/>
          <w:divBdr>
            <w:top w:val="none" w:sz="0" w:space="0" w:color="auto"/>
            <w:left w:val="none" w:sz="0" w:space="0" w:color="auto"/>
            <w:bottom w:val="none" w:sz="0" w:space="0" w:color="auto"/>
            <w:right w:val="none" w:sz="0" w:space="0" w:color="auto"/>
          </w:divBdr>
        </w:div>
        <w:div w:id="783697673">
          <w:marLeft w:val="480"/>
          <w:marRight w:val="0"/>
          <w:marTop w:val="0"/>
          <w:marBottom w:val="0"/>
          <w:divBdr>
            <w:top w:val="none" w:sz="0" w:space="0" w:color="auto"/>
            <w:left w:val="none" w:sz="0" w:space="0" w:color="auto"/>
            <w:bottom w:val="none" w:sz="0" w:space="0" w:color="auto"/>
            <w:right w:val="none" w:sz="0" w:space="0" w:color="auto"/>
          </w:divBdr>
        </w:div>
        <w:div w:id="808010021">
          <w:marLeft w:val="480"/>
          <w:marRight w:val="0"/>
          <w:marTop w:val="0"/>
          <w:marBottom w:val="0"/>
          <w:divBdr>
            <w:top w:val="none" w:sz="0" w:space="0" w:color="auto"/>
            <w:left w:val="none" w:sz="0" w:space="0" w:color="auto"/>
            <w:bottom w:val="none" w:sz="0" w:space="0" w:color="auto"/>
            <w:right w:val="none" w:sz="0" w:space="0" w:color="auto"/>
          </w:divBdr>
        </w:div>
        <w:div w:id="843937896">
          <w:marLeft w:val="480"/>
          <w:marRight w:val="0"/>
          <w:marTop w:val="0"/>
          <w:marBottom w:val="0"/>
          <w:divBdr>
            <w:top w:val="none" w:sz="0" w:space="0" w:color="auto"/>
            <w:left w:val="none" w:sz="0" w:space="0" w:color="auto"/>
            <w:bottom w:val="none" w:sz="0" w:space="0" w:color="auto"/>
            <w:right w:val="none" w:sz="0" w:space="0" w:color="auto"/>
          </w:divBdr>
        </w:div>
        <w:div w:id="1692563842">
          <w:marLeft w:val="480"/>
          <w:marRight w:val="0"/>
          <w:marTop w:val="0"/>
          <w:marBottom w:val="0"/>
          <w:divBdr>
            <w:top w:val="none" w:sz="0" w:space="0" w:color="auto"/>
            <w:left w:val="none" w:sz="0" w:space="0" w:color="auto"/>
            <w:bottom w:val="none" w:sz="0" w:space="0" w:color="auto"/>
            <w:right w:val="none" w:sz="0" w:space="0" w:color="auto"/>
          </w:divBdr>
        </w:div>
        <w:div w:id="749352098">
          <w:marLeft w:val="480"/>
          <w:marRight w:val="0"/>
          <w:marTop w:val="0"/>
          <w:marBottom w:val="0"/>
          <w:divBdr>
            <w:top w:val="none" w:sz="0" w:space="0" w:color="auto"/>
            <w:left w:val="none" w:sz="0" w:space="0" w:color="auto"/>
            <w:bottom w:val="none" w:sz="0" w:space="0" w:color="auto"/>
            <w:right w:val="none" w:sz="0" w:space="0" w:color="auto"/>
          </w:divBdr>
        </w:div>
        <w:div w:id="1201480716">
          <w:marLeft w:val="480"/>
          <w:marRight w:val="0"/>
          <w:marTop w:val="0"/>
          <w:marBottom w:val="0"/>
          <w:divBdr>
            <w:top w:val="none" w:sz="0" w:space="0" w:color="auto"/>
            <w:left w:val="none" w:sz="0" w:space="0" w:color="auto"/>
            <w:bottom w:val="none" w:sz="0" w:space="0" w:color="auto"/>
            <w:right w:val="none" w:sz="0" w:space="0" w:color="auto"/>
          </w:divBdr>
        </w:div>
        <w:div w:id="1928340022">
          <w:marLeft w:val="480"/>
          <w:marRight w:val="0"/>
          <w:marTop w:val="0"/>
          <w:marBottom w:val="0"/>
          <w:divBdr>
            <w:top w:val="none" w:sz="0" w:space="0" w:color="auto"/>
            <w:left w:val="none" w:sz="0" w:space="0" w:color="auto"/>
            <w:bottom w:val="none" w:sz="0" w:space="0" w:color="auto"/>
            <w:right w:val="none" w:sz="0" w:space="0" w:color="auto"/>
          </w:divBdr>
        </w:div>
        <w:div w:id="188881869">
          <w:marLeft w:val="480"/>
          <w:marRight w:val="0"/>
          <w:marTop w:val="0"/>
          <w:marBottom w:val="0"/>
          <w:divBdr>
            <w:top w:val="none" w:sz="0" w:space="0" w:color="auto"/>
            <w:left w:val="none" w:sz="0" w:space="0" w:color="auto"/>
            <w:bottom w:val="none" w:sz="0" w:space="0" w:color="auto"/>
            <w:right w:val="none" w:sz="0" w:space="0" w:color="auto"/>
          </w:divBdr>
        </w:div>
        <w:div w:id="165829946">
          <w:marLeft w:val="480"/>
          <w:marRight w:val="0"/>
          <w:marTop w:val="0"/>
          <w:marBottom w:val="0"/>
          <w:divBdr>
            <w:top w:val="none" w:sz="0" w:space="0" w:color="auto"/>
            <w:left w:val="none" w:sz="0" w:space="0" w:color="auto"/>
            <w:bottom w:val="none" w:sz="0" w:space="0" w:color="auto"/>
            <w:right w:val="none" w:sz="0" w:space="0" w:color="auto"/>
          </w:divBdr>
        </w:div>
        <w:div w:id="703943710">
          <w:marLeft w:val="480"/>
          <w:marRight w:val="0"/>
          <w:marTop w:val="0"/>
          <w:marBottom w:val="0"/>
          <w:divBdr>
            <w:top w:val="none" w:sz="0" w:space="0" w:color="auto"/>
            <w:left w:val="none" w:sz="0" w:space="0" w:color="auto"/>
            <w:bottom w:val="none" w:sz="0" w:space="0" w:color="auto"/>
            <w:right w:val="none" w:sz="0" w:space="0" w:color="auto"/>
          </w:divBdr>
        </w:div>
        <w:div w:id="725298607">
          <w:marLeft w:val="480"/>
          <w:marRight w:val="0"/>
          <w:marTop w:val="0"/>
          <w:marBottom w:val="0"/>
          <w:divBdr>
            <w:top w:val="none" w:sz="0" w:space="0" w:color="auto"/>
            <w:left w:val="none" w:sz="0" w:space="0" w:color="auto"/>
            <w:bottom w:val="none" w:sz="0" w:space="0" w:color="auto"/>
            <w:right w:val="none" w:sz="0" w:space="0" w:color="auto"/>
          </w:divBdr>
        </w:div>
        <w:div w:id="900602870">
          <w:marLeft w:val="480"/>
          <w:marRight w:val="0"/>
          <w:marTop w:val="0"/>
          <w:marBottom w:val="0"/>
          <w:divBdr>
            <w:top w:val="none" w:sz="0" w:space="0" w:color="auto"/>
            <w:left w:val="none" w:sz="0" w:space="0" w:color="auto"/>
            <w:bottom w:val="none" w:sz="0" w:space="0" w:color="auto"/>
            <w:right w:val="none" w:sz="0" w:space="0" w:color="auto"/>
          </w:divBdr>
        </w:div>
        <w:div w:id="940382752">
          <w:marLeft w:val="480"/>
          <w:marRight w:val="0"/>
          <w:marTop w:val="0"/>
          <w:marBottom w:val="0"/>
          <w:divBdr>
            <w:top w:val="none" w:sz="0" w:space="0" w:color="auto"/>
            <w:left w:val="none" w:sz="0" w:space="0" w:color="auto"/>
            <w:bottom w:val="none" w:sz="0" w:space="0" w:color="auto"/>
            <w:right w:val="none" w:sz="0" w:space="0" w:color="auto"/>
          </w:divBdr>
        </w:div>
        <w:div w:id="1534729092">
          <w:marLeft w:val="480"/>
          <w:marRight w:val="0"/>
          <w:marTop w:val="0"/>
          <w:marBottom w:val="0"/>
          <w:divBdr>
            <w:top w:val="none" w:sz="0" w:space="0" w:color="auto"/>
            <w:left w:val="none" w:sz="0" w:space="0" w:color="auto"/>
            <w:bottom w:val="none" w:sz="0" w:space="0" w:color="auto"/>
            <w:right w:val="none" w:sz="0" w:space="0" w:color="auto"/>
          </w:divBdr>
        </w:div>
        <w:div w:id="660668783">
          <w:marLeft w:val="480"/>
          <w:marRight w:val="0"/>
          <w:marTop w:val="0"/>
          <w:marBottom w:val="0"/>
          <w:divBdr>
            <w:top w:val="none" w:sz="0" w:space="0" w:color="auto"/>
            <w:left w:val="none" w:sz="0" w:space="0" w:color="auto"/>
            <w:bottom w:val="none" w:sz="0" w:space="0" w:color="auto"/>
            <w:right w:val="none" w:sz="0" w:space="0" w:color="auto"/>
          </w:divBdr>
        </w:div>
        <w:div w:id="1124838">
          <w:marLeft w:val="480"/>
          <w:marRight w:val="0"/>
          <w:marTop w:val="0"/>
          <w:marBottom w:val="0"/>
          <w:divBdr>
            <w:top w:val="none" w:sz="0" w:space="0" w:color="auto"/>
            <w:left w:val="none" w:sz="0" w:space="0" w:color="auto"/>
            <w:bottom w:val="none" w:sz="0" w:space="0" w:color="auto"/>
            <w:right w:val="none" w:sz="0" w:space="0" w:color="auto"/>
          </w:divBdr>
        </w:div>
        <w:div w:id="2052341799">
          <w:marLeft w:val="480"/>
          <w:marRight w:val="0"/>
          <w:marTop w:val="0"/>
          <w:marBottom w:val="0"/>
          <w:divBdr>
            <w:top w:val="none" w:sz="0" w:space="0" w:color="auto"/>
            <w:left w:val="none" w:sz="0" w:space="0" w:color="auto"/>
            <w:bottom w:val="none" w:sz="0" w:space="0" w:color="auto"/>
            <w:right w:val="none" w:sz="0" w:space="0" w:color="auto"/>
          </w:divBdr>
        </w:div>
        <w:div w:id="762381464">
          <w:marLeft w:val="480"/>
          <w:marRight w:val="0"/>
          <w:marTop w:val="0"/>
          <w:marBottom w:val="0"/>
          <w:divBdr>
            <w:top w:val="none" w:sz="0" w:space="0" w:color="auto"/>
            <w:left w:val="none" w:sz="0" w:space="0" w:color="auto"/>
            <w:bottom w:val="none" w:sz="0" w:space="0" w:color="auto"/>
            <w:right w:val="none" w:sz="0" w:space="0" w:color="auto"/>
          </w:divBdr>
        </w:div>
        <w:div w:id="1031033623">
          <w:marLeft w:val="480"/>
          <w:marRight w:val="0"/>
          <w:marTop w:val="0"/>
          <w:marBottom w:val="0"/>
          <w:divBdr>
            <w:top w:val="none" w:sz="0" w:space="0" w:color="auto"/>
            <w:left w:val="none" w:sz="0" w:space="0" w:color="auto"/>
            <w:bottom w:val="none" w:sz="0" w:space="0" w:color="auto"/>
            <w:right w:val="none" w:sz="0" w:space="0" w:color="auto"/>
          </w:divBdr>
        </w:div>
        <w:div w:id="937830915">
          <w:marLeft w:val="480"/>
          <w:marRight w:val="0"/>
          <w:marTop w:val="0"/>
          <w:marBottom w:val="0"/>
          <w:divBdr>
            <w:top w:val="none" w:sz="0" w:space="0" w:color="auto"/>
            <w:left w:val="none" w:sz="0" w:space="0" w:color="auto"/>
            <w:bottom w:val="none" w:sz="0" w:space="0" w:color="auto"/>
            <w:right w:val="none" w:sz="0" w:space="0" w:color="auto"/>
          </w:divBdr>
        </w:div>
        <w:div w:id="1534344630">
          <w:marLeft w:val="480"/>
          <w:marRight w:val="0"/>
          <w:marTop w:val="0"/>
          <w:marBottom w:val="0"/>
          <w:divBdr>
            <w:top w:val="none" w:sz="0" w:space="0" w:color="auto"/>
            <w:left w:val="none" w:sz="0" w:space="0" w:color="auto"/>
            <w:bottom w:val="none" w:sz="0" w:space="0" w:color="auto"/>
            <w:right w:val="none" w:sz="0" w:space="0" w:color="auto"/>
          </w:divBdr>
        </w:div>
        <w:div w:id="2094425271">
          <w:marLeft w:val="480"/>
          <w:marRight w:val="0"/>
          <w:marTop w:val="0"/>
          <w:marBottom w:val="0"/>
          <w:divBdr>
            <w:top w:val="none" w:sz="0" w:space="0" w:color="auto"/>
            <w:left w:val="none" w:sz="0" w:space="0" w:color="auto"/>
            <w:bottom w:val="none" w:sz="0" w:space="0" w:color="auto"/>
            <w:right w:val="none" w:sz="0" w:space="0" w:color="auto"/>
          </w:divBdr>
        </w:div>
        <w:div w:id="1509127649">
          <w:marLeft w:val="480"/>
          <w:marRight w:val="0"/>
          <w:marTop w:val="0"/>
          <w:marBottom w:val="0"/>
          <w:divBdr>
            <w:top w:val="none" w:sz="0" w:space="0" w:color="auto"/>
            <w:left w:val="none" w:sz="0" w:space="0" w:color="auto"/>
            <w:bottom w:val="none" w:sz="0" w:space="0" w:color="auto"/>
            <w:right w:val="none" w:sz="0" w:space="0" w:color="auto"/>
          </w:divBdr>
        </w:div>
        <w:div w:id="1664042836">
          <w:marLeft w:val="480"/>
          <w:marRight w:val="0"/>
          <w:marTop w:val="0"/>
          <w:marBottom w:val="0"/>
          <w:divBdr>
            <w:top w:val="none" w:sz="0" w:space="0" w:color="auto"/>
            <w:left w:val="none" w:sz="0" w:space="0" w:color="auto"/>
            <w:bottom w:val="none" w:sz="0" w:space="0" w:color="auto"/>
            <w:right w:val="none" w:sz="0" w:space="0" w:color="auto"/>
          </w:divBdr>
        </w:div>
      </w:divsChild>
    </w:div>
    <w:div w:id="149684268">
      <w:bodyDiv w:val="1"/>
      <w:marLeft w:val="0"/>
      <w:marRight w:val="0"/>
      <w:marTop w:val="0"/>
      <w:marBottom w:val="0"/>
      <w:divBdr>
        <w:top w:val="none" w:sz="0" w:space="0" w:color="auto"/>
        <w:left w:val="none" w:sz="0" w:space="0" w:color="auto"/>
        <w:bottom w:val="none" w:sz="0" w:space="0" w:color="auto"/>
        <w:right w:val="none" w:sz="0" w:space="0" w:color="auto"/>
      </w:divBdr>
    </w:div>
    <w:div w:id="150485797">
      <w:bodyDiv w:val="1"/>
      <w:marLeft w:val="0"/>
      <w:marRight w:val="0"/>
      <w:marTop w:val="0"/>
      <w:marBottom w:val="0"/>
      <w:divBdr>
        <w:top w:val="none" w:sz="0" w:space="0" w:color="auto"/>
        <w:left w:val="none" w:sz="0" w:space="0" w:color="auto"/>
        <w:bottom w:val="none" w:sz="0" w:space="0" w:color="auto"/>
        <w:right w:val="none" w:sz="0" w:space="0" w:color="auto"/>
      </w:divBdr>
    </w:div>
    <w:div w:id="155070888">
      <w:bodyDiv w:val="1"/>
      <w:marLeft w:val="0"/>
      <w:marRight w:val="0"/>
      <w:marTop w:val="0"/>
      <w:marBottom w:val="0"/>
      <w:divBdr>
        <w:top w:val="none" w:sz="0" w:space="0" w:color="auto"/>
        <w:left w:val="none" w:sz="0" w:space="0" w:color="auto"/>
        <w:bottom w:val="none" w:sz="0" w:space="0" w:color="auto"/>
        <w:right w:val="none" w:sz="0" w:space="0" w:color="auto"/>
      </w:divBdr>
    </w:div>
    <w:div w:id="155195618">
      <w:bodyDiv w:val="1"/>
      <w:marLeft w:val="0"/>
      <w:marRight w:val="0"/>
      <w:marTop w:val="0"/>
      <w:marBottom w:val="0"/>
      <w:divBdr>
        <w:top w:val="none" w:sz="0" w:space="0" w:color="auto"/>
        <w:left w:val="none" w:sz="0" w:space="0" w:color="auto"/>
        <w:bottom w:val="none" w:sz="0" w:space="0" w:color="auto"/>
        <w:right w:val="none" w:sz="0" w:space="0" w:color="auto"/>
      </w:divBdr>
    </w:div>
    <w:div w:id="156045890">
      <w:bodyDiv w:val="1"/>
      <w:marLeft w:val="0"/>
      <w:marRight w:val="0"/>
      <w:marTop w:val="0"/>
      <w:marBottom w:val="0"/>
      <w:divBdr>
        <w:top w:val="none" w:sz="0" w:space="0" w:color="auto"/>
        <w:left w:val="none" w:sz="0" w:space="0" w:color="auto"/>
        <w:bottom w:val="none" w:sz="0" w:space="0" w:color="auto"/>
        <w:right w:val="none" w:sz="0" w:space="0" w:color="auto"/>
      </w:divBdr>
    </w:div>
    <w:div w:id="159539301">
      <w:bodyDiv w:val="1"/>
      <w:marLeft w:val="0"/>
      <w:marRight w:val="0"/>
      <w:marTop w:val="0"/>
      <w:marBottom w:val="0"/>
      <w:divBdr>
        <w:top w:val="none" w:sz="0" w:space="0" w:color="auto"/>
        <w:left w:val="none" w:sz="0" w:space="0" w:color="auto"/>
        <w:bottom w:val="none" w:sz="0" w:space="0" w:color="auto"/>
        <w:right w:val="none" w:sz="0" w:space="0" w:color="auto"/>
      </w:divBdr>
    </w:div>
    <w:div w:id="160780860">
      <w:bodyDiv w:val="1"/>
      <w:marLeft w:val="0"/>
      <w:marRight w:val="0"/>
      <w:marTop w:val="0"/>
      <w:marBottom w:val="0"/>
      <w:divBdr>
        <w:top w:val="none" w:sz="0" w:space="0" w:color="auto"/>
        <w:left w:val="none" w:sz="0" w:space="0" w:color="auto"/>
        <w:bottom w:val="none" w:sz="0" w:space="0" w:color="auto"/>
        <w:right w:val="none" w:sz="0" w:space="0" w:color="auto"/>
      </w:divBdr>
    </w:div>
    <w:div w:id="161512187">
      <w:bodyDiv w:val="1"/>
      <w:marLeft w:val="0"/>
      <w:marRight w:val="0"/>
      <w:marTop w:val="0"/>
      <w:marBottom w:val="0"/>
      <w:divBdr>
        <w:top w:val="none" w:sz="0" w:space="0" w:color="auto"/>
        <w:left w:val="none" w:sz="0" w:space="0" w:color="auto"/>
        <w:bottom w:val="none" w:sz="0" w:space="0" w:color="auto"/>
        <w:right w:val="none" w:sz="0" w:space="0" w:color="auto"/>
      </w:divBdr>
    </w:div>
    <w:div w:id="164368408">
      <w:bodyDiv w:val="1"/>
      <w:marLeft w:val="0"/>
      <w:marRight w:val="0"/>
      <w:marTop w:val="0"/>
      <w:marBottom w:val="0"/>
      <w:divBdr>
        <w:top w:val="none" w:sz="0" w:space="0" w:color="auto"/>
        <w:left w:val="none" w:sz="0" w:space="0" w:color="auto"/>
        <w:bottom w:val="none" w:sz="0" w:space="0" w:color="auto"/>
        <w:right w:val="none" w:sz="0" w:space="0" w:color="auto"/>
      </w:divBdr>
    </w:div>
    <w:div w:id="165632730">
      <w:bodyDiv w:val="1"/>
      <w:marLeft w:val="0"/>
      <w:marRight w:val="0"/>
      <w:marTop w:val="0"/>
      <w:marBottom w:val="0"/>
      <w:divBdr>
        <w:top w:val="none" w:sz="0" w:space="0" w:color="auto"/>
        <w:left w:val="none" w:sz="0" w:space="0" w:color="auto"/>
        <w:bottom w:val="none" w:sz="0" w:space="0" w:color="auto"/>
        <w:right w:val="none" w:sz="0" w:space="0" w:color="auto"/>
      </w:divBdr>
    </w:div>
    <w:div w:id="166674483">
      <w:bodyDiv w:val="1"/>
      <w:marLeft w:val="0"/>
      <w:marRight w:val="0"/>
      <w:marTop w:val="0"/>
      <w:marBottom w:val="0"/>
      <w:divBdr>
        <w:top w:val="none" w:sz="0" w:space="0" w:color="auto"/>
        <w:left w:val="none" w:sz="0" w:space="0" w:color="auto"/>
        <w:bottom w:val="none" w:sz="0" w:space="0" w:color="auto"/>
        <w:right w:val="none" w:sz="0" w:space="0" w:color="auto"/>
      </w:divBdr>
    </w:div>
    <w:div w:id="186529337">
      <w:bodyDiv w:val="1"/>
      <w:marLeft w:val="0"/>
      <w:marRight w:val="0"/>
      <w:marTop w:val="0"/>
      <w:marBottom w:val="0"/>
      <w:divBdr>
        <w:top w:val="none" w:sz="0" w:space="0" w:color="auto"/>
        <w:left w:val="none" w:sz="0" w:space="0" w:color="auto"/>
        <w:bottom w:val="none" w:sz="0" w:space="0" w:color="auto"/>
        <w:right w:val="none" w:sz="0" w:space="0" w:color="auto"/>
      </w:divBdr>
    </w:div>
    <w:div w:id="190731824">
      <w:bodyDiv w:val="1"/>
      <w:marLeft w:val="0"/>
      <w:marRight w:val="0"/>
      <w:marTop w:val="0"/>
      <w:marBottom w:val="0"/>
      <w:divBdr>
        <w:top w:val="none" w:sz="0" w:space="0" w:color="auto"/>
        <w:left w:val="none" w:sz="0" w:space="0" w:color="auto"/>
        <w:bottom w:val="none" w:sz="0" w:space="0" w:color="auto"/>
        <w:right w:val="none" w:sz="0" w:space="0" w:color="auto"/>
      </w:divBdr>
    </w:div>
    <w:div w:id="196085275">
      <w:bodyDiv w:val="1"/>
      <w:marLeft w:val="0"/>
      <w:marRight w:val="0"/>
      <w:marTop w:val="0"/>
      <w:marBottom w:val="0"/>
      <w:divBdr>
        <w:top w:val="none" w:sz="0" w:space="0" w:color="auto"/>
        <w:left w:val="none" w:sz="0" w:space="0" w:color="auto"/>
        <w:bottom w:val="none" w:sz="0" w:space="0" w:color="auto"/>
        <w:right w:val="none" w:sz="0" w:space="0" w:color="auto"/>
      </w:divBdr>
    </w:div>
    <w:div w:id="196284180">
      <w:bodyDiv w:val="1"/>
      <w:marLeft w:val="0"/>
      <w:marRight w:val="0"/>
      <w:marTop w:val="0"/>
      <w:marBottom w:val="0"/>
      <w:divBdr>
        <w:top w:val="none" w:sz="0" w:space="0" w:color="auto"/>
        <w:left w:val="none" w:sz="0" w:space="0" w:color="auto"/>
        <w:bottom w:val="none" w:sz="0" w:space="0" w:color="auto"/>
        <w:right w:val="none" w:sz="0" w:space="0" w:color="auto"/>
      </w:divBdr>
    </w:div>
    <w:div w:id="200558107">
      <w:bodyDiv w:val="1"/>
      <w:marLeft w:val="0"/>
      <w:marRight w:val="0"/>
      <w:marTop w:val="0"/>
      <w:marBottom w:val="0"/>
      <w:divBdr>
        <w:top w:val="none" w:sz="0" w:space="0" w:color="auto"/>
        <w:left w:val="none" w:sz="0" w:space="0" w:color="auto"/>
        <w:bottom w:val="none" w:sz="0" w:space="0" w:color="auto"/>
        <w:right w:val="none" w:sz="0" w:space="0" w:color="auto"/>
      </w:divBdr>
    </w:div>
    <w:div w:id="214851302">
      <w:bodyDiv w:val="1"/>
      <w:marLeft w:val="0"/>
      <w:marRight w:val="0"/>
      <w:marTop w:val="0"/>
      <w:marBottom w:val="0"/>
      <w:divBdr>
        <w:top w:val="none" w:sz="0" w:space="0" w:color="auto"/>
        <w:left w:val="none" w:sz="0" w:space="0" w:color="auto"/>
        <w:bottom w:val="none" w:sz="0" w:space="0" w:color="auto"/>
        <w:right w:val="none" w:sz="0" w:space="0" w:color="auto"/>
      </w:divBdr>
    </w:div>
    <w:div w:id="216168193">
      <w:bodyDiv w:val="1"/>
      <w:marLeft w:val="0"/>
      <w:marRight w:val="0"/>
      <w:marTop w:val="0"/>
      <w:marBottom w:val="0"/>
      <w:divBdr>
        <w:top w:val="none" w:sz="0" w:space="0" w:color="auto"/>
        <w:left w:val="none" w:sz="0" w:space="0" w:color="auto"/>
        <w:bottom w:val="none" w:sz="0" w:space="0" w:color="auto"/>
        <w:right w:val="none" w:sz="0" w:space="0" w:color="auto"/>
      </w:divBdr>
    </w:div>
    <w:div w:id="221411257">
      <w:bodyDiv w:val="1"/>
      <w:marLeft w:val="0"/>
      <w:marRight w:val="0"/>
      <w:marTop w:val="0"/>
      <w:marBottom w:val="0"/>
      <w:divBdr>
        <w:top w:val="none" w:sz="0" w:space="0" w:color="auto"/>
        <w:left w:val="none" w:sz="0" w:space="0" w:color="auto"/>
        <w:bottom w:val="none" w:sz="0" w:space="0" w:color="auto"/>
        <w:right w:val="none" w:sz="0" w:space="0" w:color="auto"/>
      </w:divBdr>
    </w:div>
    <w:div w:id="231547514">
      <w:bodyDiv w:val="1"/>
      <w:marLeft w:val="0"/>
      <w:marRight w:val="0"/>
      <w:marTop w:val="0"/>
      <w:marBottom w:val="0"/>
      <w:divBdr>
        <w:top w:val="none" w:sz="0" w:space="0" w:color="auto"/>
        <w:left w:val="none" w:sz="0" w:space="0" w:color="auto"/>
        <w:bottom w:val="none" w:sz="0" w:space="0" w:color="auto"/>
        <w:right w:val="none" w:sz="0" w:space="0" w:color="auto"/>
      </w:divBdr>
    </w:div>
    <w:div w:id="235284136">
      <w:bodyDiv w:val="1"/>
      <w:marLeft w:val="0"/>
      <w:marRight w:val="0"/>
      <w:marTop w:val="0"/>
      <w:marBottom w:val="0"/>
      <w:divBdr>
        <w:top w:val="none" w:sz="0" w:space="0" w:color="auto"/>
        <w:left w:val="none" w:sz="0" w:space="0" w:color="auto"/>
        <w:bottom w:val="none" w:sz="0" w:space="0" w:color="auto"/>
        <w:right w:val="none" w:sz="0" w:space="0" w:color="auto"/>
      </w:divBdr>
    </w:div>
    <w:div w:id="239023426">
      <w:bodyDiv w:val="1"/>
      <w:marLeft w:val="0"/>
      <w:marRight w:val="0"/>
      <w:marTop w:val="0"/>
      <w:marBottom w:val="0"/>
      <w:divBdr>
        <w:top w:val="none" w:sz="0" w:space="0" w:color="auto"/>
        <w:left w:val="none" w:sz="0" w:space="0" w:color="auto"/>
        <w:bottom w:val="none" w:sz="0" w:space="0" w:color="auto"/>
        <w:right w:val="none" w:sz="0" w:space="0" w:color="auto"/>
      </w:divBdr>
    </w:div>
    <w:div w:id="245698287">
      <w:bodyDiv w:val="1"/>
      <w:marLeft w:val="0"/>
      <w:marRight w:val="0"/>
      <w:marTop w:val="0"/>
      <w:marBottom w:val="0"/>
      <w:divBdr>
        <w:top w:val="none" w:sz="0" w:space="0" w:color="auto"/>
        <w:left w:val="none" w:sz="0" w:space="0" w:color="auto"/>
        <w:bottom w:val="none" w:sz="0" w:space="0" w:color="auto"/>
        <w:right w:val="none" w:sz="0" w:space="0" w:color="auto"/>
      </w:divBdr>
      <w:divsChild>
        <w:div w:id="1721124983">
          <w:marLeft w:val="480"/>
          <w:marRight w:val="0"/>
          <w:marTop w:val="0"/>
          <w:marBottom w:val="0"/>
          <w:divBdr>
            <w:top w:val="none" w:sz="0" w:space="0" w:color="auto"/>
            <w:left w:val="none" w:sz="0" w:space="0" w:color="auto"/>
            <w:bottom w:val="none" w:sz="0" w:space="0" w:color="auto"/>
            <w:right w:val="none" w:sz="0" w:space="0" w:color="auto"/>
          </w:divBdr>
        </w:div>
        <w:div w:id="640964006">
          <w:marLeft w:val="480"/>
          <w:marRight w:val="0"/>
          <w:marTop w:val="0"/>
          <w:marBottom w:val="0"/>
          <w:divBdr>
            <w:top w:val="none" w:sz="0" w:space="0" w:color="auto"/>
            <w:left w:val="none" w:sz="0" w:space="0" w:color="auto"/>
            <w:bottom w:val="none" w:sz="0" w:space="0" w:color="auto"/>
            <w:right w:val="none" w:sz="0" w:space="0" w:color="auto"/>
          </w:divBdr>
        </w:div>
        <w:div w:id="1725790284">
          <w:marLeft w:val="480"/>
          <w:marRight w:val="0"/>
          <w:marTop w:val="0"/>
          <w:marBottom w:val="0"/>
          <w:divBdr>
            <w:top w:val="none" w:sz="0" w:space="0" w:color="auto"/>
            <w:left w:val="none" w:sz="0" w:space="0" w:color="auto"/>
            <w:bottom w:val="none" w:sz="0" w:space="0" w:color="auto"/>
            <w:right w:val="none" w:sz="0" w:space="0" w:color="auto"/>
          </w:divBdr>
        </w:div>
        <w:div w:id="932054090">
          <w:marLeft w:val="480"/>
          <w:marRight w:val="0"/>
          <w:marTop w:val="0"/>
          <w:marBottom w:val="0"/>
          <w:divBdr>
            <w:top w:val="none" w:sz="0" w:space="0" w:color="auto"/>
            <w:left w:val="none" w:sz="0" w:space="0" w:color="auto"/>
            <w:bottom w:val="none" w:sz="0" w:space="0" w:color="auto"/>
            <w:right w:val="none" w:sz="0" w:space="0" w:color="auto"/>
          </w:divBdr>
        </w:div>
      </w:divsChild>
    </w:div>
    <w:div w:id="246840762">
      <w:bodyDiv w:val="1"/>
      <w:marLeft w:val="0"/>
      <w:marRight w:val="0"/>
      <w:marTop w:val="0"/>
      <w:marBottom w:val="0"/>
      <w:divBdr>
        <w:top w:val="none" w:sz="0" w:space="0" w:color="auto"/>
        <w:left w:val="none" w:sz="0" w:space="0" w:color="auto"/>
        <w:bottom w:val="none" w:sz="0" w:space="0" w:color="auto"/>
        <w:right w:val="none" w:sz="0" w:space="0" w:color="auto"/>
      </w:divBdr>
    </w:div>
    <w:div w:id="254096503">
      <w:bodyDiv w:val="1"/>
      <w:marLeft w:val="0"/>
      <w:marRight w:val="0"/>
      <w:marTop w:val="0"/>
      <w:marBottom w:val="0"/>
      <w:divBdr>
        <w:top w:val="none" w:sz="0" w:space="0" w:color="auto"/>
        <w:left w:val="none" w:sz="0" w:space="0" w:color="auto"/>
        <w:bottom w:val="none" w:sz="0" w:space="0" w:color="auto"/>
        <w:right w:val="none" w:sz="0" w:space="0" w:color="auto"/>
      </w:divBdr>
    </w:div>
    <w:div w:id="255556037">
      <w:bodyDiv w:val="1"/>
      <w:marLeft w:val="0"/>
      <w:marRight w:val="0"/>
      <w:marTop w:val="0"/>
      <w:marBottom w:val="0"/>
      <w:divBdr>
        <w:top w:val="none" w:sz="0" w:space="0" w:color="auto"/>
        <w:left w:val="none" w:sz="0" w:space="0" w:color="auto"/>
        <w:bottom w:val="none" w:sz="0" w:space="0" w:color="auto"/>
        <w:right w:val="none" w:sz="0" w:space="0" w:color="auto"/>
      </w:divBdr>
    </w:div>
    <w:div w:id="257637024">
      <w:bodyDiv w:val="1"/>
      <w:marLeft w:val="0"/>
      <w:marRight w:val="0"/>
      <w:marTop w:val="0"/>
      <w:marBottom w:val="0"/>
      <w:divBdr>
        <w:top w:val="none" w:sz="0" w:space="0" w:color="auto"/>
        <w:left w:val="none" w:sz="0" w:space="0" w:color="auto"/>
        <w:bottom w:val="none" w:sz="0" w:space="0" w:color="auto"/>
        <w:right w:val="none" w:sz="0" w:space="0" w:color="auto"/>
      </w:divBdr>
    </w:div>
    <w:div w:id="258222286">
      <w:bodyDiv w:val="1"/>
      <w:marLeft w:val="0"/>
      <w:marRight w:val="0"/>
      <w:marTop w:val="0"/>
      <w:marBottom w:val="0"/>
      <w:divBdr>
        <w:top w:val="none" w:sz="0" w:space="0" w:color="auto"/>
        <w:left w:val="none" w:sz="0" w:space="0" w:color="auto"/>
        <w:bottom w:val="none" w:sz="0" w:space="0" w:color="auto"/>
        <w:right w:val="none" w:sz="0" w:space="0" w:color="auto"/>
      </w:divBdr>
    </w:div>
    <w:div w:id="258872137">
      <w:bodyDiv w:val="1"/>
      <w:marLeft w:val="0"/>
      <w:marRight w:val="0"/>
      <w:marTop w:val="0"/>
      <w:marBottom w:val="0"/>
      <w:divBdr>
        <w:top w:val="none" w:sz="0" w:space="0" w:color="auto"/>
        <w:left w:val="none" w:sz="0" w:space="0" w:color="auto"/>
        <w:bottom w:val="none" w:sz="0" w:space="0" w:color="auto"/>
        <w:right w:val="none" w:sz="0" w:space="0" w:color="auto"/>
      </w:divBdr>
    </w:div>
    <w:div w:id="259028421">
      <w:bodyDiv w:val="1"/>
      <w:marLeft w:val="0"/>
      <w:marRight w:val="0"/>
      <w:marTop w:val="0"/>
      <w:marBottom w:val="0"/>
      <w:divBdr>
        <w:top w:val="none" w:sz="0" w:space="0" w:color="auto"/>
        <w:left w:val="none" w:sz="0" w:space="0" w:color="auto"/>
        <w:bottom w:val="none" w:sz="0" w:space="0" w:color="auto"/>
        <w:right w:val="none" w:sz="0" w:space="0" w:color="auto"/>
      </w:divBdr>
    </w:div>
    <w:div w:id="277028915">
      <w:bodyDiv w:val="1"/>
      <w:marLeft w:val="0"/>
      <w:marRight w:val="0"/>
      <w:marTop w:val="0"/>
      <w:marBottom w:val="0"/>
      <w:divBdr>
        <w:top w:val="none" w:sz="0" w:space="0" w:color="auto"/>
        <w:left w:val="none" w:sz="0" w:space="0" w:color="auto"/>
        <w:bottom w:val="none" w:sz="0" w:space="0" w:color="auto"/>
        <w:right w:val="none" w:sz="0" w:space="0" w:color="auto"/>
      </w:divBdr>
    </w:div>
    <w:div w:id="284697366">
      <w:bodyDiv w:val="1"/>
      <w:marLeft w:val="0"/>
      <w:marRight w:val="0"/>
      <w:marTop w:val="0"/>
      <w:marBottom w:val="0"/>
      <w:divBdr>
        <w:top w:val="none" w:sz="0" w:space="0" w:color="auto"/>
        <w:left w:val="none" w:sz="0" w:space="0" w:color="auto"/>
        <w:bottom w:val="none" w:sz="0" w:space="0" w:color="auto"/>
        <w:right w:val="none" w:sz="0" w:space="0" w:color="auto"/>
      </w:divBdr>
    </w:div>
    <w:div w:id="286665175">
      <w:bodyDiv w:val="1"/>
      <w:marLeft w:val="0"/>
      <w:marRight w:val="0"/>
      <w:marTop w:val="0"/>
      <w:marBottom w:val="0"/>
      <w:divBdr>
        <w:top w:val="none" w:sz="0" w:space="0" w:color="auto"/>
        <w:left w:val="none" w:sz="0" w:space="0" w:color="auto"/>
        <w:bottom w:val="none" w:sz="0" w:space="0" w:color="auto"/>
        <w:right w:val="none" w:sz="0" w:space="0" w:color="auto"/>
      </w:divBdr>
      <w:divsChild>
        <w:div w:id="181213375">
          <w:marLeft w:val="0"/>
          <w:marRight w:val="0"/>
          <w:marTop w:val="0"/>
          <w:marBottom w:val="0"/>
          <w:divBdr>
            <w:top w:val="none" w:sz="0" w:space="0" w:color="auto"/>
            <w:left w:val="none" w:sz="0" w:space="0" w:color="auto"/>
            <w:bottom w:val="none" w:sz="0" w:space="0" w:color="auto"/>
            <w:right w:val="none" w:sz="0" w:space="0" w:color="auto"/>
          </w:divBdr>
        </w:div>
        <w:div w:id="1929802647">
          <w:marLeft w:val="0"/>
          <w:marRight w:val="0"/>
          <w:marTop w:val="0"/>
          <w:marBottom w:val="0"/>
          <w:divBdr>
            <w:top w:val="none" w:sz="0" w:space="0" w:color="auto"/>
            <w:left w:val="none" w:sz="0" w:space="0" w:color="auto"/>
            <w:bottom w:val="none" w:sz="0" w:space="0" w:color="auto"/>
            <w:right w:val="none" w:sz="0" w:space="0" w:color="auto"/>
          </w:divBdr>
        </w:div>
        <w:div w:id="599918652">
          <w:marLeft w:val="0"/>
          <w:marRight w:val="0"/>
          <w:marTop w:val="0"/>
          <w:marBottom w:val="0"/>
          <w:divBdr>
            <w:top w:val="none" w:sz="0" w:space="0" w:color="auto"/>
            <w:left w:val="none" w:sz="0" w:space="0" w:color="auto"/>
            <w:bottom w:val="none" w:sz="0" w:space="0" w:color="auto"/>
            <w:right w:val="none" w:sz="0" w:space="0" w:color="auto"/>
          </w:divBdr>
        </w:div>
        <w:div w:id="1605723479">
          <w:marLeft w:val="0"/>
          <w:marRight w:val="0"/>
          <w:marTop w:val="0"/>
          <w:marBottom w:val="0"/>
          <w:divBdr>
            <w:top w:val="none" w:sz="0" w:space="0" w:color="auto"/>
            <w:left w:val="none" w:sz="0" w:space="0" w:color="auto"/>
            <w:bottom w:val="none" w:sz="0" w:space="0" w:color="auto"/>
            <w:right w:val="none" w:sz="0" w:space="0" w:color="auto"/>
          </w:divBdr>
        </w:div>
        <w:div w:id="1471433508">
          <w:marLeft w:val="0"/>
          <w:marRight w:val="0"/>
          <w:marTop w:val="0"/>
          <w:marBottom w:val="0"/>
          <w:divBdr>
            <w:top w:val="none" w:sz="0" w:space="0" w:color="auto"/>
            <w:left w:val="none" w:sz="0" w:space="0" w:color="auto"/>
            <w:bottom w:val="none" w:sz="0" w:space="0" w:color="auto"/>
            <w:right w:val="none" w:sz="0" w:space="0" w:color="auto"/>
          </w:divBdr>
        </w:div>
        <w:div w:id="1425957624">
          <w:marLeft w:val="0"/>
          <w:marRight w:val="0"/>
          <w:marTop w:val="0"/>
          <w:marBottom w:val="0"/>
          <w:divBdr>
            <w:top w:val="none" w:sz="0" w:space="0" w:color="auto"/>
            <w:left w:val="none" w:sz="0" w:space="0" w:color="auto"/>
            <w:bottom w:val="none" w:sz="0" w:space="0" w:color="auto"/>
            <w:right w:val="none" w:sz="0" w:space="0" w:color="auto"/>
          </w:divBdr>
        </w:div>
        <w:div w:id="1769037733">
          <w:marLeft w:val="0"/>
          <w:marRight w:val="0"/>
          <w:marTop w:val="0"/>
          <w:marBottom w:val="0"/>
          <w:divBdr>
            <w:top w:val="none" w:sz="0" w:space="0" w:color="auto"/>
            <w:left w:val="none" w:sz="0" w:space="0" w:color="auto"/>
            <w:bottom w:val="none" w:sz="0" w:space="0" w:color="auto"/>
            <w:right w:val="none" w:sz="0" w:space="0" w:color="auto"/>
          </w:divBdr>
        </w:div>
        <w:div w:id="1366982366">
          <w:marLeft w:val="0"/>
          <w:marRight w:val="0"/>
          <w:marTop w:val="0"/>
          <w:marBottom w:val="0"/>
          <w:divBdr>
            <w:top w:val="none" w:sz="0" w:space="0" w:color="auto"/>
            <w:left w:val="none" w:sz="0" w:space="0" w:color="auto"/>
            <w:bottom w:val="none" w:sz="0" w:space="0" w:color="auto"/>
            <w:right w:val="none" w:sz="0" w:space="0" w:color="auto"/>
          </w:divBdr>
        </w:div>
        <w:div w:id="861699515">
          <w:marLeft w:val="0"/>
          <w:marRight w:val="0"/>
          <w:marTop w:val="0"/>
          <w:marBottom w:val="0"/>
          <w:divBdr>
            <w:top w:val="none" w:sz="0" w:space="0" w:color="auto"/>
            <w:left w:val="none" w:sz="0" w:space="0" w:color="auto"/>
            <w:bottom w:val="none" w:sz="0" w:space="0" w:color="auto"/>
            <w:right w:val="none" w:sz="0" w:space="0" w:color="auto"/>
          </w:divBdr>
        </w:div>
        <w:div w:id="560944989">
          <w:marLeft w:val="0"/>
          <w:marRight w:val="0"/>
          <w:marTop w:val="0"/>
          <w:marBottom w:val="0"/>
          <w:divBdr>
            <w:top w:val="none" w:sz="0" w:space="0" w:color="auto"/>
            <w:left w:val="none" w:sz="0" w:space="0" w:color="auto"/>
            <w:bottom w:val="none" w:sz="0" w:space="0" w:color="auto"/>
            <w:right w:val="none" w:sz="0" w:space="0" w:color="auto"/>
          </w:divBdr>
        </w:div>
        <w:div w:id="817764269">
          <w:marLeft w:val="0"/>
          <w:marRight w:val="0"/>
          <w:marTop w:val="0"/>
          <w:marBottom w:val="0"/>
          <w:divBdr>
            <w:top w:val="none" w:sz="0" w:space="0" w:color="auto"/>
            <w:left w:val="none" w:sz="0" w:space="0" w:color="auto"/>
            <w:bottom w:val="none" w:sz="0" w:space="0" w:color="auto"/>
            <w:right w:val="none" w:sz="0" w:space="0" w:color="auto"/>
          </w:divBdr>
        </w:div>
        <w:div w:id="1258295170">
          <w:marLeft w:val="0"/>
          <w:marRight w:val="0"/>
          <w:marTop w:val="0"/>
          <w:marBottom w:val="0"/>
          <w:divBdr>
            <w:top w:val="none" w:sz="0" w:space="0" w:color="auto"/>
            <w:left w:val="none" w:sz="0" w:space="0" w:color="auto"/>
            <w:bottom w:val="none" w:sz="0" w:space="0" w:color="auto"/>
            <w:right w:val="none" w:sz="0" w:space="0" w:color="auto"/>
          </w:divBdr>
        </w:div>
        <w:div w:id="1802531105">
          <w:marLeft w:val="0"/>
          <w:marRight w:val="0"/>
          <w:marTop w:val="0"/>
          <w:marBottom w:val="0"/>
          <w:divBdr>
            <w:top w:val="none" w:sz="0" w:space="0" w:color="auto"/>
            <w:left w:val="none" w:sz="0" w:space="0" w:color="auto"/>
            <w:bottom w:val="none" w:sz="0" w:space="0" w:color="auto"/>
            <w:right w:val="none" w:sz="0" w:space="0" w:color="auto"/>
          </w:divBdr>
        </w:div>
        <w:div w:id="777218231">
          <w:marLeft w:val="0"/>
          <w:marRight w:val="0"/>
          <w:marTop w:val="0"/>
          <w:marBottom w:val="0"/>
          <w:divBdr>
            <w:top w:val="none" w:sz="0" w:space="0" w:color="auto"/>
            <w:left w:val="none" w:sz="0" w:space="0" w:color="auto"/>
            <w:bottom w:val="none" w:sz="0" w:space="0" w:color="auto"/>
            <w:right w:val="none" w:sz="0" w:space="0" w:color="auto"/>
          </w:divBdr>
        </w:div>
        <w:div w:id="1650748842">
          <w:marLeft w:val="0"/>
          <w:marRight w:val="0"/>
          <w:marTop w:val="0"/>
          <w:marBottom w:val="0"/>
          <w:divBdr>
            <w:top w:val="none" w:sz="0" w:space="0" w:color="auto"/>
            <w:left w:val="none" w:sz="0" w:space="0" w:color="auto"/>
            <w:bottom w:val="none" w:sz="0" w:space="0" w:color="auto"/>
            <w:right w:val="none" w:sz="0" w:space="0" w:color="auto"/>
          </w:divBdr>
        </w:div>
        <w:div w:id="1199781004">
          <w:marLeft w:val="0"/>
          <w:marRight w:val="0"/>
          <w:marTop w:val="0"/>
          <w:marBottom w:val="0"/>
          <w:divBdr>
            <w:top w:val="none" w:sz="0" w:space="0" w:color="auto"/>
            <w:left w:val="none" w:sz="0" w:space="0" w:color="auto"/>
            <w:bottom w:val="none" w:sz="0" w:space="0" w:color="auto"/>
            <w:right w:val="none" w:sz="0" w:space="0" w:color="auto"/>
          </w:divBdr>
        </w:div>
        <w:div w:id="6491881">
          <w:marLeft w:val="0"/>
          <w:marRight w:val="0"/>
          <w:marTop w:val="0"/>
          <w:marBottom w:val="0"/>
          <w:divBdr>
            <w:top w:val="none" w:sz="0" w:space="0" w:color="auto"/>
            <w:left w:val="none" w:sz="0" w:space="0" w:color="auto"/>
            <w:bottom w:val="none" w:sz="0" w:space="0" w:color="auto"/>
            <w:right w:val="none" w:sz="0" w:space="0" w:color="auto"/>
          </w:divBdr>
        </w:div>
        <w:div w:id="266887117">
          <w:marLeft w:val="0"/>
          <w:marRight w:val="0"/>
          <w:marTop w:val="0"/>
          <w:marBottom w:val="0"/>
          <w:divBdr>
            <w:top w:val="none" w:sz="0" w:space="0" w:color="auto"/>
            <w:left w:val="none" w:sz="0" w:space="0" w:color="auto"/>
            <w:bottom w:val="none" w:sz="0" w:space="0" w:color="auto"/>
            <w:right w:val="none" w:sz="0" w:space="0" w:color="auto"/>
          </w:divBdr>
        </w:div>
        <w:div w:id="1446382237">
          <w:marLeft w:val="0"/>
          <w:marRight w:val="0"/>
          <w:marTop w:val="0"/>
          <w:marBottom w:val="0"/>
          <w:divBdr>
            <w:top w:val="none" w:sz="0" w:space="0" w:color="auto"/>
            <w:left w:val="none" w:sz="0" w:space="0" w:color="auto"/>
            <w:bottom w:val="none" w:sz="0" w:space="0" w:color="auto"/>
            <w:right w:val="none" w:sz="0" w:space="0" w:color="auto"/>
          </w:divBdr>
        </w:div>
        <w:div w:id="696005074">
          <w:marLeft w:val="0"/>
          <w:marRight w:val="0"/>
          <w:marTop w:val="0"/>
          <w:marBottom w:val="0"/>
          <w:divBdr>
            <w:top w:val="none" w:sz="0" w:space="0" w:color="auto"/>
            <w:left w:val="none" w:sz="0" w:space="0" w:color="auto"/>
            <w:bottom w:val="none" w:sz="0" w:space="0" w:color="auto"/>
            <w:right w:val="none" w:sz="0" w:space="0" w:color="auto"/>
          </w:divBdr>
        </w:div>
        <w:div w:id="1599365439">
          <w:marLeft w:val="0"/>
          <w:marRight w:val="0"/>
          <w:marTop w:val="0"/>
          <w:marBottom w:val="0"/>
          <w:divBdr>
            <w:top w:val="none" w:sz="0" w:space="0" w:color="auto"/>
            <w:left w:val="none" w:sz="0" w:space="0" w:color="auto"/>
            <w:bottom w:val="none" w:sz="0" w:space="0" w:color="auto"/>
            <w:right w:val="none" w:sz="0" w:space="0" w:color="auto"/>
          </w:divBdr>
        </w:div>
        <w:div w:id="1230385103">
          <w:marLeft w:val="0"/>
          <w:marRight w:val="0"/>
          <w:marTop w:val="0"/>
          <w:marBottom w:val="0"/>
          <w:divBdr>
            <w:top w:val="none" w:sz="0" w:space="0" w:color="auto"/>
            <w:left w:val="none" w:sz="0" w:space="0" w:color="auto"/>
            <w:bottom w:val="none" w:sz="0" w:space="0" w:color="auto"/>
            <w:right w:val="none" w:sz="0" w:space="0" w:color="auto"/>
          </w:divBdr>
        </w:div>
        <w:div w:id="656153931">
          <w:marLeft w:val="0"/>
          <w:marRight w:val="0"/>
          <w:marTop w:val="0"/>
          <w:marBottom w:val="0"/>
          <w:divBdr>
            <w:top w:val="none" w:sz="0" w:space="0" w:color="auto"/>
            <w:left w:val="none" w:sz="0" w:space="0" w:color="auto"/>
            <w:bottom w:val="none" w:sz="0" w:space="0" w:color="auto"/>
            <w:right w:val="none" w:sz="0" w:space="0" w:color="auto"/>
          </w:divBdr>
        </w:div>
        <w:div w:id="1769695783">
          <w:marLeft w:val="0"/>
          <w:marRight w:val="0"/>
          <w:marTop w:val="0"/>
          <w:marBottom w:val="0"/>
          <w:divBdr>
            <w:top w:val="none" w:sz="0" w:space="0" w:color="auto"/>
            <w:left w:val="none" w:sz="0" w:space="0" w:color="auto"/>
            <w:bottom w:val="none" w:sz="0" w:space="0" w:color="auto"/>
            <w:right w:val="none" w:sz="0" w:space="0" w:color="auto"/>
          </w:divBdr>
        </w:div>
        <w:div w:id="208105045">
          <w:marLeft w:val="0"/>
          <w:marRight w:val="0"/>
          <w:marTop w:val="0"/>
          <w:marBottom w:val="0"/>
          <w:divBdr>
            <w:top w:val="none" w:sz="0" w:space="0" w:color="auto"/>
            <w:left w:val="none" w:sz="0" w:space="0" w:color="auto"/>
            <w:bottom w:val="none" w:sz="0" w:space="0" w:color="auto"/>
            <w:right w:val="none" w:sz="0" w:space="0" w:color="auto"/>
          </w:divBdr>
        </w:div>
        <w:div w:id="1855607699">
          <w:marLeft w:val="0"/>
          <w:marRight w:val="0"/>
          <w:marTop w:val="0"/>
          <w:marBottom w:val="0"/>
          <w:divBdr>
            <w:top w:val="none" w:sz="0" w:space="0" w:color="auto"/>
            <w:left w:val="none" w:sz="0" w:space="0" w:color="auto"/>
            <w:bottom w:val="none" w:sz="0" w:space="0" w:color="auto"/>
            <w:right w:val="none" w:sz="0" w:space="0" w:color="auto"/>
          </w:divBdr>
        </w:div>
        <w:div w:id="1501311028">
          <w:marLeft w:val="0"/>
          <w:marRight w:val="0"/>
          <w:marTop w:val="0"/>
          <w:marBottom w:val="0"/>
          <w:divBdr>
            <w:top w:val="none" w:sz="0" w:space="0" w:color="auto"/>
            <w:left w:val="none" w:sz="0" w:space="0" w:color="auto"/>
            <w:bottom w:val="none" w:sz="0" w:space="0" w:color="auto"/>
            <w:right w:val="none" w:sz="0" w:space="0" w:color="auto"/>
          </w:divBdr>
        </w:div>
        <w:div w:id="1241522232">
          <w:marLeft w:val="0"/>
          <w:marRight w:val="0"/>
          <w:marTop w:val="0"/>
          <w:marBottom w:val="0"/>
          <w:divBdr>
            <w:top w:val="none" w:sz="0" w:space="0" w:color="auto"/>
            <w:left w:val="none" w:sz="0" w:space="0" w:color="auto"/>
            <w:bottom w:val="none" w:sz="0" w:space="0" w:color="auto"/>
            <w:right w:val="none" w:sz="0" w:space="0" w:color="auto"/>
          </w:divBdr>
        </w:div>
        <w:div w:id="300354242">
          <w:marLeft w:val="0"/>
          <w:marRight w:val="0"/>
          <w:marTop w:val="0"/>
          <w:marBottom w:val="0"/>
          <w:divBdr>
            <w:top w:val="none" w:sz="0" w:space="0" w:color="auto"/>
            <w:left w:val="none" w:sz="0" w:space="0" w:color="auto"/>
            <w:bottom w:val="none" w:sz="0" w:space="0" w:color="auto"/>
            <w:right w:val="none" w:sz="0" w:space="0" w:color="auto"/>
          </w:divBdr>
        </w:div>
        <w:div w:id="1041780920">
          <w:marLeft w:val="0"/>
          <w:marRight w:val="0"/>
          <w:marTop w:val="0"/>
          <w:marBottom w:val="0"/>
          <w:divBdr>
            <w:top w:val="none" w:sz="0" w:space="0" w:color="auto"/>
            <w:left w:val="none" w:sz="0" w:space="0" w:color="auto"/>
            <w:bottom w:val="none" w:sz="0" w:space="0" w:color="auto"/>
            <w:right w:val="none" w:sz="0" w:space="0" w:color="auto"/>
          </w:divBdr>
        </w:div>
        <w:div w:id="1326320957">
          <w:marLeft w:val="0"/>
          <w:marRight w:val="0"/>
          <w:marTop w:val="0"/>
          <w:marBottom w:val="0"/>
          <w:divBdr>
            <w:top w:val="none" w:sz="0" w:space="0" w:color="auto"/>
            <w:left w:val="none" w:sz="0" w:space="0" w:color="auto"/>
            <w:bottom w:val="none" w:sz="0" w:space="0" w:color="auto"/>
            <w:right w:val="none" w:sz="0" w:space="0" w:color="auto"/>
          </w:divBdr>
        </w:div>
        <w:div w:id="2081900449">
          <w:marLeft w:val="0"/>
          <w:marRight w:val="0"/>
          <w:marTop w:val="0"/>
          <w:marBottom w:val="0"/>
          <w:divBdr>
            <w:top w:val="none" w:sz="0" w:space="0" w:color="auto"/>
            <w:left w:val="none" w:sz="0" w:space="0" w:color="auto"/>
            <w:bottom w:val="none" w:sz="0" w:space="0" w:color="auto"/>
            <w:right w:val="none" w:sz="0" w:space="0" w:color="auto"/>
          </w:divBdr>
        </w:div>
        <w:div w:id="25958822">
          <w:marLeft w:val="0"/>
          <w:marRight w:val="0"/>
          <w:marTop w:val="0"/>
          <w:marBottom w:val="0"/>
          <w:divBdr>
            <w:top w:val="none" w:sz="0" w:space="0" w:color="auto"/>
            <w:left w:val="none" w:sz="0" w:space="0" w:color="auto"/>
            <w:bottom w:val="none" w:sz="0" w:space="0" w:color="auto"/>
            <w:right w:val="none" w:sz="0" w:space="0" w:color="auto"/>
          </w:divBdr>
        </w:div>
        <w:div w:id="76244576">
          <w:marLeft w:val="0"/>
          <w:marRight w:val="0"/>
          <w:marTop w:val="0"/>
          <w:marBottom w:val="0"/>
          <w:divBdr>
            <w:top w:val="none" w:sz="0" w:space="0" w:color="auto"/>
            <w:left w:val="none" w:sz="0" w:space="0" w:color="auto"/>
            <w:bottom w:val="none" w:sz="0" w:space="0" w:color="auto"/>
            <w:right w:val="none" w:sz="0" w:space="0" w:color="auto"/>
          </w:divBdr>
        </w:div>
        <w:div w:id="644354449">
          <w:marLeft w:val="0"/>
          <w:marRight w:val="0"/>
          <w:marTop w:val="0"/>
          <w:marBottom w:val="0"/>
          <w:divBdr>
            <w:top w:val="none" w:sz="0" w:space="0" w:color="auto"/>
            <w:left w:val="none" w:sz="0" w:space="0" w:color="auto"/>
            <w:bottom w:val="none" w:sz="0" w:space="0" w:color="auto"/>
            <w:right w:val="none" w:sz="0" w:space="0" w:color="auto"/>
          </w:divBdr>
        </w:div>
        <w:div w:id="2071149857">
          <w:marLeft w:val="0"/>
          <w:marRight w:val="0"/>
          <w:marTop w:val="0"/>
          <w:marBottom w:val="0"/>
          <w:divBdr>
            <w:top w:val="none" w:sz="0" w:space="0" w:color="auto"/>
            <w:left w:val="none" w:sz="0" w:space="0" w:color="auto"/>
            <w:bottom w:val="none" w:sz="0" w:space="0" w:color="auto"/>
            <w:right w:val="none" w:sz="0" w:space="0" w:color="auto"/>
          </w:divBdr>
        </w:div>
        <w:div w:id="1005783473">
          <w:marLeft w:val="0"/>
          <w:marRight w:val="0"/>
          <w:marTop w:val="0"/>
          <w:marBottom w:val="0"/>
          <w:divBdr>
            <w:top w:val="none" w:sz="0" w:space="0" w:color="auto"/>
            <w:left w:val="none" w:sz="0" w:space="0" w:color="auto"/>
            <w:bottom w:val="none" w:sz="0" w:space="0" w:color="auto"/>
            <w:right w:val="none" w:sz="0" w:space="0" w:color="auto"/>
          </w:divBdr>
        </w:div>
        <w:div w:id="1215700137">
          <w:marLeft w:val="0"/>
          <w:marRight w:val="0"/>
          <w:marTop w:val="0"/>
          <w:marBottom w:val="0"/>
          <w:divBdr>
            <w:top w:val="none" w:sz="0" w:space="0" w:color="auto"/>
            <w:left w:val="none" w:sz="0" w:space="0" w:color="auto"/>
            <w:bottom w:val="none" w:sz="0" w:space="0" w:color="auto"/>
            <w:right w:val="none" w:sz="0" w:space="0" w:color="auto"/>
          </w:divBdr>
        </w:div>
      </w:divsChild>
    </w:div>
    <w:div w:id="289434471">
      <w:bodyDiv w:val="1"/>
      <w:marLeft w:val="0"/>
      <w:marRight w:val="0"/>
      <w:marTop w:val="0"/>
      <w:marBottom w:val="0"/>
      <w:divBdr>
        <w:top w:val="none" w:sz="0" w:space="0" w:color="auto"/>
        <w:left w:val="none" w:sz="0" w:space="0" w:color="auto"/>
        <w:bottom w:val="none" w:sz="0" w:space="0" w:color="auto"/>
        <w:right w:val="none" w:sz="0" w:space="0" w:color="auto"/>
      </w:divBdr>
    </w:div>
    <w:div w:id="308289302">
      <w:bodyDiv w:val="1"/>
      <w:marLeft w:val="0"/>
      <w:marRight w:val="0"/>
      <w:marTop w:val="0"/>
      <w:marBottom w:val="0"/>
      <w:divBdr>
        <w:top w:val="none" w:sz="0" w:space="0" w:color="auto"/>
        <w:left w:val="none" w:sz="0" w:space="0" w:color="auto"/>
        <w:bottom w:val="none" w:sz="0" w:space="0" w:color="auto"/>
        <w:right w:val="none" w:sz="0" w:space="0" w:color="auto"/>
      </w:divBdr>
    </w:div>
    <w:div w:id="317810540">
      <w:bodyDiv w:val="1"/>
      <w:marLeft w:val="0"/>
      <w:marRight w:val="0"/>
      <w:marTop w:val="0"/>
      <w:marBottom w:val="0"/>
      <w:divBdr>
        <w:top w:val="none" w:sz="0" w:space="0" w:color="auto"/>
        <w:left w:val="none" w:sz="0" w:space="0" w:color="auto"/>
        <w:bottom w:val="none" w:sz="0" w:space="0" w:color="auto"/>
        <w:right w:val="none" w:sz="0" w:space="0" w:color="auto"/>
      </w:divBdr>
      <w:divsChild>
        <w:div w:id="1955750563">
          <w:marLeft w:val="0"/>
          <w:marRight w:val="0"/>
          <w:marTop w:val="0"/>
          <w:marBottom w:val="0"/>
          <w:divBdr>
            <w:top w:val="none" w:sz="0" w:space="0" w:color="auto"/>
            <w:left w:val="none" w:sz="0" w:space="0" w:color="auto"/>
            <w:bottom w:val="none" w:sz="0" w:space="0" w:color="auto"/>
            <w:right w:val="none" w:sz="0" w:space="0" w:color="auto"/>
          </w:divBdr>
        </w:div>
        <w:div w:id="430857140">
          <w:marLeft w:val="0"/>
          <w:marRight w:val="0"/>
          <w:marTop w:val="0"/>
          <w:marBottom w:val="0"/>
          <w:divBdr>
            <w:top w:val="none" w:sz="0" w:space="0" w:color="auto"/>
            <w:left w:val="none" w:sz="0" w:space="0" w:color="auto"/>
            <w:bottom w:val="none" w:sz="0" w:space="0" w:color="auto"/>
            <w:right w:val="none" w:sz="0" w:space="0" w:color="auto"/>
          </w:divBdr>
        </w:div>
        <w:div w:id="1397900288">
          <w:marLeft w:val="0"/>
          <w:marRight w:val="0"/>
          <w:marTop w:val="0"/>
          <w:marBottom w:val="0"/>
          <w:divBdr>
            <w:top w:val="none" w:sz="0" w:space="0" w:color="auto"/>
            <w:left w:val="none" w:sz="0" w:space="0" w:color="auto"/>
            <w:bottom w:val="none" w:sz="0" w:space="0" w:color="auto"/>
            <w:right w:val="none" w:sz="0" w:space="0" w:color="auto"/>
          </w:divBdr>
        </w:div>
        <w:div w:id="521480792">
          <w:marLeft w:val="0"/>
          <w:marRight w:val="0"/>
          <w:marTop w:val="0"/>
          <w:marBottom w:val="0"/>
          <w:divBdr>
            <w:top w:val="none" w:sz="0" w:space="0" w:color="auto"/>
            <w:left w:val="none" w:sz="0" w:space="0" w:color="auto"/>
            <w:bottom w:val="none" w:sz="0" w:space="0" w:color="auto"/>
            <w:right w:val="none" w:sz="0" w:space="0" w:color="auto"/>
          </w:divBdr>
        </w:div>
        <w:div w:id="1279217355">
          <w:marLeft w:val="0"/>
          <w:marRight w:val="0"/>
          <w:marTop w:val="0"/>
          <w:marBottom w:val="0"/>
          <w:divBdr>
            <w:top w:val="none" w:sz="0" w:space="0" w:color="auto"/>
            <w:left w:val="none" w:sz="0" w:space="0" w:color="auto"/>
            <w:bottom w:val="none" w:sz="0" w:space="0" w:color="auto"/>
            <w:right w:val="none" w:sz="0" w:space="0" w:color="auto"/>
          </w:divBdr>
        </w:div>
        <w:div w:id="646519537">
          <w:marLeft w:val="0"/>
          <w:marRight w:val="0"/>
          <w:marTop w:val="0"/>
          <w:marBottom w:val="0"/>
          <w:divBdr>
            <w:top w:val="none" w:sz="0" w:space="0" w:color="auto"/>
            <w:left w:val="none" w:sz="0" w:space="0" w:color="auto"/>
            <w:bottom w:val="none" w:sz="0" w:space="0" w:color="auto"/>
            <w:right w:val="none" w:sz="0" w:space="0" w:color="auto"/>
          </w:divBdr>
        </w:div>
        <w:div w:id="1211379110">
          <w:marLeft w:val="0"/>
          <w:marRight w:val="0"/>
          <w:marTop w:val="0"/>
          <w:marBottom w:val="0"/>
          <w:divBdr>
            <w:top w:val="none" w:sz="0" w:space="0" w:color="auto"/>
            <w:left w:val="none" w:sz="0" w:space="0" w:color="auto"/>
            <w:bottom w:val="none" w:sz="0" w:space="0" w:color="auto"/>
            <w:right w:val="none" w:sz="0" w:space="0" w:color="auto"/>
          </w:divBdr>
        </w:div>
        <w:div w:id="619723539">
          <w:marLeft w:val="0"/>
          <w:marRight w:val="0"/>
          <w:marTop w:val="0"/>
          <w:marBottom w:val="0"/>
          <w:divBdr>
            <w:top w:val="none" w:sz="0" w:space="0" w:color="auto"/>
            <w:left w:val="none" w:sz="0" w:space="0" w:color="auto"/>
            <w:bottom w:val="none" w:sz="0" w:space="0" w:color="auto"/>
            <w:right w:val="none" w:sz="0" w:space="0" w:color="auto"/>
          </w:divBdr>
        </w:div>
        <w:div w:id="128135284">
          <w:marLeft w:val="0"/>
          <w:marRight w:val="0"/>
          <w:marTop w:val="0"/>
          <w:marBottom w:val="0"/>
          <w:divBdr>
            <w:top w:val="none" w:sz="0" w:space="0" w:color="auto"/>
            <w:left w:val="none" w:sz="0" w:space="0" w:color="auto"/>
            <w:bottom w:val="none" w:sz="0" w:space="0" w:color="auto"/>
            <w:right w:val="none" w:sz="0" w:space="0" w:color="auto"/>
          </w:divBdr>
        </w:div>
        <w:div w:id="1561936002">
          <w:marLeft w:val="0"/>
          <w:marRight w:val="0"/>
          <w:marTop w:val="0"/>
          <w:marBottom w:val="0"/>
          <w:divBdr>
            <w:top w:val="none" w:sz="0" w:space="0" w:color="auto"/>
            <w:left w:val="none" w:sz="0" w:space="0" w:color="auto"/>
            <w:bottom w:val="none" w:sz="0" w:space="0" w:color="auto"/>
            <w:right w:val="none" w:sz="0" w:space="0" w:color="auto"/>
          </w:divBdr>
        </w:div>
        <w:div w:id="559556201">
          <w:marLeft w:val="0"/>
          <w:marRight w:val="0"/>
          <w:marTop w:val="0"/>
          <w:marBottom w:val="0"/>
          <w:divBdr>
            <w:top w:val="none" w:sz="0" w:space="0" w:color="auto"/>
            <w:left w:val="none" w:sz="0" w:space="0" w:color="auto"/>
            <w:bottom w:val="none" w:sz="0" w:space="0" w:color="auto"/>
            <w:right w:val="none" w:sz="0" w:space="0" w:color="auto"/>
          </w:divBdr>
        </w:div>
        <w:div w:id="1658802511">
          <w:marLeft w:val="0"/>
          <w:marRight w:val="0"/>
          <w:marTop w:val="0"/>
          <w:marBottom w:val="0"/>
          <w:divBdr>
            <w:top w:val="none" w:sz="0" w:space="0" w:color="auto"/>
            <w:left w:val="none" w:sz="0" w:space="0" w:color="auto"/>
            <w:bottom w:val="none" w:sz="0" w:space="0" w:color="auto"/>
            <w:right w:val="none" w:sz="0" w:space="0" w:color="auto"/>
          </w:divBdr>
        </w:div>
        <w:div w:id="1869949163">
          <w:marLeft w:val="0"/>
          <w:marRight w:val="0"/>
          <w:marTop w:val="0"/>
          <w:marBottom w:val="0"/>
          <w:divBdr>
            <w:top w:val="none" w:sz="0" w:space="0" w:color="auto"/>
            <w:left w:val="none" w:sz="0" w:space="0" w:color="auto"/>
            <w:bottom w:val="none" w:sz="0" w:space="0" w:color="auto"/>
            <w:right w:val="none" w:sz="0" w:space="0" w:color="auto"/>
          </w:divBdr>
        </w:div>
        <w:div w:id="1846090965">
          <w:marLeft w:val="0"/>
          <w:marRight w:val="0"/>
          <w:marTop w:val="0"/>
          <w:marBottom w:val="0"/>
          <w:divBdr>
            <w:top w:val="none" w:sz="0" w:space="0" w:color="auto"/>
            <w:left w:val="none" w:sz="0" w:space="0" w:color="auto"/>
            <w:bottom w:val="none" w:sz="0" w:space="0" w:color="auto"/>
            <w:right w:val="none" w:sz="0" w:space="0" w:color="auto"/>
          </w:divBdr>
        </w:div>
        <w:div w:id="347101451">
          <w:marLeft w:val="0"/>
          <w:marRight w:val="0"/>
          <w:marTop w:val="0"/>
          <w:marBottom w:val="0"/>
          <w:divBdr>
            <w:top w:val="none" w:sz="0" w:space="0" w:color="auto"/>
            <w:left w:val="none" w:sz="0" w:space="0" w:color="auto"/>
            <w:bottom w:val="none" w:sz="0" w:space="0" w:color="auto"/>
            <w:right w:val="none" w:sz="0" w:space="0" w:color="auto"/>
          </w:divBdr>
        </w:div>
        <w:div w:id="1508209361">
          <w:marLeft w:val="0"/>
          <w:marRight w:val="0"/>
          <w:marTop w:val="0"/>
          <w:marBottom w:val="0"/>
          <w:divBdr>
            <w:top w:val="none" w:sz="0" w:space="0" w:color="auto"/>
            <w:left w:val="none" w:sz="0" w:space="0" w:color="auto"/>
            <w:bottom w:val="none" w:sz="0" w:space="0" w:color="auto"/>
            <w:right w:val="none" w:sz="0" w:space="0" w:color="auto"/>
          </w:divBdr>
        </w:div>
        <w:div w:id="1909459249">
          <w:marLeft w:val="0"/>
          <w:marRight w:val="0"/>
          <w:marTop w:val="0"/>
          <w:marBottom w:val="0"/>
          <w:divBdr>
            <w:top w:val="none" w:sz="0" w:space="0" w:color="auto"/>
            <w:left w:val="none" w:sz="0" w:space="0" w:color="auto"/>
            <w:bottom w:val="none" w:sz="0" w:space="0" w:color="auto"/>
            <w:right w:val="none" w:sz="0" w:space="0" w:color="auto"/>
          </w:divBdr>
        </w:div>
        <w:div w:id="228881076">
          <w:marLeft w:val="0"/>
          <w:marRight w:val="0"/>
          <w:marTop w:val="0"/>
          <w:marBottom w:val="0"/>
          <w:divBdr>
            <w:top w:val="none" w:sz="0" w:space="0" w:color="auto"/>
            <w:left w:val="none" w:sz="0" w:space="0" w:color="auto"/>
            <w:bottom w:val="none" w:sz="0" w:space="0" w:color="auto"/>
            <w:right w:val="none" w:sz="0" w:space="0" w:color="auto"/>
          </w:divBdr>
        </w:div>
        <w:div w:id="716585738">
          <w:marLeft w:val="0"/>
          <w:marRight w:val="0"/>
          <w:marTop w:val="0"/>
          <w:marBottom w:val="0"/>
          <w:divBdr>
            <w:top w:val="none" w:sz="0" w:space="0" w:color="auto"/>
            <w:left w:val="none" w:sz="0" w:space="0" w:color="auto"/>
            <w:bottom w:val="none" w:sz="0" w:space="0" w:color="auto"/>
            <w:right w:val="none" w:sz="0" w:space="0" w:color="auto"/>
          </w:divBdr>
        </w:div>
        <w:div w:id="1887834679">
          <w:marLeft w:val="0"/>
          <w:marRight w:val="0"/>
          <w:marTop w:val="0"/>
          <w:marBottom w:val="0"/>
          <w:divBdr>
            <w:top w:val="none" w:sz="0" w:space="0" w:color="auto"/>
            <w:left w:val="none" w:sz="0" w:space="0" w:color="auto"/>
            <w:bottom w:val="none" w:sz="0" w:space="0" w:color="auto"/>
            <w:right w:val="none" w:sz="0" w:space="0" w:color="auto"/>
          </w:divBdr>
        </w:div>
        <w:div w:id="2047101394">
          <w:marLeft w:val="0"/>
          <w:marRight w:val="0"/>
          <w:marTop w:val="0"/>
          <w:marBottom w:val="0"/>
          <w:divBdr>
            <w:top w:val="none" w:sz="0" w:space="0" w:color="auto"/>
            <w:left w:val="none" w:sz="0" w:space="0" w:color="auto"/>
            <w:bottom w:val="none" w:sz="0" w:space="0" w:color="auto"/>
            <w:right w:val="none" w:sz="0" w:space="0" w:color="auto"/>
          </w:divBdr>
        </w:div>
        <w:div w:id="1275290335">
          <w:marLeft w:val="0"/>
          <w:marRight w:val="0"/>
          <w:marTop w:val="0"/>
          <w:marBottom w:val="0"/>
          <w:divBdr>
            <w:top w:val="none" w:sz="0" w:space="0" w:color="auto"/>
            <w:left w:val="none" w:sz="0" w:space="0" w:color="auto"/>
            <w:bottom w:val="none" w:sz="0" w:space="0" w:color="auto"/>
            <w:right w:val="none" w:sz="0" w:space="0" w:color="auto"/>
          </w:divBdr>
        </w:div>
        <w:div w:id="1514955328">
          <w:marLeft w:val="0"/>
          <w:marRight w:val="0"/>
          <w:marTop w:val="0"/>
          <w:marBottom w:val="0"/>
          <w:divBdr>
            <w:top w:val="none" w:sz="0" w:space="0" w:color="auto"/>
            <w:left w:val="none" w:sz="0" w:space="0" w:color="auto"/>
            <w:bottom w:val="none" w:sz="0" w:space="0" w:color="auto"/>
            <w:right w:val="none" w:sz="0" w:space="0" w:color="auto"/>
          </w:divBdr>
        </w:div>
        <w:div w:id="484710265">
          <w:marLeft w:val="0"/>
          <w:marRight w:val="0"/>
          <w:marTop w:val="0"/>
          <w:marBottom w:val="0"/>
          <w:divBdr>
            <w:top w:val="none" w:sz="0" w:space="0" w:color="auto"/>
            <w:left w:val="none" w:sz="0" w:space="0" w:color="auto"/>
            <w:bottom w:val="none" w:sz="0" w:space="0" w:color="auto"/>
            <w:right w:val="none" w:sz="0" w:space="0" w:color="auto"/>
          </w:divBdr>
        </w:div>
        <w:div w:id="775826411">
          <w:marLeft w:val="0"/>
          <w:marRight w:val="0"/>
          <w:marTop w:val="0"/>
          <w:marBottom w:val="0"/>
          <w:divBdr>
            <w:top w:val="none" w:sz="0" w:space="0" w:color="auto"/>
            <w:left w:val="none" w:sz="0" w:space="0" w:color="auto"/>
            <w:bottom w:val="none" w:sz="0" w:space="0" w:color="auto"/>
            <w:right w:val="none" w:sz="0" w:space="0" w:color="auto"/>
          </w:divBdr>
        </w:div>
        <w:div w:id="1220242178">
          <w:marLeft w:val="0"/>
          <w:marRight w:val="0"/>
          <w:marTop w:val="0"/>
          <w:marBottom w:val="0"/>
          <w:divBdr>
            <w:top w:val="none" w:sz="0" w:space="0" w:color="auto"/>
            <w:left w:val="none" w:sz="0" w:space="0" w:color="auto"/>
            <w:bottom w:val="none" w:sz="0" w:space="0" w:color="auto"/>
            <w:right w:val="none" w:sz="0" w:space="0" w:color="auto"/>
          </w:divBdr>
        </w:div>
        <w:div w:id="1051343023">
          <w:marLeft w:val="0"/>
          <w:marRight w:val="0"/>
          <w:marTop w:val="0"/>
          <w:marBottom w:val="0"/>
          <w:divBdr>
            <w:top w:val="none" w:sz="0" w:space="0" w:color="auto"/>
            <w:left w:val="none" w:sz="0" w:space="0" w:color="auto"/>
            <w:bottom w:val="none" w:sz="0" w:space="0" w:color="auto"/>
            <w:right w:val="none" w:sz="0" w:space="0" w:color="auto"/>
          </w:divBdr>
        </w:div>
        <w:div w:id="1515419027">
          <w:marLeft w:val="0"/>
          <w:marRight w:val="0"/>
          <w:marTop w:val="0"/>
          <w:marBottom w:val="0"/>
          <w:divBdr>
            <w:top w:val="none" w:sz="0" w:space="0" w:color="auto"/>
            <w:left w:val="none" w:sz="0" w:space="0" w:color="auto"/>
            <w:bottom w:val="none" w:sz="0" w:space="0" w:color="auto"/>
            <w:right w:val="none" w:sz="0" w:space="0" w:color="auto"/>
          </w:divBdr>
        </w:div>
        <w:div w:id="121508629">
          <w:marLeft w:val="0"/>
          <w:marRight w:val="0"/>
          <w:marTop w:val="0"/>
          <w:marBottom w:val="0"/>
          <w:divBdr>
            <w:top w:val="none" w:sz="0" w:space="0" w:color="auto"/>
            <w:left w:val="none" w:sz="0" w:space="0" w:color="auto"/>
            <w:bottom w:val="none" w:sz="0" w:space="0" w:color="auto"/>
            <w:right w:val="none" w:sz="0" w:space="0" w:color="auto"/>
          </w:divBdr>
        </w:div>
        <w:div w:id="973368061">
          <w:marLeft w:val="0"/>
          <w:marRight w:val="0"/>
          <w:marTop w:val="0"/>
          <w:marBottom w:val="0"/>
          <w:divBdr>
            <w:top w:val="none" w:sz="0" w:space="0" w:color="auto"/>
            <w:left w:val="none" w:sz="0" w:space="0" w:color="auto"/>
            <w:bottom w:val="none" w:sz="0" w:space="0" w:color="auto"/>
            <w:right w:val="none" w:sz="0" w:space="0" w:color="auto"/>
          </w:divBdr>
        </w:div>
        <w:div w:id="2026049910">
          <w:marLeft w:val="0"/>
          <w:marRight w:val="0"/>
          <w:marTop w:val="0"/>
          <w:marBottom w:val="0"/>
          <w:divBdr>
            <w:top w:val="none" w:sz="0" w:space="0" w:color="auto"/>
            <w:left w:val="none" w:sz="0" w:space="0" w:color="auto"/>
            <w:bottom w:val="none" w:sz="0" w:space="0" w:color="auto"/>
            <w:right w:val="none" w:sz="0" w:space="0" w:color="auto"/>
          </w:divBdr>
        </w:div>
        <w:div w:id="1567495155">
          <w:marLeft w:val="0"/>
          <w:marRight w:val="0"/>
          <w:marTop w:val="0"/>
          <w:marBottom w:val="0"/>
          <w:divBdr>
            <w:top w:val="none" w:sz="0" w:space="0" w:color="auto"/>
            <w:left w:val="none" w:sz="0" w:space="0" w:color="auto"/>
            <w:bottom w:val="none" w:sz="0" w:space="0" w:color="auto"/>
            <w:right w:val="none" w:sz="0" w:space="0" w:color="auto"/>
          </w:divBdr>
        </w:div>
        <w:div w:id="726270530">
          <w:marLeft w:val="0"/>
          <w:marRight w:val="0"/>
          <w:marTop w:val="0"/>
          <w:marBottom w:val="0"/>
          <w:divBdr>
            <w:top w:val="none" w:sz="0" w:space="0" w:color="auto"/>
            <w:left w:val="none" w:sz="0" w:space="0" w:color="auto"/>
            <w:bottom w:val="none" w:sz="0" w:space="0" w:color="auto"/>
            <w:right w:val="none" w:sz="0" w:space="0" w:color="auto"/>
          </w:divBdr>
        </w:div>
        <w:div w:id="838157102">
          <w:marLeft w:val="0"/>
          <w:marRight w:val="0"/>
          <w:marTop w:val="0"/>
          <w:marBottom w:val="0"/>
          <w:divBdr>
            <w:top w:val="none" w:sz="0" w:space="0" w:color="auto"/>
            <w:left w:val="none" w:sz="0" w:space="0" w:color="auto"/>
            <w:bottom w:val="none" w:sz="0" w:space="0" w:color="auto"/>
            <w:right w:val="none" w:sz="0" w:space="0" w:color="auto"/>
          </w:divBdr>
        </w:div>
        <w:div w:id="35086129">
          <w:marLeft w:val="0"/>
          <w:marRight w:val="0"/>
          <w:marTop w:val="0"/>
          <w:marBottom w:val="0"/>
          <w:divBdr>
            <w:top w:val="none" w:sz="0" w:space="0" w:color="auto"/>
            <w:left w:val="none" w:sz="0" w:space="0" w:color="auto"/>
            <w:bottom w:val="none" w:sz="0" w:space="0" w:color="auto"/>
            <w:right w:val="none" w:sz="0" w:space="0" w:color="auto"/>
          </w:divBdr>
        </w:div>
      </w:divsChild>
    </w:div>
    <w:div w:id="319163996">
      <w:bodyDiv w:val="1"/>
      <w:marLeft w:val="0"/>
      <w:marRight w:val="0"/>
      <w:marTop w:val="0"/>
      <w:marBottom w:val="0"/>
      <w:divBdr>
        <w:top w:val="none" w:sz="0" w:space="0" w:color="auto"/>
        <w:left w:val="none" w:sz="0" w:space="0" w:color="auto"/>
        <w:bottom w:val="none" w:sz="0" w:space="0" w:color="auto"/>
        <w:right w:val="none" w:sz="0" w:space="0" w:color="auto"/>
      </w:divBdr>
    </w:div>
    <w:div w:id="320279389">
      <w:bodyDiv w:val="1"/>
      <w:marLeft w:val="0"/>
      <w:marRight w:val="0"/>
      <w:marTop w:val="0"/>
      <w:marBottom w:val="0"/>
      <w:divBdr>
        <w:top w:val="none" w:sz="0" w:space="0" w:color="auto"/>
        <w:left w:val="none" w:sz="0" w:space="0" w:color="auto"/>
        <w:bottom w:val="none" w:sz="0" w:space="0" w:color="auto"/>
        <w:right w:val="none" w:sz="0" w:space="0" w:color="auto"/>
      </w:divBdr>
    </w:div>
    <w:div w:id="325978188">
      <w:bodyDiv w:val="1"/>
      <w:marLeft w:val="0"/>
      <w:marRight w:val="0"/>
      <w:marTop w:val="0"/>
      <w:marBottom w:val="0"/>
      <w:divBdr>
        <w:top w:val="none" w:sz="0" w:space="0" w:color="auto"/>
        <w:left w:val="none" w:sz="0" w:space="0" w:color="auto"/>
        <w:bottom w:val="none" w:sz="0" w:space="0" w:color="auto"/>
        <w:right w:val="none" w:sz="0" w:space="0" w:color="auto"/>
      </w:divBdr>
    </w:div>
    <w:div w:id="330522965">
      <w:bodyDiv w:val="1"/>
      <w:marLeft w:val="0"/>
      <w:marRight w:val="0"/>
      <w:marTop w:val="0"/>
      <w:marBottom w:val="0"/>
      <w:divBdr>
        <w:top w:val="none" w:sz="0" w:space="0" w:color="auto"/>
        <w:left w:val="none" w:sz="0" w:space="0" w:color="auto"/>
        <w:bottom w:val="none" w:sz="0" w:space="0" w:color="auto"/>
        <w:right w:val="none" w:sz="0" w:space="0" w:color="auto"/>
      </w:divBdr>
    </w:div>
    <w:div w:id="334459606">
      <w:bodyDiv w:val="1"/>
      <w:marLeft w:val="0"/>
      <w:marRight w:val="0"/>
      <w:marTop w:val="0"/>
      <w:marBottom w:val="0"/>
      <w:divBdr>
        <w:top w:val="none" w:sz="0" w:space="0" w:color="auto"/>
        <w:left w:val="none" w:sz="0" w:space="0" w:color="auto"/>
        <w:bottom w:val="none" w:sz="0" w:space="0" w:color="auto"/>
        <w:right w:val="none" w:sz="0" w:space="0" w:color="auto"/>
      </w:divBdr>
      <w:divsChild>
        <w:div w:id="1698703053">
          <w:marLeft w:val="0"/>
          <w:marRight w:val="0"/>
          <w:marTop w:val="0"/>
          <w:marBottom w:val="0"/>
          <w:divBdr>
            <w:top w:val="none" w:sz="0" w:space="0" w:color="auto"/>
            <w:left w:val="none" w:sz="0" w:space="0" w:color="auto"/>
            <w:bottom w:val="none" w:sz="0" w:space="0" w:color="auto"/>
            <w:right w:val="none" w:sz="0" w:space="0" w:color="auto"/>
          </w:divBdr>
        </w:div>
        <w:div w:id="726031586">
          <w:marLeft w:val="0"/>
          <w:marRight w:val="0"/>
          <w:marTop w:val="0"/>
          <w:marBottom w:val="0"/>
          <w:divBdr>
            <w:top w:val="none" w:sz="0" w:space="0" w:color="auto"/>
            <w:left w:val="none" w:sz="0" w:space="0" w:color="auto"/>
            <w:bottom w:val="none" w:sz="0" w:space="0" w:color="auto"/>
            <w:right w:val="none" w:sz="0" w:space="0" w:color="auto"/>
          </w:divBdr>
        </w:div>
        <w:div w:id="1999991613">
          <w:marLeft w:val="0"/>
          <w:marRight w:val="0"/>
          <w:marTop w:val="0"/>
          <w:marBottom w:val="0"/>
          <w:divBdr>
            <w:top w:val="none" w:sz="0" w:space="0" w:color="auto"/>
            <w:left w:val="none" w:sz="0" w:space="0" w:color="auto"/>
            <w:bottom w:val="none" w:sz="0" w:space="0" w:color="auto"/>
            <w:right w:val="none" w:sz="0" w:space="0" w:color="auto"/>
          </w:divBdr>
        </w:div>
        <w:div w:id="400761533">
          <w:marLeft w:val="0"/>
          <w:marRight w:val="0"/>
          <w:marTop w:val="0"/>
          <w:marBottom w:val="0"/>
          <w:divBdr>
            <w:top w:val="none" w:sz="0" w:space="0" w:color="auto"/>
            <w:left w:val="none" w:sz="0" w:space="0" w:color="auto"/>
            <w:bottom w:val="none" w:sz="0" w:space="0" w:color="auto"/>
            <w:right w:val="none" w:sz="0" w:space="0" w:color="auto"/>
          </w:divBdr>
        </w:div>
        <w:div w:id="993725364">
          <w:marLeft w:val="0"/>
          <w:marRight w:val="0"/>
          <w:marTop w:val="0"/>
          <w:marBottom w:val="0"/>
          <w:divBdr>
            <w:top w:val="none" w:sz="0" w:space="0" w:color="auto"/>
            <w:left w:val="none" w:sz="0" w:space="0" w:color="auto"/>
            <w:bottom w:val="none" w:sz="0" w:space="0" w:color="auto"/>
            <w:right w:val="none" w:sz="0" w:space="0" w:color="auto"/>
          </w:divBdr>
        </w:div>
        <w:div w:id="2083287785">
          <w:marLeft w:val="0"/>
          <w:marRight w:val="0"/>
          <w:marTop w:val="0"/>
          <w:marBottom w:val="0"/>
          <w:divBdr>
            <w:top w:val="none" w:sz="0" w:space="0" w:color="auto"/>
            <w:left w:val="none" w:sz="0" w:space="0" w:color="auto"/>
            <w:bottom w:val="none" w:sz="0" w:space="0" w:color="auto"/>
            <w:right w:val="none" w:sz="0" w:space="0" w:color="auto"/>
          </w:divBdr>
        </w:div>
        <w:div w:id="1814715884">
          <w:marLeft w:val="0"/>
          <w:marRight w:val="0"/>
          <w:marTop w:val="0"/>
          <w:marBottom w:val="0"/>
          <w:divBdr>
            <w:top w:val="none" w:sz="0" w:space="0" w:color="auto"/>
            <w:left w:val="none" w:sz="0" w:space="0" w:color="auto"/>
            <w:bottom w:val="none" w:sz="0" w:space="0" w:color="auto"/>
            <w:right w:val="none" w:sz="0" w:space="0" w:color="auto"/>
          </w:divBdr>
        </w:div>
        <w:div w:id="1574001136">
          <w:marLeft w:val="0"/>
          <w:marRight w:val="0"/>
          <w:marTop w:val="0"/>
          <w:marBottom w:val="0"/>
          <w:divBdr>
            <w:top w:val="none" w:sz="0" w:space="0" w:color="auto"/>
            <w:left w:val="none" w:sz="0" w:space="0" w:color="auto"/>
            <w:bottom w:val="none" w:sz="0" w:space="0" w:color="auto"/>
            <w:right w:val="none" w:sz="0" w:space="0" w:color="auto"/>
          </w:divBdr>
        </w:div>
        <w:div w:id="1572740211">
          <w:marLeft w:val="0"/>
          <w:marRight w:val="0"/>
          <w:marTop w:val="0"/>
          <w:marBottom w:val="0"/>
          <w:divBdr>
            <w:top w:val="none" w:sz="0" w:space="0" w:color="auto"/>
            <w:left w:val="none" w:sz="0" w:space="0" w:color="auto"/>
            <w:bottom w:val="none" w:sz="0" w:space="0" w:color="auto"/>
            <w:right w:val="none" w:sz="0" w:space="0" w:color="auto"/>
          </w:divBdr>
        </w:div>
        <w:div w:id="2134514019">
          <w:marLeft w:val="0"/>
          <w:marRight w:val="0"/>
          <w:marTop w:val="0"/>
          <w:marBottom w:val="0"/>
          <w:divBdr>
            <w:top w:val="none" w:sz="0" w:space="0" w:color="auto"/>
            <w:left w:val="none" w:sz="0" w:space="0" w:color="auto"/>
            <w:bottom w:val="none" w:sz="0" w:space="0" w:color="auto"/>
            <w:right w:val="none" w:sz="0" w:space="0" w:color="auto"/>
          </w:divBdr>
        </w:div>
        <w:div w:id="151725567">
          <w:marLeft w:val="0"/>
          <w:marRight w:val="0"/>
          <w:marTop w:val="0"/>
          <w:marBottom w:val="0"/>
          <w:divBdr>
            <w:top w:val="none" w:sz="0" w:space="0" w:color="auto"/>
            <w:left w:val="none" w:sz="0" w:space="0" w:color="auto"/>
            <w:bottom w:val="none" w:sz="0" w:space="0" w:color="auto"/>
            <w:right w:val="none" w:sz="0" w:space="0" w:color="auto"/>
          </w:divBdr>
        </w:div>
        <w:div w:id="1137526820">
          <w:marLeft w:val="0"/>
          <w:marRight w:val="0"/>
          <w:marTop w:val="0"/>
          <w:marBottom w:val="0"/>
          <w:divBdr>
            <w:top w:val="none" w:sz="0" w:space="0" w:color="auto"/>
            <w:left w:val="none" w:sz="0" w:space="0" w:color="auto"/>
            <w:bottom w:val="none" w:sz="0" w:space="0" w:color="auto"/>
            <w:right w:val="none" w:sz="0" w:space="0" w:color="auto"/>
          </w:divBdr>
        </w:div>
        <w:div w:id="429815337">
          <w:marLeft w:val="0"/>
          <w:marRight w:val="0"/>
          <w:marTop w:val="0"/>
          <w:marBottom w:val="0"/>
          <w:divBdr>
            <w:top w:val="none" w:sz="0" w:space="0" w:color="auto"/>
            <w:left w:val="none" w:sz="0" w:space="0" w:color="auto"/>
            <w:bottom w:val="none" w:sz="0" w:space="0" w:color="auto"/>
            <w:right w:val="none" w:sz="0" w:space="0" w:color="auto"/>
          </w:divBdr>
        </w:div>
        <w:div w:id="871572327">
          <w:marLeft w:val="0"/>
          <w:marRight w:val="0"/>
          <w:marTop w:val="0"/>
          <w:marBottom w:val="0"/>
          <w:divBdr>
            <w:top w:val="none" w:sz="0" w:space="0" w:color="auto"/>
            <w:left w:val="none" w:sz="0" w:space="0" w:color="auto"/>
            <w:bottom w:val="none" w:sz="0" w:space="0" w:color="auto"/>
            <w:right w:val="none" w:sz="0" w:space="0" w:color="auto"/>
          </w:divBdr>
        </w:div>
        <w:div w:id="965427685">
          <w:marLeft w:val="0"/>
          <w:marRight w:val="0"/>
          <w:marTop w:val="0"/>
          <w:marBottom w:val="0"/>
          <w:divBdr>
            <w:top w:val="none" w:sz="0" w:space="0" w:color="auto"/>
            <w:left w:val="none" w:sz="0" w:space="0" w:color="auto"/>
            <w:bottom w:val="none" w:sz="0" w:space="0" w:color="auto"/>
            <w:right w:val="none" w:sz="0" w:space="0" w:color="auto"/>
          </w:divBdr>
        </w:div>
        <w:div w:id="291448051">
          <w:marLeft w:val="0"/>
          <w:marRight w:val="0"/>
          <w:marTop w:val="0"/>
          <w:marBottom w:val="0"/>
          <w:divBdr>
            <w:top w:val="none" w:sz="0" w:space="0" w:color="auto"/>
            <w:left w:val="none" w:sz="0" w:space="0" w:color="auto"/>
            <w:bottom w:val="none" w:sz="0" w:space="0" w:color="auto"/>
            <w:right w:val="none" w:sz="0" w:space="0" w:color="auto"/>
          </w:divBdr>
        </w:div>
        <w:div w:id="414909845">
          <w:marLeft w:val="0"/>
          <w:marRight w:val="0"/>
          <w:marTop w:val="0"/>
          <w:marBottom w:val="0"/>
          <w:divBdr>
            <w:top w:val="none" w:sz="0" w:space="0" w:color="auto"/>
            <w:left w:val="none" w:sz="0" w:space="0" w:color="auto"/>
            <w:bottom w:val="none" w:sz="0" w:space="0" w:color="auto"/>
            <w:right w:val="none" w:sz="0" w:space="0" w:color="auto"/>
          </w:divBdr>
        </w:div>
        <w:div w:id="470950355">
          <w:marLeft w:val="0"/>
          <w:marRight w:val="0"/>
          <w:marTop w:val="0"/>
          <w:marBottom w:val="0"/>
          <w:divBdr>
            <w:top w:val="none" w:sz="0" w:space="0" w:color="auto"/>
            <w:left w:val="none" w:sz="0" w:space="0" w:color="auto"/>
            <w:bottom w:val="none" w:sz="0" w:space="0" w:color="auto"/>
            <w:right w:val="none" w:sz="0" w:space="0" w:color="auto"/>
          </w:divBdr>
        </w:div>
        <w:div w:id="935986222">
          <w:marLeft w:val="0"/>
          <w:marRight w:val="0"/>
          <w:marTop w:val="0"/>
          <w:marBottom w:val="0"/>
          <w:divBdr>
            <w:top w:val="none" w:sz="0" w:space="0" w:color="auto"/>
            <w:left w:val="none" w:sz="0" w:space="0" w:color="auto"/>
            <w:bottom w:val="none" w:sz="0" w:space="0" w:color="auto"/>
            <w:right w:val="none" w:sz="0" w:space="0" w:color="auto"/>
          </w:divBdr>
        </w:div>
        <w:div w:id="1831403860">
          <w:marLeft w:val="0"/>
          <w:marRight w:val="0"/>
          <w:marTop w:val="0"/>
          <w:marBottom w:val="0"/>
          <w:divBdr>
            <w:top w:val="none" w:sz="0" w:space="0" w:color="auto"/>
            <w:left w:val="none" w:sz="0" w:space="0" w:color="auto"/>
            <w:bottom w:val="none" w:sz="0" w:space="0" w:color="auto"/>
            <w:right w:val="none" w:sz="0" w:space="0" w:color="auto"/>
          </w:divBdr>
        </w:div>
        <w:div w:id="1975520649">
          <w:marLeft w:val="0"/>
          <w:marRight w:val="0"/>
          <w:marTop w:val="0"/>
          <w:marBottom w:val="0"/>
          <w:divBdr>
            <w:top w:val="none" w:sz="0" w:space="0" w:color="auto"/>
            <w:left w:val="none" w:sz="0" w:space="0" w:color="auto"/>
            <w:bottom w:val="none" w:sz="0" w:space="0" w:color="auto"/>
            <w:right w:val="none" w:sz="0" w:space="0" w:color="auto"/>
          </w:divBdr>
        </w:div>
        <w:div w:id="989285945">
          <w:marLeft w:val="0"/>
          <w:marRight w:val="0"/>
          <w:marTop w:val="0"/>
          <w:marBottom w:val="0"/>
          <w:divBdr>
            <w:top w:val="none" w:sz="0" w:space="0" w:color="auto"/>
            <w:left w:val="none" w:sz="0" w:space="0" w:color="auto"/>
            <w:bottom w:val="none" w:sz="0" w:space="0" w:color="auto"/>
            <w:right w:val="none" w:sz="0" w:space="0" w:color="auto"/>
          </w:divBdr>
        </w:div>
        <w:div w:id="176504431">
          <w:marLeft w:val="0"/>
          <w:marRight w:val="0"/>
          <w:marTop w:val="0"/>
          <w:marBottom w:val="0"/>
          <w:divBdr>
            <w:top w:val="none" w:sz="0" w:space="0" w:color="auto"/>
            <w:left w:val="none" w:sz="0" w:space="0" w:color="auto"/>
            <w:bottom w:val="none" w:sz="0" w:space="0" w:color="auto"/>
            <w:right w:val="none" w:sz="0" w:space="0" w:color="auto"/>
          </w:divBdr>
        </w:div>
        <w:div w:id="949356057">
          <w:marLeft w:val="0"/>
          <w:marRight w:val="0"/>
          <w:marTop w:val="0"/>
          <w:marBottom w:val="0"/>
          <w:divBdr>
            <w:top w:val="none" w:sz="0" w:space="0" w:color="auto"/>
            <w:left w:val="none" w:sz="0" w:space="0" w:color="auto"/>
            <w:bottom w:val="none" w:sz="0" w:space="0" w:color="auto"/>
            <w:right w:val="none" w:sz="0" w:space="0" w:color="auto"/>
          </w:divBdr>
        </w:div>
        <w:div w:id="108865819">
          <w:marLeft w:val="0"/>
          <w:marRight w:val="0"/>
          <w:marTop w:val="0"/>
          <w:marBottom w:val="0"/>
          <w:divBdr>
            <w:top w:val="none" w:sz="0" w:space="0" w:color="auto"/>
            <w:left w:val="none" w:sz="0" w:space="0" w:color="auto"/>
            <w:bottom w:val="none" w:sz="0" w:space="0" w:color="auto"/>
            <w:right w:val="none" w:sz="0" w:space="0" w:color="auto"/>
          </w:divBdr>
        </w:div>
        <w:div w:id="2094276590">
          <w:marLeft w:val="0"/>
          <w:marRight w:val="0"/>
          <w:marTop w:val="0"/>
          <w:marBottom w:val="0"/>
          <w:divBdr>
            <w:top w:val="none" w:sz="0" w:space="0" w:color="auto"/>
            <w:left w:val="none" w:sz="0" w:space="0" w:color="auto"/>
            <w:bottom w:val="none" w:sz="0" w:space="0" w:color="auto"/>
            <w:right w:val="none" w:sz="0" w:space="0" w:color="auto"/>
          </w:divBdr>
        </w:div>
        <w:div w:id="2071075425">
          <w:marLeft w:val="0"/>
          <w:marRight w:val="0"/>
          <w:marTop w:val="0"/>
          <w:marBottom w:val="0"/>
          <w:divBdr>
            <w:top w:val="none" w:sz="0" w:space="0" w:color="auto"/>
            <w:left w:val="none" w:sz="0" w:space="0" w:color="auto"/>
            <w:bottom w:val="none" w:sz="0" w:space="0" w:color="auto"/>
            <w:right w:val="none" w:sz="0" w:space="0" w:color="auto"/>
          </w:divBdr>
        </w:div>
        <w:div w:id="320275599">
          <w:marLeft w:val="0"/>
          <w:marRight w:val="0"/>
          <w:marTop w:val="0"/>
          <w:marBottom w:val="0"/>
          <w:divBdr>
            <w:top w:val="none" w:sz="0" w:space="0" w:color="auto"/>
            <w:left w:val="none" w:sz="0" w:space="0" w:color="auto"/>
            <w:bottom w:val="none" w:sz="0" w:space="0" w:color="auto"/>
            <w:right w:val="none" w:sz="0" w:space="0" w:color="auto"/>
          </w:divBdr>
        </w:div>
        <w:div w:id="1760131545">
          <w:marLeft w:val="0"/>
          <w:marRight w:val="0"/>
          <w:marTop w:val="0"/>
          <w:marBottom w:val="0"/>
          <w:divBdr>
            <w:top w:val="none" w:sz="0" w:space="0" w:color="auto"/>
            <w:left w:val="none" w:sz="0" w:space="0" w:color="auto"/>
            <w:bottom w:val="none" w:sz="0" w:space="0" w:color="auto"/>
            <w:right w:val="none" w:sz="0" w:space="0" w:color="auto"/>
          </w:divBdr>
        </w:div>
        <w:div w:id="459958798">
          <w:marLeft w:val="0"/>
          <w:marRight w:val="0"/>
          <w:marTop w:val="0"/>
          <w:marBottom w:val="0"/>
          <w:divBdr>
            <w:top w:val="none" w:sz="0" w:space="0" w:color="auto"/>
            <w:left w:val="none" w:sz="0" w:space="0" w:color="auto"/>
            <w:bottom w:val="none" w:sz="0" w:space="0" w:color="auto"/>
            <w:right w:val="none" w:sz="0" w:space="0" w:color="auto"/>
          </w:divBdr>
        </w:div>
        <w:div w:id="858006571">
          <w:marLeft w:val="0"/>
          <w:marRight w:val="0"/>
          <w:marTop w:val="0"/>
          <w:marBottom w:val="0"/>
          <w:divBdr>
            <w:top w:val="none" w:sz="0" w:space="0" w:color="auto"/>
            <w:left w:val="none" w:sz="0" w:space="0" w:color="auto"/>
            <w:bottom w:val="none" w:sz="0" w:space="0" w:color="auto"/>
            <w:right w:val="none" w:sz="0" w:space="0" w:color="auto"/>
          </w:divBdr>
        </w:div>
        <w:div w:id="399985006">
          <w:marLeft w:val="0"/>
          <w:marRight w:val="0"/>
          <w:marTop w:val="0"/>
          <w:marBottom w:val="0"/>
          <w:divBdr>
            <w:top w:val="none" w:sz="0" w:space="0" w:color="auto"/>
            <w:left w:val="none" w:sz="0" w:space="0" w:color="auto"/>
            <w:bottom w:val="none" w:sz="0" w:space="0" w:color="auto"/>
            <w:right w:val="none" w:sz="0" w:space="0" w:color="auto"/>
          </w:divBdr>
        </w:div>
        <w:div w:id="621960578">
          <w:marLeft w:val="0"/>
          <w:marRight w:val="0"/>
          <w:marTop w:val="0"/>
          <w:marBottom w:val="0"/>
          <w:divBdr>
            <w:top w:val="none" w:sz="0" w:space="0" w:color="auto"/>
            <w:left w:val="none" w:sz="0" w:space="0" w:color="auto"/>
            <w:bottom w:val="none" w:sz="0" w:space="0" w:color="auto"/>
            <w:right w:val="none" w:sz="0" w:space="0" w:color="auto"/>
          </w:divBdr>
        </w:div>
        <w:div w:id="1446385590">
          <w:marLeft w:val="0"/>
          <w:marRight w:val="0"/>
          <w:marTop w:val="0"/>
          <w:marBottom w:val="0"/>
          <w:divBdr>
            <w:top w:val="none" w:sz="0" w:space="0" w:color="auto"/>
            <w:left w:val="none" w:sz="0" w:space="0" w:color="auto"/>
            <w:bottom w:val="none" w:sz="0" w:space="0" w:color="auto"/>
            <w:right w:val="none" w:sz="0" w:space="0" w:color="auto"/>
          </w:divBdr>
        </w:div>
        <w:div w:id="859123170">
          <w:marLeft w:val="0"/>
          <w:marRight w:val="0"/>
          <w:marTop w:val="0"/>
          <w:marBottom w:val="0"/>
          <w:divBdr>
            <w:top w:val="none" w:sz="0" w:space="0" w:color="auto"/>
            <w:left w:val="none" w:sz="0" w:space="0" w:color="auto"/>
            <w:bottom w:val="none" w:sz="0" w:space="0" w:color="auto"/>
            <w:right w:val="none" w:sz="0" w:space="0" w:color="auto"/>
          </w:divBdr>
        </w:div>
        <w:div w:id="1040663670">
          <w:marLeft w:val="0"/>
          <w:marRight w:val="0"/>
          <w:marTop w:val="0"/>
          <w:marBottom w:val="0"/>
          <w:divBdr>
            <w:top w:val="none" w:sz="0" w:space="0" w:color="auto"/>
            <w:left w:val="none" w:sz="0" w:space="0" w:color="auto"/>
            <w:bottom w:val="none" w:sz="0" w:space="0" w:color="auto"/>
            <w:right w:val="none" w:sz="0" w:space="0" w:color="auto"/>
          </w:divBdr>
        </w:div>
        <w:div w:id="149715297">
          <w:marLeft w:val="0"/>
          <w:marRight w:val="0"/>
          <w:marTop w:val="0"/>
          <w:marBottom w:val="0"/>
          <w:divBdr>
            <w:top w:val="none" w:sz="0" w:space="0" w:color="auto"/>
            <w:left w:val="none" w:sz="0" w:space="0" w:color="auto"/>
            <w:bottom w:val="none" w:sz="0" w:space="0" w:color="auto"/>
            <w:right w:val="none" w:sz="0" w:space="0" w:color="auto"/>
          </w:divBdr>
        </w:div>
        <w:div w:id="747656877">
          <w:marLeft w:val="0"/>
          <w:marRight w:val="0"/>
          <w:marTop w:val="0"/>
          <w:marBottom w:val="0"/>
          <w:divBdr>
            <w:top w:val="none" w:sz="0" w:space="0" w:color="auto"/>
            <w:left w:val="none" w:sz="0" w:space="0" w:color="auto"/>
            <w:bottom w:val="none" w:sz="0" w:space="0" w:color="auto"/>
            <w:right w:val="none" w:sz="0" w:space="0" w:color="auto"/>
          </w:divBdr>
        </w:div>
        <w:div w:id="1480458771">
          <w:marLeft w:val="0"/>
          <w:marRight w:val="0"/>
          <w:marTop w:val="0"/>
          <w:marBottom w:val="0"/>
          <w:divBdr>
            <w:top w:val="none" w:sz="0" w:space="0" w:color="auto"/>
            <w:left w:val="none" w:sz="0" w:space="0" w:color="auto"/>
            <w:bottom w:val="none" w:sz="0" w:space="0" w:color="auto"/>
            <w:right w:val="none" w:sz="0" w:space="0" w:color="auto"/>
          </w:divBdr>
        </w:div>
      </w:divsChild>
    </w:div>
    <w:div w:id="335309998">
      <w:bodyDiv w:val="1"/>
      <w:marLeft w:val="0"/>
      <w:marRight w:val="0"/>
      <w:marTop w:val="0"/>
      <w:marBottom w:val="0"/>
      <w:divBdr>
        <w:top w:val="none" w:sz="0" w:space="0" w:color="auto"/>
        <w:left w:val="none" w:sz="0" w:space="0" w:color="auto"/>
        <w:bottom w:val="none" w:sz="0" w:space="0" w:color="auto"/>
        <w:right w:val="none" w:sz="0" w:space="0" w:color="auto"/>
      </w:divBdr>
    </w:div>
    <w:div w:id="338586748">
      <w:bodyDiv w:val="1"/>
      <w:marLeft w:val="0"/>
      <w:marRight w:val="0"/>
      <w:marTop w:val="0"/>
      <w:marBottom w:val="0"/>
      <w:divBdr>
        <w:top w:val="none" w:sz="0" w:space="0" w:color="auto"/>
        <w:left w:val="none" w:sz="0" w:space="0" w:color="auto"/>
        <w:bottom w:val="none" w:sz="0" w:space="0" w:color="auto"/>
        <w:right w:val="none" w:sz="0" w:space="0" w:color="auto"/>
      </w:divBdr>
    </w:div>
    <w:div w:id="350037212">
      <w:bodyDiv w:val="1"/>
      <w:marLeft w:val="0"/>
      <w:marRight w:val="0"/>
      <w:marTop w:val="0"/>
      <w:marBottom w:val="0"/>
      <w:divBdr>
        <w:top w:val="none" w:sz="0" w:space="0" w:color="auto"/>
        <w:left w:val="none" w:sz="0" w:space="0" w:color="auto"/>
        <w:bottom w:val="none" w:sz="0" w:space="0" w:color="auto"/>
        <w:right w:val="none" w:sz="0" w:space="0" w:color="auto"/>
      </w:divBdr>
      <w:divsChild>
        <w:div w:id="338779276">
          <w:marLeft w:val="0"/>
          <w:marRight w:val="0"/>
          <w:marTop w:val="0"/>
          <w:marBottom w:val="0"/>
          <w:divBdr>
            <w:top w:val="none" w:sz="0" w:space="0" w:color="auto"/>
            <w:left w:val="none" w:sz="0" w:space="0" w:color="auto"/>
            <w:bottom w:val="none" w:sz="0" w:space="0" w:color="auto"/>
            <w:right w:val="none" w:sz="0" w:space="0" w:color="auto"/>
          </w:divBdr>
          <w:divsChild>
            <w:div w:id="2001496088">
              <w:marLeft w:val="0"/>
              <w:marRight w:val="0"/>
              <w:marTop w:val="0"/>
              <w:marBottom w:val="0"/>
              <w:divBdr>
                <w:top w:val="none" w:sz="0" w:space="0" w:color="auto"/>
                <w:left w:val="none" w:sz="0" w:space="0" w:color="auto"/>
                <w:bottom w:val="none" w:sz="0" w:space="0" w:color="auto"/>
                <w:right w:val="none" w:sz="0" w:space="0" w:color="auto"/>
              </w:divBdr>
              <w:divsChild>
                <w:div w:id="1145387946">
                  <w:marLeft w:val="0"/>
                  <w:marRight w:val="0"/>
                  <w:marTop w:val="0"/>
                  <w:marBottom w:val="0"/>
                  <w:divBdr>
                    <w:top w:val="none" w:sz="0" w:space="0" w:color="auto"/>
                    <w:left w:val="none" w:sz="0" w:space="0" w:color="auto"/>
                    <w:bottom w:val="none" w:sz="0" w:space="0" w:color="auto"/>
                    <w:right w:val="none" w:sz="0" w:space="0" w:color="auto"/>
                  </w:divBdr>
                  <w:divsChild>
                    <w:div w:id="1833250677">
                      <w:marLeft w:val="0"/>
                      <w:marRight w:val="0"/>
                      <w:marTop w:val="0"/>
                      <w:marBottom w:val="0"/>
                      <w:divBdr>
                        <w:top w:val="none" w:sz="0" w:space="0" w:color="auto"/>
                        <w:left w:val="none" w:sz="0" w:space="0" w:color="auto"/>
                        <w:bottom w:val="none" w:sz="0" w:space="0" w:color="auto"/>
                        <w:right w:val="none" w:sz="0" w:space="0" w:color="auto"/>
                      </w:divBdr>
                      <w:divsChild>
                        <w:div w:id="637763332">
                          <w:marLeft w:val="0"/>
                          <w:marRight w:val="0"/>
                          <w:marTop w:val="0"/>
                          <w:marBottom w:val="0"/>
                          <w:divBdr>
                            <w:top w:val="none" w:sz="0" w:space="0" w:color="auto"/>
                            <w:left w:val="none" w:sz="0" w:space="0" w:color="auto"/>
                            <w:bottom w:val="none" w:sz="0" w:space="0" w:color="auto"/>
                            <w:right w:val="none" w:sz="0" w:space="0" w:color="auto"/>
                          </w:divBdr>
                          <w:divsChild>
                            <w:div w:id="1361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4387">
      <w:bodyDiv w:val="1"/>
      <w:marLeft w:val="0"/>
      <w:marRight w:val="0"/>
      <w:marTop w:val="0"/>
      <w:marBottom w:val="0"/>
      <w:divBdr>
        <w:top w:val="none" w:sz="0" w:space="0" w:color="auto"/>
        <w:left w:val="none" w:sz="0" w:space="0" w:color="auto"/>
        <w:bottom w:val="none" w:sz="0" w:space="0" w:color="auto"/>
        <w:right w:val="none" w:sz="0" w:space="0" w:color="auto"/>
      </w:divBdr>
      <w:divsChild>
        <w:div w:id="577129525">
          <w:marLeft w:val="480"/>
          <w:marRight w:val="0"/>
          <w:marTop w:val="0"/>
          <w:marBottom w:val="0"/>
          <w:divBdr>
            <w:top w:val="none" w:sz="0" w:space="0" w:color="auto"/>
            <w:left w:val="none" w:sz="0" w:space="0" w:color="auto"/>
            <w:bottom w:val="none" w:sz="0" w:space="0" w:color="auto"/>
            <w:right w:val="none" w:sz="0" w:space="0" w:color="auto"/>
          </w:divBdr>
        </w:div>
        <w:div w:id="931090802">
          <w:marLeft w:val="480"/>
          <w:marRight w:val="0"/>
          <w:marTop w:val="0"/>
          <w:marBottom w:val="0"/>
          <w:divBdr>
            <w:top w:val="none" w:sz="0" w:space="0" w:color="auto"/>
            <w:left w:val="none" w:sz="0" w:space="0" w:color="auto"/>
            <w:bottom w:val="none" w:sz="0" w:space="0" w:color="auto"/>
            <w:right w:val="none" w:sz="0" w:space="0" w:color="auto"/>
          </w:divBdr>
        </w:div>
      </w:divsChild>
    </w:div>
    <w:div w:id="359547827">
      <w:bodyDiv w:val="1"/>
      <w:marLeft w:val="0"/>
      <w:marRight w:val="0"/>
      <w:marTop w:val="0"/>
      <w:marBottom w:val="0"/>
      <w:divBdr>
        <w:top w:val="none" w:sz="0" w:space="0" w:color="auto"/>
        <w:left w:val="none" w:sz="0" w:space="0" w:color="auto"/>
        <w:bottom w:val="none" w:sz="0" w:space="0" w:color="auto"/>
        <w:right w:val="none" w:sz="0" w:space="0" w:color="auto"/>
      </w:divBdr>
    </w:div>
    <w:div w:id="372659238">
      <w:bodyDiv w:val="1"/>
      <w:marLeft w:val="0"/>
      <w:marRight w:val="0"/>
      <w:marTop w:val="0"/>
      <w:marBottom w:val="0"/>
      <w:divBdr>
        <w:top w:val="none" w:sz="0" w:space="0" w:color="auto"/>
        <w:left w:val="none" w:sz="0" w:space="0" w:color="auto"/>
        <w:bottom w:val="none" w:sz="0" w:space="0" w:color="auto"/>
        <w:right w:val="none" w:sz="0" w:space="0" w:color="auto"/>
      </w:divBdr>
    </w:div>
    <w:div w:id="380984270">
      <w:bodyDiv w:val="1"/>
      <w:marLeft w:val="0"/>
      <w:marRight w:val="0"/>
      <w:marTop w:val="0"/>
      <w:marBottom w:val="0"/>
      <w:divBdr>
        <w:top w:val="none" w:sz="0" w:space="0" w:color="auto"/>
        <w:left w:val="none" w:sz="0" w:space="0" w:color="auto"/>
        <w:bottom w:val="none" w:sz="0" w:space="0" w:color="auto"/>
        <w:right w:val="none" w:sz="0" w:space="0" w:color="auto"/>
      </w:divBdr>
      <w:divsChild>
        <w:div w:id="186916700">
          <w:marLeft w:val="480"/>
          <w:marRight w:val="0"/>
          <w:marTop w:val="0"/>
          <w:marBottom w:val="0"/>
          <w:divBdr>
            <w:top w:val="none" w:sz="0" w:space="0" w:color="auto"/>
            <w:left w:val="none" w:sz="0" w:space="0" w:color="auto"/>
            <w:bottom w:val="none" w:sz="0" w:space="0" w:color="auto"/>
            <w:right w:val="none" w:sz="0" w:space="0" w:color="auto"/>
          </w:divBdr>
        </w:div>
        <w:div w:id="205607525">
          <w:marLeft w:val="480"/>
          <w:marRight w:val="0"/>
          <w:marTop w:val="0"/>
          <w:marBottom w:val="0"/>
          <w:divBdr>
            <w:top w:val="none" w:sz="0" w:space="0" w:color="auto"/>
            <w:left w:val="none" w:sz="0" w:space="0" w:color="auto"/>
            <w:bottom w:val="none" w:sz="0" w:space="0" w:color="auto"/>
            <w:right w:val="none" w:sz="0" w:space="0" w:color="auto"/>
          </w:divBdr>
        </w:div>
        <w:div w:id="297610604">
          <w:marLeft w:val="480"/>
          <w:marRight w:val="0"/>
          <w:marTop w:val="0"/>
          <w:marBottom w:val="0"/>
          <w:divBdr>
            <w:top w:val="none" w:sz="0" w:space="0" w:color="auto"/>
            <w:left w:val="none" w:sz="0" w:space="0" w:color="auto"/>
            <w:bottom w:val="none" w:sz="0" w:space="0" w:color="auto"/>
            <w:right w:val="none" w:sz="0" w:space="0" w:color="auto"/>
          </w:divBdr>
        </w:div>
        <w:div w:id="559173011">
          <w:marLeft w:val="480"/>
          <w:marRight w:val="0"/>
          <w:marTop w:val="0"/>
          <w:marBottom w:val="0"/>
          <w:divBdr>
            <w:top w:val="none" w:sz="0" w:space="0" w:color="auto"/>
            <w:left w:val="none" w:sz="0" w:space="0" w:color="auto"/>
            <w:bottom w:val="none" w:sz="0" w:space="0" w:color="auto"/>
            <w:right w:val="none" w:sz="0" w:space="0" w:color="auto"/>
          </w:divBdr>
        </w:div>
        <w:div w:id="262033740">
          <w:marLeft w:val="480"/>
          <w:marRight w:val="0"/>
          <w:marTop w:val="0"/>
          <w:marBottom w:val="0"/>
          <w:divBdr>
            <w:top w:val="none" w:sz="0" w:space="0" w:color="auto"/>
            <w:left w:val="none" w:sz="0" w:space="0" w:color="auto"/>
            <w:bottom w:val="none" w:sz="0" w:space="0" w:color="auto"/>
            <w:right w:val="none" w:sz="0" w:space="0" w:color="auto"/>
          </w:divBdr>
        </w:div>
        <w:div w:id="1739090377">
          <w:marLeft w:val="480"/>
          <w:marRight w:val="0"/>
          <w:marTop w:val="0"/>
          <w:marBottom w:val="0"/>
          <w:divBdr>
            <w:top w:val="none" w:sz="0" w:space="0" w:color="auto"/>
            <w:left w:val="none" w:sz="0" w:space="0" w:color="auto"/>
            <w:bottom w:val="none" w:sz="0" w:space="0" w:color="auto"/>
            <w:right w:val="none" w:sz="0" w:space="0" w:color="auto"/>
          </w:divBdr>
        </w:div>
        <w:div w:id="1946887803">
          <w:marLeft w:val="480"/>
          <w:marRight w:val="0"/>
          <w:marTop w:val="0"/>
          <w:marBottom w:val="0"/>
          <w:divBdr>
            <w:top w:val="none" w:sz="0" w:space="0" w:color="auto"/>
            <w:left w:val="none" w:sz="0" w:space="0" w:color="auto"/>
            <w:bottom w:val="none" w:sz="0" w:space="0" w:color="auto"/>
            <w:right w:val="none" w:sz="0" w:space="0" w:color="auto"/>
          </w:divBdr>
        </w:div>
        <w:div w:id="1343244274">
          <w:marLeft w:val="480"/>
          <w:marRight w:val="0"/>
          <w:marTop w:val="0"/>
          <w:marBottom w:val="0"/>
          <w:divBdr>
            <w:top w:val="none" w:sz="0" w:space="0" w:color="auto"/>
            <w:left w:val="none" w:sz="0" w:space="0" w:color="auto"/>
            <w:bottom w:val="none" w:sz="0" w:space="0" w:color="auto"/>
            <w:right w:val="none" w:sz="0" w:space="0" w:color="auto"/>
          </w:divBdr>
        </w:div>
        <w:div w:id="1019040256">
          <w:marLeft w:val="480"/>
          <w:marRight w:val="0"/>
          <w:marTop w:val="0"/>
          <w:marBottom w:val="0"/>
          <w:divBdr>
            <w:top w:val="none" w:sz="0" w:space="0" w:color="auto"/>
            <w:left w:val="none" w:sz="0" w:space="0" w:color="auto"/>
            <w:bottom w:val="none" w:sz="0" w:space="0" w:color="auto"/>
            <w:right w:val="none" w:sz="0" w:space="0" w:color="auto"/>
          </w:divBdr>
        </w:div>
        <w:div w:id="2104952171">
          <w:marLeft w:val="480"/>
          <w:marRight w:val="0"/>
          <w:marTop w:val="0"/>
          <w:marBottom w:val="0"/>
          <w:divBdr>
            <w:top w:val="none" w:sz="0" w:space="0" w:color="auto"/>
            <w:left w:val="none" w:sz="0" w:space="0" w:color="auto"/>
            <w:bottom w:val="none" w:sz="0" w:space="0" w:color="auto"/>
            <w:right w:val="none" w:sz="0" w:space="0" w:color="auto"/>
          </w:divBdr>
        </w:div>
        <w:div w:id="1418743088">
          <w:marLeft w:val="480"/>
          <w:marRight w:val="0"/>
          <w:marTop w:val="0"/>
          <w:marBottom w:val="0"/>
          <w:divBdr>
            <w:top w:val="none" w:sz="0" w:space="0" w:color="auto"/>
            <w:left w:val="none" w:sz="0" w:space="0" w:color="auto"/>
            <w:bottom w:val="none" w:sz="0" w:space="0" w:color="auto"/>
            <w:right w:val="none" w:sz="0" w:space="0" w:color="auto"/>
          </w:divBdr>
        </w:div>
        <w:div w:id="1227687272">
          <w:marLeft w:val="480"/>
          <w:marRight w:val="0"/>
          <w:marTop w:val="0"/>
          <w:marBottom w:val="0"/>
          <w:divBdr>
            <w:top w:val="none" w:sz="0" w:space="0" w:color="auto"/>
            <w:left w:val="none" w:sz="0" w:space="0" w:color="auto"/>
            <w:bottom w:val="none" w:sz="0" w:space="0" w:color="auto"/>
            <w:right w:val="none" w:sz="0" w:space="0" w:color="auto"/>
          </w:divBdr>
        </w:div>
        <w:div w:id="2029091518">
          <w:marLeft w:val="480"/>
          <w:marRight w:val="0"/>
          <w:marTop w:val="0"/>
          <w:marBottom w:val="0"/>
          <w:divBdr>
            <w:top w:val="none" w:sz="0" w:space="0" w:color="auto"/>
            <w:left w:val="none" w:sz="0" w:space="0" w:color="auto"/>
            <w:bottom w:val="none" w:sz="0" w:space="0" w:color="auto"/>
            <w:right w:val="none" w:sz="0" w:space="0" w:color="auto"/>
          </w:divBdr>
        </w:div>
        <w:div w:id="1765415360">
          <w:marLeft w:val="480"/>
          <w:marRight w:val="0"/>
          <w:marTop w:val="0"/>
          <w:marBottom w:val="0"/>
          <w:divBdr>
            <w:top w:val="none" w:sz="0" w:space="0" w:color="auto"/>
            <w:left w:val="none" w:sz="0" w:space="0" w:color="auto"/>
            <w:bottom w:val="none" w:sz="0" w:space="0" w:color="auto"/>
            <w:right w:val="none" w:sz="0" w:space="0" w:color="auto"/>
          </w:divBdr>
        </w:div>
        <w:div w:id="1594707092">
          <w:marLeft w:val="480"/>
          <w:marRight w:val="0"/>
          <w:marTop w:val="0"/>
          <w:marBottom w:val="0"/>
          <w:divBdr>
            <w:top w:val="none" w:sz="0" w:space="0" w:color="auto"/>
            <w:left w:val="none" w:sz="0" w:space="0" w:color="auto"/>
            <w:bottom w:val="none" w:sz="0" w:space="0" w:color="auto"/>
            <w:right w:val="none" w:sz="0" w:space="0" w:color="auto"/>
          </w:divBdr>
        </w:div>
        <w:div w:id="1526627493">
          <w:marLeft w:val="480"/>
          <w:marRight w:val="0"/>
          <w:marTop w:val="0"/>
          <w:marBottom w:val="0"/>
          <w:divBdr>
            <w:top w:val="none" w:sz="0" w:space="0" w:color="auto"/>
            <w:left w:val="none" w:sz="0" w:space="0" w:color="auto"/>
            <w:bottom w:val="none" w:sz="0" w:space="0" w:color="auto"/>
            <w:right w:val="none" w:sz="0" w:space="0" w:color="auto"/>
          </w:divBdr>
        </w:div>
        <w:div w:id="1921285795">
          <w:marLeft w:val="480"/>
          <w:marRight w:val="0"/>
          <w:marTop w:val="0"/>
          <w:marBottom w:val="0"/>
          <w:divBdr>
            <w:top w:val="none" w:sz="0" w:space="0" w:color="auto"/>
            <w:left w:val="none" w:sz="0" w:space="0" w:color="auto"/>
            <w:bottom w:val="none" w:sz="0" w:space="0" w:color="auto"/>
            <w:right w:val="none" w:sz="0" w:space="0" w:color="auto"/>
          </w:divBdr>
        </w:div>
        <w:div w:id="1757357550">
          <w:marLeft w:val="480"/>
          <w:marRight w:val="0"/>
          <w:marTop w:val="0"/>
          <w:marBottom w:val="0"/>
          <w:divBdr>
            <w:top w:val="none" w:sz="0" w:space="0" w:color="auto"/>
            <w:left w:val="none" w:sz="0" w:space="0" w:color="auto"/>
            <w:bottom w:val="none" w:sz="0" w:space="0" w:color="auto"/>
            <w:right w:val="none" w:sz="0" w:space="0" w:color="auto"/>
          </w:divBdr>
        </w:div>
        <w:div w:id="910701153">
          <w:marLeft w:val="480"/>
          <w:marRight w:val="0"/>
          <w:marTop w:val="0"/>
          <w:marBottom w:val="0"/>
          <w:divBdr>
            <w:top w:val="none" w:sz="0" w:space="0" w:color="auto"/>
            <w:left w:val="none" w:sz="0" w:space="0" w:color="auto"/>
            <w:bottom w:val="none" w:sz="0" w:space="0" w:color="auto"/>
            <w:right w:val="none" w:sz="0" w:space="0" w:color="auto"/>
          </w:divBdr>
        </w:div>
        <w:div w:id="1280799671">
          <w:marLeft w:val="480"/>
          <w:marRight w:val="0"/>
          <w:marTop w:val="0"/>
          <w:marBottom w:val="0"/>
          <w:divBdr>
            <w:top w:val="none" w:sz="0" w:space="0" w:color="auto"/>
            <w:left w:val="none" w:sz="0" w:space="0" w:color="auto"/>
            <w:bottom w:val="none" w:sz="0" w:space="0" w:color="auto"/>
            <w:right w:val="none" w:sz="0" w:space="0" w:color="auto"/>
          </w:divBdr>
        </w:div>
        <w:div w:id="1293318817">
          <w:marLeft w:val="480"/>
          <w:marRight w:val="0"/>
          <w:marTop w:val="0"/>
          <w:marBottom w:val="0"/>
          <w:divBdr>
            <w:top w:val="none" w:sz="0" w:space="0" w:color="auto"/>
            <w:left w:val="none" w:sz="0" w:space="0" w:color="auto"/>
            <w:bottom w:val="none" w:sz="0" w:space="0" w:color="auto"/>
            <w:right w:val="none" w:sz="0" w:space="0" w:color="auto"/>
          </w:divBdr>
        </w:div>
        <w:div w:id="330521906">
          <w:marLeft w:val="480"/>
          <w:marRight w:val="0"/>
          <w:marTop w:val="0"/>
          <w:marBottom w:val="0"/>
          <w:divBdr>
            <w:top w:val="none" w:sz="0" w:space="0" w:color="auto"/>
            <w:left w:val="none" w:sz="0" w:space="0" w:color="auto"/>
            <w:bottom w:val="none" w:sz="0" w:space="0" w:color="auto"/>
            <w:right w:val="none" w:sz="0" w:space="0" w:color="auto"/>
          </w:divBdr>
        </w:div>
        <w:div w:id="1633947426">
          <w:marLeft w:val="480"/>
          <w:marRight w:val="0"/>
          <w:marTop w:val="0"/>
          <w:marBottom w:val="0"/>
          <w:divBdr>
            <w:top w:val="none" w:sz="0" w:space="0" w:color="auto"/>
            <w:left w:val="none" w:sz="0" w:space="0" w:color="auto"/>
            <w:bottom w:val="none" w:sz="0" w:space="0" w:color="auto"/>
            <w:right w:val="none" w:sz="0" w:space="0" w:color="auto"/>
          </w:divBdr>
        </w:div>
        <w:div w:id="180628482">
          <w:marLeft w:val="480"/>
          <w:marRight w:val="0"/>
          <w:marTop w:val="0"/>
          <w:marBottom w:val="0"/>
          <w:divBdr>
            <w:top w:val="none" w:sz="0" w:space="0" w:color="auto"/>
            <w:left w:val="none" w:sz="0" w:space="0" w:color="auto"/>
            <w:bottom w:val="none" w:sz="0" w:space="0" w:color="auto"/>
            <w:right w:val="none" w:sz="0" w:space="0" w:color="auto"/>
          </w:divBdr>
        </w:div>
        <w:div w:id="1800029228">
          <w:marLeft w:val="480"/>
          <w:marRight w:val="0"/>
          <w:marTop w:val="0"/>
          <w:marBottom w:val="0"/>
          <w:divBdr>
            <w:top w:val="none" w:sz="0" w:space="0" w:color="auto"/>
            <w:left w:val="none" w:sz="0" w:space="0" w:color="auto"/>
            <w:bottom w:val="none" w:sz="0" w:space="0" w:color="auto"/>
            <w:right w:val="none" w:sz="0" w:space="0" w:color="auto"/>
          </w:divBdr>
        </w:div>
        <w:div w:id="1627934256">
          <w:marLeft w:val="480"/>
          <w:marRight w:val="0"/>
          <w:marTop w:val="0"/>
          <w:marBottom w:val="0"/>
          <w:divBdr>
            <w:top w:val="none" w:sz="0" w:space="0" w:color="auto"/>
            <w:left w:val="none" w:sz="0" w:space="0" w:color="auto"/>
            <w:bottom w:val="none" w:sz="0" w:space="0" w:color="auto"/>
            <w:right w:val="none" w:sz="0" w:space="0" w:color="auto"/>
          </w:divBdr>
        </w:div>
      </w:divsChild>
    </w:div>
    <w:div w:id="383068460">
      <w:bodyDiv w:val="1"/>
      <w:marLeft w:val="0"/>
      <w:marRight w:val="0"/>
      <w:marTop w:val="0"/>
      <w:marBottom w:val="0"/>
      <w:divBdr>
        <w:top w:val="none" w:sz="0" w:space="0" w:color="auto"/>
        <w:left w:val="none" w:sz="0" w:space="0" w:color="auto"/>
        <w:bottom w:val="none" w:sz="0" w:space="0" w:color="auto"/>
        <w:right w:val="none" w:sz="0" w:space="0" w:color="auto"/>
      </w:divBdr>
    </w:div>
    <w:div w:id="390345653">
      <w:bodyDiv w:val="1"/>
      <w:marLeft w:val="0"/>
      <w:marRight w:val="0"/>
      <w:marTop w:val="0"/>
      <w:marBottom w:val="0"/>
      <w:divBdr>
        <w:top w:val="none" w:sz="0" w:space="0" w:color="auto"/>
        <w:left w:val="none" w:sz="0" w:space="0" w:color="auto"/>
        <w:bottom w:val="none" w:sz="0" w:space="0" w:color="auto"/>
        <w:right w:val="none" w:sz="0" w:space="0" w:color="auto"/>
      </w:divBdr>
    </w:div>
    <w:div w:id="390546390">
      <w:bodyDiv w:val="1"/>
      <w:marLeft w:val="0"/>
      <w:marRight w:val="0"/>
      <w:marTop w:val="0"/>
      <w:marBottom w:val="0"/>
      <w:divBdr>
        <w:top w:val="none" w:sz="0" w:space="0" w:color="auto"/>
        <w:left w:val="none" w:sz="0" w:space="0" w:color="auto"/>
        <w:bottom w:val="none" w:sz="0" w:space="0" w:color="auto"/>
        <w:right w:val="none" w:sz="0" w:space="0" w:color="auto"/>
      </w:divBdr>
    </w:div>
    <w:div w:id="390663527">
      <w:bodyDiv w:val="1"/>
      <w:marLeft w:val="0"/>
      <w:marRight w:val="0"/>
      <w:marTop w:val="0"/>
      <w:marBottom w:val="0"/>
      <w:divBdr>
        <w:top w:val="none" w:sz="0" w:space="0" w:color="auto"/>
        <w:left w:val="none" w:sz="0" w:space="0" w:color="auto"/>
        <w:bottom w:val="none" w:sz="0" w:space="0" w:color="auto"/>
        <w:right w:val="none" w:sz="0" w:space="0" w:color="auto"/>
      </w:divBdr>
      <w:divsChild>
        <w:div w:id="1728143015">
          <w:marLeft w:val="480"/>
          <w:marRight w:val="0"/>
          <w:marTop w:val="0"/>
          <w:marBottom w:val="0"/>
          <w:divBdr>
            <w:top w:val="none" w:sz="0" w:space="0" w:color="auto"/>
            <w:left w:val="none" w:sz="0" w:space="0" w:color="auto"/>
            <w:bottom w:val="none" w:sz="0" w:space="0" w:color="auto"/>
            <w:right w:val="none" w:sz="0" w:space="0" w:color="auto"/>
          </w:divBdr>
        </w:div>
        <w:div w:id="1571769490">
          <w:marLeft w:val="480"/>
          <w:marRight w:val="0"/>
          <w:marTop w:val="0"/>
          <w:marBottom w:val="0"/>
          <w:divBdr>
            <w:top w:val="none" w:sz="0" w:space="0" w:color="auto"/>
            <w:left w:val="none" w:sz="0" w:space="0" w:color="auto"/>
            <w:bottom w:val="none" w:sz="0" w:space="0" w:color="auto"/>
            <w:right w:val="none" w:sz="0" w:space="0" w:color="auto"/>
          </w:divBdr>
        </w:div>
      </w:divsChild>
    </w:div>
    <w:div w:id="392047421">
      <w:bodyDiv w:val="1"/>
      <w:marLeft w:val="0"/>
      <w:marRight w:val="0"/>
      <w:marTop w:val="0"/>
      <w:marBottom w:val="0"/>
      <w:divBdr>
        <w:top w:val="none" w:sz="0" w:space="0" w:color="auto"/>
        <w:left w:val="none" w:sz="0" w:space="0" w:color="auto"/>
        <w:bottom w:val="none" w:sz="0" w:space="0" w:color="auto"/>
        <w:right w:val="none" w:sz="0" w:space="0" w:color="auto"/>
      </w:divBdr>
      <w:divsChild>
        <w:div w:id="1077705689">
          <w:marLeft w:val="480"/>
          <w:marRight w:val="0"/>
          <w:marTop w:val="0"/>
          <w:marBottom w:val="0"/>
          <w:divBdr>
            <w:top w:val="none" w:sz="0" w:space="0" w:color="auto"/>
            <w:left w:val="none" w:sz="0" w:space="0" w:color="auto"/>
            <w:bottom w:val="none" w:sz="0" w:space="0" w:color="auto"/>
            <w:right w:val="none" w:sz="0" w:space="0" w:color="auto"/>
          </w:divBdr>
        </w:div>
        <w:div w:id="1379433230">
          <w:marLeft w:val="480"/>
          <w:marRight w:val="0"/>
          <w:marTop w:val="0"/>
          <w:marBottom w:val="0"/>
          <w:divBdr>
            <w:top w:val="none" w:sz="0" w:space="0" w:color="auto"/>
            <w:left w:val="none" w:sz="0" w:space="0" w:color="auto"/>
            <w:bottom w:val="none" w:sz="0" w:space="0" w:color="auto"/>
            <w:right w:val="none" w:sz="0" w:space="0" w:color="auto"/>
          </w:divBdr>
        </w:div>
        <w:div w:id="739845">
          <w:marLeft w:val="480"/>
          <w:marRight w:val="0"/>
          <w:marTop w:val="0"/>
          <w:marBottom w:val="0"/>
          <w:divBdr>
            <w:top w:val="none" w:sz="0" w:space="0" w:color="auto"/>
            <w:left w:val="none" w:sz="0" w:space="0" w:color="auto"/>
            <w:bottom w:val="none" w:sz="0" w:space="0" w:color="auto"/>
            <w:right w:val="none" w:sz="0" w:space="0" w:color="auto"/>
          </w:divBdr>
        </w:div>
        <w:div w:id="1001470157">
          <w:marLeft w:val="480"/>
          <w:marRight w:val="0"/>
          <w:marTop w:val="0"/>
          <w:marBottom w:val="0"/>
          <w:divBdr>
            <w:top w:val="none" w:sz="0" w:space="0" w:color="auto"/>
            <w:left w:val="none" w:sz="0" w:space="0" w:color="auto"/>
            <w:bottom w:val="none" w:sz="0" w:space="0" w:color="auto"/>
            <w:right w:val="none" w:sz="0" w:space="0" w:color="auto"/>
          </w:divBdr>
        </w:div>
        <w:div w:id="727535062">
          <w:marLeft w:val="480"/>
          <w:marRight w:val="0"/>
          <w:marTop w:val="0"/>
          <w:marBottom w:val="0"/>
          <w:divBdr>
            <w:top w:val="none" w:sz="0" w:space="0" w:color="auto"/>
            <w:left w:val="none" w:sz="0" w:space="0" w:color="auto"/>
            <w:bottom w:val="none" w:sz="0" w:space="0" w:color="auto"/>
            <w:right w:val="none" w:sz="0" w:space="0" w:color="auto"/>
          </w:divBdr>
        </w:div>
        <w:div w:id="881135858">
          <w:marLeft w:val="480"/>
          <w:marRight w:val="0"/>
          <w:marTop w:val="0"/>
          <w:marBottom w:val="0"/>
          <w:divBdr>
            <w:top w:val="none" w:sz="0" w:space="0" w:color="auto"/>
            <w:left w:val="none" w:sz="0" w:space="0" w:color="auto"/>
            <w:bottom w:val="none" w:sz="0" w:space="0" w:color="auto"/>
            <w:right w:val="none" w:sz="0" w:space="0" w:color="auto"/>
          </w:divBdr>
        </w:div>
      </w:divsChild>
    </w:div>
    <w:div w:id="398986241">
      <w:bodyDiv w:val="1"/>
      <w:marLeft w:val="0"/>
      <w:marRight w:val="0"/>
      <w:marTop w:val="0"/>
      <w:marBottom w:val="0"/>
      <w:divBdr>
        <w:top w:val="none" w:sz="0" w:space="0" w:color="auto"/>
        <w:left w:val="none" w:sz="0" w:space="0" w:color="auto"/>
        <w:bottom w:val="none" w:sz="0" w:space="0" w:color="auto"/>
        <w:right w:val="none" w:sz="0" w:space="0" w:color="auto"/>
      </w:divBdr>
    </w:div>
    <w:div w:id="404227906">
      <w:bodyDiv w:val="1"/>
      <w:marLeft w:val="0"/>
      <w:marRight w:val="0"/>
      <w:marTop w:val="0"/>
      <w:marBottom w:val="0"/>
      <w:divBdr>
        <w:top w:val="none" w:sz="0" w:space="0" w:color="auto"/>
        <w:left w:val="none" w:sz="0" w:space="0" w:color="auto"/>
        <w:bottom w:val="none" w:sz="0" w:space="0" w:color="auto"/>
        <w:right w:val="none" w:sz="0" w:space="0" w:color="auto"/>
      </w:divBdr>
    </w:div>
    <w:div w:id="404650403">
      <w:bodyDiv w:val="1"/>
      <w:marLeft w:val="0"/>
      <w:marRight w:val="0"/>
      <w:marTop w:val="0"/>
      <w:marBottom w:val="0"/>
      <w:divBdr>
        <w:top w:val="none" w:sz="0" w:space="0" w:color="auto"/>
        <w:left w:val="none" w:sz="0" w:space="0" w:color="auto"/>
        <w:bottom w:val="none" w:sz="0" w:space="0" w:color="auto"/>
        <w:right w:val="none" w:sz="0" w:space="0" w:color="auto"/>
      </w:divBdr>
      <w:divsChild>
        <w:div w:id="1778089632">
          <w:marLeft w:val="480"/>
          <w:marRight w:val="0"/>
          <w:marTop w:val="0"/>
          <w:marBottom w:val="0"/>
          <w:divBdr>
            <w:top w:val="none" w:sz="0" w:space="0" w:color="auto"/>
            <w:left w:val="none" w:sz="0" w:space="0" w:color="auto"/>
            <w:bottom w:val="none" w:sz="0" w:space="0" w:color="auto"/>
            <w:right w:val="none" w:sz="0" w:space="0" w:color="auto"/>
          </w:divBdr>
        </w:div>
        <w:div w:id="1948123979">
          <w:marLeft w:val="480"/>
          <w:marRight w:val="0"/>
          <w:marTop w:val="0"/>
          <w:marBottom w:val="0"/>
          <w:divBdr>
            <w:top w:val="none" w:sz="0" w:space="0" w:color="auto"/>
            <w:left w:val="none" w:sz="0" w:space="0" w:color="auto"/>
            <w:bottom w:val="none" w:sz="0" w:space="0" w:color="auto"/>
            <w:right w:val="none" w:sz="0" w:space="0" w:color="auto"/>
          </w:divBdr>
        </w:div>
        <w:div w:id="1393113266">
          <w:marLeft w:val="480"/>
          <w:marRight w:val="0"/>
          <w:marTop w:val="0"/>
          <w:marBottom w:val="0"/>
          <w:divBdr>
            <w:top w:val="none" w:sz="0" w:space="0" w:color="auto"/>
            <w:left w:val="none" w:sz="0" w:space="0" w:color="auto"/>
            <w:bottom w:val="none" w:sz="0" w:space="0" w:color="auto"/>
            <w:right w:val="none" w:sz="0" w:space="0" w:color="auto"/>
          </w:divBdr>
        </w:div>
        <w:div w:id="607588145">
          <w:marLeft w:val="480"/>
          <w:marRight w:val="0"/>
          <w:marTop w:val="0"/>
          <w:marBottom w:val="0"/>
          <w:divBdr>
            <w:top w:val="none" w:sz="0" w:space="0" w:color="auto"/>
            <w:left w:val="none" w:sz="0" w:space="0" w:color="auto"/>
            <w:bottom w:val="none" w:sz="0" w:space="0" w:color="auto"/>
            <w:right w:val="none" w:sz="0" w:space="0" w:color="auto"/>
          </w:divBdr>
        </w:div>
        <w:div w:id="1293318374">
          <w:marLeft w:val="480"/>
          <w:marRight w:val="0"/>
          <w:marTop w:val="0"/>
          <w:marBottom w:val="0"/>
          <w:divBdr>
            <w:top w:val="none" w:sz="0" w:space="0" w:color="auto"/>
            <w:left w:val="none" w:sz="0" w:space="0" w:color="auto"/>
            <w:bottom w:val="none" w:sz="0" w:space="0" w:color="auto"/>
            <w:right w:val="none" w:sz="0" w:space="0" w:color="auto"/>
          </w:divBdr>
        </w:div>
        <w:div w:id="1152260397">
          <w:marLeft w:val="480"/>
          <w:marRight w:val="0"/>
          <w:marTop w:val="0"/>
          <w:marBottom w:val="0"/>
          <w:divBdr>
            <w:top w:val="none" w:sz="0" w:space="0" w:color="auto"/>
            <w:left w:val="none" w:sz="0" w:space="0" w:color="auto"/>
            <w:bottom w:val="none" w:sz="0" w:space="0" w:color="auto"/>
            <w:right w:val="none" w:sz="0" w:space="0" w:color="auto"/>
          </w:divBdr>
        </w:div>
        <w:div w:id="1368944771">
          <w:marLeft w:val="480"/>
          <w:marRight w:val="0"/>
          <w:marTop w:val="0"/>
          <w:marBottom w:val="0"/>
          <w:divBdr>
            <w:top w:val="none" w:sz="0" w:space="0" w:color="auto"/>
            <w:left w:val="none" w:sz="0" w:space="0" w:color="auto"/>
            <w:bottom w:val="none" w:sz="0" w:space="0" w:color="auto"/>
            <w:right w:val="none" w:sz="0" w:space="0" w:color="auto"/>
          </w:divBdr>
        </w:div>
        <w:div w:id="1971745687">
          <w:marLeft w:val="480"/>
          <w:marRight w:val="0"/>
          <w:marTop w:val="0"/>
          <w:marBottom w:val="0"/>
          <w:divBdr>
            <w:top w:val="none" w:sz="0" w:space="0" w:color="auto"/>
            <w:left w:val="none" w:sz="0" w:space="0" w:color="auto"/>
            <w:bottom w:val="none" w:sz="0" w:space="0" w:color="auto"/>
            <w:right w:val="none" w:sz="0" w:space="0" w:color="auto"/>
          </w:divBdr>
        </w:div>
        <w:div w:id="91516744">
          <w:marLeft w:val="480"/>
          <w:marRight w:val="0"/>
          <w:marTop w:val="0"/>
          <w:marBottom w:val="0"/>
          <w:divBdr>
            <w:top w:val="none" w:sz="0" w:space="0" w:color="auto"/>
            <w:left w:val="none" w:sz="0" w:space="0" w:color="auto"/>
            <w:bottom w:val="none" w:sz="0" w:space="0" w:color="auto"/>
            <w:right w:val="none" w:sz="0" w:space="0" w:color="auto"/>
          </w:divBdr>
        </w:div>
        <w:div w:id="1441990564">
          <w:marLeft w:val="480"/>
          <w:marRight w:val="0"/>
          <w:marTop w:val="0"/>
          <w:marBottom w:val="0"/>
          <w:divBdr>
            <w:top w:val="none" w:sz="0" w:space="0" w:color="auto"/>
            <w:left w:val="none" w:sz="0" w:space="0" w:color="auto"/>
            <w:bottom w:val="none" w:sz="0" w:space="0" w:color="auto"/>
            <w:right w:val="none" w:sz="0" w:space="0" w:color="auto"/>
          </w:divBdr>
        </w:div>
        <w:div w:id="652375030">
          <w:marLeft w:val="480"/>
          <w:marRight w:val="0"/>
          <w:marTop w:val="0"/>
          <w:marBottom w:val="0"/>
          <w:divBdr>
            <w:top w:val="none" w:sz="0" w:space="0" w:color="auto"/>
            <w:left w:val="none" w:sz="0" w:space="0" w:color="auto"/>
            <w:bottom w:val="none" w:sz="0" w:space="0" w:color="auto"/>
            <w:right w:val="none" w:sz="0" w:space="0" w:color="auto"/>
          </w:divBdr>
        </w:div>
        <w:div w:id="1239901256">
          <w:marLeft w:val="480"/>
          <w:marRight w:val="0"/>
          <w:marTop w:val="0"/>
          <w:marBottom w:val="0"/>
          <w:divBdr>
            <w:top w:val="none" w:sz="0" w:space="0" w:color="auto"/>
            <w:left w:val="none" w:sz="0" w:space="0" w:color="auto"/>
            <w:bottom w:val="none" w:sz="0" w:space="0" w:color="auto"/>
            <w:right w:val="none" w:sz="0" w:space="0" w:color="auto"/>
          </w:divBdr>
        </w:div>
        <w:div w:id="1405493754">
          <w:marLeft w:val="480"/>
          <w:marRight w:val="0"/>
          <w:marTop w:val="0"/>
          <w:marBottom w:val="0"/>
          <w:divBdr>
            <w:top w:val="none" w:sz="0" w:space="0" w:color="auto"/>
            <w:left w:val="none" w:sz="0" w:space="0" w:color="auto"/>
            <w:bottom w:val="none" w:sz="0" w:space="0" w:color="auto"/>
            <w:right w:val="none" w:sz="0" w:space="0" w:color="auto"/>
          </w:divBdr>
        </w:div>
        <w:div w:id="187986076">
          <w:marLeft w:val="480"/>
          <w:marRight w:val="0"/>
          <w:marTop w:val="0"/>
          <w:marBottom w:val="0"/>
          <w:divBdr>
            <w:top w:val="none" w:sz="0" w:space="0" w:color="auto"/>
            <w:left w:val="none" w:sz="0" w:space="0" w:color="auto"/>
            <w:bottom w:val="none" w:sz="0" w:space="0" w:color="auto"/>
            <w:right w:val="none" w:sz="0" w:space="0" w:color="auto"/>
          </w:divBdr>
        </w:div>
        <w:div w:id="1166284466">
          <w:marLeft w:val="480"/>
          <w:marRight w:val="0"/>
          <w:marTop w:val="0"/>
          <w:marBottom w:val="0"/>
          <w:divBdr>
            <w:top w:val="none" w:sz="0" w:space="0" w:color="auto"/>
            <w:left w:val="none" w:sz="0" w:space="0" w:color="auto"/>
            <w:bottom w:val="none" w:sz="0" w:space="0" w:color="auto"/>
            <w:right w:val="none" w:sz="0" w:space="0" w:color="auto"/>
          </w:divBdr>
        </w:div>
        <w:div w:id="1124957800">
          <w:marLeft w:val="480"/>
          <w:marRight w:val="0"/>
          <w:marTop w:val="0"/>
          <w:marBottom w:val="0"/>
          <w:divBdr>
            <w:top w:val="none" w:sz="0" w:space="0" w:color="auto"/>
            <w:left w:val="none" w:sz="0" w:space="0" w:color="auto"/>
            <w:bottom w:val="none" w:sz="0" w:space="0" w:color="auto"/>
            <w:right w:val="none" w:sz="0" w:space="0" w:color="auto"/>
          </w:divBdr>
        </w:div>
        <w:div w:id="305282091">
          <w:marLeft w:val="480"/>
          <w:marRight w:val="0"/>
          <w:marTop w:val="0"/>
          <w:marBottom w:val="0"/>
          <w:divBdr>
            <w:top w:val="none" w:sz="0" w:space="0" w:color="auto"/>
            <w:left w:val="none" w:sz="0" w:space="0" w:color="auto"/>
            <w:bottom w:val="none" w:sz="0" w:space="0" w:color="auto"/>
            <w:right w:val="none" w:sz="0" w:space="0" w:color="auto"/>
          </w:divBdr>
        </w:div>
        <w:div w:id="1338312603">
          <w:marLeft w:val="480"/>
          <w:marRight w:val="0"/>
          <w:marTop w:val="0"/>
          <w:marBottom w:val="0"/>
          <w:divBdr>
            <w:top w:val="none" w:sz="0" w:space="0" w:color="auto"/>
            <w:left w:val="none" w:sz="0" w:space="0" w:color="auto"/>
            <w:bottom w:val="none" w:sz="0" w:space="0" w:color="auto"/>
            <w:right w:val="none" w:sz="0" w:space="0" w:color="auto"/>
          </w:divBdr>
        </w:div>
        <w:div w:id="1257636569">
          <w:marLeft w:val="480"/>
          <w:marRight w:val="0"/>
          <w:marTop w:val="0"/>
          <w:marBottom w:val="0"/>
          <w:divBdr>
            <w:top w:val="none" w:sz="0" w:space="0" w:color="auto"/>
            <w:left w:val="none" w:sz="0" w:space="0" w:color="auto"/>
            <w:bottom w:val="none" w:sz="0" w:space="0" w:color="auto"/>
            <w:right w:val="none" w:sz="0" w:space="0" w:color="auto"/>
          </w:divBdr>
        </w:div>
        <w:div w:id="974674080">
          <w:marLeft w:val="480"/>
          <w:marRight w:val="0"/>
          <w:marTop w:val="0"/>
          <w:marBottom w:val="0"/>
          <w:divBdr>
            <w:top w:val="none" w:sz="0" w:space="0" w:color="auto"/>
            <w:left w:val="none" w:sz="0" w:space="0" w:color="auto"/>
            <w:bottom w:val="none" w:sz="0" w:space="0" w:color="auto"/>
            <w:right w:val="none" w:sz="0" w:space="0" w:color="auto"/>
          </w:divBdr>
        </w:div>
        <w:div w:id="246424671">
          <w:marLeft w:val="480"/>
          <w:marRight w:val="0"/>
          <w:marTop w:val="0"/>
          <w:marBottom w:val="0"/>
          <w:divBdr>
            <w:top w:val="none" w:sz="0" w:space="0" w:color="auto"/>
            <w:left w:val="none" w:sz="0" w:space="0" w:color="auto"/>
            <w:bottom w:val="none" w:sz="0" w:space="0" w:color="auto"/>
            <w:right w:val="none" w:sz="0" w:space="0" w:color="auto"/>
          </w:divBdr>
        </w:div>
        <w:div w:id="1985088098">
          <w:marLeft w:val="480"/>
          <w:marRight w:val="0"/>
          <w:marTop w:val="0"/>
          <w:marBottom w:val="0"/>
          <w:divBdr>
            <w:top w:val="none" w:sz="0" w:space="0" w:color="auto"/>
            <w:left w:val="none" w:sz="0" w:space="0" w:color="auto"/>
            <w:bottom w:val="none" w:sz="0" w:space="0" w:color="auto"/>
            <w:right w:val="none" w:sz="0" w:space="0" w:color="auto"/>
          </w:divBdr>
        </w:div>
        <w:div w:id="1342124462">
          <w:marLeft w:val="480"/>
          <w:marRight w:val="0"/>
          <w:marTop w:val="0"/>
          <w:marBottom w:val="0"/>
          <w:divBdr>
            <w:top w:val="none" w:sz="0" w:space="0" w:color="auto"/>
            <w:left w:val="none" w:sz="0" w:space="0" w:color="auto"/>
            <w:bottom w:val="none" w:sz="0" w:space="0" w:color="auto"/>
            <w:right w:val="none" w:sz="0" w:space="0" w:color="auto"/>
          </w:divBdr>
        </w:div>
        <w:div w:id="1739935779">
          <w:marLeft w:val="480"/>
          <w:marRight w:val="0"/>
          <w:marTop w:val="0"/>
          <w:marBottom w:val="0"/>
          <w:divBdr>
            <w:top w:val="none" w:sz="0" w:space="0" w:color="auto"/>
            <w:left w:val="none" w:sz="0" w:space="0" w:color="auto"/>
            <w:bottom w:val="none" w:sz="0" w:space="0" w:color="auto"/>
            <w:right w:val="none" w:sz="0" w:space="0" w:color="auto"/>
          </w:divBdr>
        </w:div>
        <w:div w:id="1639804254">
          <w:marLeft w:val="480"/>
          <w:marRight w:val="0"/>
          <w:marTop w:val="0"/>
          <w:marBottom w:val="0"/>
          <w:divBdr>
            <w:top w:val="none" w:sz="0" w:space="0" w:color="auto"/>
            <w:left w:val="none" w:sz="0" w:space="0" w:color="auto"/>
            <w:bottom w:val="none" w:sz="0" w:space="0" w:color="auto"/>
            <w:right w:val="none" w:sz="0" w:space="0" w:color="auto"/>
          </w:divBdr>
        </w:div>
        <w:div w:id="1266888014">
          <w:marLeft w:val="480"/>
          <w:marRight w:val="0"/>
          <w:marTop w:val="0"/>
          <w:marBottom w:val="0"/>
          <w:divBdr>
            <w:top w:val="none" w:sz="0" w:space="0" w:color="auto"/>
            <w:left w:val="none" w:sz="0" w:space="0" w:color="auto"/>
            <w:bottom w:val="none" w:sz="0" w:space="0" w:color="auto"/>
            <w:right w:val="none" w:sz="0" w:space="0" w:color="auto"/>
          </w:divBdr>
        </w:div>
        <w:div w:id="413744364">
          <w:marLeft w:val="480"/>
          <w:marRight w:val="0"/>
          <w:marTop w:val="0"/>
          <w:marBottom w:val="0"/>
          <w:divBdr>
            <w:top w:val="none" w:sz="0" w:space="0" w:color="auto"/>
            <w:left w:val="none" w:sz="0" w:space="0" w:color="auto"/>
            <w:bottom w:val="none" w:sz="0" w:space="0" w:color="auto"/>
            <w:right w:val="none" w:sz="0" w:space="0" w:color="auto"/>
          </w:divBdr>
        </w:div>
        <w:div w:id="1420787653">
          <w:marLeft w:val="480"/>
          <w:marRight w:val="0"/>
          <w:marTop w:val="0"/>
          <w:marBottom w:val="0"/>
          <w:divBdr>
            <w:top w:val="none" w:sz="0" w:space="0" w:color="auto"/>
            <w:left w:val="none" w:sz="0" w:space="0" w:color="auto"/>
            <w:bottom w:val="none" w:sz="0" w:space="0" w:color="auto"/>
            <w:right w:val="none" w:sz="0" w:space="0" w:color="auto"/>
          </w:divBdr>
        </w:div>
        <w:div w:id="1247499341">
          <w:marLeft w:val="480"/>
          <w:marRight w:val="0"/>
          <w:marTop w:val="0"/>
          <w:marBottom w:val="0"/>
          <w:divBdr>
            <w:top w:val="none" w:sz="0" w:space="0" w:color="auto"/>
            <w:left w:val="none" w:sz="0" w:space="0" w:color="auto"/>
            <w:bottom w:val="none" w:sz="0" w:space="0" w:color="auto"/>
            <w:right w:val="none" w:sz="0" w:space="0" w:color="auto"/>
          </w:divBdr>
        </w:div>
        <w:div w:id="558132416">
          <w:marLeft w:val="480"/>
          <w:marRight w:val="0"/>
          <w:marTop w:val="0"/>
          <w:marBottom w:val="0"/>
          <w:divBdr>
            <w:top w:val="none" w:sz="0" w:space="0" w:color="auto"/>
            <w:left w:val="none" w:sz="0" w:space="0" w:color="auto"/>
            <w:bottom w:val="none" w:sz="0" w:space="0" w:color="auto"/>
            <w:right w:val="none" w:sz="0" w:space="0" w:color="auto"/>
          </w:divBdr>
        </w:div>
        <w:div w:id="769618965">
          <w:marLeft w:val="480"/>
          <w:marRight w:val="0"/>
          <w:marTop w:val="0"/>
          <w:marBottom w:val="0"/>
          <w:divBdr>
            <w:top w:val="none" w:sz="0" w:space="0" w:color="auto"/>
            <w:left w:val="none" w:sz="0" w:space="0" w:color="auto"/>
            <w:bottom w:val="none" w:sz="0" w:space="0" w:color="auto"/>
            <w:right w:val="none" w:sz="0" w:space="0" w:color="auto"/>
          </w:divBdr>
        </w:div>
        <w:div w:id="1973905037">
          <w:marLeft w:val="480"/>
          <w:marRight w:val="0"/>
          <w:marTop w:val="0"/>
          <w:marBottom w:val="0"/>
          <w:divBdr>
            <w:top w:val="none" w:sz="0" w:space="0" w:color="auto"/>
            <w:left w:val="none" w:sz="0" w:space="0" w:color="auto"/>
            <w:bottom w:val="none" w:sz="0" w:space="0" w:color="auto"/>
            <w:right w:val="none" w:sz="0" w:space="0" w:color="auto"/>
          </w:divBdr>
        </w:div>
        <w:div w:id="1398553900">
          <w:marLeft w:val="480"/>
          <w:marRight w:val="0"/>
          <w:marTop w:val="0"/>
          <w:marBottom w:val="0"/>
          <w:divBdr>
            <w:top w:val="none" w:sz="0" w:space="0" w:color="auto"/>
            <w:left w:val="none" w:sz="0" w:space="0" w:color="auto"/>
            <w:bottom w:val="none" w:sz="0" w:space="0" w:color="auto"/>
            <w:right w:val="none" w:sz="0" w:space="0" w:color="auto"/>
          </w:divBdr>
        </w:div>
        <w:div w:id="1680278034">
          <w:marLeft w:val="480"/>
          <w:marRight w:val="0"/>
          <w:marTop w:val="0"/>
          <w:marBottom w:val="0"/>
          <w:divBdr>
            <w:top w:val="none" w:sz="0" w:space="0" w:color="auto"/>
            <w:left w:val="none" w:sz="0" w:space="0" w:color="auto"/>
            <w:bottom w:val="none" w:sz="0" w:space="0" w:color="auto"/>
            <w:right w:val="none" w:sz="0" w:space="0" w:color="auto"/>
          </w:divBdr>
        </w:div>
        <w:div w:id="2015300519">
          <w:marLeft w:val="480"/>
          <w:marRight w:val="0"/>
          <w:marTop w:val="0"/>
          <w:marBottom w:val="0"/>
          <w:divBdr>
            <w:top w:val="none" w:sz="0" w:space="0" w:color="auto"/>
            <w:left w:val="none" w:sz="0" w:space="0" w:color="auto"/>
            <w:bottom w:val="none" w:sz="0" w:space="0" w:color="auto"/>
            <w:right w:val="none" w:sz="0" w:space="0" w:color="auto"/>
          </w:divBdr>
        </w:div>
        <w:div w:id="62727755">
          <w:marLeft w:val="480"/>
          <w:marRight w:val="0"/>
          <w:marTop w:val="0"/>
          <w:marBottom w:val="0"/>
          <w:divBdr>
            <w:top w:val="none" w:sz="0" w:space="0" w:color="auto"/>
            <w:left w:val="none" w:sz="0" w:space="0" w:color="auto"/>
            <w:bottom w:val="none" w:sz="0" w:space="0" w:color="auto"/>
            <w:right w:val="none" w:sz="0" w:space="0" w:color="auto"/>
          </w:divBdr>
        </w:div>
        <w:div w:id="327950679">
          <w:marLeft w:val="480"/>
          <w:marRight w:val="0"/>
          <w:marTop w:val="0"/>
          <w:marBottom w:val="0"/>
          <w:divBdr>
            <w:top w:val="none" w:sz="0" w:space="0" w:color="auto"/>
            <w:left w:val="none" w:sz="0" w:space="0" w:color="auto"/>
            <w:bottom w:val="none" w:sz="0" w:space="0" w:color="auto"/>
            <w:right w:val="none" w:sz="0" w:space="0" w:color="auto"/>
          </w:divBdr>
        </w:div>
      </w:divsChild>
    </w:div>
    <w:div w:id="405152001">
      <w:bodyDiv w:val="1"/>
      <w:marLeft w:val="0"/>
      <w:marRight w:val="0"/>
      <w:marTop w:val="0"/>
      <w:marBottom w:val="0"/>
      <w:divBdr>
        <w:top w:val="none" w:sz="0" w:space="0" w:color="auto"/>
        <w:left w:val="none" w:sz="0" w:space="0" w:color="auto"/>
        <w:bottom w:val="none" w:sz="0" w:space="0" w:color="auto"/>
        <w:right w:val="none" w:sz="0" w:space="0" w:color="auto"/>
      </w:divBdr>
    </w:div>
    <w:div w:id="405881403">
      <w:bodyDiv w:val="1"/>
      <w:marLeft w:val="0"/>
      <w:marRight w:val="0"/>
      <w:marTop w:val="0"/>
      <w:marBottom w:val="0"/>
      <w:divBdr>
        <w:top w:val="none" w:sz="0" w:space="0" w:color="auto"/>
        <w:left w:val="none" w:sz="0" w:space="0" w:color="auto"/>
        <w:bottom w:val="none" w:sz="0" w:space="0" w:color="auto"/>
        <w:right w:val="none" w:sz="0" w:space="0" w:color="auto"/>
      </w:divBdr>
    </w:div>
    <w:div w:id="409280365">
      <w:bodyDiv w:val="1"/>
      <w:marLeft w:val="0"/>
      <w:marRight w:val="0"/>
      <w:marTop w:val="0"/>
      <w:marBottom w:val="0"/>
      <w:divBdr>
        <w:top w:val="none" w:sz="0" w:space="0" w:color="auto"/>
        <w:left w:val="none" w:sz="0" w:space="0" w:color="auto"/>
        <w:bottom w:val="none" w:sz="0" w:space="0" w:color="auto"/>
        <w:right w:val="none" w:sz="0" w:space="0" w:color="auto"/>
      </w:divBdr>
    </w:div>
    <w:div w:id="412511298">
      <w:bodyDiv w:val="1"/>
      <w:marLeft w:val="0"/>
      <w:marRight w:val="0"/>
      <w:marTop w:val="0"/>
      <w:marBottom w:val="0"/>
      <w:divBdr>
        <w:top w:val="none" w:sz="0" w:space="0" w:color="auto"/>
        <w:left w:val="none" w:sz="0" w:space="0" w:color="auto"/>
        <w:bottom w:val="none" w:sz="0" w:space="0" w:color="auto"/>
        <w:right w:val="none" w:sz="0" w:space="0" w:color="auto"/>
      </w:divBdr>
    </w:div>
    <w:div w:id="414596139">
      <w:bodyDiv w:val="1"/>
      <w:marLeft w:val="0"/>
      <w:marRight w:val="0"/>
      <w:marTop w:val="0"/>
      <w:marBottom w:val="0"/>
      <w:divBdr>
        <w:top w:val="none" w:sz="0" w:space="0" w:color="auto"/>
        <w:left w:val="none" w:sz="0" w:space="0" w:color="auto"/>
        <w:bottom w:val="none" w:sz="0" w:space="0" w:color="auto"/>
        <w:right w:val="none" w:sz="0" w:space="0" w:color="auto"/>
      </w:divBdr>
    </w:div>
    <w:div w:id="416562205">
      <w:bodyDiv w:val="1"/>
      <w:marLeft w:val="0"/>
      <w:marRight w:val="0"/>
      <w:marTop w:val="0"/>
      <w:marBottom w:val="0"/>
      <w:divBdr>
        <w:top w:val="none" w:sz="0" w:space="0" w:color="auto"/>
        <w:left w:val="none" w:sz="0" w:space="0" w:color="auto"/>
        <w:bottom w:val="none" w:sz="0" w:space="0" w:color="auto"/>
        <w:right w:val="none" w:sz="0" w:space="0" w:color="auto"/>
      </w:divBdr>
    </w:div>
    <w:div w:id="432672153">
      <w:bodyDiv w:val="1"/>
      <w:marLeft w:val="0"/>
      <w:marRight w:val="0"/>
      <w:marTop w:val="0"/>
      <w:marBottom w:val="0"/>
      <w:divBdr>
        <w:top w:val="none" w:sz="0" w:space="0" w:color="auto"/>
        <w:left w:val="none" w:sz="0" w:space="0" w:color="auto"/>
        <w:bottom w:val="none" w:sz="0" w:space="0" w:color="auto"/>
        <w:right w:val="none" w:sz="0" w:space="0" w:color="auto"/>
      </w:divBdr>
    </w:div>
    <w:div w:id="436025115">
      <w:bodyDiv w:val="1"/>
      <w:marLeft w:val="0"/>
      <w:marRight w:val="0"/>
      <w:marTop w:val="0"/>
      <w:marBottom w:val="0"/>
      <w:divBdr>
        <w:top w:val="none" w:sz="0" w:space="0" w:color="auto"/>
        <w:left w:val="none" w:sz="0" w:space="0" w:color="auto"/>
        <w:bottom w:val="none" w:sz="0" w:space="0" w:color="auto"/>
        <w:right w:val="none" w:sz="0" w:space="0" w:color="auto"/>
      </w:divBdr>
      <w:divsChild>
        <w:div w:id="530530932">
          <w:marLeft w:val="0"/>
          <w:marRight w:val="0"/>
          <w:marTop w:val="0"/>
          <w:marBottom w:val="0"/>
          <w:divBdr>
            <w:top w:val="none" w:sz="0" w:space="0" w:color="auto"/>
            <w:left w:val="none" w:sz="0" w:space="0" w:color="auto"/>
            <w:bottom w:val="none" w:sz="0" w:space="0" w:color="auto"/>
            <w:right w:val="none" w:sz="0" w:space="0" w:color="auto"/>
          </w:divBdr>
        </w:div>
        <w:div w:id="1781334058">
          <w:marLeft w:val="0"/>
          <w:marRight w:val="0"/>
          <w:marTop w:val="0"/>
          <w:marBottom w:val="0"/>
          <w:divBdr>
            <w:top w:val="none" w:sz="0" w:space="0" w:color="auto"/>
            <w:left w:val="none" w:sz="0" w:space="0" w:color="auto"/>
            <w:bottom w:val="none" w:sz="0" w:space="0" w:color="auto"/>
            <w:right w:val="none" w:sz="0" w:space="0" w:color="auto"/>
          </w:divBdr>
        </w:div>
        <w:div w:id="1137339171">
          <w:marLeft w:val="0"/>
          <w:marRight w:val="0"/>
          <w:marTop w:val="0"/>
          <w:marBottom w:val="0"/>
          <w:divBdr>
            <w:top w:val="none" w:sz="0" w:space="0" w:color="auto"/>
            <w:left w:val="none" w:sz="0" w:space="0" w:color="auto"/>
            <w:bottom w:val="none" w:sz="0" w:space="0" w:color="auto"/>
            <w:right w:val="none" w:sz="0" w:space="0" w:color="auto"/>
          </w:divBdr>
        </w:div>
        <w:div w:id="1455752886">
          <w:marLeft w:val="0"/>
          <w:marRight w:val="0"/>
          <w:marTop w:val="0"/>
          <w:marBottom w:val="0"/>
          <w:divBdr>
            <w:top w:val="none" w:sz="0" w:space="0" w:color="auto"/>
            <w:left w:val="none" w:sz="0" w:space="0" w:color="auto"/>
            <w:bottom w:val="none" w:sz="0" w:space="0" w:color="auto"/>
            <w:right w:val="none" w:sz="0" w:space="0" w:color="auto"/>
          </w:divBdr>
        </w:div>
        <w:div w:id="1799951667">
          <w:marLeft w:val="0"/>
          <w:marRight w:val="0"/>
          <w:marTop w:val="0"/>
          <w:marBottom w:val="0"/>
          <w:divBdr>
            <w:top w:val="none" w:sz="0" w:space="0" w:color="auto"/>
            <w:left w:val="none" w:sz="0" w:space="0" w:color="auto"/>
            <w:bottom w:val="none" w:sz="0" w:space="0" w:color="auto"/>
            <w:right w:val="none" w:sz="0" w:space="0" w:color="auto"/>
          </w:divBdr>
        </w:div>
        <w:div w:id="1499885255">
          <w:marLeft w:val="0"/>
          <w:marRight w:val="0"/>
          <w:marTop w:val="0"/>
          <w:marBottom w:val="0"/>
          <w:divBdr>
            <w:top w:val="none" w:sz="0" w:space="0" w:color="auto"/>
            <w:left w:val="none" w:sz="0" w:space="0" w:color="auto"/>
            <w:bottom w:val="none" w:sz="0" w:space="0" w:color="auto"/>
            <w:right w:val="none" w:sz="0" w:space="0" w:color="auto"/>
          </w:divBdr>
        </w:div>
        <w:div w:id="1877425103">
          <w:marLeft w:val="0"/>
          <w:marRight w:val="0"/>
          <w:marTop w:val="0"/>
          <w:marBottom w:val="0"/>
          <w:divBdr>
            <w:top w:val="none" w:sz="0" w:space="0" w:color="auto"/>
            <w:left w:val="none" w:sz="0" w:space="0" w:color="auto"/>
            <w:bottom w:val="none" w:sz="0" w:space="0" w:color="auto"/>
            <w:right w:val="none" w:sz="0" w:space="0" w:color="auto"/>
          </w:divBdr>
        </w:div>
        <w:div w:id="182402301">
          <w:marLeft w:val="0"/>
          <w:marRight w:val="0"/>
          <w:marTop w:val="0"/>
          <w:marBottom w:val="0"/>
          <w:divBdr>
            <w:top w:val="none" w:sz="0" w:space="0" w:color="auto"/>
            <w:left w:val="none" w:sz="0" w:space="0" w:color="auto"/>
            <w:bottom w:val="none" w:sz="0" w:space="0" w:color="auto"/>
            <w:right w:val="none" w:sz="0" w:space="0" w:color="auto"/>
          </w:divBdr>
        </w:div>
        <w:div w:id="1366061857">
          <w:marLeft w:val="0"/>
          <w:marRight w:val="0"/>
          <w:marTop w:val="0"/>
          <w:marBottom w:val="0"/>
          <w:divBdr>
            <w:top w:val="none" w:sz="0" w:space="0" w:color="auto"/>
            <w:left w:val="none" w:sz="0" w:space="0" w:color="auto"/>
            <w:bottom w:val="none" w:sz="0" w:space="0" w:color="auto"/>
            <w:right w:val="none" w:sz="0" w:space="0" w:color="auto"/>
          </w:divBdr>
        </w:div>
        <w:div w:id="1733579055">
          <w:marLeft w:val="0"/>
          <w:marRight w:val="0"/>
          <w:marTop w:val="0"/>
          <w:marBottom w:val="0"/>
          <w:divBdr>
            <w:top w:val="none" w:sz="0" w:space="0" w:color="auto"/>
            <w:left w:val="none" w:sz="0" w:space="0" w:color="auto"/>
            <w:bottom w:val="none" w:sz="0" w:space="0" w:color="auto"/>
            <w:right w:val="none" w:sz="0" w:space="0" w:color="auto"/>
          </w:divBdr>
        </w:div>
        <w:div w:id="501699594">
          <w:marLeft w:val="0"/>
          <w:marRight w:val="0"/>
          <w:marTop w:val="0"/>
          <w:marBottom w:val="0"/>
          <w:divBdr>
            <w:top w:val="none" w:sz="0" w:space="0" w:color="auto"/>
            <w:left w:val="none" w:sz="0" w:space="0" w:color="auto"/>
            <w:bottom w:val="none" w:sz="0" w:space="0" w:color="auto"/>
            <w:right w:val="none" w:sz="0" w:space="0" w:color="auto"/>
          </w:divBdr>
        </w:div>
        <w:div w:id="452866910">
          <w:marLeft w:val="0"/>
          <w:marRight w:val="0"/>
          <w:marTop w:val="0"/>
          <w:marBottom w:val="0"/>
          <w:divBdr>
            <w:top w:val="none" w:sz="0" w:space="0" w:color="auto"/>
            <w:left w:val="none" w:sz="0" w:space="0" w:color="auto"/>
            <w:bottom w:val="none" w:sz="0" w:space="0" w:color="auto"/>
            <w:right w:val="none" w:sz="0" w:space="0" w:color="auto"/>
          </w:divBdr>
        </w:div>
        <w:div w:id="660812333">
          <w:marLeft w:val="0"/>
          <w:marRight w:val="0"/>
          <w:marTop w:val="0"/>
          <w:marBottom w:val="0"/>
          <w:divBdr>
            <w:top w:val="none" w:sz="0" w:space="0" w:color="auto"/>
            <w:left w:val="none" w:sz="0" w:space="0" w:color="auto"/>
            <w:bottom w:val="none" w:sz="0" w:space="0" w:color="auto"/>
            <w:right w:val="none" w:sz="0" w:space="0" w:color="auto"/>
          </w:divBdr>
        </w:div>
        <w:div w:id="8534432">
          <w:marLeft w:val="0"/>
          <w:marRight w:val="0"/>
          <w:marTop w:val="0"/>
          <w:marBottom w:val="0"/>
          <w:divBdr>
            <w:top w:val="none" w:sz="0" w:space="0" w:color="auto"/>
            <w:left w:val="none" w:sz="0" w:space="0" w:color="auto"/>
            <w:bottom w:val="none" w:sz="0" w:space="0" w:color="auto"/>
            <w:right w:val="none" w:sz="0" w:space="0" w:color="auto"/>
          </w:divBdr>
        </w:div>
        <w:div w:id="1008948298">
          <w:marLeft w:val="0"/>
          <w:marRight w:val="0"/>
          <w:marTop w:val="0"/>
          <w:marBottom w:val="0"/>
          <w:divBdr>
            <w:top w:val="none" w:sz="0" w:space="0" w:color="auto"/>
            <w:left w:val="none" w:sz="0" w:space="0" w:color="auto"/>
            <w:bottom w:val="none" w:sz="0" w:space="0" w:color="auto"/>
            <w:right w:val="none" w:sz="0" w:space="0" w:color="auto"/>
          </w:divBdr>
        </w:div>
        <w:div w:id="851190362">
          <w:marLeft w:val="0"/>
          <w:marRight w:val="0"/>
          <w:marTop w:val="0"/>
          <w:marBottom w:val="0"/>
          <w:divBdr>
            <w:top w:val="none" w:sz="0" w:space="0" w:color="auto"/>
            <w:left w:val="none" w:sz="0" w:space="0" w:color="auto"/>
            <w:bottom w:val="none" w:sz="0" w:space="0" w:color="auto"/>
            <w:right w:val="none" w:sz="0" w:space="0" w:color="auto"/>
          </w:divBdr>
        </w:div>
        <w:div w:id="2068066895">
          <w:marLeft w:val="0"/>
          <w:marRight w:val="0"/>
          <w:marTop w:val="0"/>
          <w:marBottom w:val="0"/>
          <w:divBdr>
            <w:top w:val="none" w:sz="0" w:space="0" w:color="auto"/>
            <w:left w:val="none" w:sz="0" w:space="0" w:color="auto"/>
            <w:bottom w:val="none" w:sz="0" w:space="0" w:color="auto"/>
            <w:right w:val="none" w:sz="0" w:space="0" w:color="auto"/>
          </w:divBdr>
        </w:div>
        <w:div w:id="377316005">
          <w:marLeft w:val="0"/>
          <w:marRight w:val="0"/>
          <w:marTop w:val="0"/>
          <w:marBottom w:val="0"/>
          <w:divBdr>
            <w:top w:val="none" w:sz="0" w:space="0" w:color="auto"/>
            <w:left w:val="none" w:sz="0" w:space="0" w:color="auto"/>
            <w:bottom w:val="none" w:sz="0" w:space="0" w:color="auto"/>
            <w:right w:val="none" w:sz="0" w:space="0" w:color="auto"/>
          </w:divBdr>
        </w:div>
        <w:div w:id="2113285425">
          <w:marLeft w:val="0"/>
          <w:marRight w:val="0"/>
          <w:marTop w:val="0"/>
          <w:marBottom w:val="0"/>
          <w:divBdr>
            <w:top w:val="none" w:sz="0" w:space="0" w:color="auto"/>
            <w:left w:val="none" w:sz="0" w:space="0" w:color="auto"/>
            <w:bottom w:val="none" w:sz="0" w:space="0" w:color="auto"/>
            <w:right w:val="none" w:sz="0" w:space="0" w:color="auto"/>
          </w:divBdr>
        </w:div>
        <w:div w:id="912005478">
          <w:marLeft w:val="0"/>
          <w:marRight w:val="0"/>
          <w:marTop w:val="0"/>
          <w:marBottom w:val="0"/>
          <w:divBdr>
            <w:top w:val="none" w:sz="0" w:space="0" w:color="auto"/>
            <w:left w:val="none" w:sz="0" w:space="0" w:color="auto"/>
            <w:bottom w:val="none" w:sz="0" w:space="0" w:color="auto"/>
            <w:right w:val="none" w:sz="0" w:space="0" w:color="auto"/>
          </w:divBdr>
        </w:div>
        <w:div w:id="2036688600">
          <w:marLeft w:val="0"/>
          <w:marRight w:val="0"/>
          <w:marTop w:val="0"/>
          <w:marBottom w:val="0"/>
          <w:divBdr>
            <w:top w:val="none" w:sz="0" w:space="0" w:color="auto"/>
            <w:left w:val="none" w:sz="0" w:space="0" w:color="auto"/>
            <w:bottom w:val="none" w:sz="0" w:space="0" w:color="auto"/>
            <w:right w:val="none" w:sz="0" w:space="0" w:color="auto"/>
          </w:divBdr>
        </w:div>
        <w:div w:id="316105479">
          <w:marLeft w:val="0"/>
          <w:marRight w:val="0"/>
          <w:marTop w:val="0"/>
          <w:marBottom w:val="0"/>
          <w:divBdr>
            <w:top w:val="none" w:sz="0" w:space="0" w:color="auto"/>
            <w:left w:val="none" w:sz="0" w:space="0" w:color="auto"/>
            <w:bottom w:val="none" w:sz="0" w:space="0" w:color="auto"/>
            <w:right w:val="none" w:sz="0" w:space="0" w:color="auto"/>
          </w:divBdr>
        </w:div>
        <w:div w:id="458110415">
          <w:marLeft w:val="0"/>
          <w:marRight w:val="0"/>
          <w:marTop w:val="0"/>
          <w:marBottom w:val="0"/>
          <w:divBdr>
            <w:top w:val="none" w:sz="0" w:space="0" w:color="auto"/>
            <w:left w:val="none" w:sz="0" w:space="0" w:color="auto"/>
            <w:bottom w:val="none" w:sz="0" w:space="0" w:color="auto"/>
            <w:right w:val="none" w:sz="0" w:space="0" w:color="auto"/>
          </w:divBdr>
        </w:div>
        <w:div w:id="1578246007">
          <w:marLeft w:val="0"/>
          <w:marRight w:val="0"/>
          <w:marTop w:val="0"/>
          <w:marBottom w:val="0"/>
          <w:divBdr>
            <w:top w:val="none" w:sz="0" w:space="0" w:color="auto"/>
            <w:left w:val="none" w:sz="0" w:space="0" w:color="auto"/>
            <w:bottom w:val="none" w:sz="0" w:space="0" w:color="auto"/>
            <w:right w:val="none" w:sz="0" w:space="0" w:color="auto"/>
          </w:divBdr>
        </w:div>
        <w:div w:id="602342677">
          <w:marLeft w:val="0"/>
          <w:marRight w:val="0"/>
          <w:marTop w:val="0"/>
          <w:marBottom w:val="0"/>
          <w:divBdr>
            <w:top w:val="none" w:sz="0" w:space="0" w:color="auto"/>
            <w:left w:val="none" w:sz="0" w:space="0" w:color="auto"/>
            <w:bottom w:val="none" w:sz="0" w:space="0" w:color="auto"/>
            <w:right w:val="none" w:sz="0" w:space="0" w:color="auto"/>
          </w:divBdr>
        </w:div>
        <w:div w:id="75594241">
          <w:marLeft w:val="0"/>
          <w:marRight w:val="0"/>
          <w:marTop w:val="0"/>
          <w:marBottom w:val="0"/>
          <w:divBdr>
            <w:top w:val="none" w:sz="0" w:space="0" w:color="auto"/>
            <w:left w:val="none" w:sz="0" w:space="0" w:color="auto"/>
            <w:bottom w:val="none" w:sz="0" w:space="0" w:color="auto"/>
            <w:right w:val="none" w:sz="0" w:space="0" w:color="auto"/>
          </w:divBdr>
        </w:div>
        <w:div w:id="905646922">
          <w:marLeft w:val="0"/>
          <w:marRight w:val="0"/>
          <w:marTop w:val="0"/>
          <w:marBottom w:val="0"/>
          <w:divBdr>
            <w:top w:val="none" w:sz="0" w:space="0" w:color="auto"/>
            <w:left w:val="none" w:sz="0" w:space="0" w:color="auto"/>
            <w:bottom w:val="none" w:sz="0" w:space="0" w:color="auto"/>
            <w:right w:val="none" w:sz="0" w:space="0" w:color="auto"/>
          </w:divBdr>
        </w:div>
        <w:div w:id="5443155">
          <w:marLeft w:val="0"/>
          <w:marRight w:val="0"/>
          <w:marTop w:val="0"/>
          <w:marBottom w:val="0"/>
          <w:divBdr>
            <w:top w:val="none" w:sz="0" w:space="0" w:color="auto"/>
            <w:left w:val="none" w:sz="0" w:space="0" w:color="auto"/>
            <w:bottom w:val="none" w:sz="0" w:space="0" w:color="auto"/>
            <w:right w:val="none" w:sz="0" w:space="0" w:color="auto"/>
          </w:divBdr>
        </w:div>
        <w:div w:id="311179991">
          <w:marLeft w:val="0"/>
          <w:marRight w:val="0"/>
          <w:marTop w:val="0"/>
          <w:marBottom w:val="0"/>
          <w:divBdr>
            <w:top w:val="none" w:sz="0" w:space="0" w:color="auto"/>
            <w:left w:val="none" w:sz="0" w:space="0" w:color="auto"/>
            <w:bottom w:val="none" w:sz="0" w:space="0" w:color="auto"/>
            <w:right w:val="none" w:sz="0" w:space="0" w:color="auto"/>
          </w:divBdr>
        </w:div>
        <w:div w:id="1386175969">
          <w:marLeft w:val="0"/>
          <w:marRight w:val="0"/>
          <w:marTop w:val="0"/>
          <w:marBottom w:val="0"/>
          <w:divBdr>
            <w:top w:val="none" w:sz="0" w:space="0" w:color="auto"/>
            <w:left w:val="none" w:sz="0" w:space="0" w:color="auto"/>
            <w:bottom w:val="none" w:sz="0" w:space="0" w:color="auto"/>
            <w:right w:val="none" w:sz="0" w:space="0" w:color="auto"/>
          </w:divBdr>
        </w:div>
        <w:div w:id="353187408">
          <w:marLeft w:val="0"/>
          <w:marRight w:val="0"/>
          <w:marTop w:val="0"/>
          <w:marBottom w:val="0"/>
          <w:divBdr>
            <w:top w:val="none" w:sz="0" w:space="0" w:color="auto"/>
            <w:left w:val="none" w:sz="0" w:space="0" w:color="auto"/>
            <w:bottom w:val="none" w:sz="0" w:space="0" w:color="auto"/>
            <w:right w:val="none" w:sz="0" w:space="0" w:color="auto"/>
          </w:divBdr>
        </w:div>
        <w:div w:id="580061381">
          <w:marLeft w:val="0"/>
          <w:marRight w:val="0"/>
          <w:marTop w:val="0"/>
          <w:marBottom w:val="0"/>
          <w:divBdr>
            <w:top w:val="none" w:sz="0" w:space="0" w:color="auto"/>
            <w:left w:val="none" w:sz="0" w:space="0" w:color="auto"/>
            <w:bottom w:val="none" w:sz="0" w:space="0" w:color="auto"/>
            <w:right w:val="none" w:sz="0" w:space="0" w:color="auto"/>
          </w:divBdr>
        </w:div>
        <w:div w:id="1720779681">
          <w:marLeft w:val="0"/>
          <w:marRight w:val="0"/>
          <w:marTop w:val="0"/>
          <w:marBottom w:val="0"/>
          <w:divBdr>
            <w:top w:val="none" w:sz="0" w:space="0" w:color="auto"/>
            <w:left w:val="none" w:sz="0" w:space="0" w:color="auto"/>
            <w:bottom w:val="none" w:sz="0" w:space="0" w:color="auto"/>
            <w:right w:val="none" w:sz="0" w:space="0" w:color="auto"/>
          </w:divBdr>
        </w:div>
        <w:div w:id="775827551">
          <w:marLeft w:val="0"/>
          <w:marRight w:val="0"/>
          <w:marTop w:val="0"/>
          <w:marBottom w:val="0"/>
          <w:divBdr>
            <w:top w:val="none" w:sz="0" w:space="0" w:color="auto"/>
            <w:left w:val="none" w:sz="0" w:space="0" w:color="auto"/>
            <w:bottom w:val="none" w:sz="0" w:space="0" w:color="auto"/>
            <w:right w:val="none" w:sz="0" w:space="0" w:color="auto"/>
          </w:divBdr>
        </w:div>
        <w:div w:id="1040131241">
          <w:marLeft w:val="0"/>
          <w:marRight w:val="0"/>
          <w:marTop w:val="0"/>
          <w:marBottom w:val="0"/>
          <w:divBdr>
            <w:top w:val="none" w:sz="0" w:space="0" w:color="auto"/>
            <w:left w:val="none" w:sz="0" w:space="0" w:color="auto"/>
            <w:bottom w:val="none" w:sz="0" w:space="0" w:color="auto"/>
            <w:right w:val="none" w:sz="0" w:space="0" w:color="auto"/>
          </w:divBdr>
        </w:div>
        <w:div w:id="1906603789">
          <w:marLeft w:val="0"/>
          <w:marRight w:val="0"/>
          <w:marTop w:val="0"/>
          <w:marBottom w:val="0"/>
          <w:divBdr>
            <w:top w:val="none" w:sz="0" w:space="0" w:color="auto"/>
            <w:left w:val="none" w:sz="0" w:space="0" w:color="auto"/>
            <w:bottom w:val="none" w:sz="0" w:space="0" w:color="auto"/>
            <w:right w:val="none" w:sz="0" w:space="0" w:color="auto"/>
          </w:divBdr>
        </w:div>
        <w:div w:id="1733308202">
          <w:marLeft w:val="0"/>
          <w:marRight w:val="0"/>
          <w:marTop w:val="0"/>
          <w:marBottom w:val="0"/>
          <w:divBdr>
            <w:top w:val="none" w:sz="0" w:space="0" w:color="auto"/>
            <w:left w:val="none" w:sz="0" w:space="0" w:color="auto"/>
            <w:bottom w:val="none" w:sz="0" w:space="0" w:color="auto"/>
            <w:right w:val="none" w:sz="0" w:space="0" w:color="auto"/>
          </w:divBdr>
        </w:div>
        <w:div w:id="2067291517">
          <w:marLeft w:val="0"/>
          <w:marRight w:val="0"/>
          <w:marTop w:val="0"/>
          <w:marBottom w:val="0"/>
          <w:divBdr>
            <w:top w:val="none" w:sz="0" w:space="0" w:color="auto"/>
            <w:left w:val="none" w:sz="0" w:space="0" w:color="auto"/>
            <w:bottom w:val="none" w:sz="0" w:space="0" w:color="auto"/>
            <w:right w:val="none" w:sz="0" w:space="0" w:color="auto"/>
          </w:divBdr>
        </w:div>
      </w:divsChild>
    </w:div>
    <w:div w:id="444034022">
      <w:bodyDiv w:val="1"/>
      <w:marLeft w:val="0"/>
      <w:marRight w:val="0"/>
      <w:marTop w:val="0"/>
      <w:marBottom w:val="0"/>
      <w:divBdr>
        <w:top w:val="none" w:sz="0" w:space="0" w:color="auto"/>
        <w:left w:val="none" w:sz="0" w:space="0" w:color="auto"/>
        <w:bottom w:val="none" w:sz="0" w:space="0" w:color="auto"/>
        <w:right w:val="none" w:sz="0" w:space="0" w:color="auto"/>
      </w:divBdr>
    </w:div>
    <w:div w:id="451897027">
      <w:bodyDiv w:val="1"/>
      <w:marLeft w:val="0"/>
      <w:marRight w:val="0"/>
      <w:marTop w:val="0"/>
      <w:marBottom w:val="0"/>
      <w:divBdr>
        <w:top w:val="none" w:sz="0" w:space="0" w:color="auto"/>
        <w:left w:val="none" w:sz="0" w:space="0" w:color="auto"/>
        <w:bottom w:val="none" w:sz="0" w:space="0" w:color="auto"/>
        <w:right w:val="none" w:sz="0" w:space="0" w:color="auto"/>
      </w:divBdr>
    </w:div>
    <w:div w:id="459343547">
      <w:bodyDiv w:val="1"/>
      <w:marLeft w:val="0"/>
      <w:marRight w:val="0"/>
      <w:marTop w:val="0"/>
      <w:marBottom w:val="0"/>
      <w:divBdr>
        <w:top w:val="none" w:sz="0" w:space="0" w:color="auto"/>
        <w:left w:val="none" w:sz="0" w:space="0" w:color="auto"/>
        <w:bottom w:val="none" w:sz="0" w:space="0" w:color="auto"/>
        <w:right w:val="none" w:sz="0" w:space="0" w:color="auto"/>
      </w:divBdr>
      <w:divsChild>
        <w:div w:id="1762876938">
          <w:marLeft w:val="480"/>
          <w:marRight w:val="0"/>
          <w:marTop w:val="0"/>
          <w:marBottom w:val="0"/>
          <w:divBdr>
            <w:top w:val="none" w:sz="0" w:space="0" w:color="auto"/>
            <w:left w:val="none" w:sz="0" w:space="0" w:color="auto"/>
            <w:bottom w:val="none" w:sz="0" w:space="0" w:color="auto"/>
            <w:right w:val="none" w:sz="0" w:space="0" w:color="auto"/>
          </w:divBdr>
        </w:div>
        <w:div w:id="1373731263">
          <w:marLeft w:val="480"/>
          <w:marRight w:val="0"/>
          <w:marTop w:val="0"/>
          <w:marBottom w:val="0"/>
          <w:divBdr>
            <w:top w:val="none" w:sz="0" w:space="0" w:color="auto"/>
            <w:left w:val="none" w:sz="0" w:space="0" w:color="auto"/>
            <w:bottom w:val="none" w:sz="0" w:space="0" w:color="auto"/>
            <w:right w:val="none" w:sz="0" w:space="0" w:color="auto"/>
          </w:divBdr>
        </w:div>
        <w:div w:id="1390417191">
          <w:marLeft w:val="480"/>
          <w:marRight w:val="0"/>
          <w:marTop w:val="0"/>
          <w:marBottom w:val="0"/>
          <w:divBdr>
            <w:top w:val="none" w:sz="0" w:space="0" w:color="auto"/>
            <w:left w:val="none" w:sz="0" w:space="0" w:color="auto"/>
            <w:bottom w:val="none" w:sz="0" w:space="0" w:color="auto"/>
            <w:right w:val="none" w:sz="0" w:space="0" w:color="auto"/>
          </w:divBdr>
        </w:div>
        <w:div w:id="18244229">
          <w:marLeft w:val="480"/>
          <w:marRight w:val="0"/>
          <w:marTop w:val="0"/>
          <w:marBottom w:val="0"/>
          <w:divBdr>
            <w:top w:val="none" w:sz="0" w:space="0" w:color="auto"/>
            <w:left w:val="none" w:sz="0" w:space="0" w:color="auto"/>
            <w:bottom w:val="none" w:sz="0" w:space="0" w:color="auto"/>
            <w:right w:val="none" w:sz="0" w:space="0" w:color="auto"/>
          </w:divBdr>
        </w:div>
      </w:divsChild>
    </w:div>
    <w:div w:id="459882890">
      <w:bodyDiv w:val="1"/>
      <w:marLeft w:val="0"/>
      <w:marRight w:val="0"/>
      <w:marTop w:val="0"/>
      <w:marBottom w:val="0"/>
      <w:divBdr>
        <w:top w:val="none" w:sz="0" w:space="0" w:color="auto"/>
        <w:left w:val="none" w:sz="0" w:space="0" w:color="auto"/>
        <w:bottom w:val="none" w:sz="0" w:space="0" w:color="auto"/>
        <w:right w:val="none" w:sz="0" w:space="0" w:color="auto"/>
      </w:divBdr>
    </w:div>
    <w:div w:id="467938615">
      <w:bodyDiv w:val="1"/>
      <w:marLeft w:val="0"/>
      <w:marRight w:val="0"/>
      <w:marTop w:val="0"/>
      <w:marBottom w:val="0"/>
      <w:divBdr>
        <w:top w:val="none" w:sz="0" w:space="0" w:color="auto"/>
        <w:left w:val="none" w:sz="0" w:space="0" w:color="auto"/>
        <w:bottom w:val="none" w:sz="0" w:space="0" w:color="auto"/>
        <w:right w:val="none" w:sz="0" w:space="0" w:color="auto"/>
      </w:divBdr>
    </w:div>
    <w:div w:id="472139145">
      <w:bodyDiv w:val="1"/>
      <w:marLeft w:val="0"/>
      <w:marRight w:val="0"/>
      <w:marTop w:val="0"/>
      <w:marBottom w:val="0"/>
      <w:divBdr>
        <w:top w:val="none" w:sz="0" w:space="0" w:color="auto"/>
        <w:left w:val="none" w:sz="0" w:space="0" w:color="auto"/>
        <w:bottom w:val="none" w:sz="0" w:space="0" w:color="auto"/>
        <w:right w:val="none" w:sz="0" w:space="0" w:color="auto"/>
      </w:divBdr>
      <w:divsChild>
        <w:div w:id="499975876">
          <w:marLeft w:val="480"/>
          <w:marRight w:val="0"/>
          <w:marTop w:val="0"/>
          <w:marBottom w:val="0"/>
          <w:divBdr>
            <w:top w:val="none" w:sz="0" w:space="0" w:color="auto"/>
            <w:left w:val="none" w:sz="0" w:space="0" w:color="auto"/>
            <w:bottom w:val="none" w:sz="0" w:space="0" w:color="auto"/>
            <w:right w:val="none" w:sz="0" w:space="0" w:color="auto"/>
          </w:divBdr>
        </w:div>
        <w:div w:id="356152332">
          <w:marLeft w:val="480"/>
          <w:marRight w:val="0"/>
          <w:marTop w:val="0"/>
          <w:marBottom w:val="0"/>
          <w:divBdr>
            <w:top w:val="none" w:sz="0" w:space="0" w:color="auto"/>
            <w:left w:val="none" w:sz="0" w:space="0" w:color="auto"/>
            <w:bottom w:val="none" w:sz="0" w:space="0" w:color="auto"/>
            <w:right w:val="none" w:sz="0" w:space="0" w:color="auto"/>
          </w:divBdr>
        </w:div>
        <w:div w:id="432366031">
          <w:marLeft w:val="480"/>
          <w:marRight w:val="0"/>
          <w:marTop w:val="0"/>
          <w:marBottom w:val="0"/>
          <w:divBdr>
            <w:top w:val="none" w:sz="0" w:space="0" w:color="auto"/>
            <w:left w:val="none" w:sz="0" w:space="0" w:color="auto"/>
            <w:bottom w:val="none" w:sz="0" w:space="0" w:color="auto"/>
            <w:right w:val="none" w:sz="0" w:space="0" w:color="auto"/>
          </w:divBdr>
        </w:div>
        <w:div w:id="1800033749">
          <w:marLeft w:val="480"/>
          <w:marRight w:val="0"/>
          <w:marTop w:val="0"/>
          <w:marBottom w:val="0"/>
          <w:divBdr>
            <w:top w:val="none" w:sz="0" w:space="0" w:color="auto"/>
            <w:left w:val="none" w:sz="0" w:space="0" w:color="auto"/>
            <w:bottom w:val="none" w:sz="0" w:space="0" w:color="auto"/>
            <w:right w:val="none" w:sz="0" w:space="0" w:color="auto"/>
          </w:divBdr>
        </w:div>
        <w:div w:id="1677881837">
          <w:marLeft w:val="480"/>
          <w:marRight w:val="0"/>
          <w:marTop w:val="0"/>
          <w:marBottom w:val="0"/>
          <w:divBdr>
            <w:top w:val="none" w:sz="0" w:space="0" w:color="auto"/>
            <w:left w:val="none" w:sz="0" w:space="0" w:color="auto"/>
            <w:bottom w:val="none" w:sz="0" w:space="0" w:color="auto"/>
            <w:right w:val="none" w:sz="0" w:space="0" w:color="auto"/>
          </w:divBdr>
        </w:div>
        <w:div w:id="997151941">
          <w:marLeft w:val="480"/>
          <w:marRight w:val="0"/>
          <w:marTop w:val="0"/>
          <w:marBottom w:val="0"/>
          <w:divBdr>
            <w:top w:val="none" w:sz="0" w:space="0" w:color="auto"/>
            <w:left w:val="none" w:sz="0" w:space="0" w:color="auto"/>
            <w:bottom w:val="none" w:sz="0" w:space="0" w:color="auto"/>
            <w:right w:val="none" w:sz="0" w:space="0" w:color="auto"/>
          </w:divBdr>
        </w:div>
        <w:div w:id="598949247">
          <w:marLeft w:val="480"/>
          <w:marRight w:val="0"/>
          <w:marTop w:val="0"/>
          <w:marBottom w:val="0"/>
          <w:divBdr>
            <w:top w:val="none" w:sz="0" w:space="0" w:color="auto"/>
            <w:left w:val="none" w:sz="0" w:space="0" w:color="auto"/>
            <w:bottom w:val="none" w:sz="0" w:space="0" w:color="auto"/>
            <w:right w:val="none" w:sz="0" w:space="0" w:color="auto"/>
          </w:divBdr>
        </w:div>
        <w:div w:id="1437869294">
          <w:marLeft w:val="480"/>
          <w:marRight w:val="0"/>
          <w:marTop w:val="0"/>
          <w:marBottom w:val="0"/>
          <w:divBdr>
            <w:top w:val="none" w:sz="0" w:space="0" w:color="auto"/>
            <w:left w:val="none" w:sz="0" w:space="0" w:color="auto"/>
            <w:bottom w:val="none" w:sz="0" w:space="0" w:color="auto"/>
            <w:right w:val="none" w:sz="0" w:space="0" w:color="auto"/>
          </w:divBdr>
        </w:div>
        <w:div w:id="1390225713">
          <w:marLeft w:val="480"/>
          <w:marRight w:val="0"/>
          <w:marTop w:val="0"/>
          <w:marBottom w:val="0"/>
          <w:divBdr>
            <w:top w:val="none" w:sz="0" w:space="0" w:color="auto"/>
            <w:left w:val="none" w:sz="0" w:space="0" w:color="auto"/>
            <w:bottom w:val="none" w:sz="0" w:space="0" w:color="auto"/>
            <w:right w:val="none" w:sz="0" w:space="0" w:color="auto"/>
          </w:divBdr>
        </w:div>
        <w:div w:id="1588883826">
          <w:marLeft w:val="480"/>
          <w:marRight w:val="0"/>
          <w:marTop w:val="0"/>
          <w:marBottom w:val="0"/>
          <w:divBdr>
            <w:top w:val="none" w:sz="0" w:space="0" w:color="auto"/>
            <w:left w:val="none" w:sz="0" w:space="0" w:color="auto"/>
            <w:bottom w:val="none" w:sz="0" w:space="0" w:color="auto"/>
            <w:right w:val="none" w:sz="0" w:space="0" w:color="auto"/>
          </w:divBdr>
        </w:div>
        <w:div w:id="1106733228">
          <w:marLeft w:val="480"/>
          <w:marRight w:val="0"/>
          <w:marTop w:val="0"/>
          <w:marBottom w:val="0"/>
          <w:divBdr>
            <w:top w:val="none" w:sz="0" w:space="0" w:color="auto"/>
            <w:left w:val="none" w:sz="0" w:space="0" w:color="auto"/>
            <w:bottom w:val="none" w:sz="0" w:space="0" w:color="auto"/>
            <w:right w:val="none" w:sz="0" w:space="0" w:color="auto"/>
          </w:divBdr>
        </w:div>
        <w:div w:id="936327983">
          <w:marLeft w:val="480"/>
          <w:marRight w:val="0"/>
          <w:marTop w:val="0"/>
          <w:marBottom w:val="0"/>
          <w:divBdr>
            <w:top w:val="none" w:sz="0" w:space="0" w:color="auto"/>
            <w:left w:val="none" w:sz="0" w:space="0" w:color="auto"/>
            <w:bottom w:val="none" w:sz="0" w:space="0" w:color="auto"/>
            <w:right w:val="none" w:sz="0" w:space="0" w:color="auto"/>
          </w:divBdr>
        </w:div>
        <w:div w:id="363597584">
          <w:marLeft w:val="480"/>
          <w:marRight w:val="0"/>
          <w:marTop w:val="0"/>
          <w:marBottom w:val="0"/>
          <w:divBdr>
            <w:top w:val="none" w:sz="0" w:space="0" w:color="auto"/>
            <w:left w:val="none" w:sz="0" w:space="0" w:color="auto"/>
            <w:bottom w:val="none" w:sz="0" w:space="0" w:color="auto"/>
            <w:right w:val="none" w:sz="0" w:space="0" w:color="auto"/>
          </w:divBdr>
        </w:div>
        <w:div w:id="1805388138">
          <w:marLeft w:val="480"/>
          <w:marRight w:val="0"/>
          <w:marTop w:val="0"/>
          <w:marBottom w:val="0"/>
          <w:divBdr>
            <w:top w:val="none" w:sz="0" w:space="0" w:color="auto"/>
            <w:left w:val="none" w:sz="0" w:space="0" w:color="auto"/>
            <w:bottom w:val="none" w:sz="0" w:space="0" w:color="auto"/>
            <w:right w:val="none" w:sz="0" w:space="0" w:color="auto"/>
          </w:divBdr>
        </w:div>
        <w:div w:id="901252770">
          <w:marLeft w:val="480"/>
          <w:marRight w:val="0"/>
          <w:marTop w:val="0"/>
          <w:marBottom w:val="0"/>
          <w:divBdr>
            <w:top w:val="none" w:sz="0" w:space="0" w:color="auto"/>
            <w:left w:val="none" w:sz="0" w:space="0" w:color="auto"/>
            <w:bottom w:val="none" w:sz="0" w:space="0" w:color="auto"/>
            <w:right w:val="none" w:sz="0" w:space="0" w:color="auto"/>
          </w:divBdr>
        </w:div>
        <w:div w:id="36053754">
          <w:marLeft w:val="480"/>
          <w:marRight w:val="0"/>
          <w:marTop w:val="0"/>
          <w:marBottom w:val="0"/>
          <w:divBdr>
            <w:top w:val="none" w:sz="0" w:space="0" w:color="auto"/>
            <w:left w:val="none" w:sz="0" w:space="0" w:color="auto"/>
            <w:bottom w:val="none" w:sz="0" w:space="0" w:color="auto"/>
            <w:right w:val="none" w:sz="0" w:space="0" w:color="auto"/>
          </w:divBdr>
        </w:div>
        <w:div w:id="1859388093">
          <w:marLeft w:val="480"/>
          <w:marRight w:val="0"/>
          <w:marTop w:val="0"/>
          <w:marBottom w:val="0"/>
          <w:divBdr>
            <w:top w:val="none" w:sz="0" w:space="0" w:color="auto"/>
            <w:left w:val="none" w:sz="0" w:space="0" w:color="auto"/>
            <w:bottom w:val="none" w:sz="0" w:space="0" w:color="auto"/>
            <w:right w:val="none" w:sz="0" w:space="0" w:color="auto"/>
          </w:divBdr>
        </w:div>
        <w:div w:id="257255126">
          <w:marLeft w:val="480"/>
          <w:marRight w:val="0"/>
          <w:marTop w:val="0"/>
          <w:marBottom w:val="0"/>
          <w:divBdr>
            <w:top w:val="none" w:sz="0" w:space="0" w:color="auto"/>
            <w:left w:val="none" w:sz="0" w:space="0" w:color="auto"/>
            <w:bottom w:val="none" w:sz="0" w:space="0" w:color="auto"/>
            <w:right w:val="none" w:sz="0" w:space="0" w:color="auto"/>
          </w:divBdr>
        </w:div>
        <w:div w:id="1175612884">
          <w:marLeft w:val="480"/>
          <w:marRight w:val="0"/>
          <w:marTop w:val="0"/>
          <w:marBottom w:val="0"/>
          <w:divBdr>
            <w:top w:val="none" w:sz="0" w:space="0" w:color="auto"/>
            <w:left w:val="none" w:sz="0" w:space="0" w:color="auto"/>
            <w:bottom w:val="none" w:sz="0" w:space="0" w:color="auto"/>
            <w:right w:val="none" w:sz="0" w:space="0" w:color="auto"/>
          </w:divBdr>
        </w:div>
        <w:div w:id="385032145">
          <w:marLeft w:val="480"/>
          <w:marRight w:val="0"/>
          <w:marTop w:val="0"/>
          <w:marBottom w:val="0"/>
          <w:divBdr>
            <w:top w:val="none" w:sz="0" w:space="0" w:color="auto"/>
            <w:left w:val="none" w:sz="0" w:space="0" w:color="auto"/>
            <w:bottom w:val="none" w:sz="0" w:space="0" w:color="auto"/>
            <w:right w:val="none" w:sz="0" w:space="0" w:color="auto"/>
          </w:divBdr>
        </w:div>
        <w:div w:id="542714274">
          <w:marLeft w:val="480"/>
          <w:marRight w:val="0"/>
          <w:marTop w:val="0"/>
          <w:marBottom w:val="0"/>
          <w:divBdr>
            <w:top w:val="none" w:sz="0" w:space="0" w:color="auto"/>
            <w:left w:val="none" w:sz="0" w:space="0" w:color="auto"/>
            <w:bottom w:val="none" w:sz="0" w:space="0" w:color="auto"/>
            <w:right w:val="none" w:sz="0" w:space="0" w:color="auto"/>
          </w:divBdr>
        </w:div>
        <w:div w:id="1095631047">
          <w:marLeft w:val="480"/>
          <w:marRight w:val="0"/>
          <w:marTop w:val="0"/>
          <w:marBottom w:val="0"/>
          <w:divBdr>
            <w:top w:val="none" w:sz="0" w:space="0" w:color="auto"/>
            <w:left w:val="none" w:sz="0" w:space="0" w:color="auto"/>
            <w:bottom w:val="none" w:sz="0" w:space="0" w:color="auto"/>
            <w:right w:val="none" w:sz="0" w:space="0" w:color="auto"/>
          </w:divBdr>
        </w:div>
        <w:div w:id="1346519334">
          <w:marLeft w:val="480"/>
          <w:marRight w:val="0"/>
          <w:marTop w:val="0"/>
          <w:marBottom w:val="0"/>
          <w:divBdr>
            <w:top w:val="none" w:sz="0" w:space="0" w:color="auto"/>
            <w:left w:val="none" w:sz="0" w:space="0" w:color="auto"/>
            <w:bottom w:val="none" w:sz="0" w:space="0" w:color="auto"/>
            <w:right w:val="none" w:sz="0" w:space="0" w:color="auto"/>
          </w:divBdr>
        </w:div>
        <w:div w:id="1932929348">
          <w:marLeft w:val="480"/>
          <w:marRight w:val="0"/>
          <w:marTop w:val="0"/>
          <w:marBottom w:val="0"/>
          <w:divBdr>
            <w:top w:val="none" w:sz="0" w:space="0" w:color="auto"/>
            <w:left w:val="none" w:sz="0" w:space="0" w:color="auto"/>
            <w:bottom w:val="none" w:sz="0" w:space="0" w:color="auto"/>
            <w:right w:val="none" w:sz="0" w:space="0" w:color="auto"/>
          </w:divBdr>
        </w:div>
      </w:divsChild>
    </w:div>
    <w:div w:id="472910563">
      <w:bodyDiv w:val="1"/>
      <w:marLeft w:val="0"/>
      <w:marRight w:val="0"/>
      <w:marTop w:val="0"/>
      <w:marBottom w:val="0"/>
      <w:divBdr>
        <w:top w:val="none" w:sz="0" w:space="0" w:color="auto"/>
        <w:left w:val="none" w:sz="0" w:space="0" w:color="auto"/>
        <w:bottom w:val="none" w:sz="0" w:space="0" w:color="auto"/>
        <w:right w:val="none" w:sz="0" w:space="0" w:color="auto"/>
      </w:divBdr>
    </w:div>
    <w:div w:id="478500721">
      <w:bodyDiv w:val="1"/>
      <w:marLeft w:val="0"/>
      <w:marRight w:val="0"/>
      <w:marTop w:val="0"/>
      <w:marBottom w:val="0"/>
      <w:divBdr>
        <w:top w:val="none" w:sz="0" w:space="0" w:color="auto"/>
        <w:left w:val="none" w:sz="0" w:space="0" w:color="auto"/>
        <w:bottom w:val="none" w:sz="0" w:space="0" w:color="auto"/>
        <w:right w:val="none" w:sz="0" w:space="0" w:color="auto"/>
      </w:divBdr>
    </w:div>
    <w:div w:id="486437881">
      <w:bodyDiv w:val="1"/>
      <w:marLeft w:val="0"/>
      <w:marRight w:val="0"/>
      <w:marTop w:val="0"/>
      <w:marBottom w:val="0"/>
      <w:divBdr>
        <w:top w:val="none" w:sz="0" w:space="0" w:color="auto"/>
        <w:left w:val="none" w:sz="0" w:space="0" w:color="auto"/>
        <w:bottom w:val="none" w:sz="0" w:space="0" w:color="auto"/>
        <w:right w:val="none" w:sz="0" w:space="0" w:color="auto"/>
      </w:divBdr>
    </w:div>
    <w:div w:id="488710673">
      <w:bodyDiv w:val="1"/>
      <w:marLeft w:val="0"/>
      <w:marRight w:val="0"/>
      <w:marTop w:val="0"/>
      <w:marBottom w:val="0"/>
      <w:divBdr>
        <w:top w:val="none" w:sz="0" w:space="0" w:color="auto"/>
        <w:left w:val="none" w:sz="0" w:space="0" w:color="auto"/>
        <w:bottom w:val="none" w:sz="0" w:space="0" w:color="auto"/>
        <w:right w:val="none" w:sz="0" w:space="0" w:color="auto"/>
      </w:divBdr>
      <w:divsChild>
        <w:div w:id="388188756">
          <w:marLeft w:val="0"/>
          <w:marRight w:val="0"/>
          <w:marTop w:val="0"/>
          <w:marBottom w:val="0"/>
          <w:divBdr>
            <w:top w:val="none" w:sz="0" w:space="0" w:color="auto"/>
            <w:left w:val="none" w:sz="0" w:space="0" w:color="auto"/>
            <w:bottom w:val="none" w:sz="0" w:space="0" w:color="auto"/>
            <w:right w:val="none" w:sz="0" w:space="0" w:color="auto"/>
          </w:divBdr>
          <w:divsChild>
            <w:div w:id="575362291">
              <w:marLeft w:val="0"/>
              <w:marRight w:val="0"/>
              <w:marTop w:val="0"/>
              <w:marBottom w:val="0"/>
              <w:divBdr>
                <w:top w:val="none" w:sz="0" w:space="0" w:color="auto"/>
                <w:left w:val="none" w:sz="0" w:space="0" w:color="auto"/>
                <w:bottom w:val="none" w:sz="0" w:space="0" w:color="auto"/>
                <w:right w:val="none" w:sz="0" w:space="0" w:color="auto"/>
              </w:divBdr>
              <w:divsChild>
                <w:div w:id="1445154362">
                  <w:marLeft w:val="0"/>
                  <w:marRight w:val="0"/>
                  <w:marTop w:val="0"/>
                  <w:marBottom w:val="0"/>
                  <w:divBdr>
                    <w:top w:val="none" w:sz="0" w:space="0" w:color="auto"/>
                    <w:left w:val="none" w:sz="0" w:space="0" w:color="auto"/>
                    <w:bottom w:val="none" w:sz="0" w:space="0" w:color="auto"/>
                    <w:right w:val="none" w:sz="0" w:space="0" w:color="auto"/>
                  </w:divBdr>
                  <w:divsChild>
                    <w:div w:id="16722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13458">
      <w:bodyDiv w:val="1"/>
      <w:marLeft w:val="0"/>
      <w:marRight w:val="0"/>
      <w:marTop w:val="0"/>
      <w:marBottom w:val="0"/>
      <w:divBdr>
        <w:top w:val="none" w:sz="0" w:space="0" w:color="auto"/>
        <w:left w:val="none" w:sz="0" w:space="0" w:color="auto"/>
        <w:bottom w:val="none" w:sz="0" w:space="0" w:color="auto"/>
        <w:right w:val="none" w:sz="0" w:space="0" w:color="auto"/>
      </w:divBdr>
      <w:divsChild>
        <w:div w:id="1666124894">
          <w:marLeft w:val="480"/>
          <w:marRight w:val="0"/>
          <w:marTop w:val="0"/>
          <w:marBottom w:val="0"/>
          <w:divBdr>
            <w:top w:val="none" w:sz="0" w:space="0" w:color="auto"/>
            <w:left w:val="none" w:sz="0" w:space="0" w:color="auto"/>
            <w:bottom w:val="none" w:sz="0" w:space="0" w:color="auto"/>
            <w:right w:val="none" w:sz="0" w:space="0" w:color="auto"/>
          </w:divBdr>
        </w:div>
        <w:div w:id="1804228661">
          <w:marLeft w:val="480"/>
          <w:marRight w:val="0"/>
          <w:marTop w:val="0"/>
          <w:marBottom w:val="0"/>
          <w:divBdr>
            <w:top w:val="none" w:sz="0" w:space="0" w:color="auto"/>
            <w:left w:val="none" w:sz="0" w:space="0" w:color="auto"/>
            <w:bottom w:val="none" w:sz="0" w:space="0" w:color="auto"/>
            <w:right w:val="none" w:sz="0" w:space="0" w:color="auto"/>
          </w:divBdr>
        </w:div>
        <w:div w:id="2045205452">
          <w:marLeft w:val="480"/>
          <w:marRight w:val="0"/>
          <w:marTop w:val="0"/>
          <w:marBottom w:val="0"/>
          <w:divBdr>
            <w:top w:val="none" w:sz="0" w:space="0" w:color="auto"/>
            <w:left w:val="none" w:sz="0" w:space="0" w:color="auto"/>
            <w:bottom w:val="none" w:sz="0" w:space="0" w:color="auto"/>
            <w:right w:val="none" w:sz="0" w:space="0" w:color="auto"/>
          </w:divBdr>
        </w:div>
        <w:div w:id="929853057">
          <w:marLeft w:val="480"/>
          <w:marRight w:val="0"/>
          <w:marTop w:val="0"/>
          <w:marBottom w:val="0"/>
          <w:divBdr>
            <w:top w:val="none" w:sz="0" w:space="0" w:color="auto"/>
            <w:left w:val="none" w:sz="0" w:space="0" w:color="auto"/>
            <w:bottom w:val="none" w:sz="0" w:space="0" w:color="auto"/>
            <w:right w:val="none" w:sz="0" w:space="0" w:color="auto"/>
          </w:divBdr>
        </w:div>
        <w:div w:id="1639455193">
          <w:marLeft w:val="480"/>
          <w:marRight w:val="0"/>
          <w:marTop w:val="0"/>
          <w:marBottom w:val="0"/>
          <w:divBdr>
            <w:top w:val="none" w:sz="0" w:space="0" w:color="auto"/>
            <w:left w:val="none" w:sz="0" w:space="0" w:color="auto"/>
            <w:bottom w:val="none" w:sz="0" w:space="0" w:color="auto"/>
            <w:right w:val="none" w:sz="0" w:space="0" w:color="auto"/>
          </w:divBdr>
        </w:div>
        <w:div w:id="545917037">
          <w:marLeft w:val="480"/>
          <w:marRight w:val="0"/>
          <w:marTop w:val="0"/>
          <w:marBottom w:val="0"/>
          <w:divBdr>
            <w:top w:val="none" w:sz="0" w:space="0" w:color="auto"/>
            <w:left w:val="none" w:sz="0" w:space="0" w:color="auto"/>
            <w:bottom w:val="none" w:sz="0" w:space="0" w:color="auto"/>
            <w:right w:val="none" w:sz="0" w:space="0" w:color="auto"/>
          </w:divBdr>
        </w:div>
        <w:div w:id="1207839276">
          <w:marLeft w:val="480"/>
          <w:marRight w:val="0"/>
          <w:marTop w:val="0"/>
          <w:marBottom w:val="0"/>
          <w:divBdr>
            <w:top w:val="none" w:sz="0" w:space="0" w:color="auto"/>
            <w:left w:val="none" w:sz="0" w:space="0" w:color="auto"/>
            <w:bottom w:val="none" w:sz="0" w:space="0" w:color="auto"/>
            <w:right w:val="none" w:sz="0" w:space="0" w:color="auto"/>
          </w:divBdr>
        </w:div>
        <w:div w:id="1995140970">
          <w:marLeft w:val="480"/>
          <w:marRight w:val="0"/>
          <w:marTop w:val="0"/>
          <w:marBottom w:val="0"/>
          <w:divBdr>
            <w:top w:val="none" w:sz="0" w:space="0" w:color="auto"/>
            <w:left w:val="none" w:sz="0" w:space="0" w:color="auto"/>
            <w:bottom w:val="none" w:sz="0" w:space="0" w:color="auto"/>
            <w:right w:val="none" w:sz="0" w:space="0" w:color="auto"/>
          </w:divBdr>
        </w:div>
        <w:div w:id="1817449093">
          <w:marLeft w:val="480"/>
          <w:marRight w:val="0"/>
          <w:marTop w:val="0"/>
          <w:marBottom w:val="0"/>
          <w:divBdr>
            <w:top w:val="none" w:sz="0" w:space="0" w:color="auto"/>
            <w:left w:val="none" w:sz="0" w:space="0" w:color="auto"/>
            <w:bottom w:val="none" w:sz="0" w:space="0" w:color="auto"/>
            <w:right w:val="none" w:sz="0" w:space="0" w:color="auto"/>
          </w:divBdr>
        </w:div>
        <w:div w:id="2053965938">
          <w:marLeft w:val="480"/>
          <w:marRight w:val="0"/>
          <w:marTop w:val="0"/>
          <w:marBottom w:val="0"/>
          <w:divBdr>
            <w:top w:val="none" w:sz="0" w:space="0" w:color="auto"/>
            <w:left w:val="none" w:sz="0" w:space="0" w:color="auto"/>
            <w:bottom w:val="none" w:sz="0" w:space="0" w:color="auto"/>
            <w:right w:val="none" w:sz="0" w:space="0" w:color="auto"/>
          </w:divBdr>
        </w:div>
        <w:div w:id="58288888">
          <w:marLeft w:val="480"/>
          <w:marRight w:val="0"/>
          <w:marTop w:val="0"/>
          <w:marBottom w:val="0"/>
          <w:divBdr>
            <w:top w:val="none" w:sz="0" w:space="0" w:color="auto"/>
            <w:left w:val="none" w:sz="0" w:space="0" w:color="auto"/>
            <w:bottom w:val="none" w:sz="0" w:space="0" w:color="auto"/>
            <w:right w:val="none" w:sz="0" w:space="0" w:color="auto"/>
          </w:divBdr>
        </w:div>
        <w:div w:id="1244216541">
          <w:marLeft w:val="480"/>
          <w:marRight w:val="0"/>
          <w:marTop w:val="0"/>
          <w:marBottom w:val="0"/>
          <w:divBdr>
            <w:top w:val="none" w:sz="0" w:space="0" w:color="auto"/>
            <w:left w:val="none" w:sz="0" w:space="0" w:color="auto"/>
            <w:bottom w:val="none" w:sz="0" w:space="0" w:color="auto"/>
            <w:right w:val="none" w:sz="0" w:space="0" w:color="auto"/>
          </w:divBdr>
        </w:div>
        <w:div w:id="2033414399">
          <w:marLeft w:val="480"/>
          <w:marRight w:val="0"/>
          <w:marTop w:val="0"/>
          <w:marBottom w:val="0"/>
          <w:divBdr>
            <w:top w:val="none" w:sz="0" w:space="0" w:color="auto"/>
            <w:left w:val="none" w:sz="0" w:space="0" w:color="auto"/>
            <w:bottom w:val="none" w:sz="0" w:space="0" w:color="auto"/>
            <w:right w:val="none" w:sz="0" w:space="0" w:color="auto"/>
          </w:divBdr>
        </w:div>
        <w:div w:id="309527283">
          <w:marLeft w:val="480"/>
          <w:marRight w:val="0"/>
          <w:marTop w:val="0"/>
          <w:marBottom w:val="0"/>
          <w:divBdr>
            <w:top w:val="none" w:sz="0" w:space="0" w:color="auto"/>
            <w:left w:val="none" w:sz="0" w:space="0" w:color="auto"/>
            <w:bottom w:val="none" w:sz="0" w:space="0" w:color="auto"/>
            <w:right w:val="none" w:sz="0" w:space="0" w:color="auto"/>
          </w:divBdr>
        </w:div>
        <w:div w:id="632641971">
          <w:marLeft w:val="480"/>
          <w:marRight w:val="0"/>
          <w:marTop w:val="0"/>
          <w:marBottom w:val="0"/>
          <w:divBdr>
            <w:top w:val="none" w:sz="0" w:space="0" w:color="auto"/>
            <w:left w:val="none" w:sz="0" w:space="0" w:color="auto"/>
            <w:bottom w:val="none" w:sz="0" w:space="0" w:color="auto"/>
            <w:right w:val="none" w:sz="0" w:space="0" w:color="auto"/>
          </w:divBdr>
        </w:div>
        <w:div w:id="1110123620">
          <w:marLeft w:val="480"/>
          <w:marRight w:val="0"/>
          <w:marTop w:val="0"/>
          <w:marBottom w:val="0"/>
          <w:divBdr>
            <w:top w:val="none" w:sz="0" w:space="0" w:color="auto"/>
            <w:left w:val="none" w:sz="0" w:space="0" w:color="auto"/>
            <w:bottom w:val="none" w:sz="0" w:space="0" w:color="auto"/>
            <w:right w:val="none" w:sz="0" w:space="0" w:color="auto"/>
          </w:divBdr>
        </w:div>
        <w:div w:id="362678745">
          <w:marLeft w:val="480"/>
          <w:marRight w:val="0"/>
          <w:marTop w:val="0"/>
          <w:marBottom w:val="0"/>
          <w:divBdr>
            <w:top w:val="none" w:sz="0" w:space="0" w:color="auto"/>
            <w:left w:val="none" w:sz="0" w:space="0" w:color="auto"/>
            <w:bottom w:val="none" w:sz="0" w:space="0" w:color="auto"/>
            <w:right w:val="none" w:sz="0" w:space="0" w:color="auto"/>
          </w:divBdr>
        </w:div>
        <w:div w:id="1322545786">
          <w:marLeft w:val="480"/>
          <w:marRight w:val="0"/>
          <w:marTop w:val="0"/>
          <w:marBottom w:val="0"/>
          <w:divBdr>
            <w:top w:val="none" w:sz="0" w:space="0" w:color="auto"/>
            <w:left w:val="none" w:sz="0" w:space="0" w:color="auto"/>
            <w:bottom w:val="none" w:sz="0" w:space="0" w:color="auto"/>
            <w:right w:val="none" w:sz="0" w:space="0" w:color="auto"/>
          </w:divBdr>
        </w:div>
        <w:div w:id="1532575086">
          <w:marLeft w:val="480"/>
          <w:marRight w:val="0"/>
          <w:marTop w:val="0"/>
          <w:marBottom w:val="0"/>
          <w:divBdr>
            <w:top w:val="none" w:sz="0" w:space="0" w:color="auto"/>
            <w:left w:val="none" w:sz="0" w:space="0" w:color="auto"/>
            <w:bottom w:val="none" w:sz="0" w:space="0" w:color="auto"/>
            <w:right w:val="none" w:sz="0" w:space="0" w:color="auto"/>
          </w:divBdr>
        </w:div>
        <w:div w:id="755630479">
          <w:marLeft w:val="480"/>
          <w:marRight w:val="0"/>
          <w:marTop w:val="0"/>
          <w:marBottom w:val="0"/>
          <w:divBdr>
            <w:top w:val="none" w:sz="0" w:space="0" w:color="auto"/>
            <w:left w:val="none" w:sz="0" w:space="0" w:color="auto"/>
            <w:bottom w:val="none" w:sz="0" w:space="0" w:color="auto"/>
            <w:right w:val="none" w:sz="0" w:space="0" w:color="auto"/>
          </w:divBdr>
        </w:div>
        <w:div w:id="1404181705">
          <w:marLeft w:val="480"/>
          <w:marRight w:val="0"/>
          <w:marTop w:val="0"/>
          <w:marBottom w:val="0"/>
          <w:divBdr>
            <w:top w:val="none" w:sz="0" w:space="0" w:color="auto"/>
            <w:left w:val="none" w:sz="0" w:space="0" w:color="auto"/>
            <w:bottom w:val="none" w:sz="0" w:space="0" w:color="auto"/>
            <w:right w:val="none" w:sz="0" w:space="0" w:color="auto"/>
          </w:divBdr>
        </w:div>
        <w:div w:id="1505972745">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299699641">
          <w:marLeft w:val="480"/>
          <w:marRight w:val="0"/>
          <w:marTop w:val="0"/>
          <w:marBottom w:val="0"/>
          <w:divBdr>
            <w:top w:val="none" w:sz="0" w:space="0" w:color="auto"/>
            <w:left w:val="none" w:sz="0" w:space="0" w:color="auto"/>
            <w:bottom w:val="none" w:sz="0" w:space="0" w:color="auto"/>
            <w:right w:val="none" w:sz="0" w:space="0" w:color="auto"/>
          </w:divBdr>
        </w:div>
        <w:div w:id="1898008682">
          <w:marLeft w:val="480"/>
          <w:marRight w:val="0"/>
          <w:marTop w:val="0"/>
          <w:marBottom w:val="0"/>
          <w:divBdr>
            <w:top w:val="none" w:sz="0" w:space="0" w:color="auto"/>
            <w:left w:val="none" w:sz="0" w:space="0" w:color="auto"/>
            <w:bottom w:val="none" w:sz="0" w:space="0" w:color="auto"/>
            <w:right w:val="none" w:sz="0" w:space="0" w:color="auto"/>
          </w:divBdr>
        </w:div>
        <w:div w:id="506598086">
          <w:marLeft w:val="480"/>
          <w:marRight w:val="0"/>
          <w:marTop w:val="0"/>
          <w:marBottom w:val="0"/>
          <w:divBdr>
            <w:top w:val="none" w:sz="0" w:space="0" w:color="auto"/>
            <w:left w:val="none" w:sz="0" w:space="0" w:color="auto"/>
            <w:bottom w:val="none" w:sz="0" w:space="0" w:color="auto"/>
            <w:right w:val="none" w:sz="0" w:space="0" w:color="auto"/>
          </w:divBdr>
        </w:div>
        <w:div w:id="1177690293">
          <w:marLeft w:val="480"/>
          <w:marRight w:val="0"/>
          <w:marTop w:val="0"/>
          <w:marBottom w:val="0"/>
          <w:divBdr>
            <w:top w:val="none" w:sz="0" w:space="0" w:color="auto"/>
            <w:left w:val="none" w:sz="0" w:space="0" w:color="auto"/>
            <w:bottom w:val="none" w:sz="0" w:space="0" w:color="auto"/>
            <w:right w:val="none" w:sz="0" w:space="0" w:color="auto"/>
          </w:divBdr>
        </w:div>
        <w:div w:id="1323310202">
          <w:marLeft w:val="480"/>
          <w:marRight w:val="0"/>
          <w:marTop w:val="0"/>
          <w:marBottom w:val="0"/>
          <w:divBdr>
            <w:top w:val="none" w:sz="0" w:space="0" w:color="auto"/>
            <w:left w:val="none" w:sz="0" w:space="0" w:color="auto"/>
            <w:bottom w:val="none" w:sz="0" w:space="0" w:color="auto"/>
            <w:right w:val="none" w:sz="0" w:space="0" w:color="auto"/>
          </w:divBdr>
        </w:div>
        <w:div w:id="341860999">
          <w:marLeft w:val="480"/>
          <w:marRight w:val="0"/>
          <w:marTop w:val="0"/>
          <w:marBottom w:val="0"/>
          <w:divBdr>
            <w:top w:val="none" w:sz="0" w:space="0" w:color="auto"/>
            <w:left w:val="none" w:sz="0" w:space="0" w:color="auto"/>
            <w:bottom w:val="none" w:sz="0" w:space="0" w:color="auto"/>
            <w:right w:val="none" w:sz="0" w:space="0" w:color="auto"/>
          </w:divBdr>
        </w:div>
        <w:div w:id="2135443304">
          <w:marLeft w:val="480"/>
          <w:marRight w:val="0"/>
          <w:marTop w:val="0"/>
          <w:marBottom w:val="0"/>
          <w:divBdr>
            <w:top w:val="none" w:sz="0" w:space="0" w:color="auto"/>
            <w:left w:val="none" w:sz="0" w:space="0" w:color="auto"/>
            <w:bottom w:val="none" w:sz="0" w:space="0" w:color="auto"/>
            <w:right w:val="none" w:sz="0" w:space="0" w:color="auto"/>
          </w:divBdr>
        </w:div>
        <w:div w:id="2141680205">
          <w:marLeft w:val="480"/>
          <w:marRight w:val="0"/>
          <w:marTop w:val="0"/>
          <w:marBottom w:val="0"/>
          <w:divBdr>
            <w:top w:val="none" w:sz="0" w:space="0" w:color="auto"/>
            <w:left w:val="none" w:sz="0" w:space="0" w:color="auto"/>
            <w:bottom w:val="none" w:sz="0" w:space="0" w:color="auto"/>
            <w:right w:val="none" w:sz="0" w:space="0" w:color="auto"/>
          </w:divBdr>
        </w:div>
        <w:div w:id="276916100">
          <w:marLeft w:val="480"/>
          <w:marRight w:val="0"/>
          <w:marTop w:val="0"/>
          <w:marBottom w:val="0"/>
          <w:divBdr>
            <w:top w:val="none" w:sz="0" w:space="0" w:color="auto"/>
            <w:left w:val="none" w:sz="0" w:space="0" w:color="auto"/>
            <w:bottom w:val="none" w:sz="0" w:space="0" w:color="auto"/>
            <w:right w:val="none" w:sz="0" w:space="0" w:color="auto"/>
          </w:divBdr>
        </w:div>
        <w:div w:id="1745689302">
          <w:marLeft w:val="480"/>
          <w:marRight w:val="0"/>
          <w:marTop w:val="0"/>
          <w:marBottom w:val="0"/>
          <w:divBdr>
            <w:top w:val="none" w:sz="0" w:space="0" w:color="auto"/>
            <w:left w:val="none" w:sz="0" w:space="0" w:color="auto"/>
            <w:bottom w:val="none" w:sz="0" w:space="0" w:color="auto"/>
            <w:right w:val="none" w:sz="0" w:space="0" w:color="auto"/>
          </w:divBdr>
        </w:div>
        <w:div w:id="319623995">
          <w:marLeft w:val="480"/>
          <w:marRight w:val="0"/>
          <w:marTop w:val="0"/>
          <w:marBottom w:val="0"/>
          <w:divBdr>
            <w:top w:val="none" w:sz="0" w:space="0" w:color="auto"/>
            <w:left w:val="none" w:sz="0" w:space="0" w:color="auto"/>
            <w:bottom w:val="none" w:sz="0" w:space="0" w:color="auto"/>
            <w:right w:val="none" w:sz="0" w:space="0" w:color="auto"/>
          </w:divBdr>
        </w:div>
        <w:div w:id="1153448354">
          <w:marLeft w:val="480"/>
          <w:marRight w:val="0"/>
          <w:marTop w:val="0"/>
          <w:marBottom w:val="0"/>
          <w:divBdr>
            <w:top w:val="none" w:sz="0" w:space="0" w:color="auto"/>
            <w:left w:val="none" w:sz="0" w:space="0" w:color="auto"/>
            <w:bottom w:val="none" w:sz="0" w:space="0" w:color="auto"/>
            <w:right w:val="none" w:sz="0" w:space="0" w:color="auto"/>
          </w:divBdr>
        </w:div>
      </w:divsChild>
    </w:div>
    <w:div w:id="493499681">
      <w:bodyDiv w:val="1"/>
      <w:marLeft w:val="0"/>
      <w:marRight w:val="0"/>
      <w:marTop w:val="0"/>
      <w:marBottom w:val="0"/>
      <w:divBdr>
        <w:top w:val="none" w:sz="0" w:space="0" w:color="auto"/>
        <w:left w:val="none" w:sz="0" w:space="0" w:color="auto"/>
        <w:bottom w:val="none" w:sz="0" w:space="0" w:color="auto"/>
        <w:right w:val="none" w:sz="0" w:space="0" w:color="auto"/>
      </w:divBdr>
    </w:div>
    <w:div w:id="493574433">
      <w:bodyDiv w:val="1"/>
      <w:marLeft w:val="0"/>
      <w:marRight w:val="0"/>
      <w:marTop w:val="0"/>
      <w:marBottom w:val="0"/>
      <w:divBdr>
        <w:top w:val="none" w:sz="0" w:space="0" w:color="auto"/>
        <w:left w:val="none" w:sz="0" w:space="0" w:color="auto"/>
        <w:bottom w:val="none" w:sz="0" w:space="0" w:color="auto"/>
        <w:right w:val="none" w:sz="0" w:space="0" w:color="auto"/>
      </w:divBdr>
    </w:div>
    <w:div w:id="510487262">
      <w:bodyDiv w:val="1"/>
      <w:marLeft w:val="0"/>
      <w:marRight w:val="0"/>
      <w:marTop w:val="0"/>
      <w:marBottom w:val="0"/>
      <w:divBdr>
        <w:top w:val="none" w:sz="0" w:space="0" w:color="auto"/>
        <w:left w:val="none" w:sz="0" w:space="0" w:color="auto"/>
        <w:bottom w:val="none" w:sz="0" w:space="0" w:color="auto"/>
        <w:right w:val="none" w:sz="0" w:space="0" w:color="auto"/>
      </w:divBdr>
    </w:div>
    <w:div w:id="510529207">
      <w:bodyDiv w:val="1"/>
      <w:marLeft w:val="0"/>
      <w:marRight w:val="0"/>
      <w:marTop w:val="0"/>
      <w:marBottom w:val="0"/>
      <w:divBdr>
        <w:top w:val="none" w:sz="0" w:space="0" w:color="auto"/>
        <w:left w:val="none" w:sz="0" w:space="0" w:color="auto"/>
        <w:bottom w:val="none" w:sz="0" w:space="0" w:color="auto"/>
        <w:right w:val="none" w:sz="0" w:space="0" w:color="auto"/>
      </w:divBdr>
    </w:div>
    <w:div w:id="515538836">
      <w:bodyDiv w:val="1"/>
      <w:marLeft w:val="0"/>
      <w:marRight w:val="0"/>
      <w:marTop w:val="0"/>
      <w:marBottom w:val="0"/>
      <w:divBdr>
        <w:top w:val="none" w:sz="0" w:space="0" w:color="auto"/>
        <w:left w:val="none" w:sz="0" w:space="0" w:color="auto"/>
        <w:bottom w:val="none" w:sz="0" w:space="0" w:color="auto"/>
        <w:right w:val="none" w:sz="0" w:space="0" w:color="auto"/>
      </w:divBdr>
    </w:div>
    <w:div w:id="524948059">
      <w:bodyDiv w:val="1"/>
      <w:marLeft w:val="0"/>
      <w:marRight w:val="0"/>
      <w:marTop w:val="0"/>
      <w:marBottom w:val="0"/>
      <w:divBdr>
        <w:top w:val="none" w:sz="0" w:space="0" w:color="auto"/>
        <w:left w:val="none" w:sz="0" w:space="0" w:color="auto"/>
        <w:bottom w:val="none" w:sz="0" w:space="0" w:color="auto"/>
        <w:right w:val="none" w:sz="0" w:space="0" w:color="auto"/>
      </w:divBdr>
    </w:div>
    <w:div w:id="534780243">
      <w:bodyDiv w:val="1"/>
      <w:marLeft w:val="0"/>
      <w:marRight w:val="0"/>
      <w:marTop w:val="0"/>
      <w:marBottom w:val="0"/>
      <w:divBdr>
        <w:top w:val="none" w:sz="0" w:space="0" w:color="auto"/>
        <w:left w:val="none" w:sz="0" w:space="0" w:color="auto"/>
        <w:bottom w:val="none" w:sz="0" w:space="0" w:color="auto"/>
        <w:right w:val="none" w:sz="0" w:space="0" w:color="auto"/>
      </w:divBdr>
      <w:divsChild>
        <w:div w:id="302007314">
          <w:marLeft w:val="0"/>
          <w:marRight w:val="0"/>
          <w:marTop w:val="0"/>
          <w:marBottom w:val="0"/>
          <w:divBdr>
            <w:top w:val="none" w:sz="0" w:space="0" w:color="auto"/>
            <w:left w:val="none" w:sz="0" w:space="0" w:color="auto"/>
            <w:bottom w:val="none" w:sz="0" w:space="0" w:color="auto"/>
            <w:right w:val="none" w:sz="0" w:space="0" w:color="auto"/>
          </w:divBdr>
        </w:div>
        <w:div w:id="1986927622">
          <w:marLeft w:val="0"/>
          <w:marRight w:val="0"/>
          <w:marTop w:val="0"/>
          <w:marBottom w:val="0"/>
          <w:divBdr>
            <w:top w:val="none" w:sz="0" w:space="0" w:color="auto"/>
            <w:left w:val="none" w:sz="0" w:space="0" w:color="auto"/>
            <w:bottom w:val="none" w:sz="0" w:space="0" w:color="auto"/>
            <w:right w:val="none" w:sz="0" w:space="0" w:color="auto"/>
          </w:divBdr>
        </w:div>
        <w:div w:id="1302807374">
          <w:marLeft w:val="0"/>
          <w:marRight w:val="0"/>
          <w:marTop w:val="0"/>
          <w:marBottom w:val="0"/>
          <w:divBdr>
            <w:top w:val="none" w:sz="0" w:space="0" w:color="auto"/>
            <w:left w:val="none" w:sz="0" w:space="0" w:color="auto"/>
            <w:bottom w:val="none" w:sz="0" w:space="0" w:color="auto"/>
            <w:right w:val="none" w:sz="0" w:space="0" w:color="auto"/>
          </w:divBdr>
        </w:div>
        <w:div w:id="2059157263">
          <w:marLeft w:val="0"/>
          <w:marRight w:val="0"/>
          <w:marTop w:val="0"/>
          <w:marBottom w:val="0"/>
          <w:divBdr>
            <w:top w:val="none" w:sz="0" w:space="0" w:color="auto"/>
            <w:left w:val="none" w:sz="0" w:space="0" w:color="auto"/>
            <w:bottom w:val="none" w:sz="0" w:space="0" w:color="auto"/>
            <w:right w:val="none" w:sz="0" w:space="0" w:color="auto"/>
          </w:divBdr>
        </w:div>
        <w:div w:id="941301139">
          <w:marLeft w:val="0"/>
          <w:marRight w:val="0"/>
          <w:marTop w:val="0"/>
          <w:marBottom w:val="0"/>
          <w:divBdr>
            <w:top w:val="none" w:sz="0" w:space="0" w:color="auto"/>
            <w:left w:val="none" w:sz="0" w:space="0" w:color="auto"/>
            <w:bottom w:val="none" w:sz="0" w:space="0" w:color="auto"/>
            <w:right w:val="none" w:sz="0" w:space="0" w:color="auto"/>
          </w:divBdr>
        </w:div>
        <w:div w:id="168642441">
          <w:marLeft w:val="0"/>
          <w:marRight w:val="0"/>
          <w:marTop w:val="0"/>
          <w:marBottom w:val="0"/>
          <w:divBdr>
            <w:top w:val="none" w:sz="0" w:space="0" w:color="auto"/>
            <w:left w:val="none" w:sz="0" w:space="0" w:color="auto"/>
            <w:bottom w:val="none" w:sz="0" w:space="0" w:color="auto"/>
            <w:right w:val="none" w:sz="0" w:space="0" w:color="auto"/>
          </w:divBdr>
        </w:div>
        <w:div w:id="1493108680">
          <w:marLeft w:val="0"/>
          <w:marRight w:val="0"/>
          <w:marTop w:val="0"/>
          <w:marBottom w:val="0"/>
          <w:divBdr>
            <w:top w:val="none" w:sz="0" w:space="0" w:color="auto"/>
            <w:left w:val="none" w:sz="0" w:space="0" w:color="auto"/>
            <w:bottom w:val="none" w:sz="0" w:space="0" w:color="auto"/>
            <w:right w:val="none" w:sz="0" w:space="0" w:color="auto"/>
          </w:divBdr>
        </w:div>
        <w:div w:id="20211290">
          <w:marLeft w:val="0"/>
          <w:marRight w:val="0"/>
          <w:marTop w:val="0"/>
          <w:marBottom w:val="0"/>
          <w:divBdr>
            <w:top w:val="none" w:sz="0" w:space="0" w:color="auto"/>
            <w:left w:val="none" w:sz="0" w:space="0" w:color="auto"/>
            <w:bottom w:val="none" w:sz="0" w:space="0" w:color="auto"/>
            <w:right w:val="none" w:sz="0" w:space="0" w:color="auto"/>
          </w:divBdr>
        </w:div>
        <w:div w:id="2125536460">
          <w:marLeft w:val="0"/>
          <w:marRight w:val="0"/>
          <w:marTop w:val="0"/>
          <w:marBottom w:val="0"/>
          <w:divBdr>
            <w:top w:val="none" w:sz="0" w:space="0" w:color="auto"/>
            <w:left w:val="none" w:sz="0" w:space="0" w:color="auto"/>
            <w:bottom w:val="none" w:sz="0" w:space="0" w:color="auto"/>
            <w:right w:val="none" w:sz="0" w:space="0" w:color="auto"/>
          </w:divBdr>
        </w:div>
        <w:div w:id="2051613527">
          <w:marLeft w:val="0"/>
          <w:marRight w:val="0"/>
          <w:marTop w:val="0"/>
          <w:marBottom w:val="0"/>
          <w:divBdr>
            <w:top w:val="none" w:sz="0" w:space="0" w:color="auto"/>
            <w:left w:val="none" w:sz="0" w:space="0" w:color="auto"/>
            <w:bottom w:val="none" w:sz="0" w:space="0" w:color="auto"/>
            <w:right w:val="none" w:sz="0" w:space="0" w:color="auto"/>
          </w:divBdr>
        </w:div>
        <w:div w:id="1392145886">
          <w:marLeft w:val="0"/>
          <w:marRight w:val="0"/>
          <w:marTop w:val="0"/>
          <w:marBottom w:val="0"/>
          <w:divBdr>
            <w:top w:val="none" w:sz="0" w:space="0" w:color="auto"/>
            <w:left w:val="none" w:sz="0" w:space="0" w:color="auto"/>
            <w:bottom w:val="none" w:sz="0" w:space="0" w:color="auto"/>
            <w:right w:val="none" w:sz="0" w:space="0" w:color="auto"/>
          </w:divBdr>
        </w:div>
        <w:div w:id="1434545314">
          <w:marLeft w:val="0"/>
          <w:marRight w:val="0"/>
          <w:marTop w:val="0"/>
          <w:marBottom w:val="0"/>
          <w:divBdr>
            <w:top w:val="none" w:sz="0" w:space="0" w:color="auto"/>
            <w:left w:val="none" w:sz="0" w:space="0" w:color="auto"/>
            <w:bottom w:val="none" w:sz="0" w:space="0" w:color="auto"/>
            <w:right w:val="none" w:sz="0" w:space="0" w:color="auto"/>
          </w:divBdr>
        </w:div>
        <w:div w:id="790631733">
          <w:marLeft w:val="0"/>
          <w:marRight w:val="0"/>
          <w:marTop w:val="0"/>
          <w:marBottom w:val="0"/>
          <w:divBdr>
            <w:top w:val="none" w:sz="0" w:space="0" w:color="auto"/>
            <w:left w:val="none" w:sz="0" w:space="0" w:color="auto"/>
            <w:bottom w:val="none" w:sz="0" w:space="0" w:color="auto"/>
            <w:right w:val="none" w:sz="0" w:space="0" w:color="auto"/>
          </w:divBdr>
        </w:div>
        <w:div w:id="667560314">
          <w:marLeft w:val="0"/>
          <w:marRight w:val="0"/>
          <w:marTop w:val="0"/>
          <w:marBottom w:val="0"/>
          <w:divBdr>
            <w:top w:val="none" w:sz="0" w:space="0" w:color="auto"/>
            <w:left w:val="none" w:sz="0" w:space="0" w:color="auto"/>
            <w:bottom w:val="none" w:sz="0" w:space="0" w:color="auto"/>
            <w:right w:val="none" w:sz="0" w:space="0" w:color="auto"/>
          </w:divBdr>
        </w:div>
        <w:div w:id="599337244">
          <w:marLeft w:val="0"/>
          <w:marRight w:val="0"/>
          <w:marTop w:val="0"/>
          <w:marBottom w:val="0"/>
          <w:divBdr>
            <w:top w:val="none" w:sz="0" w:space="0" w:color="auto"/>
            <w:left w:val="none" w:sz="0" w:space="0" w:color="auto"/>
            <w:bottom w:val="none" w:sz="0" w:space="0" w:color="auto"/>
            <w:right w:val="none" w:sz="0" w:space="0" w:color="auto"/>
          </w:divBdr>
        </w:div>
        <w:div w:id="1799951057">
          <w:marLeft w:val="0"/>
          <w:marRight w:val="0"/>
          <w:marTop w:val="0"/>
          <w:marBottom w:val="0"/>
          <w:divBdr>
            <w:top w:val="none" w:sz="0" w:space="0" w:color="auto"/>
            <w:left w:val="none" w:sz="0" w:space="0" w:color="auto"/>
            <w:bottom w:val="none" w:sz="0" w:space="0" w:color="auto"/>
            <w:right w:val="none" w:sz="0" w:space="0" w:color="auto"/>
          </w:divBdr>
        </w:div>
        <w:div w:id="1959021803">
          <w:marLeft w:val="0"/>
          <w:marRight w:val="0"/>
          <w:marTop w:val="0"/>
          <w:marBottom w:val="0"/>
          <w:divBdr>
            <w:top w:val="none" w:sz="0" w:space="0" w:color="auto"/>
            <w:left w:val="none" w:sz="0" w:space="0" w:color="auto"/>
            <w:bottom w:val="none" w:sz="0" w:space="0" w:color="auto"/>
            <w:right w:val="none" w:sz="0" w:space="0" w:color="auto"/>
          </w:divBdr>
        </w:div>
        <w:div w:id="496653888">
          <w:marLeft w:val="0"/>
          <w:marRight w:val="0"/>
          <w:marTop w:val="0"/>
          <w:marBottom w:val="0"/>
          <w:divBdr>
            <w:top w:val="none" w:sz="0" w:space="0" w:color="auto"/>
            <w:left w:val="none" w:sz="0" w:space="0" w:color="auto"/>
            <w:bottom w:val="none" w:sz="0" w:space="0" w:color="auto"/>
            <w:right w:val="none" w:sz="0" w:space="0" w:color="auto"/>
          </w:divBdr>
        </w:div>
        <w:div w:id="451368423">
          <w:marLeft w:val="0"/>
          <w:marRight w:val="0"/>
          <w:marTop w:val="0"/>
          <w:marBottom w:val="0"/>
          <w:divBdr>
            <w:top w:val="none" w:sz="0" w:space="0" w:color="auto"/>
            <w:left w:val="none" w:sz="0" w:space="0" w:color="auto"/>
            <w:bottom w:val="none" w:sz="0" w:space="0" w:color="auto"/>
            <w:right w:val="none" w:sz="0" w:space="0" w:color="auto"/>
          </w:divBdr>
        </w:div>
        <w:div w:id="529536308">
          <w:marLeft w:val="0"/>
          <w:marRight w:val="0"/>
          <w:marTop w:val="0"/>
          <w:marBottom w:val="0"/>
          <w:divBdr>
            <w:top w:val="none" w:sz="0" w:space="0" w:color="auto"/>
            <w:left w:val="none" w:sz="0" w:space="0" w:color="auto"/>
            <w:bottom w:val="none" w:sz="0" w:space="0" w:color="auto"/>
            <w:right w:val="none" w:sz="0" w:space="0" w:color="auto"/>
          </w:divBdr>
        </w:div>
        <w:div w:id="819031362">
          <w:marLeft w:val="0"/>
          <w:marRight w:val="0"/>
          <w:marTop w:val="0"/>
          <w:marBottom w:val="0"/>
          <w:divBdr>
            <w:top w:val="none" w:sz="0" w:space="0" w:color="auto"/>
            <w:left w:val="none" w:sz="0" w:space="0" w:color="auto"/>
            <w:bottom w:val="none" w:sz="0" w:space="0" w:color="auto"/>
            <w:right w:val="none" w:sz="0" w:space="0" w:color="auto"/>
          </w:divBdr>
        </w:div>
        <w:div w:id="718167624">
          <w:marLeft w:val="0"/>
          <w:marRight w:val="0"/>
          <w:marTop w:val="0"/>
          <w:marBottom w:val="0"/>
          <w:divBdr>
            <w:top w:val="none" w:sz="0" w:space="0" w:color="auto"/>
            <w:left w:val="none" w:sz="0" w:space="0" w:color="auto"/>
            <w:bottom w:val="none" w:sz="0" w:space="0" w:color="auto"/>
            <w:right w:val="none" w:sz="0" w:space="0" w:color="auto"/>
          </w:divBdr>
        </w:div>
        <w:div w:id="1619332552">
          <w:marLeft w:val="0"/>
          <w:marRight w:val="0"/>
          <w:marTop w:val="0"/>
          <w:marBottom w:val="0"/>
          <w:divBdr>
            <w:top w:val="none" w:sz="0" w:space="0" w:color="auto"/>
            <w:left w:val="none" w:sz="0" w:space="0" w:color="auto"/>
            <w:bottom w:val="none" w:sz="0" w:space="0" w:color="auto"/>
            <w:right w:val="none" w:sz="0" w:space="0" w:color="auto"/>
          </w:divBdr>
        </w:div>
        <w:div w:id="1379360197">
          <w:marLeft w:val="0"/>
          <w:marRight w:val="0"/>
          <w:marTop w:val="0"/>
          <w:marBottom w:val="0"/>
          <w:divBdr>
            <w:top w:val="none" w:sz="0" w:space="0" w:color="auto"/>
            <w:left w:val="none" w:sz="0" w:space="0" w:color="auto"/>
            <w:bottom w:val="none" w:sz="0" w:space="0" w:color="auto"/>
            <w:right w:val="none" w:sz="0" w:space="0" w:color="auto"/>
          </w:divBdr>
        </w:div>
        <w:div w:id="1440181445">
          <w:marLeft w:val="0"/>
          <w:marRight w:val="0"/>
          <w:marTop w:val="0"/>
          <w:marBottom w:val="0"/>
          <w:divBdr>
            <w:top w:val="none" w:sz="0" w:space="0" w:color="auto"/>
            <w:left w:val="none" w:sz="0" w:space="0" w:color="auto"/>
            <w:bottom w:val="none" w:sz="0" w:space="0" w:color="auto"/>
            <w:right w:val="none" w:sz="0" w:space="0" w:color="auto"/>
          </w:divBdr>
        </w:div>
        <w:div w:id="1137534175">
          <w:marLeft w:val="0"/>
          <w:marRight w:val="0"/>
          <w:marTop w:val="0"/>
          <w:marBottom w:val="0"/>
          <w:divBdr>
            <w:top w:val="none" w:sz="0" w:space="0" w:color="auto"/>
            <w:left w:val="none" w:sz="0" w:space="0" w:color="auto"/>
            <w:bottom w:val="none" w:sz="0" w:space="0" w:color="auto"/>
            <w:right w:val="none" w:sz="0" w:space="0" w:color="auto"/>
          </w:divBdr>
        </w:div>
        <w:div w:id="1016537530">
          <w:marLeft w:val="0"/>
          <w:marRight w:val="0"/>
          <w:marTop w:val="0"/>
          <w:marBottom w:val="0"/>
          <w:divBdr>
            <w:top w:val="none" w:sz="0" w:space="0" w:color="auto"/>
            <w:left w:val="none" w:sz="0" w:space="0" w:color="auto"/>
            <w:bottom w:val="none" w:sz="0" w:space="0" w:color="auto"/>
            <w:right w:val="none" w:sz="0" w:space="0" w:color="auto"/>
          </w:divBdr>
        </w:div>
        <w:div w:id="644285766">
          <w:marLeft w:val="0"/>
          <w:marRight w:val="0"/>
          <w:marTop w:val="0"/>
          <w:marBottom w:val="0"/>
          <w:divBdr>
            <w:top w:val="none" w:sz="0" w:space="0" w:color="auto"/>
            <w:left w:val="none" w:sz="0" w:space="0" w:color="auto"/>
            <w:bottom w:val="none" w:sz="0" w:space="0" w:color="auto"/>
            <w:right w:val="none" w:sz="0" w:space="0" w:color="auto"/>
          </w:divBdr>
        </w:div>
        <w:div w:id="1431581633">
          <w:marLeft w:val="0"/>
          <w:marRight w:val="0"/>
          <w:marTop w:val="0"/>
          <w:marBottom w:val="0"/>
          <w:divBdr>
            <w:top w:val="none" w:sz="0" w:space="0" w:color="auto"/>
            <w:left w:val="none" w:sz="0" w:space="0" w:color="auto"/>
            <w:bottom w:val="none" w:sz="0" w:space="0" w:color="auto"/>
            <w:right w:val="none" w:sz="0" w:space="0" w:color="auto"/>
          </w:divBdr>
        </w:div>
        <w:div w:id="1058362198">
          <w:marLeft w:val="0"/>
          <w:marRight w:val="0"/>
          <w:marTop w:val="0"/>
          <w:marBottom w:val="0"/>
          <w:divBdr>
            <w:top w:val="none" w:sz="0" w:space="0" w:color="auto"/>
            <w:left w:val="none" w:sz="0" w:space="0" w:color="auto"/>
            <w:bottom w:val="none" w:sz="0" w:space="0" w:color="auto"/>
            <w:right w:val="none" w:sz="0" w:space="0" w:color="auto"/>
          </w:divBdr>
        </w:div>
        <w:div w:id="901676223">
          <w:marLeft w:val="0"/>
          <w:marRight w:val="0"/>
          <w:marTop w:val="0"/>
          <w:marBottom w:val="0"/>
          <w:divBdr>
            <w:top w:val="none" w:sz="0" w:space="0" w:color="auto"/>
            <w:left w:val="none" w:sz="0" w:space="0" w:color="auto"/>
            <w:bottom w:val="none" w:sz="0" w:space="0" w:color="auto"/>
            <w:right w:val="none" w:sz="0" w:space="0" w:color="auto"/>
          </w:divBdr>
        </w:div>
        <w:div w:id="350299221">
          <w:marLeft w:val="0"/>
          <w:marRight w:val="0"/>
          <w:marTop w:val="0"/>
          <w:marBottom w:val="0"/>
          <w:divBdr>
            <w:top w:val="none" w:sz="0" w:space="0" w:color="auto"/>
            <w:left w:val="none" w:sz="0" w:space="0" w:color="auto"/>
            <w:bottom w:val="none" w:sz="0" w:space="0" w:color="auto"/>
            <w:right w:val="none" w:sz="0" w:space="0" w:color="auto"/>
          </w:divBdr>
        </w:div>
        <w:div w:id="1336306366">
          <w:marLeft w:val="0"/>
          <w:marRight w:val="0"/>
          <w:marTop w:val="0"/>
          <w:marBottom w:val="0"/>
          <w:divBdr>
            <w:top w:val="none" w:sz="0" w:space="0" w:color="auto"/>
            <w:left w:val="none" w:sz="0" w:space="0" w:color="auto"/>
            <w:bottom w:val="none" w:sz="0" w:space="0" w:color="auto"/>
            <w:right w:val="none" w:sz="0" w:space="0" w:color="auto"/>
          </w:divBdr>
        </w:div>
        <w:div w:id="992560538">
          <w:marLeft w:val="0"/>
          <w:marRight w:val="0"/>
          <w:marTop w:val="0"/>
          <w:marBottom w:val="0"/>
          <w:divBdr>
            <w:top w:val="none" w:sz="0" w:space="0" w:color="auto"/>
            <w:left w:val="none" w:sz="0" w:space="0" w:color="auto"/>
            <w:bottom w:val="none" w:sz="0" w:space="0" w:color="auto"/>
            <w:right w:val="none" w:sz="0" w:space="0" w:color="auto"/>
          </w:divBdr>
        </w:div>
        <w:div w:id="439951985">
          <w:marLeft w:val="0"/>
          <w:marRight w:val="0"/>
          <w:marTop w:val="0"/>
          <w:marBottom w:val="0"/>
          <w:divBdr>
            <w:top w:val="none" w:sz="0" w:space="0" w:color="auto"/>
            <w:left w:val="none" w:sz="0" w:space="0" w:color="auto"/>
            <w:bottom w:val="none" w:sz="0" w:space="0" w:color="auto"/>
            <w:right w:val="none" w:sz="0" w:space="0" w:color="auto"/>
          </w:divBdr>
        </w:div>
      </w:divsChild>
    </w:div>
    <w:div w:id="539167899">
      <w:bodyDiv w:val="1"/>
      <w:marLeft w:val="0"/>
      <w:marRight w:val="0"/>
      <w:marTop w:val="0"/>
      <w:marBottom w:val="0"/>
      <w:divBdr>
        <w:top w:val="none" w:sz="0" w:space="0" w:color="auto"/>
        <w:left w:val="none" w:sz="0" w:space="0" w:color="auto"/>
        <w:bottom w:val="none" w:sz="0" w:space="0" w:color="auto"/>
        <w:right w:val="none" w:sz="0" w:space="0" w:color="auto"/>
      </w:divBdr>
    </w:div>
    <w:div w:id="542981641">
      <w:bodyDiv w:val="1"/>
      <w:marLeft w:val="0"/>
      <w:marRight w:val="0"/>
      <w:marTop w:val="0"/>
      <w:marBottom w:val="0"/>
      <w:divBdr>
        <w:top w:val="none" w:sz="0" w:space="0" w:color="auto"/>
        <w:left w:val="none" w:sz="0" w:space="0" w:color="auto"/>
        <w:bottom w:val="none" w:sz="0" w:space="0" w:color="auto"/>
        <w:right w:val="none" w:sz="0" w:space="0" w:color="auto"/>
      </w:divBdr>
      <w:divsChild>
        <w:div w:id="2049450524">
          <w:marLeft w:val="480"/>
          <w:marRight w:val="0"/>
          <w:marTop w:val="0"/>
          <w:marBottom w:val="0"/>
          <w:divBdr>
            <w:top w:val="none" w:sz="0" w:space="0" w:color="auto"/>
            <w:left w:val="none" w:sz="0" w:space="0" w:color="auto"/>
            <w:bottom w:val="none" w:sz="0" w:space="0" w:color="auto"/>
            <w:right w:val="none" w:sz="0" w:space="0" w:color="auto"/>
          </w:divBdr>
        </w:div>
        <w:div w:id="243299561">
          <w:marLeft w:val="480"/>
          <w:marRight w:val="0"/>
          <w:marTop w:val="0"/>
          <w:marBottom w:val="0"/>
          <w:divBdr>
            <w:top w:val="none" w:sz="0" w:space="0" w:color="auto"/>
            <w:left w:val="none" w:sz="0" w:space="0" w:color="auto"/>
            <w:bottom w:val="none" w:sz="0" w:space="0" w:color="auto"/>
            <w:right w:val="none" w:sz="0" w:space="0" w:color="auto"/>
          </w:divBdr>
        </w:div>
        <w:div w:id="684213112">
          <w:marLeft w:val="480"/>
          <w:marRight w:val="0"/>
          <w:marTop w:val="0"/>
          <w:marBottom w:val="0"/>
          <w:divBdr>
            <w:top w:val="none" w:sz="0" w:space="0" w:color="auto"/>
            <w:left w:val="none" w:sz="0" w:space="0" w:color="auto"/>
            <w:bottom w:val="none" w:sz="0" w:space="0" w:color="auto"/>
            <w:right w:val="none" w:sz="0" w:space="0" w:color="auto"/>
          </w:divBdr>
        </w:div>
        <w:div w:id="1811901286">
          <w:marLeft w:val="480"/>
          <w:marRight w:val="0"/>
          <w:marTop w:val="0"/>
          <w:marBottom w:val="0"/>
          <w:divBdr>
            <w:top w:val="none" w:sz="0" w:space="0" w:color="auto"/>
            <w:left w:val="none" w:sz="0" w:space="0" w:color="auto"/>
            <w:bottom w:val="none" w:sz="0" w:space="0" w:color="auto"/>
            <w:right w:val="none" w:sz="0" w:space="0" w:color="auto"/>
          </w:divBdr>
        </w:div>
        <w:div w:id="1586840053">
          <w:marLeft w:val="480"/>
          <w:marRight w:val="0"/>
          <w:marTop w:val="0"/>
          <w:marBottom w:val="0"/>
          <w:divBdr>
            <w:top w:val="none" w:sz="0" w:space="0" w:color="auto"/>
            <w:left w:val="none" w:sz="0" w:space="0" w:color="auto"/>
            <w:bottom w:val="none" w:sz="0" w:space="0" w:color="auto"/>
            <w:right w:val="none" w:sz="0" w:space="0" w:color="auto"/>
          </w:divBdr>
        </w:div>
        <w:div w:id="1829396125">
          <w:marLeft w:val="480"/>
          <w:marRight w:val="0"/>
          <w:marTop w:val="0"/>
          <w:marBottom w:val="0"/>
          <w:divBdr>
            <w:top w:val="none" w:sz="0" w:space="0" w:color="auto"/>
            <w:left w:val="none" w:sz="0" w:space="0" w:color="auto"/>
            <w:bottom w:val="none" w:sz="0" w:space="0" w:color="auto"/>
            <w:right w:val="none" w:sz="0" w:space="0" w:color="auto"/>
          </w:divBdr>
        </w:div>
        <w:div w:id="1479615097">
          <w:marLeft w:val="480"/>
          <w:marRight w:val="0"/>
          <w:marTop w:val="0"/>
          <w:marBottom w:val="0"/>
          <w:divBdr>
            <w:top w:val="none" w:sz="0" w:space="0" w:color="auto"/>
            <w:left w:val="none" w:sz="0" w:space="0" w:color="auto"/>
            <w:bottom w:val="none" w:sz="0" w:space="0" w:color="auto"/>
            <w:right w:val="none" w:sz="0" w:space="0" w:color="auto"/>
          </w:divBdr>
        </w:div>
        <w:div w:id="116872920">
          <w:marLeft w:val="480"/>
          <w:marRight w:val="0"/>
          <w:marTop w:val="0"/>
          <w:marBottom w:val="0"/>
          <w:divBdr>
            <w:top w:val="none" w:sz="0" w:space="0" w:color="auto"/>
            <w:left w:val="none" w:sz="0" w:space="0" w:color="auto"/>
            <w:bottom w:val="none" w:sz="0" w:space="0" w:color="auto"/>
            <w:right w:val="none" w:sz="0" w:space="0" w:color="auto"/>
          </w:divBdr>
        </w:div>
        <w:div w:id="1139226361">
          <w:marLeft w:val="480"/>
          <w:marRight w:val="0"/>
          <w:marTop w:val="0"/>
          <w:marBottom w:val="0"/>
          <w:divBdr>
            <w:top w:val="none" w:sz="0" w:space="0" w:color="auto"/>
            <w:left w:val="none" w:sz="0" w:space="0" w:color="auto"/>
            <w:bottom w:val="none" w:sz="0" w:space="0" w:color="auto"/>
            <w:right w:val="none" w:sz="0" w:space="0" w:color="auto"/>
          </w:divBdr>
        </w:div>
        <w:div w:id="2115712815">
          <w:marLeft w:val="480"/>
          <w:marRight w:val="0"/>
          <w:marTop w:val="0"/>
          <w:marBottom w:val="0"/>
          <w:divBdr>
            <w:top w:val="none" w:sz="0" w:space="0" w:color="auto"/>
            <w:left w:val="none" w:sz="0" w:space="0" w:color="auto"/>
            <w:bottom w:val="none" w:sz="0" w:space="0" w:color="auto"/>
            <w:right w:val="none" w:sz="0" w:space="0" w:color="auto"/>
          </w:divBdr>
        </w:div>
        <w:div w:id="201330939">
          <w:marLeft w:val="480"/>
          <w:marRight w:val="0"/>
          <w:marTop w:val="0"/>
          <w:marBottom w:val="0"/>
          <w:divBdr>
            <w:top w:val="none" w:sz="0" w:space="0" w:color="auto"/>
            <w:left w:val="none" w:sz="0" w:space="0" w:color="auto"/>
            <w:bottom w:val="none" w:sz="0" w:space="0" w:color="auto"/>
            <w:right w:val="none" w:sz="0" w:space="0" w:color="auto"/>
          </w:divBdr>
        </w:div>
        <w:div w:id="221136515">
          <w:marLeft w:val="480"/>
          <w:marRight w:val="0"/>
          <w:marTop w:val="0"/>
          <w:marBottom w:val="0"/>
          <w:divBdr>
            <w:top w:val="none" w:sz="0" w:space="0" w:color="auto"/>
            <w:left w:val="none" w:sz="0" w:space="0" w:color="auto"/>
            <w:bottom w:val="none" w:sz="0" w:space="0" w:color="auto"/>
            <w:right w:val="none" w:sz="0" w:space="0" w:color="auto"/>
          </w:divBdr>
        </w:div>
        <w:div w:id="801729011">
          <w:marLeft w:val="480"/>
          <w:marRight w:val="0"/>
          <w:marTop w:val="0"/>
          <w:marBottom w:val="0"/>
          <w:divBdr>
            <w:top w:val="none" w:sz="0" w:space="0" w:color="auto"/>
            <w:left w:val="none" w:sz="0" w:space="0" w:color="auto"/>
            <w:bottom w:val="none" w:sz="0" w:space="0" w:color="auto"/>
            <w:right w:val="none" w:sz="0" w:space="0" w:color="auto"/>
          </w:divBdr>
        </w:div>
        <w:div w:id="824511576">
          <w:marLeft w:val="480"/>
          <w:marRight w:val="0"/>
          <w:marTop w:val="0"/>
          <w:marBottom w:val="0"/>
          <w:divBdr>
            <w:top w:val="none" w:sz="0" w:space="0" w:color="auto"/>
            <w:left w:val="none" w:sz="0" w:space="0" w:color="auto"/>
            <w:bottom w:val="none" w:sz="0" w:space="0" w:color="auto"/>
            <w:right w:val="none" w:sz="0" w:space="0" w:color="auto"/>
          </w:divBdr>
        </w:div>
        <w:div w:id="257561888">
          <w:marLeft w:val="480"/>
          <w:marRight w:val="0"/>
          <w:marTop w:val="0"/>
          <w:marBottom w:val="0"/>
          <w:divBdr>
            <w:top w:val="none" w:sz="0" w:space="0" w:color="auto"/>
            <w:left w:val="none" w:sz="0" w:space="0" w:color="auto"/>
            <w:bottom w:val="none" w:sz="0" w:space="0" w:color="auto"/>
            <w:right w:val="none" w:sz="0" w:space="0" w:color="auto"/>
          </w:divBdr>
        </w:div>
        <w:div w:id="1923222960">
          <w:marLeft w:val="480"/>
          <w:marRight w:val="0"/>
          <w:marTop w:val="0"/>
          <w:marBottom w:val="0"/>
          <w:divBdr>
            <w:top w:val="none" w:sz="0" w:space="0" w:color="auto"/>
            <w:left w:val="none" w:sz="0" w:space="0" w:color="auto"/>
            <w:bottom w:val="none" w:sz="0" w:space="0" w:color="auto"/>
            <w:right w:val="none" w:sz="0" w:space="0" w:color="auto"/>
          </w:divBdr>
        </w:div>
        <w:div w:id="769131395">
          <w:marLeft w:val="480"/>
          <w:marRight w:val="0"/>
          <w:marTop w:val="0"/>
          <w:marBottom w:val="0"/>
          <w:divBdr>
            <w:top w:val="none" w:sz="0" w:space="0" w:color="auto"/>
            <w:left w:val="none" w:sz="0" w:space="0" w:color="auto"/>
            <w:bottom w:val="none" w:sz="0" w:space="0" w:color="auto"/>
            <w:right w:val="none" w:sz="0" w:space="0" w:color="auto"/>
          </w:divBdr>
        </w:div>
        <w:div w:id="1016689895">
          <w:marLeft w:val="480"/>
          <w:marRight w:val="0"/>
          <w:marTop w:val="0"/>
          <w:marBottom w:val="0"/>
          <w:divBdr>
            <w:top w:val="none" w:sz="0" w:space="0" w:color="auto"/>
            <w:left w:val="none" w:sz="0" w:space="0" w:color="auto"/>
            <w:bottom w:val="none" w:sz="0" w:space="0" w:color="auto"/>
            <w:right w:val="none" w:sz="0" w:space="0" w:color="auto"/>
          </w:divBdr>
        </w:div>
        <w:div w:id="1918398868">
          <w:marLeft w:val="480"/>
          <w:marRight w:val="0"/>
          <w:marTop w:val="0"/>
          <w:marBottom w:val="0"/>
          <w:divBdr>
            <w:top w:val="none" w:sz="0" w:space="0" w:color="auto"/>
            <w:left w:val="none" w:sz="0" w:space="0" w:color="auto"/>
            <w:bottom w:val="none" w:sz="0" w:space="0" w:color="auto"/>
            <w:right w:val="none" w:sz="0" w:space="0" w:color="auto"/>
          </w:divBdr>
        </w:div>
        <w:div w:id="1917353542">
          <w:marLeft w:val="480"/>
          <w:marRight w:val="0"/>
          <w:marTop w:val="0"/>
          <w:marBottom w:val="0"/>
          <w:divBdr>
            <w:top w:val="none" w:sz="0" w:space="0" w:color="auto"/>
            <w:left w:val="none" w:sz="0" w:space="0" w:color="auto"/>
            <w:bottom w:val="none" w:sz="0" w:space="0" w:color="auto"/>
            <w:right w:val="none" w:sz="0" w:space="0" w:color="auto"/>
          </w:divBdr>
        </w:div>
        <w:div w:id="2014792088">
          <w:marLeft w:val="480"/>
          <w:marRight w:val="0"/>
          <w:marTop w:val="0"/>
          <w:marBottom w:val="0"/>
          <w:divBdr>
            <w:top w:val="none" w:sz="0" w:space="0" w:color="auto"/>
            <w:left w:val="none" w:sz="0" w:space="0" w:color="auto"/>
            <w:bottom w:val="none" w:sz="0" w:space="0" w:color="auto"/>
            <w:right w:val="none" w:sz="0" w:space="0" w:color="auto"/>
          </w:divBdr>
        </w:div>
        <w:div w:id="1642269665">
          <w:marLeft w:val="480"/>
          <w:marRight w:val="0"/>
          <w:marTop w:val="0"/>
          <w:marBottom w:val="0"/>
          <w:divBdr>
            <w:top w:val="none" w:sz="0" w:space="0" w:color="auto"/>
            <w:left w:val="none" w:sz="0" w:space="0" w:color="auto"/>
            <w:bottom w:val="none" w:sz="0" w:space="0" w:color="auto"/>
            <w:right w:val="none" w:sz="0" w:space="0" w:color="auto"/>
          </w:divBdr>
        </w:div>
        <w:div w:id="988289673">
          <w:marLeft w:val="480"/>
          <w:marRight w:val="0"/>
          <w:marTop w:val="0"/>
          <w:marBottom w:val="0"/>
          <w:divBdr>
            <w:top w:val="none" w:sz="0" w:space="0" w:color="auto"/>
            <w:left w:val="none" w:sz="0" w:space="0" w:color="auto"/>
            <w:bottom w:val="none" w:sz="0" w:space="0" w:color="auto"/>
            <w:right w:val="none" w:sz="0" w:space="0" w:color="auto"/>
          </w:divBdr>
        </w:div>
        <w:div w:id="278267723">
          <w:marLeft w:val="480"/>
          <w:marRight w:val="0"/>
          <w:marTop w:val="0"/>
          <w:marBottom w:val="0"/>
          <w:divBdr>
            <w:top w:val="none" w:sz="0" w:space="0" w:color="auto"/>
            <w:left w:val="none" w:sz="0" w:space="0" w:color="auto"/>
            <w:bottom w:val="none" w:sz="0" w:space="0" w:color="auto"/>
            <w:right w:val="none" w:sz="0" w:space="0" w:color="auto"/>
          </w:divBdr>
        </w:div>
        <w:div w:id="1069577029">
          <w:marLeft w:val="480"/>
          <w:marRight w:val="0"/>
          <w:marTop w:val="0"/>
          <w:marBottom w:val="0"/>
          <w:divBdr>
            <w:top w:val="none" w:sz="0" w:space="0" w:color="auto"/>
            <w:left w:val="none" w:sz="0" w:space="0" w:color="auto"/>
            <w:bottom w:val="none" w:sz="0" w:space="0" w:color="auto"/>
            <w:right w:val="none" w:sz="0" w:space="0" w:color="auto"/>
          </w:divBdr>
        </w:div>
        <w:div w:id="1463114410">
          <w:marLeft w:val="480"/>
          <w:marRight w:val="0"/>
          <w:marTop w:val="0"/>
          <w:marBottom w:val="0"/>
          <w:divBdr>
            <w:top w:val="none" w:sz="0" w:space="0" w:color="auto"/>
            <w:left w:val="none" w:sz="0" w:space="0" w:color="auto"/>
            <w:bottom w:val="none" w:sz="0" w:space="0" w:color="auto"/>
            <w:right w:val="none" w:sz="0" w:space="0" w:color="auto"/>
          </w:divBdr>
        </w:div>
        <w:div w:id="1484277137">
          <w:marLeft w:val="480"/>
          <w:marRight w:val="0"/>
          <w:marTop w:val="0"/>
          <w:marBottom w:val="0"/>
          <w:divBdr>
            <w:top w:val="none" w:sz="0" w:space="0" w:color="auto"/>
            <w:left w:val="none" w:sz="0" w:space="0" w:color="auto"/>
            <w:bottom w:val="none" w:sz="0" w:space="0" w:color="auto"/>
            <w:right w:val="none" w:sz="0" w:space="0" w:color="auto"/>
          </w:divBdr>
        </w:div>
        <w:div w:id="2072196559">
          <w:marLeft w:val="480"/>
          <w:marRight w:val="0"/>
          <w:marTop w:val="0"/>
          <w:marBottom w:val="0"/>
          <w:divBdr>
            <w:top w:val="none" w:sz="0" w:space="0" w:color="auto"/>
            <w:left w:val="none" w:sz="0" w:space="0" w:color="auto"/>
            <w:bottom w:val="none" w:sz="0" w:space="0" w:color="auto"/>
            <w:right w:val="none" w:sz="0" w:space="0" w:color="auto"/>
          </w:divBdr>
        </w:div>
        <w:div w:id="1393386964">
          <w:marLeft w:val="480"/>
          <w:marRight w:val="0"/>
          <w:marTop w:val="0"/>
          <w:marBottom w:val="0"/>
          <w:divBdr>
            <w:top w:val="none" w:sz="0" w:space="0" w:color="auto"/>
            <w:left w:val="none" w:sz="0" w:space="0" w:color="auto"/>
            <w:bottom w:val="none" w:sz="0" w:space="0" w:color="auto"/>
            <w:right w:val="none" w:sz="0" w:space="0" w:color="auto"/>
          </w:divBdr>
        </w:div>
      </w:divsChild>
    </w:div>
    <w:div w:id="543714186">
      <w:bodyDiv w:val="1"/>
      <w:marLeft w:val="0"/>
      <w:marRight w:val="0"/>
      <w:marTop w:val="0"/>
      <w:marBottom w:val="0"/>
      <w:divBdr>
        <w:top w:val="none" w:sz="0" w:space="0" w:color="auto"/>
        <w:left w:val="none" w:sz="0" w:space="0" w:color="auto"/>
        <w:bottom w:val="none" w:sz="0" w:space="0" w:color="auto"/>
        <w:right w:val="none" w:sz="0" w:space="0" w:color="auto"/>
      </w:divBdr>
      <w:divsChild>
        <w:div w:id="856576366">
          <w:marLeft w:val="480"/>
          <w:marRight w:val="0"/>
          <w:marTop w:val="0"/>
          <w:marBottom w:val="0"/>
          <w:divBdr>
            <w:top w:val="none" w:sz="0" w:space="0" w:color="auto"/>
            <w:left w:val="none" w:sz="0" w:space="0" w:color="auto"/>
            <w:bottom w:val="none" w:sz="0" w:space="0" w:color="auto"/>
            <w:right w:val="none" w:sz="0" w:space="0" w:color="auto"/>
          </w:divBdr>
        </w:div>
        <w:div w:id="384254171">
          <w:marLeft w:val="480"/>
          <w:marRight w:val="0"/>
          <w:marTop w:val="0"/>
          <w:marBottom w:val="0"/>
          <w:divBdr>
            <w:top w:val="none" w:sz="0" w:space="0" w:color="auto"/>
            <w:left w:val="none" w:sz="0" w:space="0" w:color="auto"/>
            <w:bottom w:val="none" w:sz="0" w:space="0" w:color="auto"/>
            <w:right w:val="none" w:sz="0" w:space="0" w:color="auto"/>
          </w:divBdr>
        </w:div>
        <w:div w:id="510140600">
          <w:marLeft w:val="480"/>
          <w:marRight w:val="0"/>
          <w:marTop w:val="0"/>
          <w:marBottom w:val="0"/>
          <w:divBdr>
            <w:top w:val="none" w:sz="0" w:space="0" w:color="auto"/>
            <w:left w:val="none" w:sz="0" w:space="0" w:color="auto"/>
            <w:bottom w:val="none" w:sz="0" w:space="0" w:color="auto"/>
            <w:right w:val="none" w:sz="0" w:space="0" w:color="auto"/>
          </w:divBdr>
        </w:div>
        <w:div w:id="1314529653">
          <w:marLeft w:val="480"/>
          <w:marRight w:val="0"/>
          <w:marTop w:val="0"/>
          <w:marBottom w:val="0"/>
          <w:divBdr>
            <w:top w:val="none" w:sz="0" w:space="0" w:color="auto"/>
            <w:left w:val="none" w:sz="0" w:space="0" w:color="auto"/>
            <w:bottom w:val="none" w:sz="0" w:space="0" w:color="auto"/>
            <w:right w:val="none" w:sz="0" w:space="0" w:color="auto"/>
          </w:divBdr>
        </w:div>
        <w:div w:id="687677549">
          <w:marLeft w:val="480"/>
          <w:marRight w:val="0"/>
          <w:marTop w:val="0"/>
          <w:marBottom w:val="0"/>
          <w:divBdr>
            <w:top w:val="none" w:sz="0" w:space="0" w:color="auto"/>
            <w:left w:val="none" w:sz="0" w:space="0" w:color="auto"/>
            <w:bottom w:val="none" w:sz="0" w:space="0" w:color="auto"/>
            <w:right w:val="none" w:sz="0" w:space="0" w:color="auto"/>
          </w:divBdr>
        </w:div>
        <w:div w:id="239563998">
          <w:marLeft w:val="480"/>
          <w:marRight w:val="0"/>
          <w:marTop w:val="0"/>
          <w:marBottom w:val="0"/>
          <w:divBdr>
            <w:top w:val="none" w:sz="0" w:space="0" w:color="auto"/>
            <w:left w:val="none" w:sz="0" w:space="0" w:color="auto"/>
            <w:bottom w:val="none" w:sz="0" w:space="0" w:color="auto"/>
            <w:right w:val="none" w:sz="0" w:space="0" w:color="auto"/>
          </w:divBdr>
        </w:div>
        <w:div w:id="207618248">
          <w:marLeft w:val="480"/>
          <w:marRight w:val="0"/>
          <w:marTop w:val="0"/>
          <w:marBottom w:val="0"/>
          <w:divBdr>
            <w:top w:val="none" w:sz="0" w:space="0" w:color="auto"/>
            <w:left w:val="none" w:sz="0" w:space="0" w:color="auto"/>
            <w:bottom w:val="none" w:sz="0" w:space="0" w:color="auto"/>
            <w:right w:val="none" w:sz="0" w:space="0" w:color="auto"/>
          </w:divBdr>
        </w:div>
        <w:div w:id="44069357">
          <w:marLeft w:val="480"/>
          <w:marRight w:val="0"/>
          <w:marTop w:val="0"/>
          <w:marBottom w:val="0"/>
          <w:divBdr>
            <w:top w:val="none" w:sz="0" w:space="0" w:color="auto"/>
            <w:left w:val="none" w:sz="0" w:space="0" w:color="auto"/>
            <w:bottom w:val="none" w:sz="0" w:space="0" w:color="auto"/>
            <w:right w:val="none" w:sz="0" w:space="0" w:color="auto"/>
          </w:divBdr>
        </w:div>
        <w:div w:id="1031495617">
          <w:marLeft w:val="480"/>
          <w:marRight w:val="0"/>
          <w:marTop w:val="0"/>
          <w:marBottom w:val="0"/>
          <w:divBdr>
            <w:top w:val="none" w:sz="0" w:space="0" w:color="auto"/>
            <w:left w:val="none" w:sz="0" w:space="0" w:color="auto"/>
            <w:bottom w:val="none" w:sz="0" w:space="0" w:color="auto"/>
            <w:right w:val="none" w:sz="0" w:space="0" w:color="auto"/>
          </w:divBdr>
        </w:div>
        <w:div w:id="134613591">
          <w:marLeft w:val="480"/>
          <w:marRight w:val="0"/>
          <w:marTop w:val="0"/>
          <w:marBottom w:val="0"/>
          <w:divBdr>
            <w:top w:val="none" w:sz="0" w:space="0" w:color="auto"/>
            <w:left w:val="none" w:sz="0" w:space="0" w:color="auto"/>
            <w:bottom w:val="none" w:sz="0" w:space="0" w:color="auto"/>
            <w:right w:val="none" w:sz="0" w:space="0" w:color="auto"/>
          </w:divBdr>
        </w:div>
        <w:div w:id="1084767163">
          <w:marLeft w:val="480"/>
          <w:marRight w:val="0"/>
          <w:marTop w:val="0"/>
          <w:marBottom w:val="0"/>
          <w:divBdr>
            <w:top w:val="none" w:sz="0" w:space="0" w:color="auto"/>
            <w:left w:val="none" w:sz="0" w:space="0" w:color="auto"/>
            <w:bottom w:val="none" w:sz="0" w:space="0" w:color="auto"/>
            <w:right w:val="none" w:sz="0" w:space="0" w:color="auto"/>
          </w:divBdr>
        </w:div>
        <w:div w:id="295835074">
          <w:marLeft w:val="480"/>
          <w:marRight w:val="0"/>
          <w:marTop w:val="0"/>
          <w:marBottom w:val="0"/>
          <w:divBdr>
            <w:top w:val="none" w:sz="0" w:space="0" w:color="auto"/>
            <w:left w:val="none" w:sz="0" w:space="0" w:color="auto"/>
            <w:bottom w:val="none" w:sz="0" w:space="0" w:color="auto"/>
            <w:right w:val="none" w:sz="0" w:space="0" w:color="auto"/>
          </w:divBdr>
        </w:div>
        <w:div w:id="873006515">
          <w:marLeft w:val="480"/>
          <w:marRight w:val="0"/>
          <w:marTop w:val="0"/>
          <w:marBottom w:val="0"/>
          <w:divBdr>
            <w:top w:val="none" w:sz="0" w:space="0" w:color="auto"/>
            <w:left w:val="none" w:sz="0" w:space="0" w:color="auto"/>
            <w:bottom w:val="none" w:sz="0" w:space="0" w:color="auto"/>
            <w:right w:val="none" w:sz="0" w:space="0" w:color="auto"/>
          </w:divBdr>
        </w:div>
        <w:div w:id="669872423">
          <w:marLeft w:val="480"/>
          <w:marRight w:val="0"/>
          <w:marTop w:val="0"/>
          <w:marBottom w:val="0"/>
          <w:divBdr>
            <w:top w:val="none" w:sz="0" w:space="0" w:color="auto"/>
            <w:left w:val="none" w:sz="0" w:space="0" w:color="auto"/>
            <w:bottom w:val="none" w:sz="0" w:space="0" w:color="auto"/>
            <w:right w:val="none" w:sz="0" w:space="0" w:color="auto"/>
          </w:divBdr>
        </w:div>
        <w:div w:id="458837250">
          <w:marLeft w:val="480"/>
          <w:marRight w:val="0"/>
          <w:marTop w:val="0"/>
          <w:marBottom w:val="0"/>
          <w:divBdr>
            <w:top w:val="none" w:sz="0" w:space="0" w:color="auto"/>
            <w:left w:val="none" w:sz="0" w:space="0" w:color="auto"/>
            <w:bottom w:val="none" w:sz="0" w:space="0" w:color="auto"/>
            <w:right w:val="none" w:sz="0" w:space="0" w:color="auto"/>
          </w:divBdr>
        </w:div>
        <w:div w:id="1387414711">
          <w:marLeft w:val="480"/>
          <w:marRight w:val="0"/>
          <w:marTop w:val="0"/>
          <w:marBottom w:val="0"/>
          <w:divBdr>
            <w:top w:val="none" w:sz="0" w:space="0" w:color="auto"/>
            <w:left w:val="none" w:sz="0" w:space="0" w:color="auto"/>
            <w:bottom w:val="none" w:sz="0" w:space="0" w:color="auto"/>
            <w:right w:val="none" w:sz="0" w:space="0" w:color="auto"/>
          </w:divBdr>
        </w:div>
        <w:div w:id="777678533">
          <w:marLeft w:val="480"/>
          <w:marRight w:val="0"/>
          <w:marTop w:val="0"/>
          <w:marBottom w:val="0"/>
          <w:divBdr>
            <w:top w:val="none" w:sz="0" w:space="0" w:color="auto"/>
            <w:left w:val="none" w:sz="0" w:space="0" w:color="auto"/>
            <w:bottom w:val="none" w:sz="0" w:space="0" w:color="auto"/>
            <w:right w:val="none" w:sz="0" w:space="0" w:color="auto"/>
          </w:divBdr>
        </w:div>
        <w:div w:id="707803978">
          <w:marLeft w:val="480"/>
          <w:marRight w:val="0"/>
          <w:marTop w:val="0"/>
          <w:marBottom w:val="0"/>
          <w:divBdr>
            <w:top w:val="none" w:sz="0" w:space="0" w:color="auto"/>
            <w:left w:val="none" w:sz="0" w:space="0" w:color="auto"/>
            <w:bottom w:val="none" w:sz="0" w:space="0" w:color="auto"/>
            <w:right w:val="none" w:sz="0" w:space="0" w:color="auto"/>
          </w:divBdr>
        </w:div>
      </w:divsChild>
    </w:div>
    <w:div w:id="544369943">
      <w:bodyDiv w:val="1"/>
      <w:marLeft w:val="0"/>
      <w:marRight w:val="0"/>
      <w:marTop w:val="0"/>
      <w:marBottom w:val="0"/>
      <w:divBdr>
        <w:top w:val="none" w:sz="0" w:space="0" w:color="auto"/>
        <w:left w:val="none" w:sz="0" w:space="0" w:color="auto"/>
        <w:bottom w:val="none" w:sz="0" w:space="0" w:color="auto"/>
        <w:right w:val="none" w:sz="0" w:space="0" w:color="auto"/>
      </w:divBdr>
      <w:divsChild>
        <w:div w:id="1520657593">
          <w:marLeft w:val="0"/>
          <w:marRight w:val="0"/>
          <w:marTop w:val="0"/>
          <w:marBottom w:val="0"/>
          <w:divBdr>
            <w:top w:val="none" w:sz="0" w:space="0" w:color="auto"/>
            <w:left w:val="none" w:sz="0" w:space="0" w:color="auto"/>
            <w:bottom w:val="none" w:sz="0" w:space="0" w:color="auto"/>
            <w:right w:val="none" w:sz="0" w:space="0" w:color="auto"/>
          </w:divBdr>
          <w:divsChild>
            <w:div w:id="909660812">
              <w:marLeft w:val="0"/>
              <w:marRight w:val="0"/>
              <w:marTop w:val="0"/>
              <w:marBottom w:val="0"/>
              <w:divBdr>
                <w:top w:val="none" w:sz="0" w:space="0" w:color="auto"/>
                <w:left w:val="none" w:sz="0" w:space="0" w:color="auto"/>
                <w:bottom w:val="none" w:sz="0" w:space="0" w:color="auto"/>
                <w:right w:val="none" w:sz="0" w:space="0" w:color="auto"/>
              </w:divBdr>
              <w:divsChild>
                <w:div w:id="926428458">
                  <w:marLeft w:val="0"/>
                  <w:marRight w:val="0"/>
                  <w:marTop w:val="0"/>
                  <w:marBottom w:val="0"/>
                  <w:divBdr>
                    <w:top w:val="none" w:sz="0" w:space="0" w:color="auto"/>
                    <w:left w:val="none" w:sz="0" w:space="0" w:color="auto"/>
                    <w:bottom w:val="none" w:sz="0" w:space="0" w:color="auto"/>
                    <w:right w:val="none" w:sz="0" w:space="0" w:color="auto"/>
                  </w:divBdr>
                  <w:divsChild>
                    <w:div w:id="1939016876">
                      <w:marLeft w:val="0"/>
                      <w:marRight w:val="0"/>
                      <w:marTop w:val="0"/>
                      <w:marBottom w:val="0"/>
                      <w:divBdr>
                        <w:top w:val="none" w:sz="0" w:space="0" w:color="auto"/>
                        <w:left w:val="none" w:sz="0" w:space="0" w:color="auto"/>
                        <w:bottom w:val="none" w:sz="0" w:space="0" w:color="auto"/>
                        <w:right w:val="none" w:sz="0" w:space="0" w:color="auto"/>
                      </w:divBdr>
                      <w:divsChild>
                        <w:div w:id="1148284979">
                          <w:marLeft w:val="0"/>
                          <w:marRight w:val="0"/>
                          <w:marTop w:val="0"/>
                          <w:marBottom w:val="0"/>
                          <w:divBdr>
                            <w:top w:val="none" w:sz="0" w:space="0" w:color="auto"/>
                            <w:left w:val="none" w:sz="0" w:space="0" w:color="auto"/>
                            <w:bottom w:val="none" w:sz="0" w:space="0" w:color="auto"/>
                            <w:right w:val="none" w:sz="0" w:space="0" w:color="auto"/>
                          </w:divBdr>
                          <w:divsChild>
                            <w:div w:id="168453386">
                              <w:marLeft w:val="0"/>
                              <w:marRight w:val="0"/>
                              <w:marTop w:val="0"/>
                              <w:marBottom w:val="0"/>
                              <w:divBdr>
                                <w:top w:val="none" w:sz="0" w:space="0" w:color="auto"/>
                                <w:left w:val="none" w:sz="0" w:space="0" w:color="auto"/>
                                <w:bottom w:val="none" w:sz="0" w:space="0" w:color="auto"/>
                                <w:right w:val="none" w:sz="0" w:space="0" w:color="auto"/>
                              </w:divBdr>
                              <w:divsChild>
                                <w:div w:id="1680083392">
                                  <w:marLeft w:val="0"/>
                                  <w:marRight w:val="0"/>
                                  <w:marTop w:val="0"/>
                                  <w:marBottom w:val="0"/>
                                  <w:divBdr>
                                    <w:top w:val="none" w:sz="0" w:space="0" w:color="auto"/>
                                    <w:left w:val="none" w:sz="0" w:space="0" w:color="auto"/>
                                    <w:bottom w:val="none" w:sz="0" w:space="0" w:color="auto"/>
                                    <w:right w:val="none" w:sz="0" w:space="0" w:color="auto"/>
                                  </w:divBdr>
                                  <w:divsChild>
                                    <w:div w:id="1761639989">
                                      <w:marLeft w:val="0"/>
                                      <w:marRight w:val="0"/>
                                      <w:marTop w:val="0"/>
                                      <w:marBottom w:val="0"/>
                                      <w:divBdr>
                                        <w:top w:val="none" w:sz="0" w:space="0" w:color="auto"/>
                                        <w:left w:val="none" w:sz="0" w:space="0" w:color="auto"/>
                                        <w:bottom w:val="none" w:sz="0" w:space="0" w:color="auto"/>
                                        <w:right w:val="none" w:sz="0" w:space="0" w:color="auto"/>
                                      </w:divBdr>
                                      <w:divsChild>
                                        <w:div w:id="3919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256">
                                  <w:marLeft w:val="0"/>
                                  <w:marRight w:val="0"/>
                                  <w:marTop w:val="0"/>
                                  <w:marBottom w:val="0"/>
                                  <w:divBdr>
                                    <w:top w:val="none" w:sz="0" w:space="0" w:color="auto"/>
                                    <w:left w:val="none" w:sz="0" w:space="0" w:color="auto"/>
                                    <w:bottom w:val="none" w:sz="0" w:space="0" w:color="auto"/>
                                    <w:right w:val="none" w:sz="0" w:space="0" w:color="auto"/>
                                  </w:divBdr>
                                  <w:divsChild>
                                    <w:div w:id="745225303">
                                      <w:marLeft w:val="0"/>
                                      <w:marRight w:val="0"/>
                                      <w:marTop w:val="0"/>
                                      <w:marBottom w:val="0"/>
                                      <w:divBdr>
                                        <w:top w:val="none" w:sz="0" w:space="0" w:color="auto"/>
                                        <w:left w:val="none" w:sz="0" w:space="0" w:color="auto"/>
                                        <w:bottom w:val="none" w:sz="0" w:space="0" w:color="auto"/>
                                        <w:right w:val="none" w:sz="0" w:space="0" w:color="auto"/>
                                      </w:divBdr>
                                      <w:divsChild>
                                        <w:div w:id="407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188974">
      <w:bodyDiv w:val="1"/>
      <w:marLeft w:val="0"/>
      <w:marRight w:val="0"/>
      <w:marTop w:val="0"/>
      <w:marBottom w:val="0"/>
      <w:divBdr>
        <w:top w:val="none" w:sz="0" w:space="0" w:color="auto"/>
        <w:left w:val="none" w:sz="0" w:space="0" w:color="auto"/>
        <w:bottom w:val="none" w:sz="0" w:space="0" w:color="auto"/>
        <w:right w:val="none" w:sz="0" w:space="0" w:color="auto"/>
      </w:divBdr>
    </w:div>
    <w:div w:id="552354601">
      <w:bodyDiv w:val="1"/>
      <w:marLeft w:val="0"/>
      <w:marRight w:val="0"/>
      <w:marTop w:val="0"/>
      <w:marBottom w:val="0"/>
      <w:divBdr>
        <w:top w:val="none" w:sz="0" w:space="0" w:color="auto"/>
        <w:left w:val="none" w:sz="0" w:space="0" w:color="auto"/>
        <w:bottom w:val="none" w:sz="0" w:space="0" w:color="auto"/>
        <w:right w:val="none" w:sz="0" w:space="0" w:color="auto"/>
      </w:divBdr>
      <w:divsChild>
        <w:div w:id="1800687883">
          <w:marLeft w:val="0"/>
          <w:marRight w:val="0"/>
          <w:marTop w:val="0"/>
          <w:marBottom w:val="0"/>
          <w:divBdr>
            <w:top w:val="none" w:sz="0" w:space="0" w:color="auto"/>
            <w:left w:val="none" w:sz="0" w:space="0" w:color="auto"/>
            <w:bottom w:val="none" w:sz="0" w:space="0" w:color="auto"/>
            <w:right w:val="none" w:sz="0" w:space="0" w:color="auto"/>
          </w:divBdr>
        </w:div>
        <w:div w:id="1141387458">
          <w:marLeft w:val="0"/>
          <w:marRight w:val="0"/>
          <w:marTop w:val="0"/>
          <w:marBottom w:val="0"/>
          <w:divBdr>
            <w:top w:val="none" w:sz="0" w:space="0" w:color="auto"/>
            <w:left w:val="none" w:sz="0" w:space="0" w:color="auto"/>
            <w:bottom w:val="none" w:sz="0" w:space="0" w:color="auto"/>
            <w:right w:val="none" w:sz="0" w:space="0" w:color="auto"/>
          </w:divBdr>
        </w:div>
        <w:div w:id="241571735">
          <w:marLeft w:val="0"/>
          <w:marRight w:val="0"/>
          <w:marTop w:val="0"/>
          <w:marBottom w:val="0"/>
          <w:divBdr>
            <w:top w:val="none" w:sz="0" w:space="0" w:color="auto"/>
            <w:left w:val="none" w:sz="0" w:space="0" w:color="auto"/>
            <w:bottom w:val="none" w:sz="0" w:space="0" w:color="auto"/>
            <w:right w:val="none" w:sz="0" w:space="0" w:color="auto"/>
          </w:divBdr>
        </w:div>
        <w:div w:id="266039935">
          <w:marLeft w:val="0"/>
          <w:marRight w:val="0"/>
          <w:marTop w:val="0"/>
          <w:marBottom w:val="0"/>
          <w:divBdr>
            <w:top w:val="none" w:sz="0" w:space="0" w:color="auto"/>
            <w:left w:val="none" w:sz="0" w:space="0" w:color="auto"/>
            <w:bottom w:val="none" w:sz="0" w:space="0" w:color="auto"/>
            <w:right w:val="none" w:sz="0" w:space="0" w:color="auto"/>
          </w:divBdr>
        </w:div>
        <w:div w:id="661852156">
          <w:marLeft w:val="0"/>
          <w:marRight w:val="0"/>
          <w:marTop w:val="0"/>
          <w:marBottom w:val="0"/>
          <w:divBdr>
            <w:top w:val="none" w:sz="0" w:space="0" w:color="auto"/>
            <w:left w:val="none" w:sz="0" w:space="0" w:color="auto"/>
            <w:bottom w:val="none" w:sz="0" w:space="0" w:color="auto"/>
            <w:right w:val="none" w:sz="0" w:space="0" w:color="auto"/>
          </w:divBdr>
        </w:div>
        <w:div w:id="956981595">
          <w:marLeft w:val="0"/>
          <w:marRight w:val="0"/>
          <w:marTop w:val="0"/>
          <w:marBottom w:val="0"/>
          <w:divBdr>
            <w:top w:val="none" w:sz="0" w:space="0" w:color="auto"/>
            <w:left w:val="none" w:sz="0" w:space="0" w:color="auto"/>
            <w:bottom w:val="none" w:sz="0" w:space="0" w:color="auto"/>
            <w:right w:val="none" w:sz="0" w:space="0" w:color="auto"/>
          </w:divBdr>
        </w:div>
        <w:div w:id="255987930">
          <w:marLeft w:val="0"/>
          <w:marRight w:val="0"/>
          <w:marTop w:val="0"/>
          <w:marBottom w:val="0"/>
          <w:divBdr>
            <w:top w:val="none" w:sz="0" w:space="0" w:color="auto"/>
            <w:left w:val="none" w:sz="0" w:space="0" w:color="auto"/>
            <w:bottom w:val="none" w:sz="0" w:space="0" w:color="auto"/>
            <w:right w:val="none" w:sz="0" w:space="0" w:color="auto"/>
          </w:divBdr>
        </w:div>
        <w:div w:id="159082000">
          <w:marLeft w:val="0"/>
          <w:marRight w:val="0"/>
          <w:marTop w:val="0"/>
          <w:marBottom w:val="0"/>
          <w:divBdr>
            <w:top w:val="none" w:sz="0" w:space="0" w:color="auto"/>
            <w:left w:val="none" w:sz="0" w:space="0" w:color="auto"/>
            <w:bottom w:val="none" w:sz="0" w:space="0" w:color="auto"/>
            <w:right w:val="none" w:sz="0" w:space="0" w:color="auto"/>
          </w:divBdr>
        </w:div>
        <w:div w:id="243539652">
          <w:marLeft w:val="0"/>
          <w:marRight w:val="0"/>
          <w:marTop w:val="0"/>
          <w:marBottom w:val="0"/>
          <w:divBdr>
            <w:top w:val="none" w:sz="0" w:space="0" w:color="auto"/>
            <w:left w:val="none" w:sz="0" w:space="0" w:color="auto"/>
            <w:bottom w:val="none" w:sz="0" w:space="0" w:color="auto"/>
            <w:right w:val="none" w:sz="0" w:space="0" w:color="auto"/>
          </w:divBdr>
        </w:div>
        <w:div w:id="1712992547">
          <w:marLeft w:val="0"/>
          <w:marRight w:val="0"/>
          <w:marTop w:val="0"/>
          <w:marBottom w:val="0"/>
          <w:divBdr>
            <w:top w:val="none" w:sz="0" w:space="0" w:color="auto"/>
            <w:left w:val="none" w:sz="0" w:space="0" w:color="auto"/>
            <w:bottom w:val="none" w:sz="0" w:space="0" w:color="auto"/>
            <w:right w:val="none" w:sz="0" w:space="0" w:color="auto"/>
          </w:divBdr>
        </w:div>
        <w:div w:id="402218884">
          <w:marLeft w:val="0"/>
          <w:marRight w:val="0"/>
          <w:marTop w:val="0"/>
          <w:marBottom w:val="0"/>
          <w:divBdr>
            <w:top w:val="none" w:sz="0" w:space="0" w:color="auto"/>
            <w:left w:val="none" w:sz="0" w:space="0" w:color="auto"/>
            <w:bottom w:val="none" w:sz="0" w:space="0" w:color="auto"/>
            <w:right w:val="none" w:sz="0" w:space="0" w:color="auto"/>
          </w:divBdr>
        </w:div>
        <w:div w:id="1683625606">
          <w:marLeft w:val="0"/>
          <w:marRight w:val="0"/>
          <w:marTop w:val="0"/>
          <w:marBottom w:val="0"/>
          <w:divBdr>
            <w:top w:val="none" w:sz="0" w:space="0" w:color="auto"/>
            <w:left w:val="none" w:sz="0" w:space="0" w:color="auto"/>
            <w:bottom w:val="none" w:sz="0" w:space="0" w:color="auto"/>
            <w:right w:val="none" w:sz="0" w:space="0" w:color="auto"/>
          </w:divBdr>
        </w:div>
        <w:div w:id="547958307">
          <w:marLeft w:val="0"/>
          <w:marRight w:val="0"/>
          <w:marTop w:val="0"/>
          <w:marBottom w:val="0"/>
          <w:divBdr>
            <w:top w:val="none" w:sz="0" w:space="0" w:color="auto"/>
            <w:left w:val="none" w:sz="0" w:space="0" w:color="auto"/>
            <w:bottom w:val="none" w:sz="0" w:space="0" w:color="auto"/>
            <w:right w:val="none" w:sz="0" w:space="0" w:color="auto"/>
          </w:divBdr>
        </w:div>
        <w:div w:id="259604079">
          <w:marLeft w:val="0"/>
          <w:marRight w:val="0"/>
          <w:marTop w:val="0"/>
          <w:marBottom w:val="0"/>
          <w:divBdr>
            <w:top w:val="none" w:sz="0" w:space="0" w:color="auto"/>
            <w:left w:val="none" w:sz="0" w:space="0" w:color="auto"/>
            <w:bottom w:val="none" w:sz="0" w:space="0" w:color="auto"/>
            <w:right w:val="none" w:sz="0" w:space="0" w:color="auto"/>
          </w:divBdr>
        </w:div>
        <w:div w:id="994190044">
          <w:marLeft w:val="0"/>
          <w:marRight w:val="0"/>
          <w:marTop w:val="0"/>
          <w:marBottom w:val="0"/>
          <w:divBdr>
            <w:top w:val="none" w:sz="0" w:space="0" w:color="auto"/>
            <w:left w:val="none" w:sz="0" w:space="0" w:color="auto"/>
            <w:bottom w:val="none" w:sz="0" w:space="0" w:color="auto"/>
            <w:right w:val="none" w:sz="0" w:space="0" w:color="auto"/>
          </w:divBdr>
        </w:div>
        <w:div w:id="1814761009">
          <w:marLeft w:val="0"/>
          <w:marRight w:val="0"/>
          <w:marTop w:val="0"/>
          <w:marBottom w:val="0"/>
          <w:divBdr>
            <w:top w:val="none" w:sz="0" w:space="0" w:color="auto"/>
            <w:left w:val="none" w:sz="0" w:space="0" w:color="auto"/>
            <w:bottom w:val="none" w:sz="0" w:space="0" w:color="auto"/>
            <w:right w:val="none" w:sz="0" w:space="0" w:color="auto"/>
          </w:divBdr>
        </w:div>
        <w:div w:id="93938203">
          <w:marLeft w:val="0"/>
          <w:marRight w:val="0"/>
          <w:marTop w:val="0"/>
          <w:marBottom w:val="0"/>
          <w:divBdr>
            <w:top w:val="none" w:sz="0" w:space="0" w:color="auto"/>
            <w:left w:val="none" w:sz="0" w:space="0" w:color="auto"/>
            <w:bottom w:val="none" w:sz="0" w:space="0" w:color="auto"/>
            <w:right w:val="none" w:sz="0" w:space="0" w:color="auto"/>
          </w:divBdr>
        </w:div>
        <w:div w:id="1400712218">
          <w:marLeft w:val="0"/>
          <w:marRight w:val="0"/>
          <w:marTop w:val="0"/>
          <w:marBottom w:val="0"/>
          <w:divBdr>
            <w:top w:val="none" w:sz="0" w:space="0" w:color="auto"/>
            <w:left w:val="none" w:sz="0" w:space="0" w:color="auto"/>
            <w:bottom w:val="none" w:sz="0" w:space="0" w:color="auto"/>
            <w:right w:val="none" w:sz="0" w:space="0" w:color="auto"/>
          </w:divBdr>
        </w:div>
        <w:div w:id="1762288958">
          <w:marLeft w:val="0"/>
          <w:marRight w:val="0"/>
          <w:marTop w:val="0"/>
          <w:marBottom w:val="0"/>
          <w:divBdr>
            <w:top w:val="none" w:sz="0" w:space="0" w:color="auto"/>
            <w:left w:val="none" w:sz="0" w:space="0" w:color="auto"/>
            <w:bottom w:val="none" w:sz="0" w:space="0" w:color="auto"/>
            <w:right w:val="none" w:sz="0" w:space="0" w:color="auto"/>
          </w:divBdr>
        </w:div>
        <w:div w:id="446776565">
          <w:marLeft w:val="0"/>
          <w:marRight w:val="0"/>
          <w:marTop w:val="0"/>
          <w:marBottom w:val="0"/>
          <w:divBdr>
            <w:top w:val="none" w:sz="0" w:space="0" w:color="auto"/>
            <w:left w:val="none" w:sz="0" w:space="0" w:color="auto"/>
            <w:bottom w:val="none" w:sz="0" w:space="0" w:color="auto"/>
            <w:right w:val="none" w:sz="0" w:space="0" w:color="auto"/>
          </w:divBdr>
        </w:div>
        <w:div w:id="2072801234">
          <w:marLeft w:val="0"/>
          <w:marRight w:val="0"/>
          <w:marTop w:val="0"/>
          <w:marBottom w:val="0"/>
          <w:divBdr>
            <w:top w:val="none" w:sz="0" w:space="0" w:color="auto"/>
            <w:left w:val="none" w:sz="0" w:space="0" w:color="auto"/>
            <w:bottom w:val="none" w:sz="0" w:space="0" w:color="auto"/>
            <w:right w:val="none" w:sz="0" w:space="0" w:color="auto"/>
          </w:divBdr>
        </w:div>
        <w:div w:id="1787505339">
          <w:marLeft w:val="0"/>
          <w:marRight w:val="0"/>
          <w:marTop w:val="0"/>
          <w:marBottom w:val="0"/>
          <w:divBdr>
            <w:top w:val="none" w:sz="0" w:space="0" w:color="auto"/>
            <w:left w:val="none" w:sz="0" w:space="0" w:color="auto"/>
            <w:bottom w:val="none" w:sz="0" w:space="0" w:color="auto"/>
            <w:right w:val="none" w:sz="0" w:space="0" w:color="auto"/>
          </w:divBdr>
        </w:div>
        <w:div w:id="1576627653">
          <w:marLeft w:val="0"/>
          <w:marRight w:val="0"/>
          <w:marTop w:val="0"/>
          <w:marBottom w:val="0"/>
          <w:divBdr>
            <w:top w:val="none" w:sz="0" w:space="0" w:color="auto"/>
            <w:left w:val="none" w:sz="0" w:space="0" w:color="auto"/>
            <w:bottom w:val="none" w:sz="0" w:space="0" w:color="auto"/>
            <w:right w:val="none" w:sz="0" w:space="0" w:color="auto"/>
          </w:divBdr>
        </w:div>
        <w:div w:id="1361473803">
          <w:marLeft w:val="0"/>
          <w:marRight w:val="0"/>
          <w:marTop w:val="0"/>
          <w:marBottom w:val="0"/>
          <w:divBdr>
            <w:top w:val="none" w:sz="0" w:space="0" w:color="auto"/>
            <w:left w:val="none" w:sz="0" w:space="0" w:color="auto"/>
            <w:bottom w:val="none" w:sz="0" w:space="0" w:color="auto"/>
            <w:right w:val="none" w:sz="0" w:space="0" w:color="auto"/>
          </w:divBdr>
        </w:div>
        <w:div w:id="1701323531">
          <w:marLeft w:val="0"/>
          <w:marRight w:val="0"/>
          <w:marTop w:val="0"/>
          <w:marBottom w:val="0"/>
          <w:divBdr>
            <w:top w:val="none" w:sz="0" w:space="0" w:color="auto"/>
            <w:left w:val="none" w:sz="0" w:space="0" w:color="auto"/>
            <w:bottom w:val="none" w:sz="0" w:space="0" w:color="auto"/>
            <w:right w:val="none" w:sz="0" w:space="0" w:color="auto"/>
          </w:divBdr>
        </w:div>
        <w:div w:id="1919096948">
          <w:marLeft w:val="0"/>
          <w:marRight w:val="0"/>
          <w:marTop w:val="0"/>
          <w:marBottom w:val="0"/>
          <w:divBdr>
            <w:top w:val="none" w:sz="0" w:space="0" w:color="auto"/>
            <w:left w:val="none" w:sz="0" w:space="0" w:color="auto"/>
            <w:bottom w:val="none" w:sz="0" w:space="0" w:color="auto"/>
            <w:right w:val="none" w:sz="0" w:space="0" w:color="auto"/>
          </w:divBdr>
        </w:div>
        <w:div w:id="854416573">
          <w:marLeft w:val="0"/>
          <w:marRight w:val="0"/>
          <w:marTop w:val="0"/>
          <w:marBottom w:val="0"/>
          <w:divBdr>
            <w:top w:val="none" w:sz="0" w:space="0" w:color="auto"/>
            <w:left w:val="none" w:sz="0" w:space="0" w:color="auto"/>
            <w:bottom w:val="none" w:sz="0" w:space="0" w:color="auto"/>
            <w:right w:val="none" w:sz="0" w:space="0" w:color="auto"/>
          </w:divBdr>
        </w:div>
        <w:div w:id="1864662916">
          <w:marLeft w:val="0"/>
          <w:marRight w:val="0"/>
          <w:marTop w:val="0"/>
          <w:marBottom w:val="0"/>
          <w:divBdr>
            <w:top w:val="none" w:sz="0" w:space="0" w:color="auto"/>
            <w:left w:val="none" w:sz="0" w:space="0" w:color="auto"/>
            <w:bottom w:val="none" w:sz="0" w:space="0" w:color="auto"/>
            <w:right w:val="none" w:sz="0" w:space="0" w:color="auto"/>
          </w:divBdr>
        </w:div>
        <w:div w:id="297344288">
          <w:marLeft w:val="0"/>
          <w:marRight w:val="0"/>
          <w:marTop w:val="0"/>
          <w:marBottom w:val="0"/>
          <w:divBdr>
            <w:top w:val="none" w:sz="0" w:space="0" w:color="auto"/>
            <w:left w:val="none" w:sz="0" w:space="0" w:color="auto"/>
            <w:bottom w:val="none" w:sz="0" w:space="0" w:color="auto"/>
            <w:right w:val="none" w:sz="0" w:space="0" w:color="auto"/>
          </w:divBdr>
        </w:div>
        <w:div w:id="1470393811">
          <w:marLeft w:val="0"/>
          <w:marRight w:val="0"/>
          <w:marTop w:val="0"/>
          <w:marBottom w:val="0"/>
          <w:divBdr>
            <w:top w:val="none" w:sz="0" w:space="0" w:color="auto"/>
            <w:left w:val="none" w:sz="0" w:space="0" w:color="auto"/>
            <w:bottom w:val="none" w:sz="0" w:space="0" w:color="auto"/>
            <w:right w:val="none" w:sz="0" w:space="0" w:color="auto"/>
          </w:divBdr>
        </w:div>
        <w:div w:id="1489520099">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538128148">
          <w:marLeft w:val="0"/>
          <w:marRight w:val="0"/>
          <w:marTop w:val="0"/>
          <w:marBottom w:val="0"/>
          <w:divBdr>
            <w:top w:val="none" w:sz="0" w:space="0" w:color="auto"/>
            <w:left w:val="none" w:sz="0" w:space="0" w:color="auto"/>
            <w:bottom w:val="none" w:sz="0" w:space="0" w:color="auto"/>
            <w:right w:val="none" w:sz="0" w:space="0" w:color="auto"/>
          </w:divBdr>
        </w:div>
        <w:div w:id="793016865">
          <w:marLeft w:val="0"/>
          <w:marRight w:val="0"/>
          <w:marTop w:val="0"/>
          <w:marBottom w:val="0"/>
          <w:divBdr>
            <w:top w:val="none" w:sz="0" w:space="0" w:color="auto"/>
            <w:left w:val="none" w:sz="0" w:space="0" w:color="auto"/>
            <w:bottom w:val="none" w:sz="0" w:space="0" w:color="auto"/>
            <w:right w:val="none" w:sz="0" w:space="0" w:color="auto"/>
          </w:divBdr>
        </w:div>
        <w:div w:id="1745376900">
          <w:marLeft w:val="0"/>
          <w:marRight w:val="0"/>
          <w:marTop w:val="0"/>
          <w:marBottom w:val="0"/>
          <w:divBdr>
            <w:top w:val="none" w:sz="0" w:space="0" w:color="auto"/>
            <w:left w:val="none" w:sz="0" w:space="0" w:color="auto"/>
            <w:bottom w:val="none" w:sz="0" w:space="0" w:color="auto"/>
            <w:right w:val="none" w:sz="0" w:space="0" w:color="auto"/>
          </w:divBdr>
        </w:div>
        <w:div w:id="773861319">
          <w:marLeft w:val="0"/>
          <w:marRight w:val="0"/>
          <w:marTop w:val="0"/>
          <w:marBottom w:val="0"/>
          <w:divBdr>
            <w:top w:val="none" w:sz="0" w:space="0" w:color="auto"/>
            <w:left w:val="none" w:sz="0" w:space="0" w:color="auto"/>
            <w:bottom w:val="none" w:sz="0" w:space="0" w:color="auto"/>
            <w:right w:val="none" w:sz="0" w:space="0" w:color="auto"/>
          </w:divBdr>
        </w:div>
        <w:div w:id="1998879435">
          <w:marLeft w:val="0"/>
          <w:marRight w:val="0"/>
          <w:marTop w:val="0"/>
          <w:marBottom w:val="0"/>
          <w:divBdr>
            <w:top w:val="none" w:sz="0" w:space="0" w:color="auto"/>
            <w:left w:val="none" w:sz="0" w:space="0" w:color="auto"/>
            <w:bottom w:val="none" w:sz="0" w:space="0" w:color="auto"/>
            <w:right w:val="none" w:sz="0" w:space="0" w:color="auto"/>
          </w:divBdr>
        </w:div>
        <w:div w:id="1855538689">
          <w:marLeft w:val="0"/>
          <w:marRight w:val="0"/>
          <w:marTop w:val="0"/>
          <w:marBottom w:val="0"/>
          <w:divBdr>
            <w:top w:val="none" w:sz="0" w:space="0" w:color="auto"/>
            <w:left w:val="none" w:sz="0" w:space="0" w:color="auto"/>
            <w:bottom w:val="none" w:sz="0" w:space="0" w:color="auto"/>
            <w:right w:val="none" w:sz="0" w:space="0" w:color="auto"/>
          </w:divBdr>
        </w:div>
      </w:divsChild>
    </w:div>
    <w:div w:id="553584166">
      <w:bodyDiv w:val="1"/>
      <w:marLeft w:val="0"/>
      <w:marRight w:val="0"/>
      <w:marTop w:val="0"/>
      <w:marBottom w:val="0"/>
      <w:divBdr>
        <w:top w:val="none" w:sz="0" w:space="0" w:color="auto"/>
        <w:left w:val="none" w:sz="0" w:space="0" w:color="auto"/>
        <w:bottom w:val="none" w:sz="0" w:space="0" w:color="auto"/>
        <w:right w:val="none" w:sz="0" w:space="0" w:color="auto"/>
      </w:divBdr>
      <w:divsChild>
        <w:div w:id="775442283">
          <w:marLeft w:val="0"/>
          <w:marRight w:val="0"/>
          <w:marTop w:val="0"/>
          <w:marBottom w:val="0"/>
          <w:divBdr>
            <w:top w:val="none" w:sz="0" w:space="0" w:color="auto"/>
            <w:left w:val="none" w:sz="0" w:space="0" w:color="auto"/>
            <w:bottom w:val="none" w:sz="0" w:space="0" w:color="auto"/>
            <w:right w:val="none" w:sz="0" w:space="0" w:color="auto"/>
          </w:divBdr>
        </w:div>
        <w:div w:id="2003586575">
          <w:marLeft w:val="0"/>
          <w:marRight w:val="0"/>
          <w:marTop w:val="0"/>
          <w:marBottom w:val="0"/>
          <w:divBdr>
            <w:top w:val="none" w:sz="0" w:space="0" w:color="auto"/>
            <w:left w:val="none" w:sz="0" w:space="0" w:color="auto"/>
            <w:bottom w:val="none" w:sz="0" w:space="0" w:color="auto"/>
            <w:right w:val="none" w:sz="0" w:space="0" w:color="auto"/>
          </w:divBdr>
        </w:div>
        <w:div w:id="485784590">
          <w:marLeft w:val="0"/>
          <w:marRight w:val="0"/>
          <w:marTop w:val="0"/>
          <w:marBottom w:val="0"/>
          <w:divBdr>
            <w:top w:val="none" w:sz="0" w:space="0" w:color="auto"/>
            <w:left w:val="none" w:sz="0" w:space="0" w:color="auto"/>
            <w:bottom w:val="none" w:sz="0" w:space="0" w:color="auto"/>
            <w:right w:val="none" w:sz="0" w:space="0" w:color="auto"/>
          </w:divBdr>
        </w:div>
        <w:div w:id="1380781210">
          <w:marLeft w:val="0"/>
          <w:marRight w:val="0"/>
          <w:marTop w:val="0"/>
          <w:marBottom w:val="0"/>
          <w:divBdr>
            <w:top w:val="none" w:sz="0" w:space="0" w:color="auto"/>
            <w:left w:val="none" w:sz="0" w:space="0" w:color="auto"/>
            <w:bottom w:val="none" w:sz="0" w:space="0" w:color="auto"/>
            <w:right w:val="none" w:sz="0" w:space="0" w:color="auto"/>
          </w:divBdr>
        </w:div>
        <w:div w:id="721250779">
          <w:marLeft w:val="0"/>
          <w:marRight w:val="0"/>
          <w:marTop w:val="0"/>
          <w:marBottom w:val="0"/>
          <w:divBdr>
            <w:top w:val="none" w:sz="0" w:space="0" w:color="auto"/>
            <w:left w:val="none" w:sz="0" w:space="0" w:color="auto"/>
            <w:bottom w:val="none" w:sz="0" w:space="0" w:color="auto"/>
            <w:right w:val="none" w:sz="0" w:space="0" w:color="auto"/>
          </w:divBdr>
        </w:div>
        <w:div w:id="1569002005">
          <w:marLeft w:val="0"/>
          <w:marRight w:val="0"/>
          <w:marTop w:val="0"/>
          <w:marBottom w:val="0"/>
          <w:divBdr>
            <w:top w:val="none" w:sz="0" w:space="0" w:color="auto"/>
            <w:left w:val="none" w:sz="0" w:space="0" w:color="auto"/>
            <w:bottom w:val="none" w:sz="0" w:space="0" w:color="auto"/>
            <w:right w:val="none" w:sz="0" w:space="0" w:color="auto"/>
          </w:divBdr>
        </w:div>
        <w:div w:id="655182798">
          <w:marLeft w:val="0"/>
          <w:marRight w:val="0"/>
          <w:marTop w:val="0"/>
          <w:marBottom w:val="0"/>
          <w:divBdr>
            <w:top w:val="none" w:sz="0" w:space="0" w:color="auto"/>
            <w:left w:val="none" w:sz="0" w:space="0" w:color="auto"/>
            <w:bottom w:val="none" w:sz="0" w:space="0" w:color="auto"/>
            <w:right w:val="none" w:sz="0" w:space="0" w:color="auto"/>
          </w:divBdr>
        </w:div>
        <w:div w:id="2129742118">
          <w:marLeft w:val="0"/>
          <w:marRight w:val="0"/>
          <w:marTop w:val="0"/>
          <w:marBottom w:val="0"/>
          <w:divBdr>
            <w:top w:val="none" w:sz="0" w:space="0" w:color="auto"/>
            <w:left w:val="none" w:sz="0" w:space="0" w:color="auto"/>
            <w:bottom w:val="none" w:sz="0" w:space="0" w:color="auto"/>
            <w:right w:val="none" w:sz="0" w:space="0" w:color="auto"/>
          </w:divBdr>
        </w:div>
        <w:div w:id="2118868584">
          <w:marLeft w:val="0"/>
          <w:marRight w:val="0"/>
          <w:marTop w:val="0"/>
          <w:marBottom w:val="0"/>
          <w:divBdr>
            <w:top w:val="none" w:sz="0" w:space="0" w:color="auto"/>
            <w:left w:val="none" w:sz="0" w:space="0" w:color="auto"/>
            <w:bottom w:val="none" w:sz="0" w:space="0" w:color="auto"/>
            <w:right w:val="none" w:sz="0" w:space="0" w:color="auto"/>
          </w:divBdr>
        </w:div>
        <w:div w:id="1125853576">
          <w:marLeft w:val="0"/>
          <w:marRight w:val="0"/>
          <w:marTop w:val="0"/>
          <w:marBottom w:val="0"/>
          <w:divBdr>
            <w:top w:val="none" w:sz="0" w:space="0" w:color="auto"/>
            <w:left w:val="none" w:sz="0" w:space="0" w:color="auto"/>
            <w:bottom w:val="none" w:sz="0" w:space="0" w:color="auto"/>
            <w:right w:val="none" w:sz="0" w:space="0" w:color="auto"/>
          </w:divBdr>
        </w:div>
        <w:div w:id="756678905">
          <w:marLeft w:val="0"/>
          <w:marRight w:val="0"/>
          <w:marTop w:val="0"/>
          <w:marBottom w:val="0"/>
          <w:divBdr>
            <w:top w:val="none" w:sz="0" w:space="0" w:color="auto"/>
            <w:left w:val="none" w:sz="0" w:space="0" w:color="auto"/>
            <w:bottom w:val="none" w:sz="0" w:space="0" w:color="auto"/>
            <w:right w:val="none" w:sz="0" w:space="0" w:color="auto"/>
          </w:divBdr>
        </w:div>
        <w:div w:id="1504468472">
          <w:marLeft w:val="0"/>
          <w:marRight w:val="0"/>
          <w:marTop w:val="0"/>
          <w:marBottom w:val="0"/>
          <w:divBdr>
            <w:top w:val="none" w:sz="0" w:space="0" w:color="auto"/>
            <w:left w:val="none" w:sz="0" w:space="0" w:color="auto"/>
            <w:bottom w:val="none" w:sz="0" w:space="0" w:color="auto"/>
            <w:right w:val="none" w:sz="0" w:space="0" w:color="auto"/>
          </w:divBdr>
        </w:div>
        <w:div w:id="726610919">
          <w:marLeft w:val="0"/>
          <w:marRight w:val="0"/>
          <w:marTop w:val="0"/>
          <w:marBottom w:val="0"/>
          <w:divBdr>
            <w:top w:val="none" w:sz="0" w:space="0" w:color="auto"/>
            <w:left w:val="none" w:sz="0" w:space="0" w:color="auto"/>
            <w:bottom w:val="none" w:sz="0" w:space="0" w:color="auto"/>
            <w:right w:val="none" w:sz="0" w:space="0" w:color="auto"/>
          </w:divBdr>
        </w:div>
        <w:div w:id="519707312">
          <w:marLeft w:val="0"/>
          <w:marRight w:val="0"/>
          <w:marTop w:val="0"/>
          <w:marBottom w:val="0"/>
          <w:divBdr>
            <w:top w:val="none" w:sz="0" w:space="0" w:color="auto"/>
            <w:left w:val="none" w:sz="0" w:space="0" w:color="auto"/>
            <w:bottom w:val="none" w:sz="0" w:space="0" w:color="auto"/>
            <w:right w:val="none" w:sz="0" w:space="0" w:color="auto"/>
          </w:divBdr>
        </w:div>
        <w:div w:id="1029650351">
          <w:marLeft w:val="0"/>
          <w:marRight w:val="0"/>
          <w:marTop w:val="0"/>
          <w:marBottom w:val="0"/>
          <w:divBdr>
            <w:top w:val="none" w:sz="0" w:space="0" w:color="auto"/>
            <w:left w:val="none" w:sz="0" w:space="0" w:color="auto"/>
            <w:bottom w:val="none" w:sz="0" w:space="0" w:color="auto"/>
            <w:right w:val="none" w:sz="0" w:space="0" w:color="auto"/>
          </w:divBdr>
        </w:div>
        <w:div w:id="2102404868">
          <w:marLeft w:val="0"/>
          <w:marRight w:val="0"/>
          <w:marTop w:val="0"/>
          <w:marBottom w:val="0"/>
          <w:divBdr>
            <w:top w:val="none" w:sz="0" w:space="0" w:color="auto"/>
            <w:left w:val="none" w:sz="0" w:space="0" w:color="auto"/>
            <w:bottom w:val="none" w:sz="0" w:space="0" w:color="auto"/>
            <w:right w:val="none" w:sz="0" w:space="0" w:color="auto"/>
          </w:divBdr>
        </w:div>
        <w:div w:id="172233546">
          <w:marLeft w:val="0"/>
          <w:marRight w:val="0"/>
          <w:marTop w:val="0"/>
          <w:marBottom w:val="0"/>
          <w:divBdr>
            <w:top w:val="none" w:sz="0" w:space="0" w:color="auto"/>
            <w:left w:val="none" w:sz="0" w:space="0" w:color="auto"/>
            <w:bottom w:val="none" w:sz="0" w:space="0" w:color="auto"/>
            <w:right w:val="none" w:sz="0" w:space="0" w:color="auto"/>
          </w:divBdr>
        </w:div>
        <w:div w:id="1347101576">
          <w:marLeft w:val="0"/>
          <w:marRight w:val="0"/>
          <w:marTop w:val="0"/>
          <w:marBottom w:val="0"/>
          <w:divBdr>
            <w:top w:val="none" w:sz="0" w:space="0" w:color="auto"/>
            <w:left w:val="none" w:sz="0" w:space="0" w:color="auto"/>
            <w:bottom w:val="none" w:sz="0" w:space="0" w:color="auto"/>
            <w:right w:val="none" w:sz="0" w:space="0" w:color="auto"/>
          </w:divBdr>
        </w:div>
        <w:div w:id="27611868">
          <w:marLeft w:val="0"/>
          <w:marRight w:val="0"/>
          <w:marTop w:val="0"/>
          <w:marBottom w:val="0"/>
          <w:divBdr>
            <w:top w:val="none" w:sz="0" w:space="0" w:color="auto"/>
            <w:left w:val="none" w:sz="0" w:space="0" w:color="auto"/>
            <w:bottom w:val="none" w:sz="0" w:space="0" w:color="auto"/>
            <w:right w:val="none" w:sz="0" w:space="0" w:color="auto"/>
          </w:divBdr>
        </w:div>
        <w:div w:id="1530527909">
          <w:marLeft w:val="0"/>
          <w:marRight w:val="0"/>
          <w:marTop w:val="0"/>
          <w:marBottom w:val="0"/>
          <w:divBdr>
            <w:top w:val="none" w:sz="0" w:space="0" w:color="auto"/>
            <w:left w:val="none" w:sz="0" w:space="0" w:color="auto"/>
            <w:bottom w:val="none" w:sz="0" w:space="0" w:color="auto"/>
            <w:right w:val="none" w:sz="0" w:space="0" w:color="auto"/>
          </w:divBdr>
        </w:div>
        <w:div w:id="235894513">
          <w:marLeft w:val="0"/>
          <w:marRight w:val="0"/>
          <w:marTop w:val="0"/>
          <w:marBottom w:val="0"/>
          <w:divBdr>
            <w:top w:val="none" w:sz="0" w:space="0" w:color="auto"/>
            <w:left w:val="none" w:sz="0" w:space="0" w:color="auto"/>
            <w:bottom w:val="none" w:sz="0" w:space="0" w:color="auto"/>
            <w:right w:val="none" w:sz="0" w:space="0" w:color="auto"/>
          </w:divBdr>
        </w:div>
        <w:div w:id="364134521">
          <w:marLeft w:val="0"/>
          <w:marRight w:val="0"/>
          <w:marTop w:val="0"/>
          <w:marBottom w:val="0"/>
          <w:divBdr>
            <w:top w:val="none" w:sz="0" w:space="0" w:color="auto"/>
            <w:left w:val="none" w:sz="0" w:space="0" w:color="auto"/>
            <w:bottom w:val="none" w:sz="0" w:space="0" w:color="auto"/>
            <w:right w:val="none" w:sz="0" w:space="0" w:color="auto"/>
          </w:divBdr>
        </w:div>
        <w:div w:id="671876806">
          <w:marLeft w:val="0"/>
          <w:marRight w:val="0"/>
          <w:marTop w:val="0"/>
          <w:marBottom w:val="0"/>
          <w:divBdr>
            <w:top w:val="none" w:sz="0" w:space="0" w:color="auto"/>
            <w:left w:val="none" w:sz="0" w:space="0" w:color="auto"/>
            <w:bottom w:val="none" w:sz="0" w:space="0" w:color="auto"/>
            <w:right w:val="none" w:sz="0" w:space="0" w:color="auto"/>
          </w:divBdr>
        </w:div>
        <w:div w:id="846676046">
          <w:marLeft w:val="0"/>
          <w:marRight w:val="0"/>
          <w:marTop w:val="0"/>
          <w:marBottom w:val="0"/>
          <w:divBdr>
            <w:top w:val="none" w:sz="0" w:space="0" w:color="auto"/>
            <w:left w:val="none" w:sz="0" w:space="0" w:color="auto"/>
            <w:bottom w:val="none" w:sz="0" w:space="0" w:color="auto"/>
            <w:right w:val="none" w:sz="0" w:space="0" w:color="auto"/>
          </w:divBdr>
        </w:div>
        <w:div w:id="1256129825">
          <w:marLeft w:val="0"/>
          <w:marRight w:val="0"/>
          <w:marTop w:val="0"/>
          <w:marBottom w:val="0"/>
          <w:divBdr>
            <w:top w:val="none" w:sz="0" w:space="0" w:color="auto"/>
            <w:left w:val="none" w:sz="0" w:space="0" w:color="auto"/>
            <w:bottom w:val="none" w:sz="0" w:space="0" w:color="auto"/>
            <w:right w:val="none" w:sz="0" w:space="0" w:color="auto"/>
          </w:divBdr>
        </w:div>
        <w:div w:id="9375150">
          <w:marLeft w:val="0"/>
          <w:marRight w:val="0"/>
          <w:marTop w:val="0"/>
          <w:marBottom w:val="0"/>
          <w:divBdr>
            <w:top w:val="none" w:sz="0" w:space="0" w:color="auto"/>
            <w:left w:val="none" w:sz="0" w:space="0" w:color="auto"/>
            <w:bottom w:val="none" w:sz="0" w:space="0" w:color="auto"/>
            <w:right w:val="none" w:sz="0" w:space="0" w:color="auto"/>
          </w:divBdr>
        </w:div>
        <w:div w:id="1891961442">
          <w:marLeft w:val="0"/>
          <w:marRight w:val="0"/>
          <w:marTop w:val="0"/>
          <w:marBottom w:val="0"/>
          <w:divBdr>
            <w:top w:val="none" w:sz="0" w:space="0" w:color="auto"/>
            <w:left w:val="none" w:sz="0" w:space="0" w:color="auto"/>
            <w:bottom w:val="none" w:sz="0" w:space="0" w:color="auto"/>
            <w:right w:val="none" w:sz="0" w:space="0" w:color="auto"/>
          </w:divBdr>
        </w:div>
        <w:div w:id="838622965">
          <w:marLeft w:val="0"/>
          <w:marRight w:val="0"/>
          <w:marTop w:val="0"/>
          <w:marBottom w:val="0"/>
          <w:divBdr>
            <w:top w:val="none" w:sz="0" w:space="0" w:color="auto"/>
            <w:left w:val="none" w:sz="0" w:space="0" w:color="auto"/>
            <w:bottom w:val="none" w:sz="0" w:space="0" w:color="auto"/>
            <w:right w:val="none" w:sz="0" w:space="0" w:color="auto"/>
          </w:divBdr>
        </w:div>
        <w:div w:id="329910776">
          <w:marLeft w:val="0"/>
          <w:marRight w:val="0"/>
          <w:marTop w:val="0"/>
          <w:marBottom w:val="0"/>
          <w:divBdr>
            <w:top w:val="none" w:sz="0" w:space="0" w:color="auto"/>
            <w:left w:val="none" w:sz="0" w:space="0" w:color="auto"/>
            <w:bottom w:val="none" w:sz="0" w:space="0" w:color="auto"/>
            <w:right w:val="none" w:sz="0" w:space="0" w:color="auto"/>
          </w:divBdr>
        </w:div>
        <w:div w:id="166746876">
          <w:marLeft w:val="0"/>
          <w:marRight w:val="0"/>
          <w:marTop w:val="0"/>
          <w:marBottom w:val="0"/>
          <w:divBdr>
            <w:top w:val="none" w:sz="0" w:space="0" w:color="auto"/>
            <w:left w:val="none" w:sz="0" w:space="0" w:color="auto"/>
            <w:bottom w:val="none" w:sz="0" w:space="0" w:color="auto"/>
            <w:right w:val="none" w:sz="0" w:space="0" w:color="auto"/>
          </w:divBdr>
        </w:div>
        <w:div w:id="2110194747">
          <w:marLeft w:val="0"/>
          <w:marRight w:val="0"/>
          <w:marTop w:val="0"/>
          <w:marBottom w:val="0"/>
          <w:divBdr>
            <w:top w:val="none" w:sz="0" w:space="0" w:color="auto"/>
            <w:left w:val="none" w:sz="0" w:space="0" w:color="auto"/>
            <w:bottom w:val="none" w:sz="0" w:space="0" w:color="auto"/>
            <w:right w:val="none" w:sz="0" w:space="0" w:color="auto"/>
          </w:divBdr>
        </w:div>
        <w:div w:id="983125498">
          <w:marLeft w:val="0"/>
          <w:marRight w:val="0"/>
          <w:marTop w:val="0"/>
          <w:marBottom w:val="0"/>
          <w:divBdr>
            <w:top w:val="none" w:sz="0" w:space="0" w:color="auto"/>
            <w:left w:val="none" w:sz="0" w:space="0" w:color="auto"/>
            <w:bottom w:val="none" w:sz="0" w:space="0" w:color="auto"/>
            <w:right w:val="none" w:sz="0" w:space="0" w:color="auto"/>
          </w:divBdr>
        </w:div>
        <w:div w:id="1206870275">
          <w:marLeft w:val="0"/>
          <w:marRight w:val="0"/>
          <w:marTop w:val="0"/>
          <w:marBottom w:val="0"/>
          <w:divBdr>
            <w:top w:val="none" w:sz="0" w:space="0" w:color="auto"/>
            <w:left w:val="none" w:sz="0" w:space="0" w:color="auto"/>
            <w:bottom w:val="none" w:sz="0" w:space="0" w:color="auto"/>
            <w:right w:val="none" w:sz="0" w:space="0" w:color="auto"/>
          </w:divBdr>
        </w:div>
        <w:div w:id="428040527">
          <w:marLeft w:val="0"/>
          <w:marRight w:val="0"/>
          <w:marTop w:val="0"/>
          <w:marBottom w:val="0"/>
          <w:divBdr>
            <w:top w:val="none" w:sz="0" w:space="0" w:color="auto"/>
            <w:left w:val="none" w:sz="0" w:space="0" w:color="auto"/>
            <w:bottom w:val="none" w:sz="0" w:space="0" w:color="auto"/>
            <w:right w:val="none" w:sz="0" w:space="0" w:color="auto"/>
          </w:divBdr>
        </w:div>
        <w:div w:id="1980113595">
          <w:marLeft w:val="0"/>
          <w:marRight w:val="0"/>
          <w:marTop w:val="0"/>
          <w:marBottom w:val="0"/>
          <w:divBdr>
            <w:top w:val="none" w:sz="0" w:space="0" w:color="auto"/>
            <w:left w:val="none" w:sz="0" w:space="0" w:color="auto"/>
            <w:bottom w:val="none" w:sz="0" w:space="0" w:color="auto"/>
            <w:right w:val="none" w:sz="0" w:space="0" w:color="auto"/>
          </w:divBdr>
        </w:div>
      </w:divsChild>
    </w:div>
    <w:div w:id="559250563">
      <w:bodyDiv w:val="1"/>
      <w:marLeft w:val="0"/>
      <w:marRight w:val="0"/>
      <w:marTop w:val="0"/>
      <w:marBottom w:val="0"/>
      <w:divBdr>
        <w:top w:val="none" w:sz="0" w:space="0" w:color="auto"/>
        <w:left w:val="none" w:sz="0" w:space="0" w:color="auto"/>
        <w:bottom w:val="none" w:sz="0" w:space="0" w:color="auto"/>
        <w:right w:val="none" w:sz="0" w:space="0" w:color="auto"/>
      </w:divBdr>
    </w:div>
    <w:div w:id="565258604">
      <w:bodyDiv w:val="1"/>
      <w:marLeft w:val="0"/>
      <w:marRight w:val="0"/>
      <w:marTop w:val="0"/>
      <w:marBottom w:val="0"/>
      <w:divBdr>
        <w:top w:val="none" w:sz="0" w:space="0" w:color="auto"/>
        <w:left w:val="none" w:sz="0" w:space="0" w:color="auto"/>
        <w:bottom w:val="none" w:sz="0" w:space="0" w:color="auto"/>
        <w:right w:val="none" w:sz="0" w:space="0" w:color="auto"/>
      </w:divBdr>
      <w:divsChild>
        <w:div w:id="2126581616">
          <w:marLeft w:val="480"/>
          <w:marRight w:val="0"/>
          <w:marTop w:val="0"/>
          <w:marBottom w:val="0"/>
          <w:divBdr>
            <w:top w:val="none" w:sz="0" w:space="0" w:color="auto"/>
            <w:left w:val="none" w:sz="0" w:space="0" w:color="auto"/>
            <w:bottom w:val="none" w:sz="0" w:space="0" w:color="auto"/>
            <w:right w:val="none" w:sz="0" w:space="0" w:color="auto"/>
          </w:divBdr>
        </w:div>
        <w:div w:id="923959120">
          <w:marLeft w:val="480"/>
          <w:marRight w:val="0"/>
          <w:marTop w:val="0"/>
          <w:marBottom w:val="0"/>
          <w:divBdr>
            <w:top w:val="none" w:sz="0" w:space="0" w:color="auto"/>
            <w:left w:val="none" w:sz="0" w:space="0" w:color="auto"/>
            <w:bottom w:val="none" w:sz="0" w:space="0" w:color="auto"/>
            <w:right w:val="none" w:sz="0" w:space="0" w:color="auto"/>
          </w:divBdr>
        </w:div>
        <w:div w:id="1181504887">
          <w:marLeft w:val="480"/>
          <w:marRight w:val="0"/>
          <w:marTop w:val="0"/>
          <w:marBottom w:val="0"/>
          <w:divBdr>
            <w:top w:val="none" w:sz="0" w:space="0" w:color="auto"/>
            <w:left w:val="none" w:sz="0" w:space="0" w:color="auto"/>
            <w:bottom w:val="none" w:sz="0" w:space="0" w:color="auto"/>
            <w:right w:val="none" w:sz="0" w:space="0" w:color="auto"/>
          </w:divBdr>
        </w:div>
        <w:div w:id="1230968677">
          <w:marLeft w:val="480"/>
          <w:marRight w:val="0"/>
          <w:marTop w:val="0"/>
          <w:marBottom w:val="0"/>
          <w:divBdr>
            <w:top w:val="none" w:sz="0" w:space="0" w:color="auto"/>
            <w:left w:val="none" w:sz="0" w:space="0" w:color="auto"/>
            <w:bottom w:val="none" w:sz="0" w:space="0" w:color="auto"/>
            <w:right w:val="none" w:sz="0" w:space="0" w:color="auto"/>
          </w:divBdr>
        </w:div>
        <w:div w:id="81418403">
          <w:marLeft w:val="480"/>
          <w:marRight w:val="0"/>
          <w:marTop w:val="0"/>
          <w:marBottom w:val="0"/>
          <w:divBdr>
            <w:top w:val="none" w:sz="0" w:space="0" w:color="auto"/>
            <w:left w:val="none" w:sz="0" w:space="0" w:color="auto"/>
            <w:bottom w:val="none" w:sz="0" w:space="0" w:color="auto"/>
            <w:right w:val="none" w:sz="0" w:space="0" w:color="auto"/>
          </w:divBdr>
        </w:div>
        <w:div w:id="93746462">
          <w:marLeft w:val="480"/>
          <w:marRight w:val="0"/>
          <w:marTop w:val="0"/>
          <w:marBottom w:val="0"/>
          <w:divBdr>
            <w:top w:val="none" w:sz="0" w:space="0" w:color="auto"/>
            <w:left w:val="none" w:sz="0" w:space="0" w:color="auto"/>
            <w:bottom w:val="none" w:sz="0" w:space="0" w:color="auto"/>
            <w:right w:val="none" w:sz="0" w:space="0" w:color="auto"/>
          </w:divBdr>
        </w:div>
        <w:div w:id="469176188">
          <w:marLeft w:val="480"/>
          <w:marRight w:val="0"/>
          <w:marTop w:val="0"/>
          <w:marBottom w:val="0"/>
          <w:divBdr>
            <w:top w:val="none" w:sz="0" w:space="0" w:color="auto"/>
            <w:left w:val="none" w:sz="0" w:space="0" w:color="auto"/>
            <w:bottom w:val="none" w:sz="0" w:space="0" w:color="auto"/>
            <w:right w:val="none" w:sz="0" w:space="0" w:color="auto"/>
          </w:divBdr>
        </w:div>
      </w:divsChild>
    </w:div>
    <w:div w:id="565529887">
      <w:bodyDiv w:val="1"/>
      <w:marLeft w:val="0"/>
      <w:marRight w:val="0"/>
      <w:marTop w:val="0"/>
      <w:marBottom w:val="0"/>
      <w:divBdr>
        <w:top w:val="none" w:sz="0" w:space="0" w:color="auto"/>
        <w:left w:val="none" w:sz="0" w:space="0" w:color="auto"/>
        <w:bottom w:val="none" w:sz="0" w:space="0" w:color="auto"/>
        <w:right w:val="none" w:sz="0" w:space="0" w:color="auto"/>
      </w:divBdr>
    </w:div>
    <w:div w:id="565645369">
      <w:bodyDiv w:val="1"/>
      <w:marLeft w:val="0"/>
      <w:marRight w:val="0"/>
      <w:marTop w:val="0"/>
      <w:marBottom w:val="0"/>
      <w:divBdr>
        <w:top w:val="none" w:sz="0" w:space="0" w:color="auto"/>
        <w:left w:val="none" w:sz="0" w:space="0" w:color="auto"/>
        <w:bottom w:val="none" w:sz="0" w:space="0" w:color="auto"/>
        <w:right w:val="none" w:sz="0" w:space="0" w:color="auto"/>
      </w:divBdr>
      <w:divsChild>
        <w:div w:id="405490694">
          <w:marLeft w:val="0"/>
          <w:marRight w:val="0"/>
          <w:marTop w:val="0"/>
          <w:marBottom w:val="0"/>
          <w:divBdr>
            <w:top w:val="none" w:sz="0" w:space="0" w:color="auto"/>
            <w:left w:val="none" w:sz="0" w:space="0" w:color="auto"/>
            <w:bottom w:val="none" w:sz="0" w:space="0" w:color="auto"/>
            <w:right w:val="none" w:sz="0" w:space="0" w:color="auto"/>
          </w:divBdr>
        </w:div>
        <w:div w:id="738407752">
          <w:marLeft w:val="0"/>
          <w:marRight w:val="0"/>
          <w:marTop w:val="0"/>
          <w:marBottom w:val="0"/>
          <w:divBdr>
            <w:top w:val="none" w:sz="0" w:space="0" w:color="auto"/>
            <w:left w:val="none" w:sz="0" w:space="0" w:color="auto"/>
            <w:bottom w:val="none" w:sz="0" w:space="0" w:color="auto"/>
            <w:right w:val="none" w:sz="0" w:space="0" w:color="auto"/>
          </w:divBdr>
        </w:div>
        <w:div w:id="403335681">
          <w:marLeft w:val="0"/>
          <w:marRight w:val="0"/>
          <w:marTop w:val="0"/>
          <w:marBottom w:val="0"/>
          <w:divBdr>
            <w:top w:val="none" w:sz="0" w:space="0" w:color="auto"/>
            <w:left w:val="none" w:sz="0" w:space="0" w:color="auto"/>
            <w:bottom w:val="none" w:sz="0" w:space="0" w:color="auto"/>
            <w:right w:val="none" w:sz="0" w:space="0" w:color="auto"/>
          </w:divBdr>
        </w:div>
        <w:div w:id="1532304003">
          <w:marLeft w:val="0"/>
          <w:marRight w:val="0"/>
          <w:marTop w:val="0"/>
          <w:marBottom w:val="0"/>
          <w:divBdr>
            <w:top w:val="none" w:sz="0" w:space="0" w:color="auto"/>
            <w:left w:val="none" w:sz="0" w:space="0" w:color="auto"/>
            <w:bottom w:val="none" w:sz="0" w:space="0" w:color="auto"/>
            <w:right w:val="none" w:sz="0" w:space="0" w:color="auto"/>
          </w:divBdr>
        </w:div>
        <w:div w:id="555825195">
          <w:marLeft w:val="0"/>
          <w:marRight w:val="0"/>
          <w:marTop w:val="0"/>
          <w:marBottom w:val="0"/>
          <w:divBdr>
            <w:top w:val="none" w:sz="0" w:space="0" w:color="auto"/>
            <w:left w:val="none" w:sz="0" w:space="0" w:color="auto"/>
            <w:bottom w:val="none" w:sz="0" w:space="0" w:color="auto"/>
            <w:right w:val="none" w:sz="0" w:space="0" w:color="auto"/>
          </w:divBdr>
        </w:div>
        <w:div w:id="1772779404">
          <w:marLeft w:val="0"/>
          <w:marRight w:val="0"/>
          <w:marTop w:val="0"/>
          <w:marBottom w:val="0"/>
          <w:divBdr>
            <w:top w:val="none" w:sz="0" w:space="0" w:color="auto"/>
            <w:left w:val="none" w:sz="0" w:space="0" w:color="auto"/>
            <w:bottom w:val="none" w:sz="0" w:space="0" w:color="auto"/>
            <w:right w:val="none" w:sz="0" w:space="0" w:color="auto"/>
          </w:divBdr>
        </w:div>
        <w:div w:id="1446345462">
          <w:marLeft w:val="0"/>
          <w:marRight w:val="0"/>
          <w:marTop w:val="0"/>
          <w:marBottom w:val="0"/>
          <w:divBdr>
            <w:top w:val="none" w:sz="0" w:space="0" w:color="auto"/>
            <w:left w:val="none" w:sz="0" w:space="0" w:color="auto"/>
            <w:bottom w:val="none" w:sz="0" w:space="0" w:color="auto"/>
            <w:right w:val="none" w:sz="0" w:space="0" w:color="auto"/>
          </w:divBdr>
        </w:div>
        <w:div w:id="1794903222">
          <w:marLeft w:val="0"/>
          <w:marRight w:val="0"/>
          <w:marTop w:val="0"/>
          <w:marBottom w:val="0"/>
          <w:divBdr>
            <w:top w:val="none" w:sz="0" w:space="0" w:color="auto"/>
            <w:left w:val="none" w:sz="0" w:space="0" w:color="auto"/>
            <w:bottom w:val="none" w:sz="0" w:space="0" w:color="auto"/>
            <w:right w:val="none" w:sz="0" w:space="0" w:color="auto"/>
          </w:divBdr>
        </w:div>
        <w:div w:id="788626955">
          <w:marLeft w:val="0"/>
          <w:marRight w:val="0"/>
          <w:marTop w:val="0"/>
          <w:marBottom w:val="0"/>
          <w:divBdr>
            <w:top w:val="none" w:sz="0" w:space="0" w:color="auto"/>
            <w:left w:val="none" w:sz="0" w:space="0" w:color="auto"/>
            <w:bottom w:val="none" w:sz="0" w:space="0" w:color="auto"/>
            <w:right w:val="none" w:sz="0" w:space="0" w:color="auto"/>
          </w:divBdr>
        </w:div>
        <w:div w:id="246235858">
          <w:marLeft w:val="0"/>
          <w:marRight w:val="0"/>
          <w:marTop w:val="0"/>
          <w:marBottom w:val="0"/>
          <w:divBdr>
            <w:top w:val="none" w:sz="0" w:space="0" w:color="auto"/>
            <w:left w:val="none" w:sz="0" w:space="0" w:color="auto"/>
            <w:bottom w:val="none" w:sz="0" w:space="0" w:color="auto"/>
            <w:right w:val="none" w:sz="0" w:space="0" w:color="auto"/>
          </w:divBdr>
        </w:div>
        <w:div w:id="116418624">
          <w:marLeft w:val="0"/>
          <w:marRight w:val="0"/>
          <w:marTop w:val="0"/>
          <w:marBottom w:val="0"/>
          <w:divBdr>
            <w:top w:val="none" w:sz="0" w:space="0" w:color="auto"/>
            <w:left w:val="none" w:sz="0" w:space="0" w:color="auto"/>
            <w:bottom w:val="none" w:sz="0" w:space="0" w:color="auto"/>
            <w:right w:val="none" w:sz="0" w:space="0" w:color="auto"/>
          </w:divBdr>
        </w:div>
        <w:div w:id="286661733">
          <w:marLeft w:val="0"/>
          <w:marRight w:val="0"/>
          <w:marTop w:val="0"/>
          <w:marBottom w:val="0"/>
          <w:divBdr>
            <w:top w:val="none" w:sz="0" w:space="0" w:color="auto"/>
            <w:left w:val="none" w:sz="0" w:space="0" w:color="auto"/>
            <w:bottom w:val="none" w:sz="0" w:space="0" w:color="auto"/>
            <w:right w:val="none" w:sz="0" w:space="0" w:color="auto"/>
          </w:divBdr>
        </w:div>
        <w:div w:id="1858612854">
          <w:marLeft w:val="0"/>
          <w:marRight w:val="0"/>
          <w:marTop w:val="0"/>
          <w:marBottom w:val="0"/>
          <w:divBdr>
            <w:top w:val="none" w:sz="0" w:space="0" w:color="auto"/>
            <w:left w:val="none" w:sz="0" w:space="0" w:color="auto"/>
            <w:bottom w:val="none" w:sz="0" w:space="0" w:color="auto"/>
            <w:right w:val="none" w:sz="0" w:space="0" w:color="auto"/>
          </w:divBdr>
        </w:div>
        <w:div w:id="2017537231">
          <w:marLeft w:val="0"/>
          <w:marRight w:val="0"/>
          <w:marTop w:val="0"/>
          <w:marBottom w:val="0"/>
          <w:divBdr>
            <w:top w:val="none" w:sz="0" w:space="0" w:color="auto"/>
            <w:left w:val="none" w:sz="0" w:space="0" w:color="auto"/>
            <w:bottom w:val="none" w:sz="0" w:space="0" w:color="auto"/>
            <w:right w:val="none" w:sz="0" w:space="0" w:color="auto"/>
          </w:divBdr>
        </w:div>
        <w:div w:id="673262156">
          <w:marLeft w:val="0"/>
          <w:marRight w:val="0"/>
          <w:marTop w:val="0"/>
          <w:marBottom w:val="0"/>
          <w:divBdr>
            <w:top w:val="none" w:sz="0" w:space="0" w:color="auto"/>
            <w:left w:val="none" w:sz="0" w:space="0" w:color="auto"/>
            <w:bottom w:val="none" w:sz="0" w:space="0" w:color="auto"/>
            <w:right w:val="none" w:sz="0" w:space="0" w:color="auto"/>
          </w:divBdr>
        </w:div>
        <w:div w:id="701710637">
          <w:marLeft w:val="0"/>
          <w:marRight w:val="0"/>
          <w:marTop w:val="0"/>
          <w:marBottom w:val="0"/>
          <w:divBdr>
            <w:top w:val="none" w:sz="0" w:space="0" w:color="auto"/>
            <w:left w:val="none" w:sz="0" w:space="0" w:color="auto"/>
            <w:bottom w:val="none" w:sz="0" w:space="0" w:color="auto"/>
            <w:right w:val="none" w:sz="0" w:space="0" w:color="auto"/>
          </w:divBdr>
        </w:div>
        <w:div w:id="148137174">
          <w:marLeft w:val="0"/>
          <w:marRight w:val="0"/>
          <w:marTop w:val="0"/>
          <w:marBottom w:val="0"/>
          <w:divBdr>
            <w:top w:val="none" w:sz="0" w:space="0" w:color="auto"/>
            <w:left w:val="none" w:sz="0" w:space="0" w:color="auto"/>
            <w:bottom w:val="none" w:sz="0" w:space="0" w:color="auto"/>
            <w:right w:val="none" w:sz="0" w:space="0" w:color="auto"/>
          </w:divBdr>
        </w:div>
        <w:div w:id="60057047">
          <w:marLeft w:val="0"/>
          <w:marRight w:val="0"/>
          <w:marTop w:val="0"/>
          <w:marBottom w:val="0"/>
          <w:divBdr>
            <w:top w:val="none" w:sz="0" w:space="0" w:color="auto"/>
            <w:left w:val="none" w:sz="0" w:space="0" w:color="auto"/>
            <w:bottom w:val="none" w:sz="0" w:space="0" w:color="auto"/>
            <w:right w:val="none" w:sz="0" w:space="0" w:color="auto"/>
          </w:divBdr>
        </w:div>
        <w:div w:id="363945407">
          <w:marLeft w:val="0"/>
          <w:marRight w:val="0"/>
          <w:marTop w:val="0"/>
          <w:marBottom w:val="0"/>
          <w:divBdr>
            <w:top w:val="none" w:sz="0" w:space="0" w:color="auto"/>
            <w:left w:val="none" w:sz="0" w:space="0" w:color="auto"/>
            <w:bottom w:val="none" w:sz="0" w:space="0" w:color="auto"/>
            <w:right w:val="none" w:sz="0" w:space="0" w:color="auto"/>
          </w:divBdr>
        </w:div>
        <w:div w:id="2132627755">
          <w:marLeft w:val="0"/>
          <w:marRight w:val="0"/>
          <w:marTop w:val="0"/>
          <w:marBottom w:val="0"/>
          <w:divBdr>
            <w:top w:val="none" w:sz="0" w:space="0" w:color="auto"/>
            <w:left w:val="none" w:sz="0" w:space="0" w:color="auto"/>
            <w:bottom w:val="none" w:sz="0" w:space="0" w:color="auto"/>
            <w:right w:val="none" w:sz="0" w:space="0" w:color="auto"/>
          </w:divBdr>
        </w:div>
        <w:div w:id="1979459726">
          <w:marLeft w:val="0"/>
          <w:marRight w:val="0"/>
          <w:marTop w:val="0"/>
          <w:marBottom w:val="0"/>
          <w:divBdr>
            <w:top w:val="none" w:sz="0" w:space="0" w:color="auto"/>
            <w:left w:val="none" w:sz="0" w:space="0" w:color="auto"/>
            <w:bottom w:val="none" w:sz="0" w:space="0" w:color="auto"/>
            <w:right w:val="none" w:sz="0" w:space="0" w:color="auto"/>
          </w:divBdr>
        </w:div>
        <w:div w:id="1576669267">
          <w:marLeft w:val="0"/>
          <w:marRight w:val="0"/>
          <w:marTop w:val="0"/>
          <w:marBottom w:val="0"/>
          <w:divBdr>
            <w:top w:val="none" w:sz="0" w:space="0" w:color="auto"/>
            <w:left w:val="none" w:sz="0" w:space="0" w:color="auto"/>
            <w:bottom w:val="none" w:sz="0" w:space="0" w:color="auto"/>
            <w:right w:val="none" w:sz="0" w:space="0" w:color="auto"/>
          </w:divBdr>
        </w:div>
        <w:div w:id="1310550153">
          <w:marLeft w:val="0"/>
          <w:marRight w:val="0"/>
          <w:marTop w:val="0"/>
          <w:marBottom w:val="0"/>
          <w:divBdr>
            <w:top w:val="none" w:sz="0" w:space="0" w:color="auto"/>
            <w:left w:val="none" w:sz="0" w:space="0" w:color="auto"/>
            <w:bottom w:val="none" w:sz="0" w:space="0" w:color="auto"/>
            <w:right w:val="none" w:sz="0" w:space="0" w:color="auto"/>
          </w:divBdr>
        </w:div>
        <w:div w:id="1972779699">
          <w:marLeft w:val="0"/>
          <w:marRight w:val="0"/>
          <w:marTop w:val="0"/>
          <w:marBottom w:val="0"/>
          <w:divBdr>
            <w:top w:val="none" w:sz="0" w:space="0" w:color="auto"/>
            <w:left w:val="none" w:sz="0" w:space="0" w:color="auto"/>
            <w:bottom w:val="none" w:sz="0" w:space="0" w:color="auto"/>
            <w:right w:val="none" w:sz="0" w:space="0" w:color="auto"/>
          </w:divBdr>
        </w:div>
        <w:div w:id="93400471">
          <w:marLeft w:val="0"/>
          <w:marRight w:val="0"/>
          <w:marTop w:val="0"/>
          <w:marBottom w:val="0"/>
          <w:divBdr>
            <w:top w:val="none" w:sz="0" w:space="0" w:color="auto"/>
            <w:left w:val="none" w:sz="0" w:space="0" w:color="auto"/>
            <w:bottom w:val="none" w:sz="0" w:space="0" w:color="auto"/>
            <w:right w:val="none" w:sz="0" w:space="0" w:color="auto"/>
          </w:divBdr>
        </w:div>
        <w:div w:id="209612195">
          <w:marLeft w:val="0"/>
          <w:marRight w:val="0"/>
          <w:marTop w:val="0"/>
          <w:marBottom w:val="0"/>
          <w:divBdr>
            <w:top w:val="none" w:sz="0" w:space="0" w:color="auto"/>
            <w:left w:val="none" w:sz="0" w:space="0" w:color="auto"/>
            <w:bottom w:val="none" w:sz="0" w:space="0" w:color="auto"/>
            <w:right w:val="none" w:sz="0" w:space="0" w:color="auto"/>
          </w:divBdr>
        </w:div>
        <w:div w:id="1021666313">
          <w:marLeft w:val="0"/>
          <w:marRight w:val="0"/>
          <w:marTop w:val="0"/>
          <w:marBottom w:val="0"/>
          <w:divBdr>
            <w:top w:val="none" w:sz="0" w:space="0" w:color="auto"/>
            <w:left w:val="none" w:sz="0" w:space="0" w:color="auto"/>
            <w:bottom w:val="none" w:sz="0" w:space="0" w:color="auto"/>
            <w:right w:val="none" w:sz="0" w:space="0" w:color="auto"/>
          </w:divBdr>
        </w:div>
        <w:div w:id="1649624128">
          <w:marLeft w:val="0"/>
          <w:marRight w:val="0"/>
          <w:marTop w:val="0"/>
          <w:marBottom w:val="0"/>
          <w:divBdr>
            <w:top w:val="none" w:sz="0" w:space="0" w:color="auto"/>
            <w:left w:val="none" w:sz="0" w:space="0" w:color="auto"/>
            <w:bottom w:val="none" w:sz="0" w:space="0" w:color="auto"/>
            <w:right w:val="none" w:sz="0" w:space="0" w:color="auto"/>
          </w:divBdr>
        </w:div>
        <w:div w:id="1967419980">
          <w:marLeft w:val="0"/>
          <w:marRight w:val="0"/>
          <w:marTop w:val="0"/>
          <w:marBottom w:val="0"/>
          <w:divBdr>
            <w:top w:val="none" w:sz="0" w:space="0" w:color="auto"/>
            <w:left w:val="none" w:sz="0" w:space="0" w:color="auto"/>
            <w:bottom w:val="none" w:sz="0" w:space="0" w:color="auto"/>
            <w:right w:val="none" w:sz="0" w:space="0" w:color="auto"/>
          </w:divBdr>
        </w:div>
        <w:div w:id="2084521375">
          <w:marLeft w:val="0"/>
          <w:marRight w:val="0"/>
          <w:marTop w:val="0"/>
          <w:marBottom w:val="0"/>
          <w:divBdr>
            <w:top w:val="none" w:sz="0" w:space="0" w:color="auto"/>
            <w:left w:val="none" w:sz="0" w:space="0" w:color="auto"/>
            <w:bottom w:val="none" w:sz="0" w:space="0" w:color="auto"/>
            <w:right w:val="none" w:sz="0" w:space="0" w:color="auto"/>
          </w:divBdr>
        </w:div>
        <w:div w:id="2091074524">
          <w:marLeft w:val="0"/>
          <w:marRight w:val="0"/>
          <w:marTop w:val="0"/>
          <w:marBottom w:val="0"/>
          <w:divBdr>
            <w:top w:val="none" w:sz="0" w:space="0" w:color="auto"/>
            <w:left w:val="none" w:sz="0" w:space="0" w:color="auto"/>
            <w:bottom w:val="none" w:sz="0" w:space="0" w:color="auto"/>
            <w:right w:val="none" w:sz="0" w:space="0" w:color="auto"/>
          </w:divBdr>
        </w:div>
        <w:div w:id="1910269744">
          <w:marLeft w:val="0"/>
          <w:marRight w:val="0"/>
          <w:marTop w:val="0"/>
          <w:marBottom w:val="0"/>
          <w:divBdr>
            <w:top w:val="none" w:sz="0" w:space="0" w:color="auto"/>
            <w:left w:val="none" w:sz="0" w:space="0" w:color="auto"/>
            <w:bottom w:val="none" w:sz="0" w:space="0" w:color="auto"/>
            <w:right w:val="none" w:sz="0" w:space="0" w:color="auto"/>
          </w:divBdr>
        </w:div>
        <w:div w:id="1332610332">
          <w:marLeft w:val="0"/>
          <w:marRight w:val="0"/>
          <w:marTop w:val="0"/>
          <w:marBottom w:val="0"/>
          <w:divBdr>
            <w:top w:val="none" w:sz="0" w:space="0" w:color="auto"/>
            <w:left w:val="none" w:sz="0" w:space="0" w:color="auto"/>
            <w:bottom w:val="none" w:sz="0" w:space="0" w:color="auto"/>
            <w:right w:val="none" w:sz="0" w:space="0" w:color="auto"/>
          </w:divBdr>
        </w:div>
        <w:div w:id="396824063">
          <w:marLeft w:val="0"/>
          <w:marRight w:val="0"/>
          <w:marTop w:val="0"/>
          <w:marBottom w:val="0"/>
          <w:divBdr>
            <w:top w:val="none" w:sz="0" w:space="0" w:color="auto"/>
            <w:left w:val="none" w:sz="0" w:space="0" w:color="auto"/>
            <w:bottom w:val="none" w:sz="0" w:space="0" w:color="auto"/>
            <w:right w:val="none" w:sz="0" w:space="0" w:color="auto"/>
          </w:divBdr>
        </w:div>
        <w:div w:id="1818112326">
          <w:marLeft w:val="0"/>
          <w:marRight w:val="0"/>
          <w:marTop w:val="0"/>
          <w:marBottom w:val="0"/>
          <w:divBdr>
            <w:top w:val="none" w:sz="0" w:space="0" w:color="auto"/>
            <w:left w:val="none" w:sz="0" w:space="0" w:color="auto"/>
            <w:bottom w:val="none" w:sz="0" w:space="0" w:color="auto"/>
            <w:right w:val="none" w:sz="0" w:space="0" w:color="auto"/>
          </w:divBdr>
        </w:div>
        <w:div w:id="1526089926">
          <w:marLeft w:val="0"/>
          <w:marRight w:val="0"/>
          <w:marTop w:val="0"/>
          <w:marBottom w:val="0"/>
          <w:divBdr>
            <w:top w:val="none" w:sz="0" w:space="0" w:color="auto"/>
            <w:left w:val="none" w:sz="0" w:space="0" w:color="auto"/>
            <w:bottom w:val="none" w:sz="0" w:space="0" w:color="auto"/>
            <w:right w:val="none" w:sz="0" w:space="0" w:color="auto"/>
          </w:divBdr>
        </w:div>
        <w:div w:id="1766996749">
          <w:marLeft w:val="0"/>
          <w:marRight w:val="0"/>
          <w:marTop w:val="0"/>
          <w:marBottom w:val="0"/>
          <w:divBdr>
            <w:top w:val="none" w:sz="0" w:space="0" w:color="auto"/>
            <w:left w:val="none" w:sz="0" w:space="0" w:color="auto"/>
            <w:bottom w:val="none" w:sz="0" w:space="0" w:color="auto"/>
            <w:right w:val="none" w:sz="0" w:space="0" w:color="auto"/>
          </w:divBdr>
        </w:div>
        <w:div w:id="1846239172">
          <w:marLeft w:val="0"/>
          <w:marRight w:val="0"/>
          <w:marTop w:val="0"/>
          <w:marBottom w:val="0"/>
          <w:divBdr>
            <w:top w:val="none" w:sz="0" w:space="0" w:color="auto"/>
            <w:left w:val="none" w:sz="0" w:space="0" w:color="auto"/>
            <w:bottom w:val="none" w:sz="0" w:space="0" w:color="auto"/>
            <w:right w:val="none" w:sz="0" w:space="0" w:color="auto"/>
          </w:divBdr>
        </w:div>
        <w:div w:id="281616510">
          <w:marLeft w:val="0"/>
          <w:marRight w:val="0"/>
          <w:marTop w:val="0"/>
          <w:marBottom w:val="0"/>
          <w:divBdr>
            <w:top w:val="none" w:sz="0" w:space="0" w:color="auto"/>
            <w:left w:val="none" w:sz="0" w:space="0" w:color="auto"/>
            <w:bottom w:val="none" w:sz="0" w:space="0" w:color="auto"/>
            <w:right w:val="none" w:sz="0" w:space="0" w:color="auto"/>
          </w:divBdr>
        </w:div>
      </w:divsChild>
    </w:div>
    <w:div w:id="565645591">
      <w:bodyDiv w:val="1"/>
      <w:marLeft w:val="0"/>
      <w:marRight w:val="0"/>
      <w:marTop w:val="0"/>
      <w:marBottom w:val="0"/>
      <w:divBdr>
        <w:top w:val="none" w:sz="0" w:space="0" w:color="auto"/>
        <w:left w:val="none" w:sz="0" w:space="0" w:color="auto"/>
        <w:bottom w:val="none" w:sz="0" w:space="0" w:color="auto"/>
        <w:right w:val="none" w:sz="0" w:space="0" w:color="auto"/>
      </w:divBdr>
    </w:div>
    <w:div w:id="566191460">
      <w:bodyDiv w:val="1"/>
      <w:marLeft w:val="0"/>
      <w:marRight w:val="0"/>
      <w:marTop w:val="0"/>
      <w:marBottom w:val="0"/>
      <w:divBdr>
        <w:top w:val="none" w:sz="0" w:space="0" w:color="auto"/>
        <w:left w:val="none" w:sz="0" w:space="0" w:color="auto"/>
        <w:bottom w:val="none" w:sz="0" w:space="0" w:color="auto"/>
        <w:right w:val="none" w:sz="0" w:space="0" w:color="auto"/>
      </w:divBdr>
    </w:div>
    <w:div w:id="566648636">
      <w:bodyDiv w:val="1"/>
      <w:marLeft w:val="0"/>
      <w:marRight w:val="0"/>
      <w:marTop w:val="0"/>
      <w:marBottom w:val="0"/>
      <w:divBdr>
        <w:top w:val="none" w:sz="0" w:space="0" w:color="auto"/>
        <w:left w:val="none" w:sz="0" w:space="0" w:color="auto"/>
        <w:bottom w:val="none" w:sz="0" w:space="0" w:color="auto"/>
        <w:right w:val="none" w:sz="0" w:space="0" w:color="auto"/>
      </w:divBdr>
    </w:div>
    <w:div w:id="572130510">
      <w:bodyDiv w:val="1"/>
      <w:marLeft w:val="0"/>
      <w:marRight w:val="0"/>
      <w:marTop w:val="0"/>
      <w:marBottom w:val="0"/>
      <w:divBdr>
        <w:top w:val="none" w:sz="0" w:space="0" w:color="auto"/>
        <w:left w:val="none" w:sz="0" w:space="0" w:color="auto"/>
        <w:bottom w:val="none" w:sz="0" w:space="0" w:color="auto"/>
        <w:right w:val="none" w:sz="0" w:space="0" w:color="auto"/>
      </w:divBdr>
      <w:divsChild>
        <w:div w:id="629090336">
          <w:marLeft w:val="480"/>
          <w:marRight w:val="0"/>
          <w:marTop w:val="0"/>
          <w:marBottom w:val="0"/>
          <w:divBdr>
            <w:top w:val="none" w:sz="0" w:space="0" w:color="auto"/>
            <w:left w:val="none" w:sz="0" w:space="0" w:color="auto"/>
            <w:bottom w:val="none" w:sz="0" w:space="0" w:color="auto"/>
            <w:right w:val="none" w:sz="0" w:space="0" w:color="auto"/>
          </w:divBdr>
        </w:div>
        <w:div w:id="1433744683">
          <w:marLeft w:val="480"/>
          <w:marRight w:val="0"/>
          <w:marTop w:val="0"/>
          <w:marBottom w:val="0"/>
          <w:divBdr>
            <w:top w:val="none" w:sz="0" w:space="0" w:color="auto"/>
            <w:left w:val="none" w:sz="0" w:space="0" w:color="auto"/>
            <w:bottom w:val="none" w:sz="0" w:space="0" w:color="auto"/>
            <w:right w:val="none" w:sz="0" w:space="0" w:color="auto"/>
          </w:divBdr>
        </w:div>
        <w:div w:id="1352297924">
          <w:marLeft w:val="480"/>
          <w:marRight w:val="0"/>
          <w:marTop w:val="0"/>
          <w:marBottom w:val="0"/>
          <w:divBdr>
            <w:top w:val="none" w:sz="0" w:space="0" w:color="auto"/>
            <w:left w:val="none" w:sz="0" w:space="0" w:color="auto"/>
            <w:bottom w:val="none" w:sz="0" w:space="0" w:color="auto"/>
            <w:right w:val="none" w:sz="0" w:space="0" w:color="auto"/>
          </w:divBdr>
        </w:div>
      </w:divsChild>
    </w:div>
    <w:div w:id="574554551">
      <w:bodyDiv w:val="1"/>
      <w:marLeft w:val="0"/>
      <w:marRight w:val="0"/>
      <w:marTop w:val="0"/>
      <w:marBottom w:val="0"/>
      <w:divBdr>
        <w:top w:val="none" w:sz="0" w:space="0" w:color="auto"/>
        <w:left w:val="none" w:sz="0" w:space="0" w:color="auto"/>
        <w:bottom w:val="none" w:sz="0" w:space="0" w:color="auto"/>
        <w:right w:val="none" w:sz="0" w:space="0" w:color="auto"/>
      </w:divBdr>
      <w:divsChild>
        <w:div w:id="397363135">
          <w:marLeft w:val="480"/>
          <w:marRight w:val="0"/>
          <w:marTop w:val="0"/>
          <w:marBottom w:val="0"/>
          <w:divBdr>
            <w:top w:val="none" w:sz="0" w:space="0" w:color="auto"/>
            <w:left w:val="none" w:sz="0" w:space="0" w:color="auto"/>
            <w:bottom w:val="none" w:sz="0" w:space="0" w:color="auto"/>
            <w:right w:val="none" w:sz="0" w:space="0" w:color="auto"/>
          </w:divBdr>
        </w:div>
        <w:div w:id="245001585">
          <w:marLeft w:val="480"/>
          <w:marRight w:val="0"/>
          <w:marTop w:val="0"/>
          <w:marBottom w:val="0"/>
          <w:divBdr>
            <w:top w:val="none" w:sz="0" w:space="0" w:color="auto"/>
            <w:left w:val="none" w:sz="0" w:space="0" w:color="auto"/>
            <w:bottom w:val="none" w:sz="0" w:space="0" w:color="auto"/>
            <w:right w:val="none" w:sz="0" w:space="0" w:color="auto"/>
          </w:divBdr>
        </w:div>
        <w:div w:id="980234737">
          <w:marLeft w:val="480"/>
          <w:marRight w:val="0"/>
          <w:marTop w:val="0"/>
          <w:marBottom w:val="0"/>
          <w:divBdr>
            <w:top w:val="none" w:sz="0" w:space="0" w:color="auto"/>
            <w:left w:val="none" w:sz="0" w:space="0" w:color="auto"/>
            <w:bottom w:val="none" w:sz="0" w:space="0" w:color="auto"/>
            <w:right w:val="none" w:sz="0" w:space="0" w:color="auto"/>
          </w:divBdr>
        </w:div>
        <w:div w:id="298192498">
          <w:marLeft w:val="480"/>
          <w:marRight w:val="0"/>
          <w:marTop w:val="0"/>
          <w:marBottom w:val="0"/>
          <w:divBdr>
            <w:top w:val="none" w:sz="0" w:space="0" w:color="auto"/>
            <w:left w:val="none" w:sz="0" w:space="0" w:color="auto"/>
            <w:bottom w:val="none" w:sz="0" w:space="0" w:color="auto"/>
            <w:right w:val="none" w:sz="0" w:space="0" w:color="auto"/>
          </w:divBdr>
        </w:div>
        <w:div w:id="1243831188">
          <w:marLeft w:val="480"/>
          <w:marRight w:val="0"/>
          <w:marTop w:val="0"/>
          <w:marBottom w:val="0"/>
          <w:divBdr>
            <w:top w:val="none" w:sz="0" w:space="0" w:color="auto"/>
            <w:left w:val="none" w:sz="0" w:space="0" w:color="auto"/>
            <w:bottom w:val="none" w:sz="0" w:space="0" w:color="auto"/>
            <w:right w:val="none" w:sz="0" w:space="0" w:color="auto"/>
          </w:divBdr>
        </w:div>
        <w:div w:id="1712029113">
          <w:marLeft w:val="480"/>
          <w:marRight w:val="0"/>
          <w:marTop w:val="0"/>
          <w:marBottom w:val="0"/>
          <w:divBdr>
            <w:top w:val="none" w:sz="0" w:space="0" w:color="auto"/>
            <w:left w:val="none" w:sz="0" w:space="0" w:color="auto"/>
            <w:bottom w:val="none" w:sz="0" w:space="0" w:color="auto"/>
            <w:right w:val="none" w:sz="0" w:space="0" w:color="auto"/>
          </w:divBdr>
        </w:div>
        <w:div w:id="1550872094">
          <w:marLeft w:val="480"/>
          <w:marRight w:val="0"/>
          <w:marTop w:val="0"/>
          <w:marBottom w:val="0"/>
          <w:divBdr>
            <w:top w:val="none" w:sz="0" w:space="0" w:color="auto"/>
            <w:left w:val="none" w:sz="0" w:space="0" w:color="auto"/>
            <w:bottom w:val="none" w:sz="0" w:space="0" w:color="auto"/>
            <w:right w:val="none" w:sz="0" w:space="0" w:color="auto"/>
          </w:divBdr>
        </w:div>
      </w:divsChild>
    </w:div>
    <w:div w:id="577666183">
      <w:bodyDiv w:val="1"/>
      <w:marLeft w:val="0"/>
      <w:marRight w:val="0"/>
      <w:marTop w:val="0"/>
      <w:marBottom w:val="0"/>
      <w:divBdr>
        <w:top w:val="none" w:sz="0" w:space="0" w:color="auto"/>
        <w:left w:val="none" w:sz="0" w:space="0" w:color="auto"/>
        <w:bottom w:val="none" w:sz="0" w:space="0" w:color="auto"/>
        <w:right w:val="none" w:sz="0" w:space="0" w:color="auto"/>
      </w:divBdr>
    </w:div>
    <w:div w:id="578251363">
      <w:bodyDiv w:val="1"/>
      <w:marLeft w:val="0"/>
      <w:marRight w:val="0"/>
      <w:marTop w:val="0"/>
      <w:marBottom w:val="0"/>
      <w:divBdr>
        <w:top w:val="none" w:sz="0" w:space="0" w:color="auto"/>
        <w:left w:val="none" w:sz="0" w:space="0" w:color="auto"/>
        <w:bottom w:val="none" w:sz="0" w:space="0" w:color="auto"/>
        <w:right w:val="none" w:sz="0" w:space="0" w:color="auto"/>
      </w:divBdr>
      <w:divsChild>
        <w:div w:id="1568685099">
          <w:marLeft w:val="480"/>
          <w:marRight w:val="0"/>
          <w:marTop w:val="0"/>
          <w:marBottom w:val="0"/>
          <w:divBdr>
            <w:top w:val="none" w:sz="0" w:space="0" w:color="auto"/>
            <w:left w:val="none" w:sz="0" w:space="0" w:color="auto"/>
            <w:bottom w:val="none" w:sz="0" w:space="0" w:color="auto"/>
            <w:right w:val="none" w:sz="0" w:space="0" w:color="auto"/>
          </w:divBdr>
        </w:div>
        <w:div w:id="1651787984">
          <w:marLeft w:val="480"/>
          <w:marRight w:val="0"/>
          <w:marTop w:val="0"/>
          <w:marBottom w:val="0"/>
          <w:divBdr>
            <w:top w:val="none" w:sz="0" w:space="0" w:color="auto"/>
            <w:left w:val="none" w:sz="0" w:space="0" w:color="auto"/>
            <w:bottom w:val="none" w:sz="0" w:space="0" w:color="auto"/>
            <w:right w:val="none" w:sz="0" w:space="0" w:color="auto"/>
          </w:divBdr>
        </w:div>
        <w:div w:id="22437439">
          <w:marLeft w:val="480"/>
          <w:marRight w:val="0"/>
          <w:marTop w:val="0"/>
          <w:marBottom w:val="0"/>
          <w:divBdr>
            <w:top w:val="none" w:sz="0" w:space="0" w:color="auto"/>
            <w:left w:val="none" w:sz="0" w:space="0" w:color="auto"/>
            <w:bottom w:val="none" w:sz="0" w:space="0" w:color="auto"/>
            <w:right w:val="none" w:sz="0" w:space="0" w:color="auto"/>
          </w:divBdr>
        </w:div>
        <w:div w:id="1181702634">
          <w:marLeft w:val="480"/>
          <w:marRight w:val="0"/>
          <w:marTop w:val="0"/>
          <w:marBottom w:val="0"/>
          <w:divBdr>
            <w:top w:val="none" w:sz="0" w:space="0" w:color="auto"/>
            <w:left w:val="none" w:sz="0" w:space="0" w:color="auto"/>
            <w:bottom w:val="none" w:sz="0" w:space="0" w:color="auto"/>
            <w:right w:val="none" w:sz="0" w:space="0" w:color="auto"/>
          </w:divBdr>
        </w:div>
        <w:div w:id="2014840221">
          <w:marLeft w:val="480"/>
          <w:marRight w:val="0"/>
          <w:marTop w:val="0"/>
          <w:marBottom w:val="0"/>
          <w:divBdr>
            <w:top w:val="none" w:sz="0" w:space="0" w:color="auto"/>
            <w:left w:val="none" w:sz="0" w:space="0" w:color="auto"/>
            <w:bottom w:val="none" w:sz="0" w:space="0" w:color="auto"/>
            <w:right w:val="none" w:sz="0" w:space="0" w:color="auto"/>
          </w:divBdr>
        </w:div>
        <w:div w:id="1798641799">
          <w:marLeft w:val="480"/>
          <w:marRight w:val="0"/>
          <w:marTop w:val="0"/>
          <w:marBottom w:val="0"/>
          <w:divBdr>
            <w:top w:val="none" w:sz="0" w:space="0" w:color="auto"/>
            <w:left w:val="none" w:sz="0" w:space="0" w:color="auto"/>
            <w:bottom w:val="none" w:sz="0" w:space="0" w:color="auto"/>
            <w:right w:val="none" w:sz="0" w:space="0" w:color="auto"/>
          </w:divBdr>
        </w:div>
        <w:div w:id="339965772">
          <w:marLeft w:val="480"/>
          <w:marRight w:val="0"/>
          <w:marTop w:val="0"/>
          <w:marBottom w:val="0"/>
          <w:divBdr>
            <w:top w:val="none" w:sz="0" w:space="0" w:color="auto"/>
            <w:left w:val="none" w:sz="0" w:space="0" w:color="auto"/>
            <w:bottom w:val="none" w:sz="0" w:space="0" w:color="auto"/>
            <w:right w:val="none" w:sz="0" w:space="0" w:color="auto"/>
          </w:divBdr>
        </w:div>
        <w:div w:id="1379554069">
          <w:marLeft w:val="480"/>
          <w:marRight w:val="0"/>
          <w:marTop w:val="0"/>
          <w:marBottom w:val="0"/>
          <w:divBdr>
            <w:top w:val="none" w:sz="0" w:space="0" w:color="auto"/>
            <w:left w:val="none" w:sz="0" w:space="0" w:color="auto"/>
            <w:bottom w:val="none" w:sz="0" w:space="0" w:color="auto"/>
            <w:right w:val="none" w:sz="0" w:space="0" w:color="auto"/>
          </w:divBdr>
        </w:div>
        <w:div w:id="1633826844">
          <w:marLeft w:val="480"/>
          <w:marRight w:val="0"/>
          <w:marTop w:val="0"/>
          <w:marBottom w:val="0"/>
          <w:divBdr>
            <w:top w:val="none" w:sz="0" w:space="0" w:color="auto"/>
            <w:left w:val="none" w:sz="0" w:space="0" w:color="auto"/>
            <w:bottom w:val="none" w:sz="0" w:space="0" w:color="auto"/>
            <w:right w:val="none" w:sz="0" w:space="0" w:color="auto"/>
          </w:divBdr>
        </w:div>
        <w:div w:id="374963016">
          <w:marLeft w:val="480"/>
          <w:marRight w:val="0"/>
          <w:marTop w:val="0"/>
          <w:marBottom w:val="0"/>
          <w:divBdr>
            <w:top w:val="none" w:sz="0" w:space="0" w:color="auto"/>
            <w:left w:val="none" w:sz="0" w:space="0" w:color="auto"/>
            <w:bottom w:val="none" w:sz="0" w:space="0" w:color="auto"/>
            <w:right w:val="none" w:sz="0" w:space="0" w:color="auto"/>
          </w:divBdr>
        </w:div>
        <w:div w:id="527372963">
          <w:marLeft w:val="480"/>
          <w:marRight w:val="0"/>
          <w:marTop w:val="0"/>
          <w:marBottom w:val="0"/>
          <w:divBdr>
            <w:top w:val="none" w:sz="0" w:space="0" w:color="auto"/>
            <w:left w:val="none" w:sz="0" w:space="0" w:color="auto"/>
            <w:bottom w:val="none" w:sz="0" w:space="0" w:color="auto"/>
            <w:right w:val="none" w:sz="0" w:space="0" w:color="auto"/>
          </w:divBdr>
        </w:div>
        <w:div w:id="84886923">
          <w:marLeft w:val="480"/>
          <w:marRight w:val="0"/>
          <w:marTop w:val="0"/>
          <w:marBottom w:val="0"/>
          <w:divBdr>
            <w:top w:val="none" w:sz="0" w:space="0" w:color="auto"/>
            <w:left w:val="none" w:sz="0" w:space="0" w:color="auto"/>
            <w:bottom w:val="none" w:sz="0" w:space="0" w:color="auto"/>
            <w:right w:val="none" w:sz="0" w:space="0" w:color="auto"/>
          </w:divBdr>
        </w:div>
        <w:div w:id="109784119">
          <w:marLeft w:val="480"/>
          <w:marRight w:val="0"/>
          <w:marTop w:val="0"/>
          <w:marBottom w:val="0"/>
          <w:divBdr>
            <w:top w:val="none" w:sz="0" w:space="0" w:color="auto"/>
            <w:left w:val="none" w:sz="0" w:space="0" w:color="auto"/>
            <w:bottom w:val="none" w:sz="0" w:space="0" w:color="auto"/>
            <w:right w:val="none" w:sz="0" w:space="0" w:color="auto"/>
          </w:divBdr>
        </w:div>
        <w:div w:id="1056657696">
          <w:marLeft w:val="480"/>
          <w:marRight w:val="0"/>
          <w:marTop w:val="0"/>
          <w:marBottom w:val="0"/>
          <w:divBdr>
            <w:top w:val="none" w:sz="0" w:space="0" w:color="auto"/>
            <w:left w:val="none" w:sz="0" w:space="0" w:color="auto"/>
            <w:bottom w:val="none" w:sz="0" w:space="0" w:color="auto"/>
            <w:right w:val="none" w:sz="0" w:space="0" w:color="auto"/>
          </w:divBdr>
        </w:div>
        <w:div w:id="1810202471">
          <w:marLeft w:val="480"/>
          <w:marRight w:val="0"/>
          <w:marTop w:val="0"/>
          <w:marBottom w:val="0"/>
          <w:divBdr>
            <w:top w:val="none" w:sz="0" w:space="0" w:color="auto"/>
            <w:left w:val="none" w:sz="0" w:space="0" w:color="auto"/>
            <w:bottom w:val="none" w:sz="0" w:space="0" w:color="auto"/>
            <w:right w:val="none" w:sz="0" w:space="0" w:color="auto"/>
          </w:divBdr>
        </w:div>
        <w:div w:id="1065375289">
          <w:marLeft w:val="480"/>
          <w:marRight w:val="0"/>
          <w:marTop w:val="0"/>
          <w:marBottom w:val="0"/>
          <w:divBdr>
            <w:top w:val="none" w:sz="0" w:space="0" w:color="auto"/>
            <w:left w:val="none" w:sz="0" w:space="0" w:color="auto"/>
            <w:bottom w:val="none" w:sz="0" w:space="0" w:color="auto"/>
            <w:right w:val="none" w:sz="0" w:space="0" w:color="auto"/>
          </w:divBdr>
        </w:div>
        <w:div w:id="2023624868">
          <w:marLeft w:val="480"/>
          <w:marRight w:val="0"/>
          <w:marTop w:val="0"/>
          <w:marBottom w:val="0"/>
          <w:divBdr>
            <w:top w:val="none" w:sz="0" w:space="0" w:color="auto"/>
            <w:left w:val="none" w:sz="0" w:space="0" w:color="auto"/>
            <w:bottom w:val="none" w:sz="0" w:space="0" w:color="auto"/>
            <w:right w:val="none" w:sz="0" w:space="0" w:color="auto"/>
          </w:divBdr>
        </w:div>
        <w:div w:id="1966545553">
          <w:marLeft w:val="480"/>
          <w:marRight w:val="0"/>
          <w:marTop w:val="0"/>
          <w:marBottom w:val="0"/>
          <w:divBdr>
            <w:top w:val="none" w:sz="0" w:space="0" w:color="auto"/>
            <w:left w:val="none" w:sz="0" w:space="0" w:color="auto"/>
            <w:bottom w:val="none" w:sz="0" w:space="0" w:color="auto"/>
            <w:right w:val="none" w:sz="0" w:space="0" w:color="auto"/>
          </w:divBdr>
        </w:div>
        <w:div w:id="1272929622">
          <w:marLeft w:val="480"/>
          <w:marRight w:val="0"/>
          <w:marTop w:val="0"/>
          <w:marBottom w:val="0"/>
          <w:divBdr>
            <w:top w:val="none" w:sz="0" w:space="0" w:color="auto"/>
            <w:left w:val="none" w:sz="0" w:space="0" w:color="auto"/>
            <w:bottom w:val="none" w:sz="0" w:space="0" w:color="auto"/>
            <w:right w:val="none" w:sz="0" w:space="0" w:color="auto"/>
          </w:divBdr>
        </w:div>
        <w:div w:id="1028602736">
          <w:marLeft w:val="480"/>
          <w:marRight w:val="0"/>
          <w:marTop w:val="0"/>
          <w:marBottom w:val="0"/>
          <w:divBdr>
            <w:top w:val="none" w:sz="0" w:space="0" w:color="auto"/>
            <w:left w:val="none" w:sz="0" w:space="0" w:color="auto"/>
            <w:bottom w:val="none" w:sz="0" w:space="0" w:color="auto"/>
            <w:right w:val="none" w:sz="0" w:space="0" w:color="auto"/>
          </w:divBdr>
        </w:div>
        <w:div w:id="1411390570">
          <w:marLeft w:val="480"/>
          <w:marRight w:val="0"/>
          <w:marTop w:val="0"/>
          <w:marBottom w:val="0"/>
          <w:divBdr>
            <w:top w:val="none" w:sz="0" w:space="0" w:color="auto"/>
            <w:left w:val="none" w:sz="0" w:space="0" w:color="auto"/>
            <w:bottom w:val="none" w:sz="0" w:space="0" w:color="auto"/>
            <w:right w:val="none" w:sz="0" w:space="0" w:color="auto"/>
          </w:divBdr>
        </w:div>
        <w:div w:id="469905540">
          <w:marLeft w:val="480"/>
          <w:marRight w:val="0"/>
          <w:marTop w:val="0"/>
          <w:marBottom w:val="0"/>
          <w:divBdr>
            <w:top w:val="none" w:sz="0" w:space="0" w:color="auto"/>
            <w:left w:val="none" w:sz="0" w:space="0" w:color="auto"/>
            <w:bottom w:val="none" w:sz="0" w:space="0" w:color="auto"/>
            <w:right w:val="none" w:sz="0" w:space="0" w:color="auto"/>
          </w:divBdr>
        </w:div>
        <w:div w:id="1101485706">
          <w:marLeft w:val="480"/>
          <w:marRight w:val="0"/>
          <w:marTop w:val="0"/>
          <w:marBottom w:val="0"/>
          <w:divBdr>
            <w:top w:val="none" w:sz="0" w:space="0" w:color="auto"/>
            <w:left w:val="none" w:sz="0" w:space="0" w:color="auto"/>
            <w:bottom w:val="none" w:sz="0" w:space="0" w:color="auto"/>
            <w:right w:val="none" w:sz="0" w:space="0" w:color="auto"/>
          </w:divBdr>
        </w:div>
        <w:div w:id="64112606">
          <w:marLeft w:val="480"/>
          <w:marRight w:val="0"/>
          <w:marTop w:val="0"/>
          <w:marBottom w:val="0"/>
          <w:divBdr>
            <w:top w:val="none" w:sz="0" w:space="0" w:color="auto"/>
            <w:left w:val="none" w:sz="0" w:space="0" w:color="auto"/>
            <w:bottom w:val="none" w:sz="0" w:space="0" w:color="auto"/>
            <w:right w:val="none" w:sz="0" w:space="0" w:color="auto"/>
          </w:divBdr>
        </w:div>
        <w:div w:id="469515027">
          <w:marLeft w:val="480"/>
          <w:marRight w:val="0"/>
          <w:marTop w:val="0"/>
          <w:marBottom w:val="0"/>
          <w:divBdr>
            <w:top w:val="none" w:sz="0" w:space="0" w:color="auto"/>
            <w:left w:val="none" w:sz="0" w:space="0" w:color="auto"/>
            <w:bottom w:val="none" w:sz="0" w:space="0" w:color="auto"/>
            <w:right w:val="none" w:sz="0" w:space="0" w:color="auto"/>
          </w:divBdr>
        </w:div>
        <w:div w:id="1551334586">
          <w:marLeft w:val="480"/>
          <w:marRight w:val="0"/>
          <w:marTop w:val="0"/>
          <w:marBottom w:val="0"/>
          <w:divBdr>
            <w:top w:val="none" w:sz="0" w:space="0" w:color="auto"/>
            <w:left w:val="none" w:sz="0" w:space="0" w:color="auto"/>
            <w:bottom w:val="none" w:sz="0" w:space="0" w:color="auto"/>
            <w:right w:val="none" w:sz="0" w:space="0" w:color="auto"/>
          </w:divBdr>
        </w:div>
        <w:div w:id="613901298">
          <w:marLeft w:val="480"/>
          <w:marRight w:val="0"/>
          <w:marTop w:val="0"/>
          <w:marBottom w:val="0"/>
          <w:divBdr>
            <w:top w:val="none" w:sz="0" w:space="0" w:color="auto"/>
            <w:left w:val="none" w:sz="0" w:space="0" w:color="auto"/>
            <w:bottom w:val="none" w:sz="0" w:space="0" w:color="auto"/>
            <w:right w:val="none" w:sz="0" w:space="0" w:color="auto"/>
          </w:divBdr>
        </w:div>
        <w:div w:id="1683823759">
          <w:marLeft w:val="480"/>
          <w:marRight w:val="0"/>
          <w:marTop w:val="0"/>
          <w:marBottom w:val="0"/>
          <w:divBdr>
            <w:top w:val="none" w:sz="0" w:space="0" w:color="auto"/>
            <w:left w:val="none" w:sz="0" w:space="0" w:color="auto"/>
            <w:bottom w:val="none" w:sz="0" w:space="0" w:color="auto"/>
            <w:right w:val="none" w:sz="0" w:space="0" w:color="auto"/>
          </w:divBdr>
        </w:div>
        <w:div w:id="530191234">
          <w:marLeft w:val="480"/>
          <w:marRight w:val="0"/>
          <w:marTop w:val="0"/>
          <w:marBottom w:val="0"/>
          <w:divBdr>
            <w:top w:val="none" w:sz="0" w:space="0" w:color="auto"/>
            <w:left w:val="none" w:sz="0" w:space="0" w:color="auto"/>
            <w:bottom w:val="none" w:sz="0" w:space="0" w:color="auto"/>
            <w:right w:val="none" w:sz="0" w:space="0" w:color="auto"/>
          </w:divBdr>
        </w:div>
        <w:div w:id="1768697907">
          <w:marLeft w:val="480"/>
          <w:marRight w:val="0"/>
          <w:marTop w:val="0"/>
          <w:marBottom w:val="0"/>
          <w:divBdr>
            <w:top w:val="none" w:sz="0" w:space="0" w:color="auto"/>
            <w:left w:val="none" w:sz="0" w:space="0" w:color="auto"/>
            <w:bottom w:val="none" w:sz="0" w:space="0" w:color="auto"/>
            <w:right w:val="none" w:sz="0" w:space="0" w:color="auto"/>
          </w:divBdr>
        </w:div>
        <w:div w:id="831338160">
          <w:marLeft w:val="480"/>
          <w:marRight w:val="0"/>
          <w:marTop w:val="0"/>
          <w:marBottom w:val="0"/>
          <w:divBdr>
            <w:top w:val="none" w:sz="0" w:space="0" w:color="auto"/>
            <w:left w:val="none" w:sz="0" w:space="0" w:color="auto"/>
            <w:bottom w:val="none" w:sz="0" w:space="0" w:color="auto"/>
            <w:right w:val="none" w:sz="0" w:space="0" w:color="auto"/>
          </w:divBdr>
        </w:div>
        <w:div w:id="301467033">
          <w:marLeft w:val="480"/>
          <w:marRight w:val="0"/>
          <w:marTop w:val="0"/>
          <w:marBottom w:val="0"/>
          <w:divBdr>
            <w:top w:val="none" w:sz="0" w:space="0" w:color="auto"/>
            <w:left w:val="none" w:sz="0" w:space="0" w:color="auto"/>
            <w:bottom w:val="none" w:sz="0" w:space="0" w:color="auto"/>
            <w:right w:val="none" w:sz="0" w:space="0" w:color="auto"/>
          </w:divBdr>
        </w:div>
        <w:div w:id="1488472635">
          <w:marLeft w:val="480"/>
          <w:marRight w:val="0"/>
          <w:marTop w:val="0"/>
          <w:marBottom w:val="0"/>
          <w:divBdr>
            <w:top w:val="none" w:sz="0" w:space="0" w:color="auto"/>
            <w:left w:val="none" w:sz="0" w:space="0" w:color="auto"/>
            <w:bottom w:val="none" w:sz="0" w:space="0" w:color="auto"/>
            <w:right w:val="none" w:sz="0" w:space="0" w:color="auto"/>
          </w:divBdr>
        </w:div>
        <w:div w:id="1569226468">
          <w:marLeft w:val="480"/>
          <w:marRight w:val="0"/>
          <w:marTop w:val="0"/>
          <w:marBottom w:val="0"/>
          <w:divBdr>
            <w:top w:val="none" w:sz="0" w:space="0" w:color="auto"/>
            <w:left w:val="none" w:sz="0" w:space="0" w:color="auto"/>
            <w:bottom w:val="none" w:sz="0" w:space="0" w:color="auto"/>
            <w:right w:val="none" w:sz="0" w:space="0" w:color="auto"/>
          </w:divBdr>
        </w:div>
        <w:div w:id="681056940">
          <w:marLeft w:val="480"/>
          <w:marRight w:val="0"/>
          <w:marTop w:val="0"/>
          <w:marBottom w:val="0"/>
          <w:divBdr>
            <w:top w:val="none" w:sz="0" w:space="0" w:color="auto"/>
            <w:left w:val="none" w:sz="0" w:space="0" w:color="auto"/>
            <w:bottom w:val="none" w:sz="0" w:space="0" w:color="auto"/>
            <w:right w:val="none" w:sz="0" w:space="0" w:color="auto"/>
          </w:divBdr>
        </w:div>
        <w:div w:id="1091699449">
          <w:marLeft w:val="480"/>
          <w:marRight w:val="0"/>
          <w:marTop w:val="0"/>
          <w:marBottom w:val="0"/>
          <w:divBdr>
            <w:top w:val="none" w:sz="0" w:space="0" w:color="auto"/>
            <w:left w:val="none" w:sz="0" w:space="0" w:color="auto"/>
            <w:bottom w:val="none" w:sz="0" w:space="0" w:color="auto"/>
            <w:right w:val="none" w:sz="0" w:space="0" w:color="auto"/>
          </w:divBdr>
        </w:div>
      </w:divsChild>
    </w:div>
    <w:div w:id="592591570">
      <w:bodyDiv w:val="1"/>
      <w:marLeft w:val="0"/>
      <w:marRight w:val="0"/>
      <w:marTop w:val="0"/>
      <w:marBottom w:val="0"/>
      <w:divBdr>
        <w:top w:val="none" w:sz="0" w:space="0" w:color="auto"/>
        <w:left w:val="none" w:sz="0" w:space="0" w:color="auto"/>
        <w:bottom w:val="none" w:sz="0" w:space="0" w:color="auto"/>
        <w:right w:val="none" w:sz="0" w:space="0" w:color="auto"/>
      </w:divBdr>
    </w:div>
    <w:div w:id="593129887">
      <w:bodyDiv w:val="1"/>
      <w:marLeft w:val="0"/>
      <w:marRight w:val="0"/>
      <w:marTop w:val="0"/>
      <w:marBottom w:val="0"/>
      <w:divBdr>
        <w:top w:val="none" w:sz="0" w:space="0" w:color="auto"/>
        <w:left w:val="none" w:sz="0" w:space="0" w:color="auto"/>
        <w:bottom w:val="none" w:sz="0" w:space="0" w:color="auto"/>
        <w:right w:val="none" w:sz="0" w:space="0" w:color="auto"/>
      </w:divBdr>
      <w:divsChild>
        <w:div w:id="1851064674">
          <w:marLeft w:val="480"/>
          <w:marRight w:val="0"/>
          <w:marTop w:val="0"/>
          <w:marBottom w:val="0"/>
          <w:divBdr>
            <w:top w:val="none" w:sz="0" w:space="0" w:color="auto"/>
            <w:left w:val="none" w:sz="0" w:space="0" w:color="auto"/>
            <w:bottom w:val="none" w:sz="0" w:space="0" w:color="auto"/>
            <w:right w:val="none" w:sz="0" w:space="0" w:color="auto"/>
          </w:divBdr>
        </w:div>
        <w:div w:id="645207864">
          <w:marLeft w:val="480"/>
          <w:marRight w:val="0"/>
          <w:marTop w:val="0"/>
          <w:marBottom w:val="0"/>
          <w:divBdr>
            <w:top w:val="none" w:sz="0" w:space="0" w:color="auto"/>
            <w:left w:val="none" w:sz="0" w:space="0" w:color="auto"/>
            <w:bottom w:val="none" w:sz="0" w:space="0" w:color="auto"/>
            <w:right w:val="none" w:sz="0" w:space="0" w:color="auto"/>
          </w:divBdr>
        </w:div>
        <w:div w:id="1563443220">
          <w:marLeft w:val="480"/>
          <w:marRight w:val="0"/>
          <w:marTop w:val="0"/>
          <w:marBottom w:val="0"/>
          <w:divBdr>
            <w:top w:val="none" w:sz="0" w:space="0" w:color="auto"/>
            <w:left w:val="none" w:sz="0" w:space="0" w:color="auto"/>
            <w:bottom w:val="none" w:sz="0" w:space="0" w:color="auto"/>
            <w:right w:val="none" w:sz="0" w:space="0" w:color="auto"/>
          </w:divBdr>
        </w:div>
        <w:div w:id="1304504811">
          <w:marLeft w:val="480"/>
          <w:marRight w:val="0"/>
          <w:marTop w:val="0"/>
          <w:marBottom w:val="0"/>
          <w:divBdr>
            <w:top w:val="none" w:sz="0" w:space="0" w:color="auto"/>
            <w:left w:val="none" w:sz="0" w:space="0" w:color="auto"/>
            <w:bottom w:val="none" w:sz="0" w:space="0" w:color="auto"/>
            <w:right w:val="none" w:sz="0" w:space="0" w:color="auto"/>
          </w:divBdr>
        </w:div>
        <w:div w:id="550307181">
          <w:marLeft w:val="480"/>
          <w:marRight w:val="0"/>
          <w:marTop w:val="0"/>
          <w:marBottom w:val="0"/>
          <w:divBdr>
            <w:top w:val="none" w:sz="0" w:space="0" w:color="auto"/>
            <w:left w:val="none" w:sz="0" w:space="0" w:color="auto"/>
            <w:bottom w:val="none" w:sz="0" w:space="0" w:color="auto"/>
            <w:right w:val="none" w:sz="0" w:space="0" w:color="auto"/>
          </w:divBdr>
        </w:div>
        <w:div w:id="889878090">
          <w:marLeft w:val="480"/>
          <w:marRight w:val="0"/>
          <w:marTop w:val="0"/>
          <w:marBottom w:val="0"/>
          <w:divBdr>
            <w:top w:val="none" w:sz="0" w:space="0" w:color="auto"/>
            <w:left w:val="none" w:sz="0" w:space="0" w:color="auto"/>
            <w:bottom w:val="none" w:sz="0" w:space="0" w:color="auto"/>
            <w:right w:val="none" w:sz="0" w:space="0" w:color="auto"/>
          </w:divBdr>
        </w:div>
        <w:div w:id="462773810">
          <w:marLeft w:val="480"/>
          <w:marRight w:val="0"/>
          <w:marTop w:val="0"/>
          <w:marBottom w:val="0"/>
          <w:divBdr>
            <w:top w:val="none" w:sz="0" w:space="0" w:color="auto"/>
            <w:left w:val="none" w:sz="0" w:space="0" w:color="auto"/>
            <w:bottom w:val="none" w:sz="0" w:space="0" w:color="auto"/>
            <w:right w:val="none" w:sz="0" w:space="0" w:color="auto"/>
          </w:divBdr>
        </w:div>
        <w:div w:id="1305113668">
          <w:marLeft w:val="480"/>
          <w:marRight w:val="0"/>
          <w:marTop w:val="0"/>
          <w:marBottom w:val="0"/>
          <w:divBdr>
            <w:top w:val="none" w:sz="0" w:space="0" w:color="auto"/>
            <w:left w:val="none" w:sz="0" w:space="0" w:color="auto"/>
            <w:bottom w:val="none" w:sz="0" w:space="0" w:color="auto"/>
            <w:right w:val="none" w:sz="0" w:space="0" w:color="auto"/>
          </w:divBdr>
        </w:div>
        <w:div w:id="2095012700">
          <w:marLeft w:val="480"/>
          <w:marRight w:val="0"/>
          <w:marTop w:val="0"/>
          <w:marBottom w:val="0"/>
          <w:divBdr>
            <w:top w:val="none" w:sz="0" w:space="0" w:color="auto"/>
            <w:left w:val="none" w:sz="0" w:space="0" w:color="auto"/>
            <w:bottom w:val="none" w:sz="0" w:space="0" w:color="auto"/>
            <w:right w:val="none" w:sz="0" w:space="0" w:color="auto"/>
          </w:divBdr>
        </w:div>
        <w:div w:id="1807232736">
          <w:marLeft w:val="480"/>
          <w:marRight w:val="0"/>
          <w:marTop w:val="0"/>
          <w:marBottom w:val="0"/>
          <w:divBdr>
            <w:top w:val="none" w:sz="0" w:space="0" w:color="auto"/>
            <w:left w:val="none" w:sz="0" w:space="0" w:color="auto"/>
            <w:bottom w:val="none" w:sz="0" w:space="0" w:color="auto"/>
            <w:right w:val="none" w:sz="0" w:space="0" w:color="auto"/>
          </w:divBdr>
        </w:div>
        <w:div w:id="1770157132">
          <w:marLeft w:val="480"/>
          <w:marRight w:val="0"/>
          <w:marTop w:val="0"/>
          <w:marBottom w:val="0"/>
          <w:divBdr>
            <w:top w:val="none" w:sz="0" w:space="0" w:color="auto"/>
            <w:left w:val="none" w:sz="0" w:space="0" w:color="auto"/>
            <w:bottom w:val="none" w:sz="0" w:space="0" w:color="auto"/>
            <w:right w:val="none" w:sz="0" w:space="0" w:color="auto"/>
          </w:divBdr>
        </w:div>
        <w:div w:id="786121385">
          <w:marLeft w:val="480"/>
          <w:marRight w:val="0"/>
          <w:marTop w:val="0"/>
          <w:marBottom w:val="0"/>
          <w:divBdr>
            <w:top w:val="none" w:sz="0" w:space="0" w:color="auto"/>
            <w:left w:val="none" w:sz="0" w:space="0" w:color="auto"/>
            <w:bottom w:val="none" w:sz="0" w:space="0" w:color="auto"/>
            <w:right w:val="none" w:sz="0" w:space="0" w:color="auto"/>
          </w:divBdr>
        </w:div>
        <w:div w:id="1664619860">
          <w:marLeft w:val="480"/>
          <w:marRight w:val="0"/>
          <w:marTop w:val="0"/>
          <w:marBottom w:val="0"/>
          <w:divBdr>
            <w:top w:val="none" w:sz="0" w:space="0" w:color="auto"/>
            <w:left w:val="none" w:sz="0" w:space="0" w:color="auto"/>
            <w:bottom w:val="none" w:sz="0" w:space="0" w:color="auto"/>
            <w:right w:val="none" w:sz="0" w:space="0" w:color="auto"/>
          </w:divBdr>
        </w:div>
        <w:div w:id="1370954412">
          <w:marLeft w:val="480"/>
          <w:marRight w:val="0"/>
          <w:marTop w:val="0"/>
          <w:marBottom w:val="0"/>
          <w:divBdr>
            <w:top w:val="none" w:sz="0" w:space="0" w:color="auto"/>
            <w:left w:val="none" w:sz="0" w:space="0" w:color="auto"/>
            <w:bottom w:val="none" w:sz="0" w:space="0" w:color="auto"/>
            <w:right w:val="none" w:sz="0" w:space="0" w:color="auto"/>
          </w:divBdr>
        </w:div>
        <w:div w:id="943876384">
          <w:marLeft w:val="480"/>
          <w:marRight w:val="0"/>
          <w:marTop w:val="0"/>
          <w:marBottom w:val="0"/>
          <w:divBdr>
            <w:top w:val="none" w:sz="0" w:space="0" w:color="auto"/>
            <w:left w:val="none" w:sz="0" w:space="0" w:color="auto"/>
            <w:bottom w:val="none" w:sz="0" w:space="0" w:color="auto"/>
            <w:right w:val="none" w:sz="0" w:space="0" w:color="auto"/>
          </w:divBdr>
        </w:div>
        <w:div w:id="388264099">
          <w:marLeft w:val="480"/>
          <w:marRight w:val="0"/>
          <w:marTop w:val="0"/>
          <w:marBottom w:val="0"/>
          <w:divBdr>
            <w:top w:val="none" w:sz="0" w:space="0" w:color="auto"/>
            <w:left w:val="none" w:sz="0" w:space="0" w:color="auto"/>
            <w:bottom w:val="none" w:sz="0" w:space="0" w:color="auto"/>
            <w:right w:val="none" w:sz="0" w:space="0" w:color="auto"/>
          </w:divBdr>
        </w:div>
        <w:div w:id="1248926388">
          <w:marLeft w:val="480"/>
          <w:marRight w:val="0"/>
          <w:marTop w:val="0"/>
          <w:marBottom w:val="0"/>
          <w:divBdr>
            <w:top w:val="none" w:sz="0" w:space="0" w:color="auto"/>
            <w:left w:val="none" w:sz="0" w:space="0" w:color="auto"/>
            <w:bottom w:val="none" w:sz="0" w:space="0" w:color="auto"/>
            <w:right w:val="none" w:sz="0" w:space="0" w:color="auto"/>
          </w:divBdr>
        </w:div>
        <w:div w:id="1932819">
          <w:marLeft w:val="480"/>
          <w:marRight w:val="0"/>
          <w:marTop w:val="0"/>
          <w:marBottom w:val="0"/>
          <w:divBdr>
            <w:top w:val="none" w:sz="0" w:space="0" w:color="auto"/>
            <w:left w:val="none" w:sz="0" w:space="0" w:color="auto"/>
            <w:bottom w:val="none" w:sz="0" w:space="0" w:color="auto"/>
            <w:right w:val="none" w:sz="0" w:space="0" w:color="auto"/>
          </w:divBdr>
        </w:div>
        <w:div w:id="1215773513">
          <w:marLeft w:val="480"/>
          <w:marRight w:val="0"/>
          <w:marTop w:val="0"/>
          <w:marBottom w:val="0"/>
          <w:divBdr>
            <w:top w:val="none" w:sz="0" w:space="0" w:color="auto"/>
            <w:left w:val="none" w:sz="0" w:space="0" w:color="auto"/>
            <w:bottom w:val="none" w:sz="0" w:space="0" w:color="auto"/>
            <w:right w:val="none" w:sz="0" w:space="0" w:color="auto"/>
          </w:divBdr>
        </w:div>
        <w:div w:id="1989818626">
          <w:marLeft w:val="480"/>
          <w:marRight w:val="0"/>
          <w:marTop w:val="0"/>
          <w:marBottom w:val="0"/>
          <w:divBdr>
            <w:top w:val="none" w:sz="0" w:space="0" w:color="auto"/>
            <w:left w:val="none" w:sz="0" w:space="0" w:color="auto"/>
            <w:bottom w:val="none" w:sz="0" w:space="0" w:color="auto"/>
            <w:right w:val="none" w:sz="0" w:space="0" w:color="auto"/>
          </w:divBdr>
        </w:div>
        <w:div w:id="398482046">
          <w:marLeft w:val="480"/>
          <w:marRight w:val="0"/>
          <w:marTop w:val="0"/>
          <w:marBottom w:val="0"/>
          <w:divBdr>
            <w:top w:val="none" w:sz="0" w:space="0" w:color="auto"/>
            <w:left w:val="none" w:sz="0" w:space="0" w:color="auto"/>
            <w:bottom w:val="none" w:sz="0" w:space="0" w:color="auto"/>
            <w:right w:val="none" w:sz="0" w:space="0" w:color="auto"/>
          </w:divBdr>
        </w:div>
        <w:div w:id="681319320">
          <w:marLeft w:val="480"/>
          <w:marRight w:val="0"/>
          <w:marTop w:val="0"/>
          <w:marBottom w:val="0"/>
          <w:divBdr>
            <w:top w:val="none" w:sz="0" w:space="0" w:color="auto"/>
            <w:left w:val="none" w:sz="0" w:space="0" w:color="auto"/>
            <w:bottom w:val="none" w:sz="0" w:space="0" w:color="auto"/>
            <w:right w:val="none" w:sz="0" w:space="0" w:color="auto"/>
          </w:divBdr>
        </w:div>
        <w:div w:id="567569269">
          <w:marLeft w:val="480"/>
          <w:marRight w:val="0"/>
          <w:marTop w:val="0"/>
          <w:marBottom w:val="0"/>
          <w:divBdr>
            <w:top w:val="none" w:sz="0" w:space="0" w:color="auto"/>
            <w:left w:val="none" w:sz="0" w:space="0" w:color="auto"/>
            <w:bottom w:val="none" w:sz="0" w:space="0" w:color="auto"/>
            <w:right w:val="none" w:sz="0" w:space="0" w:color="auto"/>
          </w:divBdr>
        </w:div>
        <w:div w:id="412818897">
          <w:marLeft w:val="480"/>
          <w:marRight w:val="0"/>
          <w:marTop w:val="0"/>
          <w:marBottom w:val="0"/>
          <w:divBdr>
            <w:top w:val="none" w:sz="0" w:space="0" w:color="auto"/>
            <w:left w:val="none" w:sz="0" w:space="0" w:color="auto"/>
            <w:bottom w:val="none" w:sz="0" w:space="0" w:color="auto"/>
            <w:right w:val="none" w:sz="0" w:space="0" w:color="auto"/>
          </w:divBdr>
        </w:div>
        <w:div w:id="2062365981">
          <w:marLeft w:val="480"/>
          <w:marRight w:val="0"/>
          <w:marTop w:val="0"/>
          <w:marBottom w:val="0"/>
          <w:divBdr>
            <w:top w:val="none" w:sz="0" w:space="0" w:color="auto"/>
            <w:left w:val="none" w:sz="0" w:space="0" w:color="auto"/>
            <w:bottom w:val="none" w:sz="0" w:space="0" w:color="auto"/>
            <w:right w:val="none" w:sz="0" w:space="0" w:color="auto"/>
          </w:divBdr>
        </w:div>
        <w:div w:id="1103574911">
          <w:marLeft w:val="480"/>
          <w:marRight w:val="0"/>
          <w:marTop w:val="0"/>
          <w:marBottom w:val="0"/>
          <w:divBdr>
            <w:top w:val="none" w:sz="0" w:space="0" w:color="auto"/>
            <w:left w:val="none" w:sz="0" w:space="0" w:color="auto"/>
            <w:bottom w:val="none" w:sz="0" w:space="0" w:color="auto"/>
            <w:right w:val="none" w:sz="0" w:space="0" w:color="auto"/>
          </w:divBdr>
        </w:div>
        <w:div w:id="599946770">
          <w:marLeft w:val="480"/>
          <w:marRight w:val="0"/>
          <w:marTop w:val="0"/>
          <w:marBottom w:val="0"/>
          <w:divBdr>
            <w:top w:val="none" w:sz="0" w:space="0" w:color="auto"/>
            <w:left w:val="none" w:sz="0" w:space="0" w:color="auto"/>
            <w:bottom w:val="none" w:sz="0" w:space="0" w:color="auto"/>
            <w:right w:val="none" w:sz="0" w:space="0" w:color="auto"/>
          </w:divBdr>
        </w:div>
        <w:div w:id="1087995896">
          <w:marLeft w:val="480"/>
          <w:marRight w:val="0"/>
          <w:marTop w:val="0"/>
          <w:marBottom w:val="0"/>
          <w:divBdr>
            <w:top w:val="none" w:sz="0" w:space="0" w:color="auto"/>
            <w:left w:val="none" w:sz="0" w:space="0" w:color="auto"/>
            <w:bottom w:val="none" w:sz="0" w:space="0" w:color="auto"/>
            <w:right w:val="none" w:sz="0" w:space="0" w:color="auto"/>
          </w:divBdr>
        </w:div>
        <w:div w:id="1781338845">
          <w:marLeft w:val="480"/>
          <w:marRight w:val="0"/>
          <w:marTop w:val="0"/>
          <w:marBottom w:val="0"/>
          <w:divBdr>
            <w:top w:val="none" w:sz="0" w:space="0" w:color="auto"/>
            <w:left w:val="none" w:sz="0" w:space="0" w:color="auto"/>
            <w:bottom w:val="none" w:sz="0" w:space="0" w:color="auto"/>
            <w:right w:val="none" w:sz="0" w:space="0" w:color="auto"/>
          </w:divBdr>
        </w:div>
        <w:div w:id="791752830">
          <w:marLeft w:val="480"/>
          <w:marRight w:val="0"/>
          <w:marTop w:val="0"/>
          <w:marBottom w:val="0"/>
          <w:divBdr>
            <w:top w:val="none" w:sz="0" w:space="0" w:color="auto"/>
            <w:left w:val="none" w:sz="0" w:space="0" w:color="auto"/>
            <w:bottom w:val="none" w:sz="0" w:space="0" w:color="auto"/>
            <w:right w:val="none" w:sz="0" w:space="0" w:color="auto"/>
          </w:divBdr>
        </w:div>
        <w:div w:id="2004091349">
          <w:marLeft w:val="480"/>
          <w:marRight w:val="0"/>
          <w:marTop w:val="0"/>
          <w:marBottom w:val="0"/>
          <w:divBdr>
            <w:top w:val="none" w:sz="0" w:space="0" w:color="auto"/>
            <w:left w:val="none" w:sz="0" w:space="0" w:color="auto"/>
            <w:bottom w:val="none" w:sz="0" w:space="0" w:color="auto"/>
            <w:right w:val="none" w:sz="0" w:space="0" w:color="auto"/>
          </w:divBdr>
        </w:div>
        <w:div w:id="1180002995">
          <w:marLeft w:val="480"/>
          <w:marRight w:val="0"/>
          <w:marTop w:val="0"/>
          <w:marBottom w:val="0"/>
          <w:divBdr>
            <w:top w:val="none" w:sz="0" w:space="0" w:color="auto"/>
            <w:left w:val="none" w:sz="0" w:space="0" w:color="auto"/>
            <w:bottom w:val="none" w:sz="0" w:space="0" w:color="auto"/>
            <w:right w:val="none" w:sz="0" w:space="0" w:color="auto"/>
          </w:divBdr>
        </w:div>
        <w:div w:id="1814448760">
          <w:marLeft w:val="480"/>
          <w:marRight w:val="0"/>
          <w:marTop w:val="0"/>
          <w:marBottom w:val="0"/>
          <w:divBdr>
            <w:top w:val="none" w:sz="0" w:space="0" w:color="auto"/>
            <w:left w:val="none" w:sz="0" w:space="0" w:color="auto"/>
            <w:bottom w:val="none" w:sz="0" w:space="0" w:color="auto"/>
            <w:right w:val="none" w:sz="0" w:space="0" w:color="auto"/>
          </w:divBdr>
        </w:div>
        <w:div w:id="125708907">
          <w:marLeft w:val="480"/>
          <w:marRight w:val="0"/>
          <w:marTop w:val="0"/>
          <w:marBottom w:val="0"/>
          <w:divBdr>
            <w:top w:val="none" w:sz="0" w:space="0" w:color="auto"/>
            <w:left w:val="none" w:sz="0" w:space="0" w:color="auto"/>
            <w:bottom w:val="none" w:sz="0" w:space="0" w:color="auto"/>
            <w:right w:val="none" w:sz="0" w:space="0" w:color="auto"/>
          </w:divBdr>
        </w:div>
        <w:div w:id="1419214181">
          <w:marLeft w:val="480"/>
          <w:marRight w:val="0"/>
          <w:marTop w:val="0"/>
          <w:marBottom w:val="0"/>
          <w:divBdr>
            <w:top w:val="none" w:sz="0" w:space="0" w:color="auto"/>
            <w:left w:val="none" w:sz="0" w:space="0" w:color="auto"/>
            <w:bottom w:val="none" w:sz="0" w:space="0" w:color="auto"/>
            <w:right w:val="none" w:sz="0" w:space="0" w:color="auto"/>
          </w:divBdr>
        </w:div>
        <w:div w:id="1189022976">
          <w:marLeft w:val="480"/>
          <w:marRight w:val="0"/>
          <w:marTop w:val="0"/>
          <w:marBottom w:val="0"/>
          <w:divBdr>
            <w:top w:val="none" w:sz="0" w:space="0" w:color="auto"/>
            <w:left w:val="none" w:sz="0" w:space="0" w:color="auto"/>
            <w:bottom w:val="none" w:sz="0" w:space="0" w:color="auto"/>
            <w:right w:val="none" w:sz="0" w:space="0" w:color="auto"/>
          </w:divBdr>
        </w:div>
        <w:div w:id="1203983626">
          <w:marLeft w:val="480"/>
          <w:marRight w:val="0"/>
          <w:marTop w:val="0"/>
          <w:marBottom w:val="0"/>
          <w:divBdr>
            <w:top w:val="none" w:sz="0" w:space="0" w:color="auto"/>
            <w:left w:val="none" w:sz="0" w:space="0" w:color="auto"/>
            <w:bottom w:val="none" w:sz="0" w:space="0" w:color="auto"/>
            <w:right w:val="none" w:sz="0" w:space="0" w:color="auto"/>
          </w:divBdr>
        </w:div>
        <w:div w:id="1935354650">
          <w:marLeft w:val="480"/>
          <w:marRight w:val="0"/>
          <w:marTop w:val="0"/>
          <w:marBottom w:val="0"/>
          <w:divBdr>
            <w:top w:val="none" w:sz="0" w:space="0" w:color="auto"/>
            <w:left w:val="none" w:sz="0" w:space="0" w:color="auto"/>
            <w:bottom w:val="none" w:sz="0" w:space="0" w:color="auto"/>
            <w:right w:val="none" w:sz="0" w:space="0" w:color="auto"/>
          </w:divBdr>
        </w:div>
      </w:divsChild>
    </w:div>
    <w:div w:id="600261728">
      <w:bodyDiv w:val="1"/>
      <w:marLeft w:val="0"/>
      <w:marRight w:val="0"/>
      <w:marTop w:val="0"/>
      <w:marBottom w:val="0"/>
      <w:divBdr>
        <w:top w:val="none" w:sz="0" w:space="0" w:color="auto"/>
        <w:left w:val="none" w:sz="0" w:space="0" w:color="auto"/>
        <w:bottom w:val="none" w:sz="0" w:space="0" w:color="auto"/>
        <w:right w:val="none" w:sz="0" w:space="0" w:color="auto"/>
      </w:divBdr>
      <w:divsChild>
        <w:div w:id="795683512">
          <w:marLeft w:val="480"/>
          <w:marRight w:val="0"/>
          <w:marTop w:val="0"/>
          <w:marBottom w:val="0"/>
          <w:divBdr>
            <w:top w:val="none" w:sz="0" w:space="0" w:color="auto"/>
            <w:left w:val="none" w:sz="0" w:space="0" w:color="auto"/>
            <w:bottom w:val="none" w:sz="0" w:space="0" w:color="auto"/>
            <w:right w:val="none" w:sz="0" w:space="0" w:color="auto"/>
          </w:divBdr>
        </w:div>
        <w:div w:id="1517770962">
          <w:marLeft w:val="480"/>
          <w:marRight w:val="0"/>
          <w:marTop w:val="0"/>
          <w:marBottom w:val="0"/>
          <w:divBdr>
            <w:top w:val="none" w:sz="0" w:space="0" w:color="auto"/>
            <w:left w:val="none" w:sz="0" w:space="0" w:color="auto"/>
            <w:bottom w:val="none" w:sz="0" w:space="0" w:color="auto"/>
            <w:right w:val="none" w:sz="0" w:space="0" w:color="auto"/>
          </w:divBdr>
        </w:div>
        <w:div w:id="90127636">
          <w:marLeft w:val="480"/>
          <w:marRight w:val="0"/>
          <w:marTop w:val="0"/>
          <w:marBottom w:val="0"/>
          <w:divBdr>
            <w:top w:val="none" w:sz="0" w:space="0" w:color="auto"/>
            <w:left w:val="none" w:sz="0" w:space="0" w:color="auto"/>
            <w:bottom w:val="none" w:sz="0" w:space="0" w:color="auto"/>
            <w:right w:val="none" w:sz="0" w:space="0" w:color="auto"/>
          </w:divBdr>
        </w:div>
        <w:div w:id="894897787">
          <w:marLeft w:val="480"/>
          <w:marRight w:val="0"/>
          <w:marTop w:val="0"/>
          <w:marBottom w:val="0"/>
          <w:divBdr>
            <w:top w:val="none" w:sz="0" w:space="0" w:color="auto"/>
            <w:left w:val="none" w:sz="0" w:space="0" w:color="auto"/>
            <w:bottom w:val="none" w:sz="0" w:space="0" w:color="auto"/>
            <w:right w:val="none" w:sz="0" w:space="0" w:color="auto"/>
          </w:divBdr>
        </w:div>
        <w:div w:id="379482728">
          <w:marLeft w:val="480"/>
          <w:marRight w:val="0"/>
          <w:marTop w:val="0"/>
          <w:marBottom w:val="0"/>
          <w:divBdr>
            <w:top w:val="none" w:sz="0" w:space="0" w:color="auto"/>
            <w:left w:val="none" w:sz="0" w:space="0" w:color="auto"/>
            <w:bottom w:val="none" w:sz="0" w:space="0" w:color="auto"/>
            <w:right w:val="none" w:sz="0" w:space="0" w:color="auto"/>
          </w:divBdr>
        </w:div>
      </w:divsChild>
    </w:div>
    <w:div w:id="600602308">
      <w:bodyDiv w:val="1"/>
      <w:marLeft w:val="0"/>
      <w:marRight w:val="0"/>
      <w:marTop w:val="0"/>
      <w:marBottom w:val="0"/>
      <w:divBdr>
        <w:top w:val="none" w:sz="0" w:space="0" w:color="auto"/>
        <w:left w:val="none" w:sz="0" w:space="0" w:color="auto"/>
        <w:bottom w:val="none" w:sz="0" w:space="0" w:color="auto"/>
        <w:right w:val="none" w:sz="0" w:space="0" w:color="auto"/>
      </w:divBdr>
    </w:div>
    <w:div w:id="601109635">
      <w:bodyDiv w:val="1"/>
      <w:marLeft w:val="0"/>
      <w:marRight w:val="0"/>
      <w:marTop w:val="0"/>
      <w:marBottom w:val="0"/>
      <w:divBdr>
        <w:top w:val="none" w:sz="0" w:space="0" w:color="auto"/>
        <w:left w:val="none" w:sz="0" w:space="0" w:color="auto"/>
        <w:bottom w:val="none" w:sz="0" w:space="0" w:color="auto"/>
        <w:right w:val="none" w:sz="0" w:space="0" w:color="auto"/>
      </w:divBdr>
      <w:divsChild>
        <w:div w:id="1475566818">
          <w:marLeft w:val="480"/>
          <w:marRight w:val="0"/>
          <w:marTop w:val="0"/>
          <w:marBottom w:val="0"/>
          <w:divBdr>
            <w:top w:val="none" w:sz="0" w:space="0" w:color="auto"/>
            <w:left w:val="none" w:sz="0" w:space="0" w:color="auto"/>
            <w:bottom w:val="none" w:sz="0" w:space="0" w:color="auto"/>
            <w:right w:val="none" w:sz="0" w:space="0" w:color="auto"/>
          </w:divBdr>
        </w:div>
        <w:div w:id="1908567055">
          <w:marLeft w:val="480"/>
          <w:marRight w:val="0"/>
          <w:marTop w:val="0"/>
          <w:marBottom w:val="0"/>
          <w:divBdr>
            <w:top w:val="none" w:sz="0" w:space="0" w:color="auto"/>
            <w:left w:val="none" w:sz="0" w:space="0" w:color="auto"/>
            <w:bottom w:val="none" w:sz="0" w:space="0" w:color="auto"/>
            <w:right w:val="none" w:sz="0" w:space="0" w:color="auto"/>
          </w:divBdr>
        </w:div>
      </w:divsChild>
    </w:div>
    <w:div w:id="604768826">
      <w:bodyDiv w:val="1"/>
      <w:marLeft w:val="0"/>
      <w:marRight w:val="0"/>
      <w:marTop w:val="0"/>
      <w:marBottom w:val="0"/>
      <w:divBdr>
        <w:top w:val="none" w:sz="0" w:space="0" w:color="auto"/>
        <w:left w:val="none" w:sz="0" w:space="0" w:color="auto"/>
        <w:bottom w:val="none" w:sz="0" w:space="0" w:color="auto"/>
        <w:right w:val="none" w:sz="0" w:space="0" w:color="auto"/>
      </w:divBdr>
    </w:div>
    <w:div w:id="604925113">
      <w:bodyDiv w:val="1"/>
      <w:marLeft w:val="0"/>
      <w:marRight w:val="0"/>
      <w:marTop w:val="0"/>
      <w:marBottom w:val="0"/>
      <w:divBdr>
        <w:top w:val="none" w:sz="0" w:space="0" w:color="auto"/>
        <w:left w:val="none" w:sz="0" w:space="0" w:color="auto"/>
        <w:bottom w:val="none" w:sz="0" w:space="0" w:color="auto"/>
        <w:right w:val="none" w:sz="0" w:space="0" w:color="auto"/>
      </w:divBdr>
    </w:div>
    <w:div w:id="607078998">
      <w:bodyDiv w:val="1"/>
      <w:marLeft w:val="0"/>
      <w:marRight w:val="0"/>
      <w:marTop w:val="0"/>
      <w:marBottom w:val="0"/>
      <w:divBdr>
        <w:top w:val="none" w:sz="0" w:space="0" w:color="auto"/>
        <w:left w:val="none" w:sz="0" w:space="0" w:color="auto"/>
        <w:bottom w:val="none" w:sz="0" w:space="0" w:color="auto"/>
        <w:right w:val="none" w:sz="0" w:space="0" w:color="auto"/>
      </w:divBdr>
      <w:divsChild>
        <w:div w:id="1893539997">
          <w:marLeft w:val="480"/>
          <w:marRight w:val="0"/>
          <w:marTop w:val="0"/>
          <w:marBottom w:val="0"/>
          <w:divBdr>
            <w:top w:val="none" w:sz="0" w:space="0" w:color="auto"/>
            <w:left w:val="none" w:sz="0" w:space="0" w:color="auto"/>
            <w:bottom w:val="none" w:sz="0" w:space="0" w:color="auto"/>
            <w:right w:val="none" w:sz="0" w:space="0" w:color="auto"/>
          </w:divBdr>
        </w:div>
        <w:div w:id="800920590">
          <w:marLeft w:val="480"/>
          <w:marRight w:val="0"/>
          <w:marTop w:val="0"/>
          <w:marBottom w:val="0"/>
          <w:divBdr>
            <w:top w:val="none" w:sz="0" w:space="0" w:color="auto"/>
            <w:left w:val="none" w:sz="0" w:space="0" w:color="auto"/>
            <w:bottom w:val="none" w:sz="0" w:space="0" w:color="auto"/>
            <w:right w:val="none" w:sz="0" w:space="0" w:color="auto"/>
          </w:divBdr>
        </w:div>
        <w:div w:id="1528132307">
          <w:marLeft w:val="480"/>
          <w:marRight w:val="0"/>
          <w:marTop w:val="0"/>
          <w:marBottom w:val="0"/>
          <w:divBdr>
            <w:top w:val="none" w:sz="0" w:space="0" w:color="auto"/>
            <w:left w:val="none" w:sz="0" w:space="0" w:color="auto"/>
            <w:bottom w:val="none" w:sz="0" w:space="0" w:color="auto"/>
            <w:right w:val="none" w:sz="0" w:space="0" w:color="auto"/>
          </w:divBdr>
        </w:div>
        <w:div w:id="750086344">
          <w:marLeft w:val="480"/>
          <w:marRight w:val="0"/>
          <w:marTop w:val="0"/>
          <w:marBottom w:val="0"/>
          <w:divBdr>
            <w:top w:val="none" w:sz="0" w:space="0" w:color="auto"/>
            <w:left w:val="none" w:sz="0" w:space="0" w:color="auto"/>
            <w:bottom w:val="none" w:sz="0" w:space="0" w:color="auto"/>
            <w:right w:val="none" w:sz="0" w:space="0" w:color="auto"/>
          </w:divBdr>
        </w:div>
        <w:div w:id="1503467176">
          <w:marLeft w:val="480"/>
          <w:marRight w:val="0"/>
          <w:marTop w:val="0"/>
          <w:marBottom w:val="0"/>
          <w:divBdr>
            <w:top w:val="none" w:sz="0" w:space="0" w:color="auto"/>
            <w:left w:val="none" w:sz="0" w:space="0" w:color="auto"/>
            <w:bottom w:val="none" w:sz="0" w:space="0" w:color="auto"/>
            <w:right w:val="none" w:sz="0" w:space="0" w:color="auto"/>
          </w:divBdr>
        </w:div>
        <w:div w:id="822434396">
          <w:marLeft w:val="480"/>
          <w:marRight w:val="0"/>
          <w:marTop w:val="0"/>
          <w:marBottom w:val="0"/>
          <w:divBdr>
            <w:top w:val="none" w:sz="0" w:space="0" w:color="auto"/>
            <w:left w:val="none" w:sz="0" w:space="0" w:color="auto"/>
            <w:bottom w:val="none" w:sz="0" w:space="0" w:color="auto"/>
            <w:right w:val="none" w:sz="0" w:space="0" w:color="auto"/>
          </w:divBdr>
        </w:div>
        <w:div w:id="237328924">
          <w:marLeft w:val="480"/>
          <w:marRight w:val="0"/>
          <w:marTop w:val="0"/>
          <w:marBottom w:val="0"/>
          <w:divBdr>
            <w:top w:val="none" w:sz="0" w:space="0" w:color="auto"/>
            <w:left w:val="none" w:sz="0" w:space="0" w:color="auto"/>
            <w:bottom w:val="none" w:sz="0" w:space="0" w:color="auto"/>
            <w:right w:val="none" w:sz="0" w:space="0" w:color="auto"/>
          </w:divBdr>
        </w:div>
        <w:div w:id="1958947629">
          <w:marLeft w:val="480"/>
          <w:marRight w:val="0"/>
          <w:marTop w:val="0"/>
          <w:marBottom w:val="0"/>
          <w:divBdr>
            <w:top w:val="none" w:sz="0" w:space="0" w:color="auto"/>
            <w:left w:val="none" w:sz="0" w:space="0" w:color="auto"/>
            <w:bottom w:val="none" w:sz="0" w:space="0" w:color="auto"/>
            <w:right w:val="none" w:sz="0" w:space="0" w:color="auto"/>
          </w:divBdr>
        </w:div>
        <w:div w:id="1952935857">
          <w:marLeft w:val="480"/>
          <w:marRight w:val="0"/>
          <w:marTop w:val="0"/>
          <w:marBottom w:val="0"/>
          <w:divBdr>
            <w:top w:val="none" w:sz="0" w:space="0" w:color="auto"/>
            <w:left w:val="none" w:sz="0" w:space="0" w:color="auto"/>
            <w:bottom w:val="none" w:sz="0" w:space="0" w:color="auto"/>
            <w:right w:val="none" w:sz="0" w:space="0" w:color="auto"/>
          </w:divBdr>
        </w:div>
        <w:div w:id="43722860">
          <w:marLeft w:val="480"/>
          <w:marRight w:val="0"/>
          <w:marTop w:val="0"/>
          <w:marBottom w:val="0"/>
          <w:divBdr>
            <w:top w:val="none" w:sz="0" w:space="0" w:color="auto"/>
            <w:left w:val="none" w:sz="0" w:space="0" w:color="auto"/>
            <w:bottom w:val="none" w:sz="0" w:space="0" w:color="auto"/>
            <w:right w:val="none" w:sz="0" w:space="0" w:color="auto"/>
          </w:divBdr>
        </w:div>
        <w:div w:id="1270236048">
          <w:marLeft w:val="480"/>
          <w:marRight w:val="0"/>
          <w:marTop w:val="0"/>
          <w:marBottom w:val="0"/>
          <w:divBdr>
            <w:top w:val="none" w:sz="0" w:space="0" w:color="auto"/>
            <w:left w:val="none" w:sz="0" w:space="0" w:color="auto"/>
            <w:bottom w:val="none" w:sz="0" w:space="0" w:color="auto"/>
            <w:right w:val="none" w:sz="0" w:space="0" w:color="auto"/>
          </w:divBdr>
        </w:div>
        <w:div w:id="1987393934">
          <w:marLeft w:val="480"/>
          <w:marRight w:val="0"/>
          <w:marTop w:val="0"/>
          <w:marBottom w:val="0"/>
          <w:divBdr>
            <w:top w:val="none" w:sz="0" w:space="0" w:color="auto"/>
            <w:left w:val="none" w:sz="0" w:space="0" w:color="auto"/>
            <w:bottom w:val="none" w:sz="0" w:space="0" w:color="auto"/>
            <w:right w:val="none" w:sz="0" w:space="0" w:color="auto"/>
          </w:divBdr>
        </w:div>
        <w:div w:id="297616959">
          <w:marLeft w:val="480"/>
          <w:marRight w:val="0"/>
          <w:marTop w:val="0"/>
          <w:marBottom w:val="0"/>
          <w:divBdr>
            <w:top w:val="none" w:sz="0" w:space="0" w:color="auto"/>
            <w:left w:val="none" w:sz="0" w:space="0" w:color="auto"/>
            <w:bottom w:val="none" w:sz="0" w:space="0" w:color="auto"/>
            <w:right w:val="none" w:sz="0" w:space="0" w:color="auto"/>
          </w:divBdr>
        </w:div>
        <w:div w:id="1985962712">
          <w:marLeft w:val="480"/>
          <w:marRight w:val="0"/>
          <w:marTop w:val="0"/>
          <w:marBottom w:val="0"/>
          <w:divBdr>
            <w:top w:val="none" w:sz="0" w:space="0" w:color="auto"/>
            <w:left w:val="none" w:sz="0" w:space="0" w:color="auto"/>
            <w:bottom w:val="none" w:sz="0" w:space="0" w:color="auto"/>
            <w:right w:val="none" w:sz="0" w:space="0" w:color="auto"/>
          </w:divBdr>
        </w:div>
        <w:div w:id="430011891">
          <w:marLeft w:val="480"/>
          <w:marRight w:val="0"/>
          <w:marTop w:val="0"/>
          <w:marBottom w:val="0"/>
          <w:divBdr>
            <w:top w:val="none" w:sz="0" w:space="0" w:color="auto"/>
            <w:left w:val="none" w:sz="0" w:space="0" w:color="auto"/>
            <w:bottom w:val="none" w:sz="0" w:space="0" w:color="auto"/>
            <w:right w:val="none" w:sz="0" w:space="0" w:color="auto"/>
          </w:divBdr>
        </w:div>
        <w:div w:id="88820958">
          <w:marLeft w:val="480"/>
          <w:marRight w:val="0"/>
          <w:marTop w:val="0"/>
          <w:marBottom w:val="0"/>
          <w:divBdr>
            <w:top w:val="none" w:sz="0" w:space="0" w:color="auto"/>
            <w:left w:val="none" w:sz="0" w:space="0" w:color="auto"/>
            <w:bottom w:val="none" w:sz="0" w:space="0" w:color="auto"/>
            <w:right w:val="none" w:sz="0" w:space="0" w:color="auto"/>
          </w:divBdr>
        </w:div>
        <w:div w:id="1851094589">
          <w:marLeft w:val="480"/>
          <w:marRight w:val="0"/>
          <w:marTop w:val="0"/>
          <w:marBottom w:val="0"/>
          <w:divBdr>
            <w:top w:val="none" w:sz="0" w:space="0" w:color="auto"/>
            <w:left w:val="none" w:sz="0" w:space="0" w:color="auto"/>
            <w:bottom w:val="none" w:sz="0" w:space="0" w:color="auto"/>
            <w:right w:val="none" w:sz="0" w:space="0" w:color="auto"/>
          </w:divBdr>
        </w:div>
        <w:div w:id="831332940">
          <w:marLeft w:val="480"/>
          <w:marRight w:val="0"/>
          <w:marTop w:val="0"/>
          <w:marBottom w:val="0"/>
          <w:divBdr>
            <w:top w:val="none" w:sz="0" w:space="0" w:color="auto"/>
            <w:left w:val="none" w:sz="0" w:space="0" w:color="auto"/>
            <w:bottom w:val="none" w:sz="0" w:space="0" w:color="auto"/>
            <w:right w:val="none" w:sz="0" w:space="0" w:color="auto"/>
          </w:divBdr>
        </w:div>
        <w:div w:id="1635285411">
          <w:marLeft w:val="480"/>
          <w:marRight w:val="0"/>
          <w:marTop w:val="0"/>
          <w:marBottom w:val="0"/>
          <w:divBdr>
            <w:top w:val="none" w:sz="0" w:space="0" w:color="auto"/>
            <w:left w:val="none" w:sz="0" w:space="0" w:color="auto"/>
            <w:bottom w:val="none" w:sz="0" w:space="0" w:color="auto"/>
            <w:right w:val="none" w:sz="0" w:space="0" w:color="auto"/>
          </w:divBdr>
        </w:div>
        <w:div w:id="539165665">
          <w:marLeft w:val="480"/>
          <w:marRight w:val="0"/>
          <w:marTop w:val="0"/>
          <w:marBottom w:val="0"/>
          <w:divBdr>
            <w:top w:val="none" w:sz="0" w:space="0" w:color="auto"/>
            <w:left w:val="none" w:sz="0" w:space="0" w:color="auto"/>
            <w:bottom w:val="none" w:sz="0" w:space="0" w:color="auto"/>
            <w:right w:val="none" w:sz="0" w:space="0" w:color="auto"/>
          </w:divBdr>
        </w:div>
        <w:div w:id="1178076377">
          <w:marLeft w:val="480"/>
          <w:marRight w:val="0"/>
          <w:marTop w:val="0"/>
          <w:marBottom w:val="0"/>
          <w:divBdr>
            <w:top w:val="none" w:sz="0" w:space="0" w:color="auto"/>
            <w:left w:val="none" w:sz="0" w:space="0" w:color="auto"/>
            <w:bottom w:val="none" w:sz="0" w:space="0" w:color="auto"/>
            <w:right w:val="none" w:sz="0" w:space="0" w:color="auto"/>
          </w:divBdr>
        </w:div>
        <w:div w:id="1899315576">
          <w:marLeft w:val="480"/>
          <w:marRight w:val="0"/>
          <w:marTop w:val="0"/>
          <w:marBottom w:val="0"/>
          <w:divBdr>
            <w:top w:val="none" w:sz="0" w:space="0" w:color="auto"/>
            <w:left w:val="none" w:sz="0" w:space="0" w:color="auto"/>
            <w:bottom w:val="none" w:sz="0" w:space="0" w:color="auto"/>
            <w:right w:val="none" w:sz="0" w:space="0" w:color="auto"/>
          </w:divBdr>
        </w:div>
        <w:div w:id="764303005">
          <w:marLeft w:val="480"/>
          <w:marRight w:val="0"/>
          <w:marTop w:val="0"/>
          <w:marBottom w:val="0"/>
          <w:divBdr>
            <w:top w:val="none" w:sz="0" w:space="0" w:color="auto"/>
            <w:left w:val="none" w:sz="0" w:space="0" w:color="auto"/>
            <w:bottom w:val="none" w:sz="0" w:space="0" w:color="auto"/>
            <w:right w:val="none" w:sz="0" w:space="0" w:color="auto"/>
          </w:divBdr>
        </w:div>
        <w:div w:id="1757359507">
          <w:marLeft w:val="480"/>
          <w:marRight w:val="0"/>
          <w:marTop w:val="0"/>
          <w:marBottom w:val="0"/>
          <w:divBdr>
            <w:top w:val="none" w:sz="0" w:space="0" w:color="auto"/>
            <w:left w:val="none" w:sz="0" w:space="0" w:color="auto"/>
            <w:bottom w:val="none" w:sz="0" w:space="0" w:color="auto"/>
            <w:right w:val="none" w:sz="0" w:space="0" w:color="auto"/>
          </w:divBdr>
        </w:div>
        <w:div w:id="2000688146">
          <w:marLeft w:val="480"/>
          <w:marRight w:val="0"/>
          <w:marTop w:val="0"/>
          <w:marBottom w:val="0"/>
          <w:divBdr>
            <w:top w:val="none" w:sz="0" w:space="0" w:color="auto"/>
            <w:left w:val="none" w:sz="0" w:space="0" w:color="auto"/>
            <w:bottom w:val="none" w:sz="0" w:space="0" w:color="auto"/>
            <w:right w:val="none" w:sz="0" w:space="0" w:color="auto"/>
          </w:divBdr>
        </w:div>
        <w:div w:id="2146265508">
          <w:marLeft w:val="480"/>
          <w:marRight w:val="0"/>
          <w:marTop w:val="0"/>
          <w:marBottom w:val="0"/>
          <w:divBdr>
            <w:top w:val="none" w:sz="0" w:space="0" w:color="auto"/>
            <w:left w:val="none" w:sz="0" w:space="0" w:color="auto"/>
            <w:bottom w:val="none" w:sz="0" w:space="0" w:color="auto"/>
            <w:right w:val="none" w:sz="0" w:space="0" w:color="auto"/>
          </w:divBdr>
        </w:div>
        <w:div w:id="1909413431">
          <w:marLeft w:val="480"/>
          <w:marRight w:val="0"/>
          <w:marTop w:val="0"/>
          <w:marBottom w:val="0"/>
          <w:divBdr>
            <w:top w:val="none" w:sz="0" w:space="0" w:color="auto"/>
            <w:left w:val="none" w:sz="0" w:space="0" w:color="auto"/>
            <w:bottom w:val="none" w:sz="0" w:space="0" w:color="auto"/>
            <w:right w:val="none" w:sz="0" w:space="0" w:color="auto"/>
          </w:divBdr>
        </w:div>
        <w:div w:id="534391049">
          <w:marLeft w:val="480"/>
          <w:marRight w:val="0"/>
          <w:marTop w:val="0"/>
          <w:marBottom w:val="0"/>
          <w:divBdr>
            <w:top w:val="none" w:sz="0" w:space="0" w:color="auto"/>
            <w:left w:val="none" w:sz="0" w:space="0" w:color="auto"/>
            <w:bottom w:val="none" w:sz="0" w:space="0" w:color="auto"/>
            <w:right w:val="none" w:sz="0" w:space="0" w:color="auto"/>
          </w:divBdr>
        </w:div>
        <w:div w:id="1424646501">
          <w:marLeft w:val="480"/>
          <w:marRight w:val="0"/>
          <w:marTop w:val="0"/>
          <w:marBottom w:val="0"/>
          <w:divBdr>
            <w:top w:val="none" w:sz="0" w:space="0" w:color="auto"/>
            <w:left w:val="none" w:sz="0" w:space="0" w:color="auto"/>
            <w:bottom w:val="none" w:sz="0" w:space="0" w:color="auto"/>
            <w:right w:val="none" w:sz="0" w:space="0" w:color="auto"/>
          </w:divBdr>
        </w:div>
        <w:div w:id="2101637207">
          <w:marLeft w:val="480"/>
          <w:marRight w:val="0"/>
          <w:marTop w:val="0"/>
          <w:marBottom w:val="0"/>
          <w:divBdr>
            <w:top w:val="none" w:sz="0" w:space="0" w:color="auto"/>
            <w:left w:val="none" w:sz="0" w:space="0" w:color="auto"/>
            <w:bottom w:val="none" w:sz="0" w:space="0" w:color="auto"/>
            <w:right w:val="none" w:sz="0" w:space="0" w:color="auto"/>
          </w:divBdr>
        </w:div>
        <w:div w:id="1702784269">
          <w:marLeft w:val="480"/>
          <w:marRight w:val="0"/>
          <w:marTop w:val="0"/>
          <w:marBottom w:val="0"/>
          <w:divBdr>
            <w:top w:val="none" w:sz="0" w:space="0" w:color="auto"/>
            <w:left w:val="none" w:sz="0" w:space="0" w:color="auto"/>
            <w:bottom w:val="none" w:sz="0" w:space="0" w:color="auto"/>
            <w:right w:val="none" w:sz="0" w:space="0" w:color="auto"/>
          </w:divBdr>
        </w:div>
        <w:div w:id="1119449240">
          <w:marLeft w:val="480"/>
          <w:marRight w:val="0"/>
          <w:marTop w:val="0"/>
          <w:marBottom w:val="0"/>
          <w:divBdr>
            <w:top w:val="none" w:sz="0" w:space="0" w:color="auto"/>
            <w:left w:val="none" w:sz="0" w:space="0" w:color="auto"/>
            <w:bottom w:val="none" w:sz="0" w:space="0" w:color="auto"/>
            <w:right w:val="none" w:sz="0" w:space="0" w:color="auto"/>
          </w:divBdr>
        </w:div>
        <w:div w:id="755131321">
          <w:marLeft w:val="480"/>
          <w:marRight w:val="0"/>
          <w:marTop w:val="0"/>
          <w:marBottom w:val="0"/>
          <w:divBdr>
            <w:top w:val="none" w:sz="0" w:space="0" w:color="auto"/>
            <w:left w:val="none" w:sz="0" w:space="0" w:color="auto"/>
            <w:bottom w:val="none" w:sz="0" w:space="0" w:color="auto"/>
            <w:right w:val="none" w:sz="0" w:space="0" w:color="auto"/>
          </w:divBdr>
        </w:div>
        <w:div w:id="1409496871">
          <w:marLeft w:val="480"/>
          <w:marRight w:val="0"/>
          <w:marTop w:val="0"/>
          <w:marBottom w:val="0"/>
          <w:divBdr>
            <w:top w:val="none" w:sz="0" w:space="0" w:color="auto"/>
            <w:left w:val="none" w:sz="0" w:space="0" w:color="auto"/>
            <w:bottom w:val="none" w:sz="0" w:space="0" w:color="auto"/>
            <w:right w:val="none" w:sz="0" w:space="0" w:color="auto"/>
          </w:divBdr>
        </w:div>
        <w:div w:id="1924492280">
          <w:marLeft w:val="480"/>
          <w:marRight w:val="0"/>
          <w:marTop w:val="0"/>
          <w:marBottom w:val="0"/>
          <w:divBdr>
            <w:top w:val="none" w:sz="0" w:space="0" w:color="auto"/>
            <w:left w:val="none" w:sz="0" w:space="0" w:color="auto"/>
            <w:bottom w:val="none" w:sz="0" w:space="0" w:color="auto"/>
            <w:right w:val="none" w:sz="0" w:space="0" w:color="auto"/>
          </w:divBdr>
        </w:div>
        <w:div w:id="681980532">
          <w:marLeft w:val="480"/>
          <w:marRight w:val="0"/>
          <w:marTop w:val="0"/>
          <w:marBottom w:val="0"/>
          <w:divBdr>
            <w:top w:val="none" w:sz="0" w:space="0" w:color="auto"/>
            <w:left w:val="none" w:sz="0" w:space="0" w:color="auto"/>
            <w:bottom w:val="none" w:sz="0" w:space="0" w:color="auto"/>
            <w:right w:val="none" w:sz="0" w:space="0" w:color="auto"/>
          </w:divBdr>
        </w:div>
      </w:divsChild>
    </w:div>
    <w:div w:id="618340995">
      <w:bodyDiv w:val="1"/>
      <w:marLeft w:val="0"/>
      <w:marRight w:val="0"/>
      <w:marTop w:val="0"/>
      <w:marBottom w:val="0"/>
      <w:divBdr>
        <w:top w:val="none" w:sz="0" w:space="0" w:color="auto"/>
        <w:left w:val="none" w:sz="0" w:space="0" w:color="auto"/>
        <w:bottom w:val="none" w:sz="0" w:space="0" w:color="auto"/>
        <w:right w:val="none" w:sz="0" w:space="0" w:color="auto"/>
      </w:divBdr>
      <w:divsChild>
        <w:div w:id="253830767">
          <w:marLeft w:val="0"/>
          <w:marRight w:val="0"/>
          <w:marTop w:val="0"/>
          <w:marBottom w:val="0"/>
          <w:divBdr>
            <w:top w:val="none" w:sz="0" w:space="0" w:color="auto"/>
            <w:left w:val="none" w:sz="0" w:space="0" w:color="auto"/>
            <w:bottom w:val="none" w:sz="0" w:space="0" w:color="auto"/>
            <w:right w:val="none" w:sz="0" w:space="0" w:color="auto"/>
          </w:divBdr>
        </w:div>
        <w:div w:id="1332178021">
          <w:marLeft w:val="0"/>
          <w:marRight w:val="0"/>
          <w:marTop w:val="0"/>
          <w:marBottom w:val="0"/>
          <w:divBdr>
            <w:top w:val="none" w:sz="0" w:space="0" w:color="auto"/>
            <w:left w:val="none" w:sz="0" w:space="0" w:color="auto"/>
            <w:bottom w:val="none" w:sz="0" w:space="0" w:color="auto"/>
            <w:right w:val="none" w:sz="0" w:space="0" w:color="auto"/>
          </w:divBdr>
        </w:div>
        <w:div w:id="55511867">
          <w:marLeft w:val="0"/>
          <w:marRight w:val="0"/>
          <w:marTop w:val="0"/>
          <w:marBottom w:val="0"/>
          <w:divBdr>
            <w:top w:val="none" w:sz="0" w:space="0" w:color="auto"/>
            <w:left w:val="none" w:sz="0" w:space="0" w:color="auto"/>
            <w:bottom w:val="none" w:sz="0" w:space="0" w:color="auto"/>
            <w:right w:val="none" w:sz="0" w:space="0" w:color="auto"/>
          </w:divBdr>
        </w:div>
        <w:div w:id="425273624">
          <w:marLeft w:val="0"/>
          <w:marRight w:val="0"/>
          <w:marTop w:val="0"/>
          <w:marBottom w:val="0"/>
          <w:divBdr>
            <w:top w:val="none" w:sz="0" w:space="0" w:color="auto"/>
            <w:left w:val="none" w:sz="0" w:space="0" w:color="auto"/>
            <w:bottom w:val="none" w:sz="0" w:space="0" w:color="auto"/>
            <w:right w:val="none" w:sz="0" w:space="0" w:color="auto"/>
          </w:divBdr>
        </w:div>
        <w:div w:id="976841786">
          <w:marLeft w:val="0"/>
          <w:marRight w:val="0"/>
          <w:marTop w:val="0"/>
          <w:marBottom w:val="0"/>
          <w:divBdr>
            <w:top w:val="none" w:sz="0" w:space="0" w:color="auto"/>
            <w:left w:val="none" w:sz="0" w:space="0" w:color="auto"/>
            <w:bottom w:val="none" w:sz="0" w:space="0" w:color="auto"/>
            <w:right w:val="none" w:sz="0" w:space="0" w:color="auto"/>
          </w:divBdr>
        </w:div>
        <w:div w:id="2022198643">
          <w:marLeft w:val="0"/>
          <w:marRight w:val="0"/>
          <w:marTop w:val="0"/>
          <w:marBottom w:val="0"/>
          <w:divBdr>
            <w:top w:val="none" w:sz="0" w:space="0" w:color="auto"/>
            <w:left w:val="none" w:sz="0" w:space="0" w:color="auto"/>
            <w:bottom w:val="none" w:sz="0" w:space="0" w:color="auto"/>
            <w:right w:val="none" w:sz="0" w:space="0" w:color="auto"/>
          </w:divBdr>
        </w:div>
        <w:div w:id="535511120">
          <w:marLeft w:val="0"/>
          <w:marRight w:val="0"/>
          <w:marTop w:val="0"/>
          <w:marBottom w:val="0"/>
          <w:divBdr>
            <w:top w:val="none" w:sz="0" w:space="0" w:color="auto"/>
            <w:left w:val="none" w:sz="0" w:space="0" w:color="auto"/>
            <w:bottom w:val="none" w:sz="0" w:space="0" w:color="auto"/>
            <w:right w:val="none" w:sz="0" w:space="0" w:color="auto"/>
          </w:divBdr>
        </w:div>
        <w:div w:id="1784766795">
          <w:marLeft w:val="0"/>
          <w:marRight w:val="0"/>
          <w:marTop w:val="0"/>
          <w:marBottom w:val="0"/>
          <w:divBdr>
            <w:top w:val="none" w:sz="0" w:space="0" w:color="auto"/>
            <w:left w:val="none" w:sz="0" w:space="0" w:color="auto"/>
            <w:bottom w:val="none" w:sz="0" w:space="0" w:color="auto"/>
            <w:right w:val="none" w:sz="0" w:space="0" w:color="auto"/>
          </w:divBdr>
        </w:div>
        <w:div w:id="1292832080">
          <w:marLeft w:val="0"/>
          <w:marRight w:val="0"/>
          <w:marTop w:val="0"/>
          <w:marBottom w:val="0"/>
          <w:divBdr>
            <w:top w:val="none" w:sz="0" w:space="0" w:color="auto"/>
            <w:left w:val="none" w:sz="0" w:space="0" w:color="auto"/>
            <w:bottom w:val="none" w:sz="0" w:space="0" w:color="auto"/>
            <w:right w:val="none" w:sz="0" w:space="0" w:color="auto"/>
          </w:divBdr>
        </w:div>
        <w:div w:id="74589984">
          <w:marLeft w:val="0"/>
          <w:marRight w:val="0"/>
          <w:marTop w:val="0"/>
          <w:marBottom w:val="0"/>
          <w:divBdr>
            <w:top w:val="none" w:sz="0" w:space="0" w:color="auto"/>
            <w:left w:val="none" w:sz="0" w:space="0" w:color="auto"/>
            <w:bottom w:val="none" w:sz="0" w:space="0" w:color="auto"/>
            <w:right w:val="none" w:sz="0" w:space="0" w:color="auto"/>
          </w:divBdr>
        </w:div>
        <w:div w:id="325330790">
          <w:marLeft w:val="0"/>
          <w:marRight w:val="0"/>
          <w:marTop w:val="0"/>
          <w:marBottom w:val="0"/>
          <w:divBdr>
            <w:top w:val="none" w:sz="0" w:space="0" w:color="auto"/>
            <w:left w:val="none" w:sz="0" w:space="0" w:color="auto"/>
            <w:bottom w:val="none" w:sz="0" w:space="0" w:color="auto"/>
            <w:right w:val="none" w:sz="0" w:space="0" w:color="auto"/>
          </w:divBdr>
        </w:div>
        <w:div w:id="979263389">
          <w:marLeft w:val="0"/>
          <w:marRight w:val="0"/>
          <w:marTop w:val="0"/>
          <w:marBottom w:val="0"/>
          <w:divBdr>
            <w:top w:val="none" w:sz="0" w:space="0" w:color="auto"/>
            <w:left w:val="none" w:sz="0" w:space="0" w:color="auto"/>
            <w:bottom w:val="none" w:sz="0" w:space="0" w:color="auto"/>
            <w:right w:val="none" w:sz="0" w:space="0" w:color="auto"/>
          </w:divBdr>
        </w:div>
        <w:div w:id="547496180">
          <w:marLeft w:val="0"/>
          <w:marRight w:val="0"/>
          <w:marTop w:val="0"/>
          <w:marBottom w:val="0"/>
          <w:divBdr>
            <w:top w:val="none" w:sz="0" w:space="0" w:color="auto"/>
            <w:left w:val="none" w:sz="0" w:space="0" w:color="auto"/>
            <w:bottom w:val="none" w:sz="0" w:space="0" w:color="auto"/>
            <w:right w:val="none" w:sz="0" w:space="0" w:color="auto"/>
          </w:divBdr>
        </w:div>
        <w:div w:id="1261910516">
          <w:marLeft w:val="0"/>
          <w:marRight w:val="0"/>
          <w:marTop w:val="0"/>
          <w:marBottom w:val="0"/>
          <w:divBdr>
            <w:top w:val="none" w:sz="0" w:space="0" w:color="auto"/>
            <w:left w:val="none" w:sz="0" w:space="0" w:color="auto"/>
            <w:bottom w:val="none" w:sz="0" w:space="0" w:color="auto"/>
            <w:right w:val="none" w:sz="0" w:space="0" w:color="auto"/>
          </w:divBdr>
        </w:div>
        <w:div w:id="382486564">
          <w:marLeft w:val="0"/>
          <w:marRight w:val="0"/>
          <w:marTop w:val="0"/>
          <w:marBottom w:val="0"/>
          <w:divBdr>
            <w:top w:val="none" w:sz="0" w:space="0" w:color="auto"/>
            <w:left w:val="none" w:sz="0" w:space="0" w:color="auto"/>
            <w:bottom w:val="none" w:sz="0" w:space="0" w:color="auto"/>
            <w:right w:val="none" w:sz="0" w:space="0" w:color="auto"/>
          </w:divBdr>
        </w:div>
        <w:div w:id="1341423372">
          <w:marLeft w:val="0"/>
          <w:marRight w:val="0"/>
          <w:marTop w:val="0"/>
          <w:marBottom w:val="0"/>
          <w:divBdr>
            <w:top w:val="none" w:sz="0" w:space="0" w:color="auto"/>
            <w:left w:val="none" w:sz="0" w:space="0" w:color="auto"/>
            <w:bottom w:val="none" w:sz="0" w:space="0" w:color="auto"/>
            <w:right w:val="none" w:sz="0" w:space="0" w:color="auto"/>
          </w:divBdr>
        </w:div>
        <w:div w:id="23216256">
          <w:marLeft w:val="0"/>
          <w:marRight w:val="0"/>
          <w:marTop w:val="0"/>
          <w:marBottom w:val="0"/>
          <w:divBdr>
            <w:top w:val="none" w:sz="0" w:space="0" w:color="auto"/>
            <w:left w:val="none" w:sz="0" w:space="0" w:color="auto"/>
            <w:bottom w:val="none" w:sz="0" w:space="0" w:color="auto"/>
            <w:right w:val="none" w:sz="0" w:space="0" w:color="auto"/>
          </w:divBdr>
        </w:div>
        <w:div w:id="534196609">
          <w:marLeft w:val="0"/>
          <w:marRight w:val="0"/>
          <w:marTop w:val="0"/>
          <w:marBottom w:val="0"/>
          <w:divBdr>
            <w:top w:val="none" w:sz="0" w:space="0" w:color="auto"/>
            <w:left w:val="none" w:sz="0" w:space="0" w:color="auto"/>
            <w:bottom w:val="none" w:sz="0" w:space="0" w:color="auto"/>
            <w:right w:val="none" w:sz="0" w:space="0" w:color="auto"/>
          </w:divBdr>
        </w:div>
        <w:div w:id="2010055806">
          <w:marLeft w:val="0"/>
          <w:marRight w:val="0"/>
          <w:marTop w:val="0"/>
          <w:marBottom w:val="0"/>
          <w:divBdr>
            <w:top w:val="none" w:sz="0" w:space="0" w:color="auto"/>
            <w:left w:val="none" w:sz="0" w:space="0" w:color="auto"/>
            <w:bottom w:val="none" w:sz="0" w:space="0" w:color="auto"/>
            <w:right w:val="none" w:sz="0" w:space="0" w:color="auto"/>
          </w:divBdr>
        </w:div>
        <w:div w:id="1184980209">
          <w:marLeft w:val="0"/>
          <w:marRight w:val="0"/>
          <w:marTop w:val="0"/>
          <w:marBottom w:val="0"/>
          <w:divBdr>
            <w:top w:val="none" w:sz="0" w:space="0" w:color="auto"/>
            <w:left w:val="none" w:sz="0" w:space="0" w:color="auto"/>
            <w:bottom w:val="none" w:sz="0" w:space="0" w:color="auto"/>
            <w:right w:val="none" w:sz="0" w:space="0" w:color="auto"/>
          </w:divBdr>
        </w:div>
        <w:div w:id="1378092372">
          <w:marLeft w:val="0"/>
          <w:marRight w:val="0"/>
          <w:marTop w:val="0"/>
          <w:marBottom w:val="0"/>
          <w:divBdr>
            <w:top w:val="none" w:sz="0" w:space="0" w:color="auto"/>
            <w:left w:val="none" w:sz="0" w:space="0" w:color="auto"/>
            <w:bottom w:val="none" w:sz="0" w:space="0" w:color="auto"/>
            <w:right w:val="none" w:sz="0" w:space="0" w:color="auto"/>
          </w:divBdr>
        </w:div>
        <w:div w:id="605769609">
          <w:marLeft w:val="0"/>
          <w:marRight w:val="0"/>
          <w:marTop w:val="0"/>
          <w:marBottom w:val="0"/>
          <w:divBdr>
            <w:top w:val="none" w:sz="0" w:space="0" w:color="auto"/>
            <w:left w:val="none" w:sz="0" w:space="0" w:color="auto"/>
            <w:bottom w:val="none" w:sz="0" w:space="0" w:color="auto"/>
            <w:right w:val="none" w:sz="0" w:space="0" w:color="auto"/>
          </w:divBdr>
        </w:div>
        <w:div w:id="951546240">
          <w:marLeft w:val="0"/>
          <w:marRight w:val="0"/>
          <w:marTop w:val="0"/>
          <w:marBottom w:val="0"/>
          <w:divBdr>
            <w:top w:val="none" w:sz="0" w:space="0" w:color="auto"/>
            <w:left w:val="none" w:sz="0" w:space="0" w:color="auto"/>
            <w:bottom w:val="none" w:sz="0" w:space="0" w:color="auto"/>
            <w:right w:val="none" w:sz="0" w:space="0" w:color="auto"/>
          </w:divBdr>
        </w:div>
        <w:div w:id="498665535">
          <w:marLeft w:val="0"/>
          <w:marRight w:val="0"/>
          <w:marTop w:val="0"/>
          <w:marBottom w:val="0"/>
          <w:divBdr>
            <w:top w:val="none" w:sz="0" w:space="0" w:color="auto"/>
            <w:left w:val="none" w:sz="0" w:space="0" w:color="auto"/>
            <w:bottom w:val="none" w:sz="0" w:space="0" w:color="auto"/>
            <w:right w:val="none" w:sz="0" w:space="0" w:color="auto"/>
          </w:divBdr>
        </w:div>
        <w:div w:id="2054112350">
          <w:marLeft w:val="0"/>
          <w:marRight w:val="0"/>
          <w:marTop w:val="0"/>
          <w:marBottom w:val="0"/>
          <w:divBdr>
            <w:top w:val="none" w:sz="0" w:space="0" w:color="auto"/>
            <w:left w:val="none" w:sz="0" w:space="0" w:color="auto"/>
            <w:bottom w:val="none" w:sz="0" w:space="0" w:color="auto"/>
            <w:right w:val="none" w:sz="0" w:space="0" w:color="auto"/>
          </w:divBdr>
        </w:div>
        <w:div w:id="2144344371">
          <w:marLeft w:val="0"/>
          <w:marRight w:val="0"/>
          <w:marTop w:val="0"/>
          <w:marBottom w:val="0"/>
          <w:divBdr>
            <w:top w:val="none" w:sz="0" w:space="0" w:color="auto"/>
            <w:left w:val="none" w:sz="0" w:space="0" w:color="auto"/>
            <w:bottom w:val="none" w:sz="0" w:space="0" w:color="auto"/>
            <w:right w:val="none" w:sz="0" w:space="0" w:color="auto"/>
          </w:divBdr>
        </w:div>
        <w:div w:id="1233200501">
          <w:marLeft w:val="0"/>
          <w:marRight w:val="0"/>
          <w:marTop w:val="0"/>
          <w:marBottom w:val="0"/>
          <w:divBdr>
            <w:top w:val="none" w:sz="0" w:space="0" w:color="auto"/>
            <w:left w:val="none" w:sz="0" w:space="0" w:color="auto"/>
            <w:bottom w:val="none" w:sz="0" w:space="0" w:color="auto"/>
            <w:right w:val="none" w:sz="0" w:space="0" w:color="auto"/>
          </w:divBdr>
        </w:div>
        <w:div w:id="493304419">
          <w:marLeft w:val="0"/>
          <w:marRight w:val="0"/>
          <w:marTop w:val="0"/>
          <w:marBottom w:val="0"/>
          <w:divBdr>
            <w:top w:val="none" w:sz="0" w:space="0" w:color="auto"/>
            <w:left w:val="none" w:sz="0" w:space="0" w:color="auto"/>
            <w:bottom w:val="none" w:sz="0" w:space="0" w:color="auto"/>
            <w:right w:val="none" w:sz="0" w:space="0" w:color="auto"/>
          </w:divBdr>
        </w:div>
        <w:div w:id="2131898140">
          <w:marLeft w:val="0"/>
          <w:marRight w:val="0"/>
          <w:marTop w:val="0"/>
          <w:marBottom w:val="0"/>
          <w:divBdr>
            <w:top w:val="none" w:sz="0" w:space="0" w:color="auto"/>
            <w:left w:val="none" w:sz="0" w:space="0" w:color="auto"/>
            <w:bottom w:val="none" w:sz="0" w:space="0" w:color="auto"/>
            <w:right w:val="none" w:sz="0" w:space="0" w:color="auto"/>
          </w:divBdr>
        </w:div>
        <w:div w:id="248857937">
          <w:marLeft w:val="0"/>
          <w:marRight w:val="0"/>
          <w:marTop w:val="0"/>
          <w:marBottom w:val="0"/>
          <w:divBdr>
            <w:top w:val="none" w:sz="0" w:space="0" w:color="auto"/>
            <w:left w:val="none" w:sz="0" w:space="0" w:color="auto"/>
            <w:bottom w:val="none" w:sz="0" w:space="0" w:color="auto"/>
            <w:right w:val="none" w:sz="0" w:space="0" w:color="auto"/>
          </w:divBdr>
        </w:div>
        <w:div w:id="231015289">
          <w:marLeft w:val="0"/>
          <w:marRight w:val="0"/>
          <w:marTop w:val="0"/>
          <w:marBottom w:val="0"/>
          <w:divBdr>
            <w:top w:val="none" w:sz="0" w:space="0" w:color="auto"/>
            <w:left w:val="none" w:sz="0" w:space="0" w:color="auto"/>
            <w:bottom w:val="none" w:sz="0" w:space="0" w:color="auto"/>
            <w:right w:val="none" w:sz="0" w:space="0" w:color="auto"/>
          </w:divBdr>
        </w:div>
        <w:div w:id="320430230">
          <w:marLeft w:val="0"/>
          <w:marRight w:val="0"/>
          <w:marTop w:val="0"/>
          <w:marBottom w:val="0"/>
          <w:divBdr>
            <w:top w:val="none" w:sz="0" w:space="0" w:color="auto"/>
            <w:left w:val="none" w:sz="0" w:space="0" w:color="auto"/>
            <w:bottom w:val="none" w:sz="0" w:space="0" w:color="auto"/>
            <w:right w:val="none" w:sz="0" w:space="0" w:color="auto"/>
          </w:divBdr>
        </w:div>
        <w:div w:id="590091489">
          <w:marLeft w:val="0"/>
          <w:marRight w:val="0"/>
          <w:marTop w:val="0"/>
          <w:marBottom w:val="0"/>
          <w:divBdr>
            <w:top w:val="none" w:sz="0" w:space="0" w:color="auto"/>
            <w:left w:val="none" w:sz="0" w:space="0" w:color="auto"/>
            <w:bottom w:val="none" w:sz="0" w:space="0" w:color="auto"/>
            <w:right w:val="none" w:sz="0" w:space="0" w:color="auto"/>
          </w:divBdr>
        </w:div>
        <w:div w:id="1472861673">
          <w:marLeft w:val="0"/>
          <w:marRight w:val="0"/>
          <w:marTop w:val="0"/>
          <w:marBottom w:val="0"/>
          <w:divBdr>
            <w:top w:val="none" w:sz="0" w:space="0" w:color="auto"/>
            <w:left w:val="none" w:sz="0" w:space="0" w:color="auto"/>
            <w:bottom w:val="none" w:sz="0" w:space="0" w:color="auto"/>
            <w:right w:val="none" w:sz="0" w:space="0" w:color="auto"/>
          </w:divBdr>
        </w:div>
        <w:div w:id="116262086">
          <w:marLeft w:val="0"/>
          <w:marRight w:val="0"/>
          <w:marTop w:val="0"/>
          <w:marBottom w:val="0"/>
          <w:divBdr>
            <w:top w:val="none" w:sz="0" w:space="0" w:color="auto"/>
            <w:left w:val="none" w:sz="0" w:space="0" w:color="auto"/>
            <w:bottom w:val="none" w:sz="0" w:space="0" w:color="auto"/>
            <w:right w:val="none" w:sz="0" w:space="0" w:color="auto"/>
          </w:divBdr>
        </w:div>
      </w:divsChild>
    </w:div>
    <w:div w:id="619145040">
      <w:bodyDiv w:val="1"/>
      <w:marLeft w:val="0"/>
      <w:marRight w:val="0"/>
      <w:marTop w:val="0"/>
      <w:marBottom w:val="0"/>
      <w:divBdr>
        <w:top w:val="none" w:sz="0" w:space="0" w:color="auto"/>
        <w:left w:val="none" w:sz="0" w:space="0" w:color="auto"/>
        <w:bottom w:val="none" w:sz="0" w:space="0" w:color="auto"/>
        <w:right w:val="none" w:sz="0" w:space="0" w:color="auto"/>
      </w:divBdr>
    </w:div>
    <w:div w:id="6253574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574">
          <w:marLeft w:val="480"/>
          <w:marRight w:val="0"/>
          <w:marTop w:val="0"/>
          <w:marBottom w:val="0"/>
          <w:divBdr>
            <w:top w:val="none" w:sz="0" w:space="0" w:color="auto"/>
            <w:left w:val="none" w:sz="0" w:space="0" w:color="auto"/>
            <w:bottom w:val="none" w:sz="0" w:space="0" w:color="auto"/>
            <w:right w:val="none" w:sz="0" w:space="0" w:color="auto"/>
          </w:divBdr>
        </w:div>
        <w:div w:id="292909566">
          <w:marLeft w:val="480"/>
          <w:marRight w:val="0"/>
          <w:marTop w:val="0"/>
          <w:marBottom w:val="0"/>
          <w:divBdr>
            <w:top w:val="none" w:sz="0" w:space="0" w:color="auto"/>
            <w:left w:val="none" w:sz="0" w:space="0" w:color="auto"/>
            <w:bottom w:val="none" w:sz="0" w:space="0" w:color="auto"/>
            <w:right w:val="none" w:sz="0" w:space="0" w:color="auto"/>
          </w:divBdr>
        </w:div>
        <w:div w:id="913395835">
          <w:marLeft w:val="480"/>
          <w:marRight w:val="0"/>
          <w:marTop w:val="0"/>
          <w:marBottom w:val="0"/>
          <w:divBdr>
            <w:top w:val="none" w:sz="0" w:space="0" w:color="auto"/>
            <w:left w:val="none" w:sz="0" w:space="0" w:color="auto"/>
            <w:bottom w:val="none" w:sz="0" w:space="0" w:color="auto"/>
            <w:right w:val="none" w:sz="0" w:space="0" w:color="auto"/>
          </w:divBdr>
        </w:div>
        <w:div w:id="255527620">
          <w:marLeft w:val="480"/>
          <w:marRight w:val="0"/>
          <w:marTop w:val="0"/>
          <w:marBottom w:val="0"/>
          <w:divBdr>
            <w:top w:val="none" w:sz="0" w:space="0" w:color="auto"/>
            <w:left w:val="none" w:sz="0" w:space="0" w:color="auto"/>
            <w:bottom w:val="none" w:sz="0" w:space="0" w:color="auto"/>
            <w:right w:val="none" w:sz="0" w:space="0" w:color="auto"/>
          </w:divBdr>
        </w:div>
        <w:div w:id="2146503441">
          <w:marLeft w:val="480"/>
          <w:marRight w:val="0"/>
          <w:marTop w:val="0"/>
          <w:marBottom w:val="0"/>
          <w:divBdr>
            <w:top w:val="none" w:sz="0" w:space="0" w:color="auto"/>
            <w:left w:val="none" w:sz="0" w:space="0" w:color="auto"/>
            <w:bottom w:val="none" w:sz="0" w:space="0" w:color="auto"/>
            <w:right w:val="none" w:sz="0" w:space="0" w:color="auto"/>
          </w:divBdr>
        </w:div>
        <w:div w:id="233659755">
          <w:marLeft w:val="480"/>
          <w:marRight w:val="0"/>
          <w:marTop w:val="0"/>
          <w:marBottom w:val="0"/>
          <w:divBdr>
            <w:top w:val="none" w:sz="0" w:space="0" w:color="auto"/>
            <w:left w:val="none" w:sz="0" w:space="0" w:color="auto"/>
            <w:bottom w:val="none" w:sz="0" w:space="0" w:color="auto"/>
            <w:right w:val="none" w:sz="0" w:space="0" w:color="auto"/>
          </w:divBdr>
        </w:div>
        <w:div w:id="2015649710">
          <w:marLeft w:val="480"/>
          <w:marRight w:val="0"/>
          <w:marTop w:val="0"/>
          <w:marBottom w:val="0"/>
          <w:divBdr>
            <w:top w:val="none" w:sz="0" w:space="0" w:color="auto"/>
            <w:left w:val="none" w:sz="0" w:space="0" w:color="auto"/>
            <w:bottom w:val="none" w:sz="0" w:space="0" w:color="auto"/>
            <w:right w:val="none" w:sz="0" w:space="0" w:color="auto"/>
          </w:divBdr>
        </w:div>
        <w:div w:id="1202984445">
          <w:marLeft w:val="480"/>
          <w:marRight w:val="0"/>
          <w:marTop w:val="0"/>
          <w:marBottom w:val="0"/>
          <w:divBdr>
            <w:top w:val="none" w:sz="0" w:space="0" w:color="auto"/>
            <w:left w:val="none" w:sz="0" w:space="0" w:color="auto"/>
            <w:bottom w:val="none" w:sz="0" w:space="0" w:color="auto"/>
            <w:right w:val="none" w:sz="0" w:space="0" w:color="auto"/>
          </w:divBdr>
        </w:div>
        <w:div w:id="196507638">
          <w:marLeft w:val="480"/>
          <w:marRight w:val="0"/>
          <w:marTop w:val="0"/>
          <w:marBottom w:val="0"/>
          <w:divBdr>
            <w:top w:val="none" w:sz="0" w:space="0" w:color="auto"/>
            <w:left w:val="none" w:sz="0" w:space="0" w:color="auto"/>
            <w:bottom w:val="none" w:sz="0" w:space="0" w:color="auto"/>
            <w:right w:val="none" w:sz="0" w:space="0" w:color="auto"/>
          </w:divBdr>
        </w:div>
        <w:div w:id="850338905">
          <w:marLeft w:val="480"/>
          <w:marRight w:val="0"/>
          <w:marTop w:val="0"/>
          <w:marBottom w:val="0"/>
          <w:divBdr>
            <w:top w:val="none" w:sz="0" w:space="0" w:color="auto"/>
            <w:left w:val="none" w:sz="0" w:space="0" w:color="auto"/>
            <w:bottom w:val="none" w:sz="0" w:space="0" w:color="auto"/>
            <w:right w:val="none" w:sz="0" w:space="0" w:color="auto"/>
          </w:divBdr>
        </w:div>
        <w:div w:id="27922985">
          <w:marLeft w:val="480"/>
          <w:marRight w:val="0"/>
          <w:marTop w:val="0"/>
          <w:marBottom w:val="0"/>
          <w:divBdr>
            <w:top w:val="none" w:sz="0" w:space="0" w:color="auto"/>
            <w:left w:val="none" w:sz="0" w:space="0" w:color="auto"/>
            <w:bottom w:val="none" w:sz="0" w:space="0" w:color="auto"/>
            <w:right w:val="none" w:sz="0" w:space="0" w:color="auto"/>
          </w:divBdr>
        </w:div>
        <w:div w:id="1195459071">
          <w:marLeft w:val="480"/>
          <w:marRight w:val="0"/>
          <w:marTop w:val="0"/>
          <w:marBottom w:val="0"/>
          <w:divBdr>
            <w:top w:val="none" w:sz="0" w:space="0" w:color="auto"/>
            <w:left w:val="none" w:sz="0" w:space="0" w:color="auto"/>
            <w:bottom w:val="none" w:sz="0" w:space="0" w:color="auto"/>
            <w:right w:val="none" w:sz="0" w:space="0" w:color="auto"/>
          </w:divBdr>
        </w:div>
        <w:div w:id="1807969545">
          <w:marLeft w:val="480"/>
          <w:marRight w:val="0"/>
          <w:marTop w:val="0"/>
          <w:marBottom w:val="0"/>
          <w:divBdr>
            <w:top w:val="none" w:sz="0" w:space="0" w:color="auto"/>
            <w:left w:val="none" w:sz="0" w:space="0" w:color="auto"/>
            <w:bottom w:val="none" w:sz="0" w:space="0" w:color="auto"/>
            <w:right w:val="none" w:sz="0" w:space="0" w:color="auto"/>
          </w:divBdr>
        </w:div>
        <w:div w:id="234634914">
          <w:marLeft w:val="480"/>
          <w:marRight w:val="0"/>
          <w:marTop w:val="0"/>
          <w:marBottom w:val="0"/>
          <w:divBdr>
            <w:top w:val="none" w:sz="0" w:space="0" w:color="auto"/>
            <w:left w:val="none" w:sz="0" w:space="0" w:color="auto"/>
            <w:bottom w:val="none" w:sz="0" w:space="0" w:color="auto"/>
            <w:right w:val="none" w:sz="0" w:space="0" w:color="auto"/>
          </w:divBdr>
        </w:div>
        <w:div w:id="2024819713">
          <w:marLeft w:val="480"/>
          <w:marRight w:val="0"/>
          <w:marTop w:val="0"/>
          <w:marBottom w:val="0"/>
          <w:divBdr>
            <w:top w:val="none" w:sz="0" w:space="0" w:color="auto"/>
            <w:left w:val="none" w:sz="0" w:space="0" w:color="auto"/>
            <w:bottom w:val="none" w:sz="0" w:space="0" w:color="auto"/>
            <w:right w:val="none" w:sz="0" w:space="0" w:color="auto"/>
          </w:divBdr>
        </w:div>
        <w:div w:id="1934508636">
          <w:marLeft w:val="480"/>
          <w:marRight w:val="0"/>
          <w:marTop w:val="0"/>
          <w:marBottom w:val="0"/>
          <w:divBdr>
            <w:top w:val="none" w:sz="0" w:space="0" w:color="auto"/>
            <w:left w:val="none" w:sz="0" w:space="0" w:color="auto"/>
            <w:bottom w:val="none" w:sz="0" w:space="0" w:color="auto"/>
            <w:right w:val="none" w:sz="0" w:space="0" w:color="auto"/>
          </w:divBdr>
        </w:div>
        <w:div w:id="1409115628">
          <w:marLeft w:val="480"/>
          <w:marRight w:val="0"/>
          <w:marTop w:val="0"/>
          <w:marBottom w:val="0"/>
          <w:divBdr>
            <w:top w:val="none" w:sz="0" w:space="0" w:color="auto"/>
            <w:left w:val="none" w:sz="0" w:space="0" w:color="auto"/>
            <w:bottom w:val="none" w:sz="0" w:space="0" w:color="auto"/>
            <w:right w:val="none" w:sz="0" w:space="0" w:color="auto"/>
          </w:divBdr>
        </w:div>
        <w:div w:id="750279494">
          <w:marLeft w:val="480"/>
          <w:marRight w:val="0"/>
          <w:marTop w:val="0"/>
          <w:marBottom w:val="0"/>
          <w:divBdr>
            <w:top w:val="none" w:sz="0" w:space="0" w:color="auto"/>
            <w:left w:val="none" w:sz="0" w:space="0" w:color="auto"/>
            <w:bottom w:val="none" w:sz="0" w:space="0" w:color="auto"/>
            <w:right w:val="none" w:sz="0" w:space="0" w:color="auto"/>
          </w:divBdr>
        </w:div>
        <w:div w:id="931888161">
          <w:marLeft w:val="480"/>
          <w:marRight w:val="0"/>
          <w:marTop w:val="0"/>
          <w:marBottom w:val="0"/>
          <w:divBdr>
            <w:top w:val="none" w:sz="0" w:space="0" w:color="auto"/>
            <w:left w:val="none" w:sz="0" w:space="0" w:color="auto"/>
            <w:bottom w:val="none" w:sz="0" w:space="0" w:color="auto"/>
            <w:right w:val="none" w:sz="0" w:space="0" w:color="auto"/>
          </w:divBdr>
        </w:div>
        <w:div w:id="760563894">
          <w:marLeft w:val="480"/>
          <w:marRight w:val="0"/>
          <w:marTop w:val="0"/>
          <w:marBottom w:val="0"/>
          <w:divBdr>
            <w:top w:val="none" w:sz="0" w:space="0" w:color="auto"/>
            <w:left w:val="none" w:sz="0" w:space="0" w:color="auto"/>
            <w:bottom w:val="none" w:sz="0" w:space="0" w:color="auto"/>
            <w:right w:val="none" w:sz="0" w:space="0" w:color="auto"/>
          </w:divBdr>
        </w:div>
        <w:div w:id="2138792944">
          <w:marLeft w:val="480"/>
          <w:marRight w:val="0"/>
          <w:marTop w:val="0"/>
          <w:marBottom w:val="0"/>
          <w:divBdr>
            <w:top w:val="none" w:sz="0" w:space="0" w:color="auto"/>
            <w:left w:val="none" w:sz="0" w:space="0" w:color="auto"/>
            <w:bottom w:val="none" w:sz="0" w:space="0" w:color="auto"/>
            <w:right w:val="none" w:sz="0" w:space="0" w:color="auto"/>
          </w:divBdr>
        </w:div>
        <w:div w:id="459080043">
          <w:marLeft w:val="480"/>
          <w:marRight w:val="0"/>
          <w:marTop w:val="0"/>
          <w:marBottom w:val="0"/>
          <w:divBdr>
            <w:top w:val="none" w:sz="0" w:space="0" w:color="auto"/>
            <w:left w:val="none" w:sz="0" w:space="0" w:color="auto"/>
            <w:bottom w:val="none" w:sz="0" w:space="0" w:color="auto"/>
            <w:right w:val="none" w:sz="0" w:space="0" w:color="auto"/>
          </w:divBdr>
        </w:div>
        <w:div w:id="1978684741">
          <w:marLeft w:val="480"/>
          <w:marRight w:val="0"/>
          <w:marTop w:val="0"/>
          <w:marBottom w:val="0"/>
          <w:divBdr>
            <w:top w:val="none" w:sz="0" w:space="0" w:color="auto"/>
            <w:left w:val="none" w:sz="0" w:space="0" w:color="auto"/>
            <w:bottom w:val="none" w:sz="0" w:space="0" w:color="auto"/>
            <w:right w:val="none" w:sz="0" w:space="0" w:color="auto"/>
          </w:divBdr>
        </w:div>
        <w:div w:id="1645969286">
          <w:marLeft w:val="480"/>
          <w:marRight w:val="0"/>
          <w:marTop w:val="0"/>
          <w:marBottom w:val="0"/>
          <w:divBdr>
            <w:top w:val="none" w:sz="0" w:space="0" w:color="auto"/>
            <w:left w:val="none" w:sz="0" w:space="0" w:color="auto"/>
            <w:bottom w:val="none" w:sz="0" w:space="0" w:color="auto"/>
            <w:right w:val="none" w:sz="0" w:space="0" w:color="auto"/>
          </w:divBdr>
        </w:div>
        <w:div w:id="1966807697">
          <w:marLeft w:val="480"/>
          <w:marRight w:val="0"/>
          <w:marTop w:val="0"/>
          <w:marBottom w:val="0"/>
          <w:divBdr>
            <w:top w:val="none" w:sz="0" w:space="0" w:color="auto"/>
            <w:left w:val="none" w:sz="0" w:space="0" w:color="auto"/>
            <w:bottom w:val="none" w:sz="0" w:space="0" w:color="auto"/>
            <w:right w:val="none" w:sz="0" w:space="0" w:color="auto"/>
          </w:divBdr>
        </w:div>
        <w:div w:id="794180745">
          <w:marLeft w:val="480"/>
          <w:marRight w:val="0"/>
          <w:marTop w:val="0"/>
          <w:marBottom w:val="0"/>
          <w:divBdr>
            <w:top w:val="none" w:sz="0" w:space="0" w:color="auto"/>
            <w:left w:val="none" w:sz="0" w:space="0" w:color="auto"/>
            <w:bottom w:val="none" w:sz="0" w:space="0" w:color="auto"/>
            <w:right w:val="none" w:sz="0" w:space="0" w:color="auto"/>
          </w:divBdr>
        </w:div>
        <w:div w:id="2040739367">
          <w:marLeft w:val="480"/>
          <w:marRight w:val="0"/>
          <w:marTop w:val="0"/>
          <w:marBottom w:val="0"/>
          <w:divBdr>
            <w:top w:val="none" w:sz="0" w:space="0" w:color="auto"/>
            <w:left w:val="none" w:sz="0" w:space="0" w:color="auto"/>
            <w:bottom w:val="none" w:sz="0" w:space="0" w:color="auto"/>
            <w:right w:val="none" w:sz="0" w:space="0" w:color="auto"/>
          </w:divBdr>
        </w:div>
        <w:div w:id="303317559">
          <w:marLeft w:val="480"/>
          <w:marRight w:val="0"/>
          <w:marTop w:val="0"/>
          <w:marBottom w:val="0"/>
          <w:divBdr>
            <w:top w:val="none" w:sz="0" w:space="0" w:color="auto"/>
            <w:left w:val="none" w:sz="0" w:space="0" w:color="auto"/>
            <w:bottom w:val="none" w:sz="0" w:space="0" w:color="auto"/>
            <w:right w:val="none" w:sz="0" w:space="0" w:color="auto"/>
          </w:divBdr>
        </w:div>
        <w:div w:id="1102609097">
          <w:marLeft w:val="480"/>
          <w:marRight w:val="0"/>
          <w:marTop w:val="0"/>
          <w:marBottom w:val="0"/>
          <w:divBdr>
            <w:top w:val="none" w:sz="0" w:space="0" w:color="auto"/>
            <w:left w:val="none" w:sz="0" w:space="0" w:color="auto"/>
            <w:bottom w:val="none" w:sz="0" w:space="0" w:color="auto"/>
            <w:right w:val="none" w:sz="0" w:space="0" w:color="auto"/>
          </w:divBdr>
        </w:div>
        <w:div w:id="729811449">
          <w:marLeft w:val="480"/>
          <w:marRight w:val="0"/>
          <w:marTop w:val="0"/>
          <w:marBottom w:val="0"/>
          <w:divBdr>
            <w:top w:val="none" w:sz="0" w:space="0" w:color="auto"/>
            <w:left w:val="none" w:sz="0" w:space="0" w:color="auto"/>
            <w:bottom w:val="none" w:sz="0" w:space="0" w:color="auto"/>
            <w:right w:val="none" w:sz="0" w:space="0" w:color="auto"/>
          </w:divBdr>
        </w:div>
        <w:div w:id="331951146">
          <w:marLeft w:val="480"/>
          <w:marRight w:val="0"/>
          <w:marTop w:val="0"/>
          <w:marBottom w:val="0"/>
          <w:divBdr>
            <w:top w:val="none" w:sz="0" w:space="0" w:color="auto"/>
            <w:left w:val="none" w:sz="0" w:space="0" w:color="auto"/>
            <w:bottom w:val="none" w:sz="0" w:space="0" w:color="auto"/>
            <w:right w:val="none" w:sz="0" w:space="0" w:color="auto"/>
          </w:divBdr>
        </w:div>
        <w:div w:id="1637879368">
          <w:marLeft w:val="480"/>
          <w:marRight w:val="0"/>
          <w:marTop w:val="0"/>
          <w:marBottom w:val="0"/>
          <w:divBdr>
            <w:top w:val="none" w:sz="0" w:space="0" w:color="auto"/>
            <w:left w:val="none" w:sz="0" w:space="0" w:color="auto"/>
            <w:bottom w:val="none" w:sz="0" w:space="0" w:color="auto"/>
            <w:right w:val="none" w:sz="0" w:space="0" w:color="auto"/>
          </w:divBdr>
        </w:div>
        <w:div w:id="1637684174">
          <w:marLeft w:val="480"/>
          <w:marRight w:val="0"/>
          <w:marTop w:val="0"/>
          <w:marBottom w:val="0"/>
          <w:divBdr>
            <w:top w:val="none" w:sz="0" w:space="0" w:color="auto"/>
            <w:left w:val="none" w:sz="0" w:space="0" w:color="auto"/>
            <w:bottom w:val="none" w:sz="0" w:space="0" w:color="auto"/>
            <w:right w:val="none" w:sz="0" w:space="0" w:color="auto"/>
          </w:divBdr>
        </w:div>
        <w:div w:id="1681589994">
          <w:marLeft w:val="480"/>
          <w:marRight w:val="0"/>
          <w:marTop w:val="0"/>
          <w:marBottom w:val="0"/>
          <w:divBdr>
            <w:top w:val="none" w:sz="0" w:space="0" w:color="auto"/>
            <w:left w:val="none" w:sz="0" w:space="0" w:color="auto"/>
            <w:bottom w:val="none" w:sz="0" w:space="0" w:color="auto"/>
            <w:right w:val="none" w:sz="0" w:space="0" w:color="auto"/>
          </w:divBdr>
        </w:div>
        <w:div w:id="955671794">
          <w:marLeft w:val="480"/>
          <w:marRight w:val="0"/>
          <w:marTop w:val="0"/>
          <w:marBottom w:val="0"/>
          <w:divBdr>
            <w:top w:val="none" w:sz="0" w:space="0" w:color="auto"/>
            <w:left w:val="none" w:sz="0" w:space="0" w:color="auto"/>
            <w:bottom w:val="none" w:sz="0" w:space="0" w:color="auto"/>
            <w:right w:val="none" w:sz="0" w:space="0" w:color="auto"/>
          </w:divBdr>
        </w:div>
        <w:div w:id="1287854583">
          <w:marLeft w:val="480"/>
          <w:marRight w:val="0"/>
          <w:marTop w:val="0"/>
          <w:marBottom w:val="0"/>
          <w:divBdr>
            <w:top w:val="none" w:sz="0" w:space="0" w:color="auto"/>
            <w:left w:val="none" w:sz="0" w:space="0" w:color="auto"/>
            <w:bottom w:val="none" w:sz="0" w:space="0" w:color="auto"/>
            <w:right w:val="none" w:sz="0" w:space="0" w:color="auto"/>
          </w:divBdr>
        </w:div>
      </w:divsChild>
    </w:div>
    <w:div w:id="634069863">
      <w:bodyDiv w:val="1"/>
      <w:marLeft w:val="0"/>
      <w:marRight w:val="0"/>
      <w:marTop w:val="0"/>
      <w:marBottom w:val="0"/>
      <w:divBdr>
        <w:top w:val="none" w:sz="0" w:space="0" w:color="auto"/>
        <w:left w:val="none" w:sz="0" w:space="0" w:color="auto"/>
        <w:bottom w:val="none" w:sz="0" w:space="0" w:color="auto"/>
        <w:right w:val="none" w:sz="0" w:space="0" w:color="auto"/>
      </w:divBdr>
      <w:divsChild>
        <w:div w:id="680158765">
          <w:marLeft w:val="480"/>
          <w:marRight w:val="0"/>
          <w:marTop w:val="0"/>
          <w:marBottom w:val="0"/>
          <w:divBdr>
            <w:top w:val="none" w:sz="0" w:space="0" w:color="auto"/>
            <w:left w:val="none" w:sz="0" w:space="0" w:color="auto"/>
            <w:bottom w:val="none" w:sz="0" w:space="0" w:color="auto"/>
            <w:right w:val="none" w:sz="0" w:space="0" w:color="auto"/>
          </w:divBdr>
        </w:div>
        <w:div w:id="35856061">
          <w:marLeft w:val="480"/>
          <w:marRight w:val="0"/>
          <w:marTop w:val="0"/>
          <w:marBottom w:val="0"/>
          <w:divBdr>
            <w:top w:val="none" w:sz="0" w:space="0" w:color="auto"/>
            <w:left w:val="none" w:sz="0" w:space="0" w:color="auto"/>
            <w:bottom w:val="none" w:sz="0" w:space="0" w:color="auto"/>
            <w:right w:val="none" w:sz="0" w:space="0" w:color="auto"/>
          </w:divBdr>
        </w:div>
        <w:div w:id="1521044174">
          <w:marLeft w:val="480"/>
          <w:marRight w:val="0"/>
          <w:marTop w:val="0"/>
          <w:marBottom w:val="0"/>
          <w:divBdr>
            <w:top w:val="none" w:sz="0" w:space="0" w:color="auto"/>
            <w:left w:val="none" w:sz="0" w:space="0" w:color="auto"/>
            <w:bottom w:val="none" w:sz="0" w:space="0" w:color="auto"/>
            <w:right w:val="none" w:sz="0" w:space="0" w:color="auto"/>
          </w:divBdr>
        </w:div>
        <w:div w:id="1864129500">
          <w:marLeft w:val="480"/>
          <w:marRight w:val="0"/>
          <w:marTop w:val="0"/>
          <w:marBottom w:val="0"/>
          <w:divBdr>
            <w:top w:val="none" w:sz="0" w:space="0" w:color="auto"/>
            <w:left w:val="none" w:sz="0" w:space="0" w:color="auto"/>
            <w:bottom w:val="none" w:sz="0" w:space="0" w:color="auto"/>
            <w:right w:val="none" w:sz="0" w:space="0" w:color="auto"/>
          </w:divBdr>
        </w:div>
        <w:div w:id="847796774">
          <w:marLeft w:val="480"/>
          <w:marRight w:val="0"/>
          <w:marTop w:val="0"/>
          <w:marBottom w:val="0"/>
          <w:divBdr>
            <w:top w:val="none" w:sz="0" w:space="0" w:color="auto"/>
            <w:left w:val="none" w:sz="0" w:space="0" w:color="auto"/>
            <w:bottom w:val="none" w:sz="0" w:space="0" w:color="auto"/>
            <w:right w:val="none" w:sz="0" w:space="0" w:color="auto"/>
          </w:divBdr>
        </w:div>
        <w:div w:id="330260543">
          <w:marLeft w:val="480"/>
          <w:marRight w:val="0"/>
          <w:marTop w:val="0"/>
          <w:marBottom w:val="0"/>
          <w:divBdr>
            <w:top w:val="none" w:sz="0" w:space="0" w:color="auto"/>
            <w:left w:val="none" w:sz="0" w:space="0" w:color="auto"/>
            <w:bottom w:val="none" w:sz="0" w:space="0" w:color="auto"/>
            <w:right w:val="none" w:sz="0" w:space="0" w:color="auto"/>
          </w:divBdr>
        </w:div>
        <w:div w:id="2105688593">
          <w:marLeft w:val="480"/>
          <w:marRight w:val="0"/>
          <w:marTop w:val="0"/>
          <w:marBottom w:val="0"/>
          <w:divBdr>
            <w:top w:val="none" w:sz="0" w:space="0" w:color="auto"/>
            <w:left w:val="none" w:sz="0" w:space="0" w:color="auto"/>
            <w:bottom w:val="none" w:sz="0" w:space="0" w:color="auto"/>
            <w:right w:val="none" w:sz="0" w:space="0" w:color="auto"/>
          </w:divBdr>
        </w:div>
        <w:div w:id="770470487">
          <w:marLeft w:val="480"/>
          <w:marRight w:val="0"/>
          <w:marTop w:val="0"/>
          <w:marBottom w:val="0"/>
          <w:divBdr>
            <w:top w:val="none" w:sz="0" w:space="0" w:color="auto"/>
            <w:left w:val="none" w:sz="0" w:space="0" w:color="auto"/>
            <w:bottom w:val="none" w:sz="0" w:space="0" w:color="auto"/>
            <w:right w:val="none" w:sz="0" w:space="0" w:color="auto"/>
          </w:divBdr>
        </w:div>
        <w:div w:id="672801115">
          <w:marLeft w:val="480"/>
          <w:marRight w:val="0"/>
          <w:marTop w:val="0"/>
          <w:marBottom w:val="0"/>
          <w:divBdr>
            <w:top w:val="none" w:sz="0" w:space="0" w:color="auto"/>
            <w:left w:val="none" w:sz="0" w:space="0" w:color="auto"/>
            <w:bottom w:val="none" w:sz="0" w:space="0" w:color="auto"/>
            <w:right w:val="none" w:sz="0" w:space="0" w:color="auto"/>
          </w:divBdr>
        </w:div>
        <w:div w:id="1063219630">
          <w:marLeft w:val="480"/>
          <w:marRight w:val="0"/>
          <w:marTop w:val="0"/>
          <w:marBottom w:val="0"/>
          <w:divBdr>
            <w:top w:val="none" w:sz="0" w:space="0" w:color="auto"/>
            <w:left w:val="none" w:sz="0" w:space="0" w:color="auto"/>
            <w:bottom w:val="none" w:sz="0" w:space="0" w:color="auto"/>
            <w:right w:val="none" w:sz="0" w:space="0" w:color="auto"/>
          </w:divBdr>
        </w:div>
        <w:div w:id="960262338">
          <w:marLeft w:val="480"/>
          <w:marRight w:val="0"/>
          <w:marTop w:val="0"/>
          <w:marBottom w:val="0"/>
          <w:divBdr>
            <w:top w:val="none" w:sz="0" w:space="0" w:color="auto"/>
            <w:left w:val="none" w:sz="0" w:space="0" w:color="auto"/>
            <w:bottom w:val="none" w:sz="0" w:space="0" w:color="auto"/>
            <w:right w:val="none" w:sz="0" w:space="0" w:color="auto"/>
          </w:divBdr>
        </w:div>
        <w:div w:id="1864704945">
          <w:marLeft w:val="480"/>
          <w:marRight w:val="0"/>
          <w:marTop w:val="0"/>
          <w:marBottom w:val="0"/>
          <w:divBdr>
            <w:top w:val="none" w:sz="0" w:space="0" w:color="auto"/>
            <w:left w:val="none" w:sz="0" w:space="0" w:color="auto"/>
            <w:bottom w:val="none" w:sz="0" w:space="0" w:color="auto"/>
            <w:right w:val="none" w:sz="0" w:space="0" w:color="auto"/>
          </w:divBdr>
        </w:div>
        <w:div w:id="1225489092">
          <w:marLeft w:val="480"/>
          <w:marRight w:val="0"/>
          <w:marTop w:val="0"/>
          <w:marBottom w:val="0"/>
          <w:divBdr>
            <w:top w:val="none" w:sz="0" w:space="0" w:color="auto"/>
            <w:left w:val="none" w:sz="0" w:space="0" w:color="auto"/>
            <w:bottom w:val="none" w:sz="0" w:space="0" w:color="auto"/>
            <w:right w:val="none" w:sz="0" w:space="0" w:color="auto"/>
          </w:divBdr>
        </w:div>
        <w:div w:id="1869174089">
          <w:marLeft w:val="480"/>
          <w:marRight w:val="0"/>
          <w:marTop w:val="0"/>
          <w:marBottom w:val="0"/>
          <w:divBdr>
            <w:top w:val="none" w:sz="0" w:space="0" w:color="auto"/>
            <w:left w:val="none" w:sz="0" w:space="0" w:color="auto"/>
            <w:bottom w:val="none" w:sz="0" w:space="0" w:color="auto"/>
            <w:right w:val="none" w:sz="0" w:space="0" w:color="auto"/>
          </w:divBdr>
        </w:div>
        <w:div w:id="1800025601">
          <w:marLeft w:val="480"/>
          <w:marRight w:val="0"/>
          <w:marTop w:val="0"/>
          <w:marBottom w:val="0"/>
          <w:divBdr>
            <w:top w:val="none" w:sz="0" w:space="0" w:color="auto"/>
            <w:left w:val="none" w:sz="0" w:space="0" w:color="auto"/>
            <w:bottom w:val="none" w:sz="0" w:space="0" w:color="auto"/>
            <w:right w:val="none" w:sz="0" w:space="0" w:color="auto"/>
          </w:divBdr>
        </w:div>
        <w:div w:id="1807622796">
          <w:marLeft w:val="480"/>
          <w:marRight w:val="0"/>
          <w:marTop w:val="0"/>
          <w:marBottom w:val="0"/>
          <w:divBdr>
            <w:top w:val="none" w:sz="0" w:space="0" w:color="auto"/>
            <w:left w:val="none" w:sz="0" w:space="0" w:color="auto"/>
            <w:bottom w:val="none" w:sz="0" w:space="0" w:color="auto"/>
            <w:right w:val="none" w:sz="0" w:space="0" w:color="auto"/>
          </w:divBdr>
        </w:div>
        <w:div w:id="2029216456">
          <w:marLeft w:val="480"/>
          <w:marRight w:val="0"/>
          <w:marTop w:val="0"/>
          <w:marBottom w:val="0"/>
          <w:divBdr>
            <w:top w:val="none" w:sz="0" w:space="0" w:color="auto"/>
            <w:left w:val="none" w:sz="0" w:space="0" w:color="auto"/>
            <w:bottom w:val="none" w:sz="0" w:space="0" w:color="auto"/>
            <w:right w:val="none" w:sz="0" w:space="0" w:color="auto"/>
          </w:divBdr>
        </w:div>
        <w:div w:id="789318881">
          <w:marLeft w:val="480"/>
          <w:marRight w:val="0"/>
          <w:marTop w:val="0"/>
          <w:marBottom w:val="0"/>
          <w:divBdr>
            <w:top w:val="none" w:sz="0" w:space="0" w:color="auto"/>
            <w:left w:val="none" w:sz="0" w:space="0" w:color="auto"/>
            <w:bottom w:val="none" w:sz="0" w:space="0" w:color="auto"/>
            <w:right w:val="none" w:sz="0" w:space="0" w:color="auto"/>
          </w:divBdr>
        </w:div>
      </w:divsChild>
    </w:div>
    <w:div w:id="634872826">
      <w:bodyDiv w:val="1"/>
      <w:marLeft w:val="0"/>
      <w:marRight w:val="0"/>
      <w:marTop w:val="0"/>
      <w:marBottom w:val="0"/>
      <w:divBdr>
        <w:top w:val="none" w:sz="0" w:space="0" w:color="auto"/>
        <w:left w:val="none" w:sz="0" w:space="0" w:color="auto"/>
        <w:bottom w:val="none" w:sz="0" w:space="0" w:color="auto"/>
        <w:right w:val="none" w:sz="0" w:space="0" w:color="auto"/>
      </w:divBdr>
    </w:div>
    <w:div w:id="640891290">
      <w:bodyDiv w:val="1"/>
      <w:marLeft w:val="0"/>
      <w:marRight w:val="0"/>
      <w:marTop w:val="0"/>
      <w:marBottom w:val="0"/>
      <w:divBdr>
        <w:top w:val="none" w:sz="0" w:space="0" w:color="auto"/>
        <w:left w:val="none" w:sz="0" w:space="0" w:color="auto"/>
        <w:bottom w:val="none" w:sz="0" w:space="0" w:color="auto"/>
        <w:right w:val="none" w:sz="0" w:space="0" w:color="auto"/>
      </w:divBdr>
    </w:div>
    <w:div w:id="642274011">
      <w:bodyDiv w:val="1"/>
      <w:marLeft w:val="0"/>
      <w:marRight w:val="0"/>
      <w:marTop w:val="0"/>
      <w:marBottom w:val="0"/>
      <w:divBdr>
        <w:top w:val="none" w:sz="0" w:space="0" w:color="auto"/>
        <w:left w:val="none" w:sz="0" w:space="0" w:color="auto"/>
        <w:bottom w:val="none" w:sz="0" w:space="0" w:color="auto"/>
        <w:right w:val="none" w:sz="0" w:space="0" w:color="auto"/>
      </w:divBdr>
    </w:div>
    <w:div w:id="645356767">
      <w:bodyDiv w:val="1"/>
      <w:marLeft w:val="0"/>
      <w:marRight w:val="0"/>
      <w:marTop w:val="0"/>
      <w:marBottom w:val="0"/>
      <w:divBdr>
        <w:top w:val="none" w:sz="0" w:space="0" w:color="auto"/>
        <w:left w:val="none" w:sz="0" w:space="0" w:color="auto"/>
        <w:bottom w:val="none" w:sz="0" w:space="0" w:color="auto"/>
        <w:right w:val="none" w:sz="0" w:space="0" w:color="auto"/>
      </w:divBdr>
    </w:div>
    <w:div w:id="655109014">
      <w:bodyDiv w:val="1"/>
      <w:marLeft w:val="0"/>
      <w:marRight w:val="0"/>
      <w:marTop w:val="0"/>
      <w:marBottom w:val="0"/>
      <w:divBdr>
        <w:top w:val="none" w:sz="0" w:space="0" w:color="auto"/>
        <w:left w:val="none" w:sz="0" w:space="0" w:color="auto"/>
        <w:bottom w:val="none" w:sz="0" w:space="0" w:color="auto"/>
        <w:right w:val="none" w:sz="0" w:space="0" w:color="auto"/>
      </w:divBdr>
    </w:div>
    <w:div w:id="663823033">
      <w:bodyDiv w:val="1"/>
      <w:marLeft w:val="0"/>
      <w:marRight w:val="0"/>
      <w:marTop w:val="0"/>
      <w:marBottom w:val="0"/>
      <w:divBdr>
        <w:top w:val="none" w:sz="0" w:space="0" w:color="auto"/>
        <w:left w:val="none" w:sz="0" w:space="0" w:color="auto"/>
        <w:bottom w:val="none" w:sz="0" w:space="0" w:color="auto"/>
        <w:right w:val="none" w:sz="0" w:space="0" w:color="auto"/>
      </w:divBdr>
      <w:divsChild>
        <w:div w:id="1568223462">
          <w:marLeft w:val="480"/>
          <w:marRight w:val="0"/>
          <w:marTop w:val="0"/>
          <w:marBottom w:val="0"/>
          <w:divBdr>
            <w:top w:val="none" w:sz="0" w:space="0" w:color="auto"/>
            <w:left w:val="none" w:sz="0" w:space="0" w:color="auto"/>
            <w:bottom w:val="none" w:sz="0" w:space="0" w:color="auto"/>
            <w:right w:val="none" w:sz="0" w:space="0" w:color="auto"/>
          </w:divBdr>
        </w:div>
        <w:div w:id="1879507845">
          <w:marLeft w:val="480"/>
          <w:marRight w:val="0"/>
          <w:marTop w:val="0"/>
          <w:marBottom w:val="0"/>
          <w:divBdr>
            <w:top w:val="none" w:sz="0" w:space="0" w:color="auto"/>
            <w:left w:val="none" w:sz="0" w:space="0" w:color="auto"/>
            <w:bottom w:val="none" w:sz="0" w:space="0" w:color="auto"/>
            <w:right w:val="none" w:sz="0" w:space="0" w:color="auto"/>
          </w:divBdr>
        </w:div>
        <w:div w:id="363025793">
          <w:marLeft w:val="480"/>
          <w:marRight w:val="0"/>
          <w:marTop w:val="0"/>
          <w:marBottom w:val="0"/>
          <w:divBdr>
            <w:top w:val="none" w:sz="0" w:space="0" w:color="auto"/>
            <w:left w:val="none" w:sz="0" w:space="0" w:color="auto"/>
            <w:bottom w:val="none" w:sz="0" w:space="0" w:color="auto"/>
            <w:right w:val="none" w:sz="0" w:space="0" w:color="auto"/>
          </w:divBdr>
        </w:div>
        <w:div w:id="1313488870">
          <w:marLeft w:val="480"/>
          <w:marRight w:val="0"/>
          <w:marTop w:val="0"/>
          <w:marBottom w:val="0"/>
          <w:divBdr>
            <w:top w:val="none" w:sz="0" w:space="0" w:color="auto"/>
            <w:left w:val="none" w:sz="0" w:space="0" w:color="auto"/>
            <w:bottom w:val="none" w:sz="0" w:space="0" w:color="auto"/>
            <w:right w:val="none" w:sz="0" w:space="0" w:color="auto"/>
          </w:divBdr>
        </w:div>
        <w:div w:id="1788887852">
          <w:marLeft w:val="480"/>
          <w:marRight w:val="0"/>
          <w:marTop w:val="0"/>
          <w:marBottom w:val="0"/>
          <w:divBdr>
            <w:top w:val="none" w:sz="0" w:space="0" w:color="auto"/>
            <w:left w:val="none" w:sz="0" w:space="0" w:color="auto"/>
            <w:bottom w:val="none" w:sz="0" w:space="0" w:color="auto"/>
            <w:right w:val="none" w:sz="0" w:space="0" w:color="auto"/>
          </w:divBdr>
        </w:div>
        <w:div w:id="108017831">
          <w:marLeft w:val="480"/>
          <w:marRight w:val="0"/>
          <w:marTop w:val="0"/>
          <w:marBottom w:val="0"/>
          <w:divBdr>
            <w:top w:val="none" w:sz="0" w:space="0" w:color="auto"/>
            <w:left w:val="none" w:sz="0" w:space="0" w:color="auto"/>
            <w:bottom w:val="none" w:sz="0" w:space="0" w:color="auto"/>
            <w:right w:val="none" w:sz="0" w:space="0" w:color="auto"/>
          </w:divBdr>
        </w:div>
        <w:div w:id="1883594107">
          <w:marLeft w:val="480"/>
          <w:marRight w:val="0"/>
          <w:marTop w:val="0"/>
          <w:marBottom w:val="0"/>
          <w:divBdr>
            <w:top w:val="none" w:sz="0" w:space="0" w:color="auto"/>
            <w:left w:val="none" w:sz="0" w:space="0" w:color="auto"/>
            <w:bottom w:val="none" w:sz="0" w:space="0" w:color="auto"/>
            <w:right w:val="none" w:sz="0" w:space="0" w:color="auto"/>
          </w:divBdr>
        </w:div>
        <w:div w:id="1468278565">
          <w:marLeft w:val="480"/>
          <w:marRight w:val="0"/>
          <w:marTop w:val="0"/>
          <w:marBottom w:val="0"/>
          <w:divBdr>
            <w:top w:val="none" w:sz="0" w:space="0" w:color="auto"/>
            <w:left w:val="none" w:sz="0" w:space="0" w:color="auto"/>
            <w:bottom w:val="none" w:sz="0" w:space="0" w:color="auto"/>
            <w:right w:val="none" w:sz="0" w:space="0" w:color="auto"/>
          </w:divBdr>
        </w:div>
        <w:div w:id="1137841979">
          <w:marLeft w:val="480"/>
          <w:marRight w:val="0"/>
          <w:marTop w:val="0"/>
          <w:marBottom w:val="0"/>
          <w:divBdr>
            <w:top w:val="none" w:sz="0" w:space="0" w:color="auto"/>
            <w:left w:val="none" w:sz="0" w:space="0" w:color="auto"/>
            <w:bottom w:val="none" w:sz="0" w:space="0" w:color="auto"/>
            <w:right w:val="none" w:sz="0" w:space="0" w:color="auto"/>
          </w:divBdr>
        </w:div>
        <w:div w:id="1188518409">
          <w:marLeft w:val="480"/>
          <w:marRight w:val="0"/>
          <w:marTop w:val="0"/>
          <w:marBottom w:val="0"/>
          <w:divBdr>
            <w:top w:val="none" w:sz="0" w:space="0" w:color="auto"/>
            <w:left w:val="none" w:sz="0" w:space="0" w:color="auto"/>
            <w:bottom w:val="none" w:sz="0" w:space="0" w:color="auto"/>
            <w:right w:val="none" w:sz="0" w:space="0" w:color="auto"/>
          </w:divBdr>
        </w:div>
        <w:div w:id="907763279">
          <w:marLeft w:val="480"/>
          <w:marRight w:val="0"/>
          <w:marTop w:val="0"/>
          <w:marBottom w:val="0"/>
          <w:divBdr>
            <w:top w:val="none" w:sz="0" w:space="0" w:color="auto"/>
            <w:left w:val="none" w:sz="0" w:space="0" w:color="auto"/>
            <w:bottom w:val="none" w:sz="0" w:space="0" w:color="auto"/>
            <w:right w:val="none" w:sz="0" w:space="0" w:color="auto"/>
          </w:divBdr>
        </w:div>
        <w:div w:id="701370719">
          <w:marLeft w:val="480"/>
          <w:marRight w:val="0"/>
          <w:marTop w:val="0"/>
          <w:marBottom w:val="0"/>
          <w:divBdr>
            <w:top w:val="none" w:sz="0" w:space="0" w:color="auto"/>
            <w:left w:val="none" w:sz="0" w:space="0" w:color="auto"/>
            <w:bottom w:val="none" w:sz="0" w:space="0" w:color="auto"/>
            <w:right w:val="none" w:sz="0" w:space="0" w:color="auto"/>
          </w:divBdr>
        </w:div>
        <w:div w:id="1767844482">
          <w:marLeft w:val="480"/>
          <w:marRight w:val="0"/>
          <w:marTop w:val="0"/>
          <w:marBottom w:val="0"/>
          <w:divBdr>
            <w:top w:val="none" w:sz="0" w:space="0" w:color="auto"/>
            <w:left w:val="none" w:sz="0" w:space="0" w:color="auto"/>
            <w:bottom w:val="none" w:sz="0" w:space="0" w:color="auto"/>
            <w:right w:val="none" w:sz="0" w:space="0" w:color="auto"/>
          </w:divBdr>
        </w:div>
        <w:div w:id="1126510248">
          <w:marLeft w:val="480"/>
          <w:marRight w:val="0"/>
          <w:marTop w:val="0"/>
          <w:marBottom w:val="0"/>
          <w:divBdr>
            <w:top w:val="none" w:sz="0" w:space="0" w:color="auto"/>
            <w:left w:val="none" w:sz="0" w:space="0" w:color="auto"/>
            <w:bottom w:val="none" w:sz="0" w:space="0" w:color="auto"/>
            <w:right w:val="none" w:sz="0" w:space="0" w:color="auto"/>
          </w:divBdr>
        </w:div>
        <w:div w:id="2138141217">
          <w:marLeft w:val="480"/>
          <w:marRight w:val="0"/>
          <w:marTop w:val="0"/>
          <w:marBottom w:val="0"/>
          <w:divBdr>
            <w:top w:val="none" w:sz="0" w:space="0" w:color="auto"/>
            <w:left w:val="none" w:sz="0" w:space="0" w:color="auto"/>
            <w:bottom w:val="none" w:sz="0" w:space="0" w:color="auto"/>
            <w:right w:val="none" w:sz="0" w:space="0" w:color="auto"/>
          </w:divBdr>
        </w:div>
        <w:div w:id="242765321">
          <w:marLeft w:val="480"/>
          <w:marRight w:val="0"/>
          <w:marTop w:val="0"/>
          <w:marBottom w:val="0"/>
          <w:divBdr>
            <w:top w:val="none" w:sz="0" w:space="0" w:color="auto"/>
            <w:left w:val="none" w:sz="0" w:space="0" w:color="auto"/>
            <w:bottom w:val="none" w:sz="0" w:space="0" w:color="auto"/>
            <w:right w:val="none" w:sz="0" w:space="0" w:color="auto"/>
          </w:divBdr>
        </w:div>
        <w:div w:id="1305424411">
          <w:marLeft w:val="480"/>
          <w:marRight w:val="0"/>
          <w:marTop w:val="0"/>
          <w:marBottom w:val="0"/>
          <w:divBdr>
            <w:top w:val="none" w:sz="0" w:space="0" w:color="auto"/>
            <w:left w:val="none" w:sz="0" w:space="0" w:color="auto"/>
            <w:bottom w:val="none" w:sz="0" w:space="0" w:color="auto"/>
            <w:right w:val="none" w:sz="0" w:space="0" w:color="auto"/>
          </w:divBdr>
        </w:div>
        <w:div w:id="1231577978">
          <w:marLeft w:val="480"/>
          <w:marRight w:val="0"/>
          <w:marTop w:val="0"/>
          <w:marBottom w:val="0"/>
          <w:divBdr>
            <w:top w:val="none" w:sz="0" w:space="0" w:color="auto"/>
            <w:left w:val="none" w:sz="0" w:space="0" w:color="auto"/>
            <w:bottom w:val="none" w:sz="0" w:space="0" w:color="auto"/>
            <w:right w:val="none" w:sz="0" w:space="0" w:color="auto"/>
          </w:divBdr>
        </w:div>
        <w:div w:id="1601915691">
          <w:marLeft w:val="480"/>
          <w:marRight w:val="0"/>
          <w:marTop w:val="0"/>
          <w:marBottom w:val="0"/>
          <w:divBdr>
            <w:top w:val="none" w:sz="0" w:space="0" w:color="auto"/>
            <w:left w:val="none" w:sz="0" w:space="0" w:color="auto"/>
            <w:bottom w:val="none" w:sz="0" w:space="0" w:color="auto"/>
            <w:right w:val="none" w:sz="0" w:space="0" w:color="auto"/>
          </w:divBdr>
        </w:div>
        <w:div w:id="1480027257">
          <w:marLeft w:val="480"/>
          <w:marRight w:val="0"/>
          <w:marTop w:val="0"/>
          <w:marBottom w:val="0"/>
          <w:divBdr>
            <w:top w:val="none" w:sz="0" w:space="0" w:color="auto"/>
            <w:left w:val="none" w:sz="0" w:space="0" w:color="auto"/>
            <w:bottom w:val="none" w:sz="0" w:space="0" w:color="auto"/>
            <w:right w:val="none" w:sz="0" w:space="0" w:color="auto"/>
          </w:divBdr>
        </w:div>
        <w:div w:id="2083094497">
          <w:marLeft w:val="480"/>
          <w:marRight w:val="0"/>
          <w:marTop w:val="0"/>
          <w:marBottom w:val="0"/>
          <w:divBdr>
            <w:top w:val="none" w:sz="0" w:space="0" w:color="auto"/>
            <w:left w:val="none" w:sz="0" w:space="0" w:color="auto"/>
            <w:bottom w:val="none" w:sz="0" w:space="0" w:color="auto"/>
            <w:right w:val="none" w:sz="0" w:space="0" w:color="auto"/>
          </w:divBdr>
        </w:div>
        <w:div w:id="1991396023">
          <w:marLeft w:val="480"/>
          <w:marRight w:val="0"/>
          <w:marTop w:val="0"/>
          <w:marBottom w:val="0"/>
          <w:divBdr>
            <w:top w:val="none" w:sz="0" w:space="0" w:color="auto"/>
            <w:left w:val="none" w:sz="0" w:space="0" w:color="auto"/>
            <w:bottom w:val="none" w:sz="0" w:space="0" w:color="auto"/>
            <w:right w:val="none" w:sz="0" w:space="0" w:color="auto"/>
          </w:divBdr>
        </w:div>
        <w:div w:id="2103528032">
          <w:marLeft w:val="480"/>
          <w:marRight w:val="0"/>
          <w:marTop w:val="0"/>
          <w:marBottom w:val="0"/>
          <w:divBdr>
            <w:top w:val="none" w:sz="0" w:space="0" w:color="auto"/>
            <w:left w:val="none" w:sz="0" w:space="0" w:color="auto"/>
            <w:bottom w:val="none" w:sz="0" w:space="0" w:color="auto"/>
            <w:right w:val="none" w:sz="0" w:space="0" w:color="auto"/>
          </w:divBdr>
        </w:div>
        <w:div w:id="1662344534">
          <w:marLeft w:val="480"/>
          <w:marRight w:val="0"/>
          <w:marTop w:val="0"/>
          <w:marBottom w:val="0"/>
          <w:divBdr>
            <w:top w:val="none" w:sz="0" w:space="0" w:color="auto"/>
            <w:left w:val="none" w:sz="0" w:space="0" w:color="auto"/>
            <w:bottom w:val="none" w:sz="0" w:space="0" w:color="auto"/>
            <w:right w:val="none" w:sz="0" w:space="0" w:color="auto"/>
          </w:divBdr>
        </w:div>
        <w:div w:id="1076636459">
          <w:marLeft w:val="480"/>
          <w:marRight w:val="0"/>
          <w:marTop w:val="0"/>
          <w:marBottom w:val="0"/>
          <w:divBdr>
            <w:top w:val="none" w:sz="0" w:space="0" w:color="auto"/>
            <w:left w:val="none" w:sz="0" w:space="0" w:color="auto"/>
            <w:bottom w:val="none" w:sz="0" w:space="0" w:color="auto"/>
            <w:right w:val="none" w:sz="0" w:space="0" w:color="auto"/>
          </w:divBdr>
        </w:div>
        <w:div w:id="621234158">
          <w:marLeft w:val="480"/>
          <w:marRight w:val="0"/>
          <w:marTop w:val="0"/>
          <w:marBottom w:val="0"/>
          <w:divBdr>
            <w:top w:val="none" w:sz="0" w:space="0" w:color="auto"/>
            <w:left w:val="none" w:sz="0" w:space="0" w:color="auto"/>
            <w:bottom w:val="none" w:sz="0" w:space="0" w:color="auto"/>
            <w:right w:val="none" w:sz="0" w:space="0" w:color="auto"/>
          </w:divBdr>
        </w:div>
        <w:div w:id="535198066">
          <w:marLeft w:val="480"/>
          <w:marRight w:val="0"/>
          <w:marTop w:val="0"/>
          <w:marBottom w:val="0"/>
          <w:divBdr>
            <w:top w:val="none" w:sz="0" w:space="0" w:color="auto"/>
            <w:left w:val="none" w:sz="0" w:space="0" w:color="auto"/>
            <w:bottom w:val="none" w:sz="0" w:space="0" w:color="auto"/>
            <w:right w:val="none" w:sz="0" w:space="0" w:color="auto"/>
          </w:divBdr>
        </w:div>
      </w:divsChild>
    </w:div>
    <w:div w:id="664239631">
      <w:bodyDiv w:val="1"/>
      <w:marLeft w:val="0"/>
      <w:marRight w:val="0"/>
      <w:marTop w:val="0"/>
      <w:marBottom w:val="0"/>
      <w:divBdr>
        <w:top w:val="none" w:sz="0" w:space="0" w:color="auto"/>
        <w:left w:val="none" w:sz="0" w:space="0" w:color="auto"/>
        <w:bottom w:val="none" w:sz="0" w:space="0" w:color="auto"/>
        <w:right w:val="none" w:sz="0" w:space="0" w:color="auto"/>
      </w:divBdr>
    </w:div>
    <w:div w:id="665595069">
      <w:bodyDiv w:val="1"/>
      <w:marLeft w:val="0"/>
      <w:marRight w:val="0"/>
      <w:marTop w:val="0"/>
      <w:marBottom w:val="0"/>
      <w:divBdr>
        <w:top w:val="none" w:sz="0" w:space="0" w:color="auto"/>
        <w:left w:val="none" w:sz="0" w:space="0" w:color="auto"/>
        <w:bottom w:val="none" w:sz="0" w:space="0" w:color="auto"/>
        <w:right w:val="none" w:sz="0" w:space="0" w:color="auto"/>
      </w:divBdr>
      <w:divsChild>
        <w:div w:id="2050298604">
          <w:marLeft w:val="0"/>
          <w:marRight w:val="0"/>
          <w:marTop w:val="0"/>
          <w:marBottom w:val="0"/>
          <w:divBdr>
            <w:top w:val="none" w:sz="0" w:space="0" w:color="auto"/>
            <w:left w:val="none" w:sz="0" w:space="0" w:color="auto"/>
            <w:bottom w:val="none" w:sz="0" w:space="0" w:color="auto"/>
            <w:right w:val="none" w:sz="0" w:space="0" w:color="auto"/>
          </w:divBdr>
        </w:div>
        <w:div w:id="28579837">
          <w:marLeft w:val="0"/>
          <w:marRight w:val="0"/>
          <w:marTop w:val="0"/>
          <w:marBottom w:val="0"/>
          <w:divBdr>
            <w:top w:val="none" w:sz="0" w:space="0" w:color="auto"/>
            <w:left w:val="none" w:sz="0" w:space="0" w:color="auto"/>
            <w:bottom w:val="none" w:sz="0" w:space="0" w:color="auto"/>
            <w:right w:val="none" w:sz="0" w:space="0" w:color="auto"/>
          </w:divBdr>
        </w:div>
        <w:div w:id="1596593535">
          <w:marLeft w:val="0"/>
          <w:marRight w:val="0"/>
          <w:marTop w:val="0"/>
          <w:marBottom w:val="0"/>
          <w:divBdr>
            <w:top w:val="none" w:sz="0" w:space="0" w:color="auto"/>
            <w:left w:val="none" w:sz="0" w:space="0" w:color="auto"/>
            <w:bottom w:val="none" w:sz="0" w:space="0" w:color="auto"/>
            <w:right w:val="none" w:sz="0" w:space="0" w:color="auto"/>
          </w:divBdr>
        </w:div>
        <w:div w:id="865828576">
          <w:marLeft w:val="0"/>
          <w:marRight w:val="0"/>
          <w:marTop w:val="0"/>
          <w:marBottom w:val="0"/>
          <w:divBdr>
            <w:top w:val="none" w:sz="0" w:space="0" w:color="auto"/>
            <w:left w:val="none" w:sz="0" w:space="0" w:color="auto"/>
            <w:bottom w:val="none" w:sz="0" w:space="0" w:color="auto"/>
            <w:right w:val="none" w:sz="0" w:space="0" w:color="auto"/>
          </w:divBdr>
        </w:div>
        <w:div w:id="116607035">
          <w:marLeft w:val="0"/>
          <w:marRight w:val="0"/>
          <w:marTop w:val="0"/>
          <w:marBottom w:val="0"/>
          <w:divBdr>
            <w:top w:val="none" w:sz="0" w:space="0" w:color="auto"/>
            <w:left w:val="none" w:sz="0" w:space="0" w:color="auto"/>
            <w:bottom w:val="none" w:sz="0" w:space="0" w:color="auto"/>
            <w:right w:val="none" w:sz="0" w:space="0" w:color="auto"/>
          </w:divBdr>
        </w:div>
        <w:div w:id="230702014">
          <w:marLeft w:val="0"/>
          <w:marRight w:val="0"/>
          <w:marTop w:val="0"/>
          <w:marBottom w:val="0"/>
          <w:divBdr>
            <w:top w:val="none" w:sz="0" w:space="0" w:color="auto"/>
            <w:left w:val="none" w:sz="0" w:space="0" w:color="auto"/>
            <w:bottom w:val="none" w:sz="0" w:space="0" w:color="auto"/>
            <w:right w:val="none" w:sz="0" w:space="0" w:color="auto"/>
          </w:divBdr>
        </w:div>
        <w:div w:id="22948761">
          <w:marLeft w:val="0"/>
          <w:marRight w:val="0"/>
          <w:marTop w:val="0"/>
          <w:marBottom w:val="0"/>
          <w:divBdr>
            <w:top w:val="none" w:sz="0" w:space="0" w:color="auto"/>
            <w:left w:val="none" w:sz="0" w:space="0" w:color="auto"/>
            <w:bottom w:val="none" w:sz="0" w:space="0" w:color="auto"/>
            <w:right w:val="none" w:sz="0" w:space="0" w:color="auto"/>
          </w:divBdr>
        </w:div>
        <w:div w:id="294992254">
          <w:marLeft w:val="0"/>
          <w:marRight w:val="0"/>
          <w:marTop w:val="0"/>
          <w:marBottom w:val="0"/>
          <w:divBdr>
            <w:top w:val="none" w:sz="0" w:space="0" w:color="auto"/>
            <w:left w:val="none" w:sz="0" w:space="0" w:color="auto"/>
            <w:bottom w:val="none" w:sz="0" w:space="0" w:color="auto"/>
            <w:right w:val="none" w:sz="0" w:space="0" w:color="auto"/>
          </w:divBdr>
        </w:div>
        <w:div w:id="969408581">
          <w:marLeft w:val="0"/>
          <w:marRight w:val="0"/>
          <w:marTop w:val="0"/>
          <w:marBottom w:val="0"/>
          <w:divBdr>
            <w:top w:val="none" w:sz="0" w:space="0" w:color="auto"/>
            <w:left w:val="none" w:sz="0" w:space="0" w:color="auto"/>
            <w:bottom w:val="none" w:sz="0" w:space="0" w:color="auto"/>
            <w:right w:val="none" w:sz="0" w:space="0" w:color="auto"/>
          </w:divBdr>
        </w:div>
        <w:div w:id="1720130505">
          <w:marLeft w:val="0"/>
          <w:marRight w:val="0"/>
          <w:marTop w:val="0"/>
          <w:marBottom w:val="0"/>
          <w:divBdr>
            <w:top w:val="none" w:sz="0" w:space="0" w:color="auto"/>
            <w:left w:val="none" w:sz="0" w:space="0" w:color="auto"/>
            <w:bottom w:val="none" w:sz="0" w:space="0" w:color="auto"/>
            <w:right w:val="none" w:sz="0" w:space="0" w:color="auto"/>
          </w:divBdr>
        </w:div>
        <w:div w:id="239292494">
          <w:marLeft w:val="0"/>
          <w:marRight w:val="0"/>
          <w:marTop w:val="0"/>
          <w:marBottom w:val="0"/>
          <w:divBdr>
            <w:top w:val="none" w:sz="0" w:space="0" w:color="auto"/>
            <w:left w:val="none" w:sz="0" w:space="0" w:color="auto"/>
            <w:bottom w:val="none" w:sz="0" w:space="0" w:color="auto"/>
            <w:right w:val="none" w:sz="0" w:space="0" w:color="auto"/>
          </w:divBdr>
        </w:div>
        <w:div w:id="1902666980">
          <w:marLeft w:val="0"/>
          <w:marRight w:val="0"/>
          <w:marTop w:val="0"/>
          <w:marBottom w:val="0"/>
          <w:divBdr>
            <w:top w:val="none" w:sz="0" w:space="0" w:color="auto"/>
            <w:left w:val="none" w:sz="0" w:space="0" w:color="auto"/>
            <w:bottom w:val="none" w:sz="0" w:space="0" w:color="auto"/>
            <w:right w:val="none" w:sz="0" w:space="0" w:color="auto"/>
          </w:divBdr>
        </w:div>
        <w:div w:id="382678825">
          <w:marLeft w:val="0"/>
          <w:marRight w:val="0"/>
          <w:marTop w:val="0"/>
          <w:marBottom w:val="0"/>
          <w:divBdr>
            <w:top w:val="none" w:sz="0" w:space="0" w:color="auto"/>
            <w:left w:val="none" w:sz="0" w:space="0" w:color="auto"/>
            <w:bottom w:val="none" w:sz="0" w:space="0" w:color="auto"/>
            <w:right w:val="none" w:sz="0" w:space="0" w:color="auto"/>
          </w:divBdr>
        </w:div>
        <w:div w:id="1068965468">
          <w:marLeft w:val="0"/>
          <w:marRight w:val="0"/>
          <w:marTop w:val="0"/>
          <w:marBottom w:val="0"/>
          <w:divBdr>
            <w:top w:val="none" w:sz="0" w:space="0" w:color="auto"/>
            <w:left w:val="none" w:sz="0" w:space="0" w:color="auto"/>
            <w:bottom w:val="none" w:sz="0" w:space="0" w:color="auto"/>
            <w:right w:val="none" w:sz="0" w:space="0" w:color="auto"/>
          </w:divBdr>
        </w:div>
        <w:div w:id="986056336">
          <w:marLeft w:val="0"/>
          <w:marRight w:val="0"/>
          <w:marTop w:val="0"/>
          <w:marBottom w:val="0"/>
          <w:divBdr>
            <w:top w:val="none" w:sz="0" w:space="0" w:color="auto"/>
            <w:left w:val="none" w:sz="0" w:space="0" w:color="auto"/>
            <w:bottom w:val="none" w:sz="0" w:space="0" w:color="auto"/>
            <w:right w:val="none" w:sz="0" w:space="0" w:color="auto"/>
          </w:divBdr>
        </w:div>
        <w:div w:id="1461610973">
          <w:marLeft w:val="0"/>
          <w:marRight w:val="0"/>
          <w:marTop w:val="0"/>
          <w:marBottom w:val="0"/>
          <w:divBdr>
            <w:top w:val="none" w:sz="0" w:space="0" w:color="auto"/>
            <w:left w:val="none" w:sz="0" w:space="0" w:color="auto"/>
            <w:bottom w:val="none" w:sz="0" w:space="0" w:color="auto"/>
            <w:right w:val="none" w:sz="0" w:space="0" w:color="auto"/>
          </w:divBdr>
        </w:div>
        <w:div w:id="1807045991">
          <w:marLeft w:val="0"/>
          <w:marRight w:val="0"/>
          <w:marTop w:val="0"/>
          <w:marBottom w:val="0"/>
          <w:divBdr>
            <w:top w:val="none" w:sz="0" w:space="0" w:color="auto"/>
            <w:left w:val="none" w:sz="0" w:space="0" w:color="auto"/>
            <w:bottom w:val="none" w:sz="0" w:space="0" w:color="auto"/>
            <w:right w:val="none" w:sz="0" w:space="0" w:color="auto"/>
          </w:divBdr>
        </w:div>
        <w:div w:id="1706172058">
          <w:marLeft w:val="0"/>
          <w:marRight w:val="0"/>
          <w:marTop w:val="0"/>
          <w:marBottom w:val="0"/>
          <w:divBdr>
            <w:top w:val="none" w:sz="0" w:space="0" w:color="auto"/>
            <w:left w:val="none" w:sz="0" w:space="0" w:color="auto"/>
            <w:bottom w:val="none" w:sz="0" w:space="0" w:color="auto"/>
            <w:right w:val="none" w:sz="0" w:space="0" w:color="auto"/>
          </w:divBdr>
        </w:div>
        <w:div w:id="2132507520">
          <w:marLeft w:val="0"/>
          <w:marRight w:val="0"/>
          <w:marTop w:val="0"/>
          <w:marBottom w:val="0"/>
          <w:divBdr>
            <w:top w:val="none" w:sz="0" w:space="0" w:color="auto"/>
            <w:left w:val="none" w:sz="0" w:space="0" w:color="auto"/>
            <w:bottom w:val="none" w:sz="0" w:space="0" w:color="auto"/>
            <w:right w:val="none" w:sz="0" w:space="0" w:color="auto"/>
          </w:divBdr>
        </w:div>
        <w:div w:id="2091462247">
          <w:marLeft w:val="0"/>
          <w:marRight w:val="0"/>
          <w:marTop w:val="0"/>
          <w:marBottom w:val="0"/>
          <w:divBdr>
            <w:top w:val="none" w:sz="0" w:space="0" w:color="auto"/>
            <w:left w:val="none" w:sz="0" w:space="0" w:color="auto"/>
            <w:bottom w:val="none" w:sz="0" w:space="0" w:color="auto"/>
            <w:right w:val="none" w:sz="0" w:space="0" w:color="auto"/>
          </w:divBdr>
        </w:div>
        <w:div w:id="778179180">
          <w:marLeft w:val="0"/>
          <w:marRight w:val="0"/>
          <w:marTop w:val="0"/>
          <w:marBottom w:val="0"/>
          <w:divBdr>
            <w:top w:val="none" w:sz="0" w:space="0" w:color="auto"/>
            <w:left w:val="none" w:sz="0" w:space="0" w:color="auto"/>
            <w:bottom w:val="none" w:sz="0" w:space="0" w:color="auto"/>
            <w:right w:val="none" w:sz="0" w:space="0" w:color="auto"/>
          </w:divBdr>
        </w:div>
        <w:div w:id="881019750">
          <w:marLeft w:val="0"/>
          <w:marRight w:val="0"/>
          <w:marTop w:val="0"/>
          <w:marBottom w:val="0"/>
          <w:divBdr>
            <w:top w:val="none" w:sz="0" w:space="0" w:color="auto"/>
            <w:left w:val="none" w:sz="0" w:space="0" w:color="auto"/>
            <w:bottom w:val="none" w:sz="0" w:space="0" w:color="auto"/>
            <w:right w:val="none" w:sz="0" w:space="0" w:color="auto"/>
          </w:divBdr>
        </w:div>
        <w:div w:id="386300520">
          <w:marLeft w:val="0"/>
          <w:marRight w:val="0"/>
          <w:marTop w:val="0"/>
          <w:marBottom w:val="0"/>
          <w:divBdr>
            <w:top w:val="none" w:sz="0" w:space="0" w:color="auto"/>
            <w:left w:val="none" w:sz="0" w:space="0" w:color="auto"/>
            <w:bottom w:val="none" w:sz="0" w:space="0" w:color="auto"/>
            <w:right w:val="none" w:sz="0" w:space="0" w:color="auto"/>
          </w:divBdr>
        </w:div>
        <w:div w:id="213977259">
          <w:marLeft w:val="0"/>
          <w:marRight w:val="0"/>
          <w:marTop w:val="0"/>
          <w:marBottom w:val="0"/>
          <w:divBdr>
            <w:top w:val="none" w:sz="0" w:space="0" w:color="auto"/>
            <w:left w:val="none" w:sz="0" w:space="0" w:color="auto"/>
            <w:bottom w:val="none" w:sz="0" w:space="0" w:color="auto"/>
            <w:right w:val="none" w:sz="0" w:space="0" w:color="auto"/>
          </w:divBdr>
        </w:div>
        <w:div w:id="41638127">
          <w:marLeft w:val="0"/>
          <w:marRight w:val="0"/>
          <w:marTop w:val="0"/>
          <w:marBottom w:val="0"/>
          <w:divBdr>
            <w:top w:val="none" w:sz="0" w:space="0" w:color="auto"/>
            <w:left w:val="none" w:sz="0" w:space="0" w:color="auto"/>
            <w:bottom w:val="none" w:sz="0" w:space="0" w:color="auto"/>
            <w:right w:val="none" w:sz="0" w:space="0" w:color="auto"/>
          </w:divBdr>
        </w:div>
        <w:div w:id="1604071851">
          <w:marLeft w:val="0"/>
          <w:marRight w:val="0"/>
          <w:marTop w:val="0"/>
          <w:marBottom w:val="0"/>
          <w:divBdr>
            <w:top w:val="none" w:sz="0" w:space="0" w:color="auto"/>
            <w:left w:val="none" w:sz="0" w:space="0" w:color="auto"/>
            <w:bottom w:val="none" w:sz="0" w:space="0" w:color="auto"/>
            <w:right w:val="none" w:sz="0" w:space="0" w:color="auto"/>
          </w:divBdr>
        </w:div>
        <w:div w:id="344671933">
          <w:marLeft w:val="0"/>
          <w:marRight w:val="0"/>
          <w:marTop w:val="0"/>
          <w:marBottom w:val="0"/>
          <w:divBdr>
            <w:top w:val="none" w:sz="0" w:space="0" w:color="auto"/>
            <w:left w:val="none" w:sz="0" w:space="0" w:color="auto"/>
            <w:bottom w:val="none" w:sz="0" w:space="0" w:color="auto"/>
            <w:right w:val="none" w:sz="0" w:space="0" w:color="auto"/>
          </w:divBdr>
        </w:div>
        <w:div w:id="1874688789">
          <w:marLeft w:val="0"/>
          <w:marRight w:val="0"/>
          <w:marTop w:val="0"/>
          <w:marBottom w:val="0"/>
          <w:divBdr>
            <w:top w:val="none" w:sz="0" w:space="0" w:color="auto"/>
            <w:left w:val="none" w:sz="0" w:space="0" w:color="auto"/>
            <w:bottom w:val="none" w:sz="0" w:space="0" w:color="auto"/>
            <w:right w:val="none" w:sz="0" w:space="0" w:color="auto"/>
          </w:divBdr>
        </w:div>
        <w:div w:id="85733497">
          <w:marLeft w:val="0"/>
          <w:marRight w:val="0"/>
          <w:marTop w:val="0"/>
          <w:marBottom w:val="0"/>
          <w:divBdr>
            <w:top w:val="none" w:sz="0" w:space="0" w:color="auto"/>
            <w:left w:val="none" w:sz="0" w:space="0" w:color="auto"/>
            <w:bottom w:val="none" w:sz="0" w:space="0" w:color="auto"/>
            <w:right w:val="none" w:sz="0" w:space="0" w:color="auto"/>
          </w:divBdr>
        </w:div>
        <w:div w:id="421608255">
          <w:marLeft w:val="0"/>
          <w:marRight w:val="0"/>
          <w:marTop w:val="0"/>
          <w:marBottom w:val="0"/>
          <w:divBdr>
            <w:top w:val="none" w:sz="0" w:space="0" w:color="auto"/>
            <w:left w:val="none" w:sz="0" w:space="0" w:color="auto"/>
            <w:bottom w:val="none" w:sz="0" w:space="0" w:color="auto"/>
            <w:right w:val="none" w:sz="0" w:space="0" w:color="auto"/>
          </w:divBdr>
        </w:div>
        <w:div w:id="1865552957">
          <w:marLeft w:val="0"/>
          <w:marRight w:val="0"/>
          <w:marTop w:val="0"/>
          <w:marBottom w:val="0"/>
          <w:divBdr>
            <w:top w:val="none" w:sz="0" w:space="0" w:color="auto"/>
            <w:left w:val="none" w:sz="0" w:space="0" w:color="auto"/>
            <w:bottom w:val="none" w:sz="0" w:space="0" w:color="auto"/>
            <w:right w:val="none" w:sz="0" w:space="0" w:color="auto"/>
          </w:divBdr>
        </w:div>
        <w:div w:id="1898276953">
          <w:marLeft w:val="0"/>
          <w:marRight w:val="0"/>
          <w:marTop w:val="0"/>
          <w:marBottom w:val="0"/>
          <w:divBdr>
            <w:top w:val="none" w:sz="0" w:space="0" w:color="auto"/>
            <w:left w:val="none" w:sz="0" w:space="0" w:color="auto"/>
            <w:bottom w:val="none" w:sz="0" w:space="0" w:color="auto"/>
            <w:right w:val="none" w:sz="0" w:space="0" w:color="auto"/>
          </w:divBdr>
        </w:div>
        <w:div w:id="939024668">
          <w:marLeft w:val="0"/>
          <w:marRight w:val="0"/>
          <w:marTop w:val="0"/>
          <w:marBottom w:val="0"/>
          <w:divBdr>
            <w:top w:val="none" w:sz="0" w:space="0" w:color="auto"/>
            <w:left w:val="none" w:sz="0" w:space="0" w:color="auto"/>
            <w:bottom w:val="none" w:sz="0" w:space="0" w:color="auto"/>
            <w:right w:val="none" w:sz="0" w:space="0" w:color="auto"/>
          </w:divBdr>
        </w:div>
        <w:div w:id="454712104">
          <w:marLeft w:val="0"/>
          <w:marRight w:val="0"/>
          <w:marTop w:val="0"/>
          <w:marBottom w:val="0"/>
          <w:divBdr>
            <w:top w:val="none" w:sz="0" w:space="0" w:color="auto"/>
            <w:left w:val="none" w:sz="0" w:space="0" w:color="auto"/>
            <w:bottom w:val="none" w:sz="0" w:space="0" w:color="auto"/>
            <w:right w:val="none" w:sz="0" w:space="0" w:color="auto"/>
          </w:divBdr>
        </w:div>
        <w:div w:id="881941103">
          <w:marLeft w:val="0"/>
          <w:marRight w:val="0"/>
          <w:marTop w:val="0"/>
          <w:marBottom w:val="0"/>
          <w:divBdr>
            <w:top w:val="none" w:sz="0" w:space="0" w:color="auto"/>
            <w:left w:val="none" w:sz="0" w:space="0" w:color="auto"/>
            <w:bottom w:val="none" w:sz="0" w:space="0" w:color="auto"/>
            <w:right w:val="none" w:sz="0" w:space="0" w:color="auto"/>
          </w:divBdr>
        </w:div>
        <w:div w:id="1731952106">
          <w:marLeft w:val="0"/>
          <w:marRight w:val="0"/>
          <w:marTop w:val="0"/>
          <w:marBottom w:val="0"/>
          <w:divBdr>
            <w:top w:val="none" w:sz="0" w:space="0" w:color="auto"/>
            <w:left w:val="none" w:sz="0" w:space="0" w:color="auto"/>
            <w:bottom w:val="none" w:sz="0" w:space="0" w:color="auto"/>
            <w:right w:val="none" w:sz="0" w:space="0" w:color="auto"/>
          </w:divBdr>
        </w:div>
        <w:div w:id="742024247">
          <w:marLeft w:val="0"/>
          <w:marRight w:val="0"/>
          <w:marTop w:val="0"/>
          <w:marBottom w:val="0"/>
          <w:divBdr>
            <w:top w:val="none" w:sz="0" w:space="0" w:color="auto"/>
            <w:left w:val="none" w:sz="0" w:space="0" w:color="auto"/>
            <w:bottom w:val="none" w:sz="0" w:space="0" w:color="auto"/>
            <w:right w:val="none" w:sz="0" w:space="0" w:color="auto"/>
          </w:divBdr>
        </w:div>
        <w:div w:id="736787739">
          <w:marLeft w:val="0"/>
          <w:marRight w:val="0"/>
          <w:marTop w:val="0"/>
          <w:marBottom w:val="0"/>
          <w:divBdr>
            <w:top w:val="none" w:sz="0" w:space="0" w:color="auto"/>
            <w:left w:val="none" w:sz="0" w:space="0" w:color="auto"/>
            <w:bottom w:val="none" w:sz="0" w:space="0" w:color="auto"/>
            <w:right w:val="none" w:sz="0" w:space="0" w:color="auto"/>
          </w:divBdr>
        </w:div>
      </w:divsChild>
    </w:div>
    <w:div w:id="666178971">
      <w:bodyDiv w:val="1"/>
      <w:marLeft w:val="0"/>
      <w:marRight w:val="0"/>
      <w:marTop w:val="0"/>
      <w:marBottom w:val="0"/>
      <w:divBdr>
        <w:top w:val="none" w:sz="0" w:space="0" w:color="auto"/>
        <w:left w:val="none" w:sz="0" w:space="0" w:color="auto"/>
        <w:bottom w:val="none" w:sz="0" w:space="0" w:color="auto"/>
        <w:right w:val="none" w:sz="0" w:space="0" w:color="auto"/>
      </w:divBdr>
    </w:div>
    <w:div w:id="672950032">
      <w:bodyDiv w:val="1"/>
      <w:marLeft w:val="0"/>
      <w:marRight w:val="0"/>
      <w:marTop w:val="0"/>
      <w:marBottom w:val="0"/>
      <w:divBdr>
        <w:top w:val="none" w:sz="0" w:space="0" w:color="auto"/>
        <w:left w:val="none" w:sz="0" w:space="0" w:color="auto"/>
        <w:bottom w:val="none" w:sz="0" w:space="0" w:color="auto"/>
        <w:right w:val="none" w:sz="0" w:space="0" w:color="auto"/>
      </w:divBdr>
    </w:div>
    <w:div w:id="673190535">
      <w:bodyDiv w:val="1"/>
      <w:marLeft w:val="0"/>
      <w:marRight w:val="0"/>
      <w:marTop w:val="0"/>
      <w:marBottom w:val="0"/>
      <w:divBdr>
        <w:top w:val="none" w:sz="0" w:space="0" w:color="auto"/>
        <w:left w:val="none" w:sz="0" w:space="0" w:color="auto"/>
        <w:bottom w:val="none" w:sz="0" w:space="0" w:color="auto"/>
        <w:right w:val="none" w:sz="0" w:space="0" w:color="auto"/>
      </w:divBdr>
    </w:div>
    <w:div w:id="674842657">
      <w:bodyDiv w:val="1"/>
      <w:marLeft w:val="0"/>
      <w:marRight w:val="0"/>
      <w:marTop w:val="0"/>
      <w:marBottom w:val="0"/>
      <w:divBdr>
        <w:top w:val="none" w:sz="0" w:space="0" w:color="auto"/>
        <w:left w:val="none" w:sz="0" w:space="0" w:color="auto"/>
        <w:bottom w:val="none" w:sz="0" w:space="0" w:color="auto"/>
        <w:right w:val="none" w:sz="0" w:space="0" w:color="auto"/>
      </w:divBdr>
    </w:div>
    <w:div w:id="680205104">
      <w:bodyDiv w:val="1"/>
      <w:marLeft w:val="0"/>
      <w:marRight w:val="0"/>
      <w:marTop w:val="0"/>
      <w:marBottom w:val="0"/>
      <w:divBdr>
        <w:top w:val="none" w:sz="0" w:space="0" w:color="auto"/>
        <w:left w:val="none" w:sz="0" w:space="0" w:color="auto"/>
        <w:bottom w:val="none" w:sz="0" w:space="0" w:color="auto"/>
        <w:right w:val="none" w:sz="0" w:space="0" w:color="auto"/>
      </w:divBdr>
    </w:div>
    <w:div w:id="681126874">
      <w:bodyDiv w:val="1"/>
      <w:marLeft w:val="0"/>
      <w:marRight w:val="0"/>
      <w:marTop w:val="0"/>
      <w:marBottom w:val="0"/>
      <w:divBdr>
        <w:top w:val="none" w:sz="0" w:space="0" w:color="auto"/>
        <w:left w:val="none" w:sz="0" w:space="0" w:color="auto"/>
        <w:bottom w:val="none" w:sz="0" w:space="0" w:color="auto"/>
        <w:right w:val="none" w:sz="0" w:space="0" w:color="auto"/>
      </w:divBdr>
      <w:divsChild>
        <w:div w:id="214853032">
          <w:marLeft w:val="480"/>
          <w:marRight w:val="0"/>
          <w:marTop w:val="0"/>
          <w:marBottom w:val="0"/>
          <w:divBdr>
            <w:top w:val="none" w:sz="0" w:space="0" w:color="auto"/>
            <w:left w:val="none" w:sz="0" w:space="0" w:color="auto"/>
            <w:bottom w:val="none" w:sz="0" w:space="0" w:color="auto"/>
            <w:right w:val="none" w:sz="0" w:space="0" w:color="auto"/>
          </w:divBdr>
        </w:div>
        <w:div w:id="368645362">
          <w:marLeft w:val="480"/>
          <w:marRight w:val="0"/>
          <w:marTop w:val="0"/>
          <w:marBottom w:val="0"/>
          <w:divBdr>
            <w:top w:val="none" w:sz="0" w:space="0" w:color="auto"/>
            <w:left w:val="none" w:sz="0" w:space="0" w:color="auto"/>
            <w:bottom w:val="none" w:sz="0" w:space="0" w:color="auto"/>
            <w:right w:val="none" w:sz="0" w:space="0" w:color="auto"/>
          </w:divBdr>
        </w:div>
      </w:divsChild>
    </w:div>
    <w:div w:id="681976703">
      <w:bodyDiv w:val="1"/>
      <w:marLeft w:val="0"/>
      <w:marRight w:val="0"/>
      <w:marTop w:val="0"/>
      <w:marBottom w:val="0"/>
      <w:divBdr>
        <w:top w:val="none" w:sz="0" w:space="0" w:color="auto"/>
        <w:left w:val="none" w:sz="0" w:space="0" w:color="auto"/>
        <w:bottom w:val="none" w:sz="0" w:space="0" w:color="auto"/>
        <w:right w:val="none" w:sz="0" w:space="0" w:color="auto"/>
      </w:divBdr>
      <w:divsChild>
        <w:div w:id="609120021">
          <w:marLeft w:val="0"/>
          <w:marRight w:val="0"/>
          <w:marTop w:val="0"/>
          <w:marBottom w:val="0"/>
          <w:divBdr>
            <w:top w:val="none" w:sz="0" w:space="0" w:color="auto"/>
            <w:left w:val="none" w:sz="0" w:space="0" w:color="auto"/>
            <w:bottom w:val="none" w:sz="0" w:space="0" w:color="auto"/>
            <w:right w:val="none" w:sz="0" w:space="0" w:color="auto"/>
          </w:divBdr>
        </w:div>
        <w:div w:id="1651521882">
          <w:marLeft w:val="0"/>
          <w:marRight w:val="0"/>
          <w:marTop w:val="0"/>
          <w:marBottom w:val="0"/>
          <w:divBdr>
            <w:top w:val="none" w:sz="0" w:space="0" w:color="auto"/>
            <w:left w:val="none" w:sz="0" w:space="0" w:color="auto"/>
            <w:bottom w:val="none" w:sz="0" w:space="0" w:color="auto"/>
            <w:right w:val="none" w:sz="0" w:space="0" w:color="auto"/>
          </w:divBdr>
        </w:div>
        <w:div w:id="2039423804">
          <w:marLeft w:val="0"/>
          <w:marRight w:val="0"/>
          <w:marTop w:val="0"/>
          <w:marBottom w:val="0"/>
          <w:divBdr>
            <w:top w:val="none" w:sz="0" w:space="0" w:color="auto"/>
            <w:left w:val="none" w:sz="0" w:space="0" w:color="auto"/>
            <w:bottom w:val="none" w:sz="0" w:space="0" w:color="auto"/>
            <w:right w:val="none" w:sz="0" w:space="0" w:color="auto"/>
          </w:divBdr>
        </w:div>
        <w:div w:id="738745174">
          <w:marLeft w:val="0"/>
          <w:marRight w:val="0"/>
          <w:marTop w:val="0"/>
          <w:marBottom w:val="0"/>
          <w:divBdr>
            <w:top w:val="none" w:sz="0" w:space="0" w:color="auto"/>
            <w:left w:val="none" w:sz="0" w:space="0" w:color="auto"/>
            <w:bottom w:val="none" w:sz="0" w:space="0" w:color="auto"/>
            <w:right w:val="none" w:sz="0" w:space="0" w:color="auto"/>
          </w:divBdr>
        </w:div>
        <w:div w:id="1863663175">
          <w:marLeft w:val="0"/>
          <w:marRight w:val="0"/>
          <w:marTop w:val="0"/>
          <w:marBottom w:val="0"/>
          <w:divBdr>
            <w:top w:val="none" w:sz="0" w:space="0" w:color="auto"/>
            <w:left w:val="none" w:sz="0" w:space="0" w:color="auto"/>
            <w:bottom w:val="none" w:sz="0" w:space="0" w:color="auto"/>
            <w:right w:val="none" w:sz="0" w:space="0" w:color="auto"/>
          </w:divBdr>
        </w:div>
        <w:div w:id="1820724826">
          <w:marLeft w:val="0"/>
          <w:marRight w:val="0"/>
          <w:marTop w:val="0"/>
          <w:marBottom w:val="0"/>
          <w:divBdr>
            <w:top w:val="none" w:sz="0" w:space="0" w:color="auto"/>
            <w:left w:val="none" w:sz="0" w:space="0" w:color="auto"/>
            <w:bottom w:val="none" w:sz="0" w:space="0" w:color="auto"/>
            <w:right w:val="none" w:sz="0" w:space="0" w:color="auto"/>
          </w:divBdr>
        </w:div>
        <w:div w:id="212615521">
          <w:marLeft w:val="0"/>
          <w:marRight w:val="0"/>
          <w:marTop w:val="0"/>
          <w:marBottom w:val="0"/>
          <w:divBdr>
            <w:top w:val="none" w:sz="0" w:space="0" w:color="auto"/>
            <w:left w:val="none" w:sz="0" w:space="0" w:color="auto"/>
            <w:bottom w:val="none" w:sz="0" w:space="0" w:color="auto"/>
            <w:right w:val="none" w:sz="0" w:space="0" w:color="auto"/>
          </w:divBdr>
        </w:div>
        <w:div w:id="1439981702">
          <w:marLeft w:val="0"/>
          <w:marRight w:val="0"/>
          <w:marTop w:val="0"/>
          <w:marBottom w:val="0"/>
          <w:divBdr>
            <w:top w:val="none" w:sz="0" w:space="0" w:color="auto"/>
            <w:left w:val="none" w:sz="0" w:space="0" w:color="auto"/>
            <w:bottom w:val="none" w:sz="0" w:space="0" w:color="auto"/>
            <w:right w:val="none" w:sz="0" w:space="0" w:color="auto"/>
          </w:divBdr>
        </w:div>
        <w:div w:id="1895771603">
          <w:marLeft w:val="0"/>
          <w:marRight w:val="0"/>
          <w:marTop w:val="0"/>
          <w:marBottom w:val="0"/>
          <w:divBdr>
            <w:top w:val="none" w:sz="0" w:space="0" w:color="auto"/>
            <w:left w:val="none" w:sz="0" w:space="0" w:color="auto"/>
            <w:bottom w:val="none" w:sz="0" w:space="0" w:color="auto"/>
            <w:right w:val="none" w:sz="0" w:space="0" w:color="auto"/>
          </w:divBdr>
        </w:div>
        <w:div w:id="1807039267">
          <w:marLeft w:val="0"/>
          <w:marRight w:val="0"/>
          <w:marTop w:val="0"/>
          <w:marBottom w:val="0"/>
          <w:divBdr>
            <w:top w:val="none" w:sz="0" w:space="0" w:color="auto"/>
            <w:left w:val="none" w:sz="0" w:space="0" w:color="auto"/>
            <w:bottom w:val="none" w:sz="0" w:space="0" w:color="auto"/>
            <w:right w:val="none" w:sz="0" w:space="0" w:color="auto"/>
          </w:divBdr>
        </w:div>
        <w:div w:id="560289286">
          <w:marLeft w:val="0"/>
          <w:marRight w:val="0"/>
          <w:marTop w:val="0"/>
          <w:marBottom w:val="0"/>
          <w:divBdr>
            <w:top w:val="none" w:sz="0" w:space="0" w:color="auto"/>
            <w:left w:val="none" w:sz="0" w:space="0" w:color="auto"/>
            <w:bottom w:val="none" w:sz="0" w:space="0" w:color="auto"/>
            <w:right w:val="none" w:sz="0" w:space="0" w:color="auto"/>
          </w:divBdr>
        </w:div>
        <w:div w:id="1000238725">
          <w:marLeft w:val="0"/>
          <w:marRight w:val="0"/>
          <w:marTop w:val="0"/>
          <w:marBottom w:val="0"/>
          <w:divBdr>
            <w:top w:val="none" w:sz="0" w:space="0" w:color="auto"/>
            <w:left w:val="none" w:sz="0" w:space="0" w:color="auto"/>
            <w:bottom w:val="none" w:sz="0" w:space="0" w:color="auto"/>
            <w:right w:val="none" w:sz="0" w:space="0" w:color="auto"/>
          </w:divBdr>
        </w:div>
        <w:div w:id="96222588">
          <w:marLeft w:val="0"/>
          <w:marRight w:val="0"/>
          <w:marTop w:val="0"/>
          <w:marBottom w:val="0"/>
          <w:divBdr>
            <w:top w:val="none" w:sz="0" w:space="0" w:color="auto"/>
            <w:left w:val="none" w:sz="0" w:space="0" w:color="auto"/>
            <w:bottom w:val="none" w:sz="0" w:space="0" w:color="auto"/>
            <w:right w:val="none" w:sz="0" w:space="0" w:color="auto"/>
          </w:divBdr>
        </w:div>
        <w:div w:id="70543377">
          <w:marLeft w:val="0"/>
          <w:marRight w:val="0"/>
          <w:marTop w:val="0"/>
          <w:marBottom w:val="0"/>
          <w:divBdr>
            <w:top w:val="none" w:sz="0" w:space="0" w:color="auto"/>
            <w:left w:val="none" w:sz="0" w:space="0" w:color="auto"/>
            <w:bottom w:val="none" w:sz="0" w:space="0" w:color="auto"/>
            <w:right w:val="none" w:sz="0" w:space="0" w:color="auto"/>
          </w:divBdr>
        </w:div>
        <w:div w:id="1100223252">
          <w:marLeft w:val="0"/>
          <w:marRight w:val="0"/>
          <w:marTop w:val="0"/>
          <w:marBottom w:val="0"/>
          <w:divBdr>
            <w:top w:val="none" w:sz="0" w:space="0" w:color="auto"/>
            <w:left w:val="none" w:sz="0" w:space="0" w:color="auto"/>
            <w:bottom w:val="none" w:sz="0" w:space="0" w:color="auto"/>
            <w:right w:val="none" w:sz="0" w:space="0" w:color="auto"/>
          </w:divBdr>
        </w:div>
        <w:div w:id="88015793">
          <w:marLeft w:val="0"/>
          <w:marRight w:val="0"/>
          <w:marTop w:val="0"/>
          <w:marBottom w:val="0"/>
          <w:divBdr>
            <w:top w:val="none" w:sz="0" w:space="0" w:color="auto"/>
            <w:left w:val="none" w:sz="0" w:space="0" w:color="auto"/>
            <w:bottom w:val="none" w:sz="0" w:space="0" w:color="auto"/>
            <w:right w:val="none" w:sz="0" w:space="0" w:color="auto"/>
          </w:divBdr>
        </w:div>
        <w:div w:id="1914003157">
          <w:marLeft w:val="0"/>
          <w:marRight w:val="0"/>
          <w:marTop w:val="0"/>
          <w:marBottom w:val="0"/>
          <w:divBdr>
            <w:top w:val="none" w:sz="0" w:space="0" w:color="auto"/>
            <w:left w:val="none" w:sz="0" w:space="0" w:color="auto"/>
            <w:bottom w:val="none" w:sz="0" w:space="0" w:color="auto"/>
            <w:right w:val="none" w:sz="0" w:space="0" w:color="auto"/>
          </w:divBdr>
        </w:div>
        <w:div w:id="1058210646">
          <w:marLeft w:val="0"/>
          <w:marRight w:val="0"/>
          <w:marTop w:val="0"/>
          <w:marBottom w:val="0"/>
          <w:divBdr>
            <w:top w:val="none" w:sz="0" w:space="0" w:color="auto"/>
            <w:left w:val="none" w:sz="0" w:space="0" w:color="auto"/>
            <w:bottom w:val="none" w:sz="0" w:space="0" w:color="auto"/>
            <w:right w:val="none" w:sz="0" w:space="0" w:color="auto"/>
          </w:divBdr>
        </w:div>
        <w:div w:id="741221430">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 w:id="1448503211">
          <w:marLeft w:val="0"/>
          <w:marRight w:val="0"/>
          <w:marTop w:val="0"/>
          <w:marBottom w:val="0"/>
          <w:divBdr>
            <w:top w:val="none" w:sz="0" w:space="0" w:color="auto"/>
            <w:left w:val="none" w:sz="0" w:space="0" w:color="auto"/>
            <w:bottom w:val="none" w:sz="0" w:space="0" w:color="auto"/>
            <w:right w:val="none" w:sz="0" w:space="0" w:color="auto"/>
          </w:divBdr>
        </w:div>
        <w:div w:id="1215311600">
          <w:marLeft w:val="0"/>
          <w:marRight w:val="0"/>
          <w:marTop w:val="0"/>
          <w:marBottom w:val="0"/>
          <w:divBdr>
            <w:top w:val="none" w:sz="0" w:space="0" w:color="auto"/>
            <w:left w:val="none" w:sz="0" w:space="0" w:color="auto"/>
            <w:bottom w:val="none" w:sz="0" w:space="0" w:color="auto"/>
            <w:right w:val="none" w:sz="0" w:space="0" w:color="auto"/>
          </w:divBdr>
        </w:div>
        <w:div w:id="453329153">
          <w:marLeft w:val="0"/>
          <w:marRight w:val="0"/>
          <w:marTop w:val="0"/>
          <w:marBottom w:val="0"/>
          <w:divBdr>
            <w:top w:val="none" w:sz="0" w:space="0" w:color="auto"/>
            <w:left w:val="none" w:sz="0" w:space="0" w:color="auto"/>
            <w:bottom w:val="none" w:sz="0" w:space="0" w:color="auto"/>
            <w:right w:val="none" w:sz="0" w:space="0" w:color="auto"/>
          </w:divBdr>
        </w:div>
        <w:div w:id="466582362">
          <w:marLeft w:val="0"/>
          <w:marRight w:val="0"/>
          <w:marTop w:val="0"/>
          <w:marBottom w:val="0"/>
          <w:divBdr>
            <w:top w:val="none" w:sz="0" w:space="0" w:color="auto"/>
            <w:left w:val="none" w:sz="0" w:space="0" w:color="auto"/>
            <w:bottom w:val="none" w:sz="0" w:space="0" w:color="auto"/>
            <w:right w:val="none" w:sz="0" w:space="0" w:color="auto"/>
          </w:divBdr>
        </w:div>
        <w:div w:id="932318104">
          <w:marLeft w:val="0"/>
          <w:marRight w:val="0"/>
          <w:marTop w:val="0"/>
          <w:marBottom w:val="0"/>
          <w:divBdr>
            <w:top w:val="none" w:sz="0" w:space="0" w:color="auto"/>
            <w:left w:val="none" w:sz="0" w:space="0" w:color="auto"/>
            <w:bottom w:val="none" w:sz="0" w:space="0" w:color="auto"/>
            <w:right w:val="none" w:sz="0" w:space="0" w:color="auto"/>
          </w:divBdr>
        </w:div>
        <w:div w:id="285939365">
          <w:marLeft w:val="0"/>
          <w:marRight w:val="0"/>
          <w:marTop w:val="0"/>
          <w:marBottom w:val="0"/>
          <w:divBdr>
            <w:top w:val="none" w:sz="0" w:space="0" w:color="auto"/>
            <w:left w:val="none" w:sz="0" w:space="0" w:color="auto"/>
            <w:bottom w:val="none" w:sz="0" w:space="0" w:color="auto"/>
            <w:right w:val="none" w:sz="0" w:space="0" w:color="auto"/>
          </w:divBdr>
        </w:div>
        <w:div w:id="1523473055">
          <w:marLeft w:val="0"/>
          <w:marRight w:val="0"/>
          <w:marTop w:val="0"/>
          <w:marBottom w:val="0"/>
          <w:divBdr>
            <w:top w:val="none" w:sz="0" w:space="0" w:color="auto"/>
            <w:left w:val="none" w:sz="0" w:space="0" w:color="auto"/>
            <w:bottom w:val="none" w:sz="0" w:space="0" w:color="auto"/>
            <w:right w:val="none" w:sz="0" w:space="0" w:color="auto"/>
          </w:divBdr>
        </w:div>
        <w:div w:id="917252828">
          <w:marLeft w:val="0"/>
          <w:marRight w:val="0"/>
          <w:marTop w:val="0"/>
          <w:marBottom w:val="0"/>
          <w:divBdr>
            <w:top w:val="none" w:sz="0" w:space="0" w:color="auto"/>
            <w:left w:val="none" w:sz="0" w:space="0" w:color="auto"/>
            <w:bottom w:val="none" w:sz="0" w:space="0" w:color="auto"/>
            <w:right w:val="none" w:sz="0" w:space="0" w:color="auto"/>
          </w:divBdr>
        </w:div>
        <w:div w:id="1693603890">
          <w:marLeft w:val="0"/>
          <w:marRight w:val="0"/>
          <w:marTop w:val="0"/>
          <w:marBottom w:val="0"/>
          <w:divBdr>
            <w:top w:val="none" w:sz="0" w:space="0" w:color="auto"/>
            <w:left w:val="none" w:sz="0" w:space="0" w:color="auto"/>
            <w:bottom w:val="none" w:sz="0" w:space="0" w:color="auto"/>
            <w:right w:val="none" w:sz="0" w:space="0" w:color="auto"/>
          </w:divBdr>
        </w:div>
        <w:div w:id="275405043">
          <w:marLeft w:val="0"/>
          <w:marRight w:val="0"/>
          <w:marTop w:val="0"/>
          <w:marBottom w:val="0"/>
          <w:divBdr>
            <w:top w:val="none" w:sz="0" w:space="0" w:color="auto"/>
            <w:left w:val="none" w:sz="0" w:space="0" w:color="auto"/>
            <w:bottom w:val="none" w:sz="0" w:space="0" w:color="auto"/>
            <w:right w:val="none" w:sz="0" w:space="0" w:color="auto"/>
          </w:divBdr>
        </w:div>
        <w:div w:id="1248230407">
          <w:marLeft w:val="0"/>
          <w:marRight w:val="0"/>
          <w:marTop w:val="0"/>
          <w:marBottom w:val="0"/>
          <w:divBdr>
            <w:top w:val="none" w:sz="0" w:space="0" w:color="auto"/>
            <w:left w:val="none" w:sz="0" w:space="0" w:color="auto"/>
            <w:bottom w:val="none" w:sz="0" w:space="0" w:color="auto"/>
            <w:right w:val="none" w:sz="0" w:space="0" w:color="auto"/>
          </w:divBdr>
        </w:div>
        <w:div w:id="1016421020">
          <w:marLeft w:val="0"/>
          <w:marRight w:val="0"/>
          <w:marTop w:val="0"/>
          <w:marBottom w:val="0"/>
          <w:divBdr>
            <w:top w:val="none" w:sz="0" w:space="0" w:color="auto"/>
            <w:left w:val="none" w:sz="0" w:space="0" w:color="auto"/>
            <w:bottom w:val="none" w:sz="0" w:space="0" w:color="auto"/>
            <w:right w:val="none" w:sz="0" w:space="0" w:color="auto"/>
          </w:divBdr>
        </w:div>
        <w:div w:id="662123269">
          <w:marLeft w:val="0"/>
          <w:marRight w:val="0"/>
          <w:marTop w:val="0"/>
          <w:marBottom w:val="0"/>
          <w:divBdr>
            <w:top w:val="none" w:sz="0" w:space="0" w:color="auto"/>
            <w:left w:val="none" w:sz="0" w:space="0" w:color="auto"/>
            <w:bottom w:val="none" w:sz="0" w:space="0" w:color="auto"/>
            <w:right w:val="none" w:sz="0" w:space="0" w:color="auto"/>
          </w:divBdr>
        </w:div>
        <w:div w:id="461730684">
          <w:marLeft w:val="0"/>
          <w:marRight w:val="0"/>
          <w:marTop w:val="0"/>
          <w:marBottom w:val="0"/>
          <w:divBdr>
            <w:top w:val="none" w:sz="0" w:space="0" w:color="auto"/>
            <w:left w:val="none" w:sz="0" w:space="0" w:color="auto"/>
            <w:bottom w:val="none" w:sz="0" w:space="0" w:color="auto"/>
            <w:right w:val="none" w:sz="0" w:space="0" w:color="auto"/>
          </w:divBdr>
        </w:div>
        <w:div w:id="1412659173">
          <w:marLeft w:val="0"/>
          <w:marRight w:val="0"/>
          <w:marTop w:val="0"/>
          <w:marBottom w:val="0"/>
          <w:divBdr>
            <w:top w:val="none" w:sz="0" w:space="0" w:color="auto"/>
            <w:left w:val="none" w:sz="0" w:space="0" w:color="auto"/>
            <w:bottom w:val="none" w:sz="0" w:space="0" w:color="auto"/>
            <w:right w:val="none" w:sz="0" w:space="0" w:color="auto"/>
          </w:divBdr>
        </w:div>
      </w:divsChild>
    </w:div>
    <w:div w:id="685329519">
      <w:bodyDiv w:val="1"/>
      <w:marLeft w:val="0"/>
      <w:marRight w:val="0"/>
      <w:marTop w:val="0"/>
      <w:marBottom w:val="0"/>
      <w:divBdr>
        <w:top w:val="none" w:sz="0" w:space="0" w:color="auto"/>
        <w:left w:val="none" w:sz="0" w:space="0" w:color="auto"/>
        <w:bottom w:val="none" w:sz="0" w:space="0" w:color="auto"/>
        <w:right w:val="none" w:sz="0" w:space="0" w:color="auto"/>
      </w:divBdr>
    </w:div>
    <w:div w:id="685592642">
      <w:bodyDiv w:val="1"/>
      <w:marLeft w:val="0"/>
      <w:marRight w:val="0"/>
      <w:marTop w:val="0"/>
      <w:marBottom w:val="0"/>
      <w:divBdr>
        <w:top w:val="none" w:sz="0" w:space="0" w:color="auto"/>
        <w:left w:val="none" w:sz="0" w:space="0" w:color="auto"/>
        <w:bottom w:val="none" w:sz="0" w:space="0" w:color="auto"/>
        <w:right w:val="none" w:sz="0" w:space="0" w:color="auto"/>
      </w:divBdr>
    </w:div>
    <w:div w:id="685982077">
      <w:bodyDiv w:val="1"/>
      <w:marLeft w:val="0"/>
      <w:marRight w:val="0"/>
      <w:marTop w:val="0"/>
      <w:marBottom w:val="0"/>
      <w:divBdr>
        <w:top w:val="none" w:sz="0" w:space="0" w:color="auto"/>
        <w:left w:val="none" w:sz="0" w:space="0" w:color="auto"/>
        <w:bottom w:val="none" w:sz="0" w:space="0" w:color="auto"/>
        <w:right w:val="none" w:sz="0" w:space="0" w:color="auto"/>
      </w:divBdr>
    </w:div>
    <w:div w:id="689769197">
      <w:bodyDiv w:val="1"/>
      <w:marLeft w:val="0"/>
      <w:marRight w:val="0"/>
      <w:marTop w:val="0"/>
      <w:marBottom w:val="0"/>
      <w:divBdr>
        <w:top w:val="none" w:sz="0" w:space="0" w:color="auto"/>
        <w:left w:val="none" w:sz="0" w:space="0" w:color="auto"/>
        <w:bottom w:val="none" w:sz="0" w:space="0" w:color="auto"/>
        <w:right w:val="none" w:sz="0" w:space="0" w:color="auto"/>
      </w:divBdr>
      <w:divsChild>
        <w:div w:id="1438453119">
          <w:marLeft w:val="480"/>
          <w:marRight w:val="0"/>
          <w:marTop w:val="0"/>
          <w:marBottom w:val="0"/>
          <w:divBdr>
            <w:top w:val="none" w:sz="0" w:space="0" w:color="auto"/>
            <w:left w:val="none" w:sz="0" w:space="0" w:color="auto"/>
            <w:bottom w:val="none" w:sz="0" w:space="0" w:color="auto"/>
            <w:right w:val="none" w:sz="0" w:space="0" w:color="auto"/>
          </w:divBdr>
        </w:div>
        <w:div w:id="1514801990">
          <w:marLeft w:val="480"/>
          <w:marRight w:val="0"/>
          <w:marTop w:val="0"/>
          <w:marBottom w:val="0"/>
          <w:divBdr>
            <w:top w:val="none" w:sz="0" w:space="0" w:color="auto"/>
            <w:left w:val="none" w:sz="0" w:space="0" w:color="auto"/>
            <w:bottom w:val="none" w:sz="0" w:space="0" w:color="auto"/>
            <w:right w:val="none" w:sz="0" w:space="0" w:color="auto"/>
          </w:divBdr>
        </w:div>
        <w:div w:id="105395523">
          <w:marLeft w:val="480"/>
          <w:marRight w:val="0"/>
          <w:marTop w:val="0"/>
          <w:marBottom w:val="0"/>
          <w:divBdr>
            <w:top w:val="none" w:sz="0" w:space="0" w:color="auto"/>
            <w:left w:val="none" w:sz="0" w:space="0" w:color="auto"/>
            <w:bottom w:val="none" w:sz="0" w:space="0" w:color="auto"/>
            <w:right w:val="none" w:sz="0" w:space="0" w:color="auto"/>
          </w:divBdr>
        </w:div>
        <w:div w:id="1887065058">
          <w:marLeft w:val="480"/>
          <w:marRight w:val="0"/>
          <w:marTop w:val="0"/>
          <w:marBottom w:val="0"/>
          <w:divBdr>
            <w:top w:val="none" w:sz="0" w:space="0" w:color="auto"/>
            <w:left w:val="none" w:sz="0" w:space="0" w:color="auto"/>
            <w:bottom w:val="none" w:sz="0" w:space="0" w:color="auto"/>
            <w:right w:val="none" w:sz="0" w:space="0" w:color="auto"/>
          </w:divBdr>
        </w:div>
        <w:div w:id="903300857">
          <w:marLeft w:val="480"/>
          <w:marRight w:val="0"/>
          <w:marTop w:val="0"/>
          <w:marBottom w:val="0"/>
          <w:divBdr>
            <w:top w:val="none" w:sz="0" w:space="0" w:color="auto"/>
            <w:left w:val="none" w:sz="0" w:space="0" w:color="auto"/>
            <w:bottom w:val="none" w:sz="0" w:space="0" w:color="auto"/>
            <w:right w:val="none" w:sz="0" w:space="0" w:color="auto"/>
          </w:divBdr>
        </w:div>
        <w:div w:id="1244610536">
          <w:marLeft w:val="480"/>
          <w:marRight w:val="0"/>
          <w:marTop w:val="0"/>
          <w:marBottom w:val="0"/>
          <w:divBdr>
            <w:top w:val="none" w:sz="0" w:space="0" w:color="auto"/>
            <w:left w:val="none" w:sz="0" w:space="0" w:color="auto"/>
            <w:bottom w:val="none" w:sz="0" w:space="0" w:color="auto"/>
            <w:right w:val="none" w:sz="0" w:space="0" w:color="auto"/>
          </w:divBdr>
        </w:div>
        <w:div w:id="1069616213">
          <w:marLeft w:val="480"/>
          <w:marRight w:val="0"/>
          <w:marTop w:val="0"/>
          <w:marBottom w:val="0"/>
          <w:divBdr>
            <w:top w:val="none" w:sz="0" w:space="0" w:color="auto"/>
            <w:left w:val="none" w:sz="0" w:space="0" w:color="auto"/>
            <w:bottom w:val="none" w:sz="0" w:space="0" w:color="auto"/>
            <w:right w:val="none" w:sz="0" w:space="0" w:color="auto"/>
          </w:divBdr>
        </w:div>
        <w:div w:id="699089767">
          <w:marLeft w:val="480"/>
          <w:marRight w:val="0"/>
          <w:marTop w:val="0"/>
          <w:marBottom w:val="0"/>
          <w:divBdr>
            <w:top w:val="none" w:sz="0" w:space="0" w:color="auto"/>
            <w:left w:val="none" w:sz="0" w:space="0" w:color="auto"/>
            <w:bottom w:val="none" w:sz="0" w:space="0" w:color="auto"/>
            <w:right w:val="none" w:sz="0" w:space="0" w:color="auto"/>
          </w:divBdr>
        </w:div>
        <w:div w:id="1936084674">
          <w:marLeft w:val="480"/>
          <w:marRight w:val="0"/>
          <w:marTop w:val="0"/>
          <w:marBottom w:val="0"/>
          <w:divBdr>
            <w:top w:val="none" w:sz="0" w:space="0" w:color="auto"/>
            <w:left w:val="none" w:sz="0" w:space="0" w:color="auto"/>
            <w:bottom w:val="none" w:sz="0" w:space="0" w:color="auto"/>
            <w:right w:val="none" w:sz="0" w:space="0" w:color="auto"/>
          </w:divBdr>
        </w:div>
        <w:div w:id="2007322085">
          <w:marLeft w:val="480"/>
          <w:marRight w:val="0"/>
          <w:marTop w:val="0"/>
          <w:marBottom w:val="0"/>
          <w:divBdr>
            <w:top w:val="none" w:sz="0" w:space="0" w:color="auto"/>
            <w:left w:val="none" w:sz="0" w:space="0" w:color="auto"/>
            <w:bottom w:val="none" w:sz="0" w:space="0" w:color="auto"/>
            <w:right w:val="none" w:sz="0" w:space="0" w:color="auto"/>
          </w:divBdr>
        </w:div>
        <w:div w:id="1573391296">
          <w:marLeft w:val="480"/>
          <w:marRight w:val="0"/>
          <w:marTop w:val="0"/>
          <w:marBottom w:val="0"/>
          <w:divBdr>
            <w:top w:val="none" w:sz="0" w:space="0" w:color="auto"/>
            <w:left w:val="none" w:sz="0" w:space="0" w:color="auto"/>
            <w:bottom w:val="none" w:sz="0" w:space="0" w:color="auto"/>
            <w:right w:val="none" w:sz="0" w:space="0" w:color="auto"/>
          </w:divBdr>
        </w:div>
        <w:div w:id="1058624035">
          <w:marLeft w:val="480"/>
          <w:marRight w:val="0"/>
          <w:marTop w:val="0"/>
          <w:marBottom w:val="0"/>
          <w:divBdr>
            <w:top w:val="none" w:sz="0" w:space="0" w:color="auto"/>
            <w:left w:val="none" w:sz="0" w:space="0" w:color="auto"/>
            <w:bottom w:val="none" w:sz="0" w:space="0" w:color="auto"/>
            <w:right w:val="none" w:sz="0" w:space="0" w:color="auto"/>
          </w:divBdr>
        </w:div>
        <w:div w:id="890069819">
          <w:marLeft w:val="480"/>
          <w:marRight w:val="0"/>
          <w:marTop w:val="0"/>
          <w:marBottom w:val="0"/>
          <w:divBdr>
            <w:top w:val="none" w:sz="0" w:space="0" w:color="auto"/>
            <w:left w:val="none" w:sz="0" w:space="0" w:color="auto"/>
            <w:bottom w:val="none" w:sz="0" w:space="0" w:color="auto"/>
            <w:right w:val="none" w:sz="0" w:space="0" w:color="auto"/>
          </w:divBdr>
        </w:div>
        <w:div w:id="49039388">
          <w:marLeft w:val="480"/>
          <w:marRight w:val="0"/>
          <w:marTop w:val="0"/>
          <w:marBottom w:val="0"/>
          <w:divBdr>
            <w:top w:val="none" w:sz="0" w:space="0" w:color="auto"/>
            <w:left w:val="none" w:sz="0" w:space="0" w:color="auto"/>
            <w:bottom w:val="none" w:sz="0" w:space="0" w:color="auto"/>
            <w:right w:val="none" w:sz="0" w:space="0" w:color="auto"/>
          </w:divBdr>
        </w:div>
        <w:div w:id="2109428412">
          <w:marLeft w:val="480"/>
          <w:marRight w:val="0"/>
          <w:marTop w:val="0"/>
          <w:marBottom w:val="0"/>
          <w:divBdr>
            <w:top w:val="none" w:sz="0" w:space="0" w:color="auto"/>
            <w:left w:val="none" w:sz="0" w:space="0" w:color="auto"/>
            <w:bottom w:val="none" w:sz="0" w:space="0" w:color="auto"/>
            <w:right w:val="none" w:sz="0" w:space="0" w:color="auto"/>
          </w:divBdr>
        </w:div>
        <w:div w:id="427386757">
          <w:marLeft w:val="480"/>
          <w:marRight w:val="0"/>
          <w:marTop w:val="0"/>
          <w:marBottom w:val="0"/>
          <w:divBdr>
            <w:top w:val="none" w:sz="0" w:space="0" w:color="auto"/>
            <w:left w:val="none" w:sz="0" w:space="0" w:color="auto"/>
            <w:bottom w:val="none" w:sz="0" w:space="0" w:color="auto"/>
            <w:right w:val="none" w:sz="0" w:space="0" w:color="auto"/>
          </w:divBdr>
        </w:div>
        <w:div w:id="13846513">
          <w:marLeft w:val="480"/>
          <w:marRight w:val="0"/>
          <w:marTop w:val="0"/>
          <w:marBottom w:val="0"/>
          <w:divBdr>
            <w:top w:val="none" w:sz="0" w:space="0" w:color="auto"/>
            <w:left w:val="none" w:sz="0" w:space="0" w:color="auto"/>
            <w:bottom w:val="none" w:sz="0" w:space="0" w:color="auto"/>
            <w:right w:val="none" w:sz="0" w:space="0" w:color="auto"/>
          </w:divBdr>
        </w:div>
        <w:div w:id="236214066">
          <w:marLeft w:val="480"/>
          <w:marRight w:val="0"/>
          <w:marTop w:val="0"/>
          <w:marBottom w:val="0"/>
          <w:divBdr>
            <w:top w:val="none" w:sz="0" w:space="0" w:color="auto"/>
            <w:left w:val="none" w:sz="0" w:space="0" w:color="auto"/>
            <w:bottom w:val="none" w:sz="0" w:space="0" w:color="auto"/>
            <w:right w:val="none" w:sz="0" w:space="0" w:color="auto"/>
          </w:divBdr>
        </w:div>
        <w:div w:id="901133305">
          <w:marLeft w:val="480"/>
          <w:marRight w:val="0"/>
          <w:marTop w:val="0"/>
          <w:marBottom w:val="0"/>
          <w:divBdr>
            <w:top w:val="none" w:sz="0" w:space="0" w:color="auto"/>
            <w:left w:val="none" w:sz="0" w:space="0" w:color="auto"/>
            <w:bottom w:val="none" w:sz="0" w:space="0" w:color="auto"/>
            <w:right w:val="none" w:sz="0" w:space="0" w:color="auto"/>
          </w:divBdr>
        </w:div>
        <w:div w:id="2005089466">
          <w:marLeft w:val="480"/>
          <w:marRight w:val="0"/>
          <w:marTop w:val="0"/>
          <w:marBottom w:val="0"/>
          <w:divBdr>
            <w:top w:val="none" w:sz="0" w:space="0" w:color="auto"/>
            <w:left w:val="none" w:sz="0" w:space="0" w:color="auto"/>
            <w:bottom w:val="none" w:sz="0" w:space="0" w:color="auto"/>
            <w:right w:val="none" w:sz="0" w:space="0" w:color="auto"/>
          </w:divBdr>
        </w:div>
        <w:div w:id="946498208">
          <w:marLeft w:val="480"/>
          <w:marRight w:val="0"/>
          <w:marTop w:val="0"/>
          <w:marBottom w:val="0"/>
          <w:divBdr>
            <w:top w:val="none" w:sz="0" w:space="0" w:color="auto"/>
            <w:left w:val="none" w:sz="0" w:space="0" w:color="auto"/>
            <w:bottom w:val="none" w:sz="0" w:space="0" w:color="auto"/>
            <w:right w:val="none" w:sz="0" w:space="0" w:color="auto"/>
          </w:divBdr>
        </w:div>
        <w:div w:id="298732242">
          <w:marLeft w:val="480"/>
          <w:marRight w:val="0"/>
          <w:marTop w:val="0"/>
          <w:marBottom w:val="0"/>
          <w:divBdr>
            <w:top w:val="none" w:sz="0" w:space="0" w:color="auto"/>
            <w:left w:val="none" w:sz="0" w:space="0" w:color="auto"/>
            <w:bottom w:val="none" w:sz="0" w:space="0" w:color="auto"/>
            <w:right w:val="none" w:sz="0" w:space="0" w:color="auto"/>
          </w:divBdr>
        </w:div>
        <w:div w:id="1801075229">
          <w:marLeft w:val="480"/>
          <w:marRight w:val="0"/>
          <w:marTop w:val="0"/>
          <w:marBottom w:val="0"/>
          <w:divBdr>
            <w:top w:val="none" w:sz="0" w:space="0" w:color="auto"/>
            <w:left w:val="none" w:sz="0" w:space="0" w:color="auto"/>
            <w:bottom w:val="none" w:sz="0" w:space="0" w:color="auto"/>
            <w:right w:val="none" w:sz="0" w:space="0" w:color="auto"/>
          </w:divBdr>
        </w:div>
        <w:div w:id="223684831">
          <w:marLeft w:val="480"/>
          <w:marRight w:val="0"/>
          <w:marTop w:val="0"/>
          <w:marBottom w:val="0"/>
          <w:divBdr>
            <w:top w:val="none" w:sz="0" w:space="0" w:color="auto"/>
            <w:left w:val="none" w:sz="0" w:space="0" w:color="auto"/>
            <w:bottom w:val="none" w:sz="0" w:space="0" w:color="auto"/>
            <w:right w:val="none" w:sz="0" w:space="0" w:color="auto"/>
          </w:divBdr>
        </w:div>
        <w:div w:id="163208858">
          <w:marLeft w:val="480"/>
          <w:marRight w:val="0"/>
          <w:marTop w:val="0"/>
          <w:marBottom w:val="0"/>
          <w:divBdr>
            <w:top w:val="none" w:sz="0" w:space="0" w:color="auto"/>
            <w:left w:val="none" w:sz="0" w:space="0" w:color="auto"/>
            <w:bottom w:val="none" w:sz="0" w:space="0" w:color="auto"/>
            <w:right w:val="none" w:sz="0" w:space="0" w:color="auto"/>
          </w:divBdr>
        </w:div>
        <w:div w:id="1312564593">
          <w:marLeft w:val="480"/>
          <w:marRight w:val="0"/>
          <w:marTop w:val="0"/>
          <w:marBottom w:val="0"/>
          <w:divBdr>
            <w:top w:val="none" w:sz="0" w:space="0" w:color="auto"/>
            <w:left w:val="none" w:sz="0" w:space="0" w:color="auto"/>
            <w:bottom w:val="none" w:sz="0" w:space="0" w:color="auto"/>
            <w:right w:val="none" w:sz="0" w:space="0" w:color="auto"/>
          </w:divBdr>
        </w:div>
        <w:div w:id="1649898011">
          <w:marLeft w:val="480"/>
          <w:marRight w:val="0"/>
          <w:marTop w:val="0"/>
          <w:marBottom w:val="0"/>
          <w:divBdr>
            <w:top w:val="none" w:sz="0" w:space="0" w:color="auto"/>
            <w:left w:val="none" w:sz="0" w:space="0" w:color="auto"/>
            <w:bottom w:val="none" w:sz="0" w:space="0" w:color="auto"/>
            <w:right w:val="none" w:sz="0" w:space="0" w:color="auto"/>
          </w:divBdr>
        </w:div>
      </w:divsChild>
    </w:div>
    <w:div w:id="691763988">
      <w:bodyDiv w:val="1"/>
      <w:marLeft w:val="0"/>
      <w:marRight w:val="0"/>
      <w:marTop w:val="0"/>
      <w:marBottom w:val="0"/>
      <w:divBdr>
        <w:top w:val="none" w:sz="0" w:space="0" w:color="auto"/>
        <w:left w:val="none" w:sz="0" w:space="0" w:color="auto"/>
        <w:bottom w:val="none" w:sz="0" w:space="0" w:color="auto"/>
        <w:right w:val="none" w:sz="0" w:space="0" w:color="auto"/>
      </w:divBdr>
    </w:div>
    <w:div w:id="692388004">
      <w:bodyDiv w:val="1"/>
      <w:marLeft w:val="0"/>
      <w:marRight w:val="0"/>
      <w:marTop w:val="0"/>
      <w:marBottom w:val="0"/>
      <w:divBdr>
        <w:top w:val="none" w:sz="0" w:space="0" w:color="auto"/>
        <w:left w:val="none" w:sz="0" w:space="0" w:color="auto"/>
        <w:bottom w:val="none" w:sz="0" w:space="0" w:color="auto"/>
        <w:right w:val="none" w:sz="0" w:space="0" w:color="auto"/>
      </w:divBdr>
    </w:div>
    <w:div w:id="698236486">
      <w:bodyDiv w:val="1"/>
      <w:marLeft w:val="0"/>
      <w:marRight w:val="0"/>
      <w:marTop w:val="0"/>
      <w:marBottom w:val="0"/>
      <w:divBdr>
        <w:top w:val="none" w:sz="0" w:space="0" w:color="auto"/>
        <w:left w:val="none" w:sz="0" w:space="0" w:color="auto"/>
        <w:bottom w:val="none" w:sz="0" w:space="0" w:color="auto"/>
        <w:right w:val="none" w:sz="0" w:space="0" w:color="auto"/>
      </w:divBdr>
      <w:divsChild>
        <w:div w:id="1496216586">
          <w:marLeft w:val="480"/>
          <w:marRight w:val="0"/>
          <w:marTop w:val="0"/>
          <w:marBottom w:val="0"/>
          <w:divBdr>
            <w:top w:val="none" w:sz="0" w:space="0" w:color="auto"/>
            <w:left w:val="none" w:sz="0" w:space="0" w:color="auto"/>
            <w:bottom w:val="none" w:sz="0" w:space="0" w:color="auto"/>
            <w:right w:val="none" w:sz="0" w:space="0" w:color="auto"/>
          </w:divBdr>
        </w:div>
        <w:div w:id="1164778035">
          <w:marLeft w:val="480"/>
          <w:marRight w:val="0"/>
          <w:marTop w:val="0"/>
          <w:marBottom w:val="0"/>
          <w:divBdr>
            <w:top w:val="none" w:sz="0" w:space="0" w:color="auto"/>
            <w:left w:val="none" w:sz="0" w:space="0" w:color="auto"/>
            <w:bottom w:val="none" w:sz="0" w:space="0" w:color="auto"/>
            <w:right w:val="none" w:sz="0" w:space="0" w:color="auto"/>
          </w:divBdr>
        </w:div>
        <w:div w:id="793597963">
          <w:marLeft w:val="480"/>
          <w:marRight w:val="0"/>
          <w:marTop w:val="0"/>
          <w:marBottom w:val="0"/>
          <w:divBdr>
            <w:top w:val="none" w:sz="0" w:space="0" w:color="auto"/>
            <w:left w:val="none" w:sz="0" w:space="0" w:color="auto"/>
            <w:bottom w:val="none" w:sz="0" w:space="0" w:color="auto"/>
            <w:right w:val="none" w:sz="0" w:space="0" w:color="auto"/>
          </w:divBdr>
        </w:div>
        <w:div w:id="990870254">
          <w:marLeft w:val="480"/>
          <w:marRight w:val="0"/>
          <w:marTop w:val="0"/>
          <w:marBottom w:val="0"/>
          <w:divBdr>
            <w:top w:val="none" w:sz="0" w:space="0" w:color="auto"/>
            <w:left w:val="none" w:sz="0" w:space="0" w:color="auto"/>
            <w:bottom w:val="none" w:sz="0" w:space="0" w:color="auto"/>
            <w:right w:val="none" w:sz="0" w:space="0" w:color="auto"/>
          </w:divBdr>
        </w:div>
        <w:div w:id="958413953">
          <w:marLeft w:val="480"/>
          <w:marRight w:val="0"/>
          <w:marTop w:val="0"/>
          <w:marBottom w:val="0"/>
          <w:divBdr>
            <w:top w:val="none" w:sz="0" w:space="0" w:color="auto"/>
            <w:left w:val="none" w:sz="0" w:space="0" w:color="auto"/>
            <w:bottom w:val="none" w:sz="0" w:space="0" w:color="auto"/>
            <w:right w:val="none" w:sz="0" w:space="0" w:color="auto"/>
          </w:divBdr>
        </w:div>
        <w:div w:id="1051347399">
          <w:marLeft w:val="480"/>
          <w:marRight w:val="0"/>
          <w:marTop w:val="0"/>
          <w:marBottom w:val="0"/>
          <w:divBdr>
            <w:top w:val="none" w:sz="0" w:space="0" w:color="auto"/>
            <w:left w:val="none" w:sz="0" w:space="0" w:color="auto"/>
            <w:bottom w:val="none" w:sz="0" w:space="0" w:color="auto"/>
            <w:right w:val="none" w:sz="0" w:space="0" w:color="auto"/>
          </w:divBdr>
        </w:div>
        <w:div w:id="1933775099">
          <w:marLeft w:val="480"/>
          <w:marRight w:val="0"/>
          <w:marTop w:val="0"/>
          <w:marBottom w:val="0"/>
          <w:divBdr>
            <w:top w:val="none" w:sz="0" w:space="0" w:color="auto"/>
            <w:left w:val="none" w:sz="0" w:space="0" w:color="auto"/>
            <w:bottom w:val="none" w:sz="0" w:space="0" w:color="auto"/>
            <w:right w:val="none" w:sz="0" w:space="0" w:color="auto"/>
          </w:divBdr>
        </w:div>
        <w:div w:id="2113621595">
          <w:marLeft w:val="480"/>
          <w:marRight w:val="0"/>
          <w:marTop w:val="0"/>
          <w:marBottom w:val="0"/>
          <w:divBdr>
            <w:top w:val="none" w:sz="0" w:space="0" w:color="auto"/>
            <w:left w:val="none" w:sz="0" w:space="0" w:color="auto"/>
            <w:bottom w:val="none" w:sz="0" w:space="0" w:color="auto"/>
            <w:right w:val="none" w:sz="0" w:space="0" w:color="auto"/>
          </w:divBdr>
        </w:div>
        <w:div w:id="543638998">
          <w:marLeft w:val="480"/>
          <w:marRight w:val="0"/>
          <w:marTop w:val="0"/>
          <w:marBottom w:val="0"/>
          <w:divBdr>
            <w:top w:val="none" w:sz="0" w:space="0" w:color="auto"/>
            <w:left w:val="none" w:sz="0" w:space="0" w:color="auto"/>
            <w:bottom w:val="none" w:sz="0" w:space="0" w:color="auto"/>
            <w:right w:val="none" w:sz="0" w:space="0" w:color="auto"/>
          </w:divBdr>
        </w:div>
        <w:div w:id="1148863002">
          <w:marLeft w:val="480"/>
          <w:marRight w:val="0"/>
          <w:marTop w:val="0"/>
          <w:marBottom w:val="0"/>
          <w:divBdr>
            <w:top w:val="none" w:sz="0" w:space="0" w:color="auto"/>
            <w:left w:val="none" w:sz="0" w:space="0" w:color="auto"/>
            <w:bottom w:val="none" w:sz="0" w:space="0" w:color="auto"/>
            <w:right w:val="none" w:sz="0" w:space="0" w:color="auto"/>
          </w:divBdr>
        </w:div>
        <w:div w:id="1902207148">
          <w:marLeft w:val="480"/>
          <w:marRight w:val="0"/>
          <w:marTop w:val="0"/>
          <w:marBottom w:val="0"/>
          <w:divBdr>
            <w:top w:val="none" w:sz="0" w:space="0" w:color="auto"/>
            <w:left w:val="none" w:sz="0" w:space="0" w:color="auto"/>
            <w:bottom w:val="none" w:sz="0" w:space="0" w:color="auto"/>
            <w:right w:val="none" w:sz="0" w:space="0" w:color="auto"/>
          </w:divBdr>
        </w:div>
        <w:div w:id="1069961249">
          <w:marLeft w:val="480"/>
          <w:marRight w:val="0"/>
          <w:marTop w:val="0"/>
          <w:marBottom w:val="0"/>
          <w:divBdr>
            <w:top w:val="none" w:sz="0" w:space="0" w:color="auto"/>
            <w:left w:val="none" w:sz="0" w:space="0" w:color="auto"/>
            <w:bottom w:val="none" w:sz="0" w:space="0" w:color="auto"/>
            <w:right w:val="none" w:sz="0" w:space="0" w:color="auto"/>
          </w:divBdr>
        </w:div>
        <w:div w:id="371617882">
          <w:marLeft w:val="480"/>
          <w:marRight w:val="0"/>
          <w:marTop w:val="0"/>
          <w:marBottom w:val="0"/>
          <w:divBdr>
            <w:top w:val="none" w:sz="0" w:space="0" w:color="auto"/>
            <w:left w:val="none" w:sz="0" w:space="0" w:color="auto"/>
            <w:bottom w:val="none" w:sz="0" w:space="0" w:color="auto"/>
            <w:right w:val="none" w:sz="0" w:space="0" w:color="auto"/>
          </w:divBdr>
        </w:div>
        <w:div w:id="1738819731">
          <w:marLeft w:val="480"/>
          <w:marRight w:val="0"/>
          <w:marTop w:val="0"/>
          <w:marBottom w:val="0"/>
          <w:divBdr>
            <w:top w:val="none" w:sz="0" w:space="0" w:color="auto"/>
            <w:left w:val="none" w:sz="0" w:space="0" w:color="auto"/>
            <w:bottom w:val="none" w:sz="0" w:space="0" w:color="auto"/>
            <w:right w:val="none" w:sz="0" w:space="0" w:color="auto"/>
          </w:divBdr>
        </w:div>
        <w:div w:id="1087766854">
          <w:marLeft w:val="480"/>
          <w:marRight w:val="0"/>
          <w:marTop w:val="0"/>
          <w:marBottom w:val="0"/>
          <w:divBdr>
            <w:top w:val="none" w:sz="0" w:space="0" w:color="auto"/>
            <w:left w:val="none" w:sz="0" w:space="0" w:color="auto"/>
            <w:bottom w:val="none" w:sz="0" w:space="0" w:color="auto"/>
            <w:right w:val="none" w:sz="0" w:space="0" w:color="auto"/>
          </w:divBdr>
        </w:div>
        <w:div w:id="1467040919">
          <w:marLeft w:val="480"/>
          <w:marRight w:val="0"/>
          <w:marTop w:val="0"/>
          <w:marBottom w:val="0"/>
          <w:divBdr>
            <w:top w:val="none" w:sz="0" w:space="0" w:color="auto"/>
            <w:left w:val="none" w:sz="0" w:space="0" w:color="auto"/>
            <w:bottom w:val="none" w:sz="0" w:space="0" w:color="auto"/>
            <w:right w:val="none" w:sz="0" w:space="0" w:color="auto"/>
          </w:divBdr>
        </w:div>
        <w:div w:id="1861432075">
          <w:marLeft w:val="480"/>
          <w:marRight w:val="0"/>
          <w:marTop w:val="0"/>
          <w:marBottom w:val="0"/>
          <w:divBdr>
            <w:top w:val="none" w:sz="0" w:space="0" w:color="auto"/>
            <w:left w:val="none" w:sz="0" w:space="0" w:color="auto"/>
            <w:bottom w:val="none" w:sz="0" w:space="0" w:color="auto"/>
            <w:right w:val="none" w:sz="0" w:space="0" w:color="auto"/>
          </w:divBdr>
        </w:div>
        <w:div w:id="870918747">
          <w:marLeft w:val="480"/>
          <w:marRight w:val="0"/>
          <w:marTop w:val="0"/>
          <w:marBottom w:val="0"/>
          <w:divBdr>
            <w:top w:val="none" w:sz="0" w:space="0" w:color="auto"/>
            <w:left w:val="none" w:sz="0" w:space="0" w:color="auto"/>
            <w:bottom w:val="none" w:sz="0" w:space="0" w:color="auto"/>
            <w:right w:val="none" w:sz="0" w:space="0" w:color="auto"/>
          </w:divBdr>
        </w:div>
        <w:div w:id="2010475696">
          <w:marLeft w:val="480"/>
          <w:marRight w:val="0"/>
          <w:marTop w:val="0"/>
          <w:marBottom w:val="0"/>
          <w:divBdr>
            <w:top w:val="none" w:sz="0" w:space="0" w:color="auto"/>
            <w:left w:val="none" w:sz="0" w:space="0" w:color="auto"/>
            <w:bottom w:val="none" w:sz="0" w:space="0" w:color="auto"/>
            <w:right w:val="none" w:sz="0" w:space="0" w:color="auto"/>
          </w:divBdr>
        </w:div>
        <w:div w:id="1437823719">
          <w:marLeft w:val="480"/>
          <w:marRight w:val="0"/>
          <w:marTop w:val="0"/>
          <w:marBottom w:val="0"/>
          <w:divBdr>
            <w:top w:val="none" w:sz="0" w:space="0" w:color="auto"/>
            <w:left w:val="none" w:sz="0" w:space="0" w:color="auto"/>
            <w:bottom w:val="none" w:sz="0" w:space="0" w:color="auto"/>
            <w:right w:val="none" w:sz="0" w:space="0" w:color="auto"/>
          </w:divBdr>
        </w:div>
        <w:div w:id="1053968780">
          <w:marLeft w:val="480"/>
          <w:marRight w:val="0"/>
          <w:marTop w:val="0"/>
          <w:marBottom w:val="0"/>
          <w:divBdr>
            <w:top w:val="none" w:sz="0" w:space="0" w:color="auto"/>
            <w:left w:val="none" w:sz="0" w:space="0" w:color="auto"/>
            <w:bottom w:val="none" w:sz="0" w:space="0" w:color="auto"/>
            <w:right w:val="none" w:sz="0" w:space="0" w:color="auto"/>
          </w:divBdr>
        </w:div>
        <w:div w:id="273178302">
          <w:marLeft w:val="480"/>
          <w:marRight w:val="0"/>
          <w:marTop w:val="0"/>
          <w:marBottom w:val="0"/>
          <w:divBdr>
            <w:top w:val="none" w:sz="0" w:space="0" w:color="auto"/>
            <w:left w:val="none" w:sz="0" w:space="0" w:color="auto"/>
            <w:bottom w:val="none" w:sz="0" w:space="0" w:color="auto"/>
            <w:right w:val="none" w:sz="0" w:space="0" w:color="auto"/>
          </w:divBdr>
        </w:div>
        <w:div w:id="1168904828">
          <w:marLeft w:val="480"/>
          <w:marRight w:val="0"/>
          <w:marTop w:val="0"/>
          <w:marBottom w:val="0"/>
          <w:divBdr>
            <w:top w:val="none" w:sz="0" w:space="0" w:color="auto"/>
            <w:left w:val="none" w:sz="0" w:space="0" w:color="auto"/>
            <w:bottom w:val="none" w:sz="0" w:space="0" w:color="auto"/>
            <w:right w:val="none" w:sz="0" w:space="0" w:color="auto"/>
          </w:divBdr>
        </w:div>
      </w:divsChild>
    </w:div>
    <w:div w:id="700856776">
      <w:bodyDiv w:val="1"/>
      <w:marLeft w:val="0"/>
      <w:marRight w:val="0"/>
      <w:marTop w:val="0"/>
      <w:marBottom w:val="0"/>
      <w:divBdr>
        <w:top w:val="none" w:sz="0" w:space="0" w:color="auto"/>
        <w:left w:val="none" w:sz="0" w:space="0" w:color="auto"/>
        <w:bottom w:val="none" w:sz="0" w:space="0" w:color="auto"/>
        <w:right w:val="none" w:sz="0" w:space="0" w:color="auto"/>
      </w:divBdr>
    </w:div>
    <w:div w:id="703602945">
      <w:bodyDiv w:val="1"/>
      <w:marLeft w:val="0"/>
      <w:marRight w:val="0"/>
      <w:marTop w:val="0"/>
      <w:marBottom w:val="0"/>
      <w:divBdr>
        <w:top w:val="none" w:sz="0" w:space="0" w:color="auto"/>
        <w:left w:val="none" w:sz="0" w:space="0" w:color="auto"/>
        <w:bottom w:val="none" w:sz="0" w:space="0" w:color="auto"/>
        <w:right w:val="none" w:sz="0" w:space="0" w:color="auto"/>
      </w:divBdr>
      <w:divsChild>
        <w:div w:id="149758145">
          <w:marLeft w:val="0"/>
          <w:marRight w:val="0"/>
          <w:marTop w:val="0"/>
          <w:marBottom w:val="0"/>
          <w:divBdr>
            <w:top w:val="none" w:sz="0" w:space="0" w:color="auto"/>
            <w:left w:val="none" w:sz="0" w:space="0" w:color="auto"/>
            <w:bottom w:val="none" w:sz="0" w:space="0" w:color="auto"/>
            <w:right w:val="none" w:sz="0" w:space="0" w:color="auto"/>
          </w:divBdr>
          <w:divsChild>
            <w:div w:id="878473998">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1212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163">
      <w:bodyDiv w:val="1"/>
      <w:marLeft w:val="0"/>
      <w:marRight w:val="0"/>
      <w:marTop w:val="0"/>
      <w:marBottom w:val="0"/>
      <w:divBdr>
        <w:top w:val="none" w:sz="0" w:space="0" w:color="auto"/>
        <w:left w:val="none" w:sz="0" w:space="0" w:color="auto"/>
        <w:bottom w:val="none" w:sz="0" w:space="0" w:color="auto"/>
        <w:right w:val="none" w:sz="0" w:space="0" w:color="auto"/>
      </w:divBdr>
    </w:div>
    <w:div w:id="713583237">
      <w:bodyDiv w:val="1"/>
      <w:marLeft w:val="0"/>
      <w:marRight w:val="0"/>
      <w:marTop w:val="0"/>
      <w:marBottom w:val="0"/>
      <w:divBdr>
        <w:top w:val="none" w:sz="0" w:space="0" w:color="auto"/>
        <w:left w:val="none" w:sz="0" w:space="0" w:color="auto"/>
        <w:bottom w:val="none" w:sz="0" w:space="0" w:color="auto"/>
        <w:right w:val="none" w:sz="0" w:space="0" w:color="auto"/>
      </w:divBdr>
    </w:div>
    <w:div w:id="719324690">
      <w:bodyDiv w:val="1"/>
      <w:marLeft w:val="0"/>
      <w:marRight w:val="0"/>
      <w:marTop w:val="0"/>
      <w:marBottom w:val="0"/>
      <w:divBdr>
        <w:top w:val="none" w:sz="0" w:space="0" w:color="auto"/>
        <w:left w:val="none" w:sz="0" w:space="0" w:color="auto"/>
        <w:bottom w:val="none" w:sz="0" w:space="0" w:color="auto"/>
        <w:right w:val="none" w:sz="0" w:space="0" w:color="auto"/>
      </w:divBdr>
    </w:div>
    <w:div w:id="726879313">
      <w:bodyDiv w:val="1"/>
      <w:marLeft w:val="0"/>
      <w:marRight w:val="0"/>
      <w:marTop w:val="0"/>
      <w:marBottom w:val="0"/>
      <w:divBdr>
        <w:top w:val="none" w:sz="0" w:space="0" w:color="auto"/>
        <w:left w:val="none" w:sz="0" w:space="0" w:color="auto"/>
        <w:bottom w:val="none" w:sz="0" w:space="0" w:color="auto"/>
        <w:right w:val="none" w:sz="0" w:space="0" w:color="auto"/>
      </w:divBdr>
    </w:div>
    <w:div w:id="750198054">
      <w:bodyDiv w:val="1"/>
      <w:marLeft w:val="0"/>
      <w:marRight w:val="0"/>
      <w:marTop w:val="0"/>
      <w:marBottom w:val="0"/>
      <w:divBdr>
        <w:top w:val="none" w:sz="0" w:space="0" w:color="auto"/>
        <w:left w:val="none" w:sz="0" w:space="0" w:color="auto"/>
        <w:bottom w:val="none" w:sz="0" w:space="0" w:color="auto"/>
        <w:right w:val="none" w:sz="0" w:space="0" w:color="auto"/>
      </w:divBdr>
    </w:div>
    <w:div w:id="750345858">
      <w:bodyDiv w:val="1"/>
      <w:marLeft w:val="0"/>
      <w:marRight w:val="0"/>
      <w:marTop w:val="0"/>
      <w:marBottom w:val="0"/>
      <w:divBdr>
        <w:top w:val="none" w:sz="0" w:space="0" w:color="auto"/>
        <w:left w:val="none" w:sz="0" w:space="0" w:color="auto"/>
        <w:bottom w:val="none" w:sz="0" w:space="0" w:color="auto"/>
        <w:right w:val="none" w:sz="0" w:space="0" w:color="auto"/>
      </w:divBdr>
    </w:div>
    <w:div w:id="759523677">
      <w:bodyDiv w:val="1"/>
      <w:marLeft w:val="0"/>
      <w:marRight w:val="0"/>
      <w:marTop w:val="0"/>
      <w:marBottom w:val="0"/>
      <w:divBdr>
        <w:top w:val="none" w:sz="0" w:space="0" w:color="auto"/>
        <w:left w:val="none" w:sz="0" w:space="0" w:color="auto"/>
        <w:bottom w:val="none" w:sz="0" w:space="0" w:color="auto"/>
        <w:right w:val="none" w:sz="0" w:space="0" w:color="auto"/>
      </w:divBdr>
      <w:divsChild>
        <w:div w:id="867060876">
          <w:marLeft w:val="0"/>
          <w:marRight w:val="0"/>
          <w:marTop w:val="0"/>
          <w:marBottom w:val="0"/>
          <w:divBdr>
            <w:top w:val="none" w:sz="0" w:space="0" w:color="auto"/>
            <w:left w:val="none" w:sz="0" w:space="0" w:color="auto"/>
            <w:bottom w:val="none" w:sz="0" w:space="0" w:color="auto"/>
            <w:right w:val="none" w:sz="0" w:space="0" w:color="auto"/>
          </w:divBdr>
        </w:div>
      </w:divsChild>
    </w:div>
    <w:div w:id="759914366">
      <w:bodyDiv w:val="1"/>
      <w:marLeft w:val="0"/>
      <w:marRight w:val="0"/>
      <w:marTop w:val="0"/>
      <w:marBottom w:val="0"/>
      <w:divBdr>
        <w:top w:val="none" w:sz="0" w:space="0" w:color="auto"/>
        <w:left w:val="none" w:sz="0" w:space="0" w:color="auto"/>
        <w:bottom w:val="none" w:sz="0" w:space="0" w:color="auto"/>
        <w:right w:val="none" w:sz="0" w:space="0" w:color="auto"/>
      </w:divBdr>
      <w:divsChild>
        <w:div w:id="364213224">
          <w:marLeft w:val="480"/>
          <w:marRight w:val="0"/>
          <w:marTop w:val="0"/>
          <w:marBottom w:val="0"/>
          <w:divBdr>
            <w:top w:val="none" w:sz="0" w:space="0" w:color="auto"/>
            <w:left w:val="none" w:sz="0" w:space="0" w:color="auto"/>
            <w:bottom w:val="none" w:sz="0" w:space="0" w:color="auto"/>
            <w:right w:val="none" w:sz="0" w:space="0" w:color="auto"/>
          </w:divBdr>
        </w:div>
        <w:div w:id="870726310">
          <w:marLeft w:val="480"/>
          <w:marRight w:val="0"/>
          <w:marTop w:val="0"/>
          <w:marBottom w:val="0"/>
          <w:divBdr>
            <w:top w:val="none" w:sz="0" w:space="0" w:color="auto"/>
            <w:left w:val="none" w:sz="0" w:space="0" w:color="auto"/>
            <w:bottom w:val="none" w:sz="0" w:space="0" w:color="auto"/>
            <w:right w:val="none" w:sz="0" w:space="0" w:color="auto"/>
          </w:divBdr>
        </w:div>
        <w:div w:id="2126650566">
          <w:marLeft w:val="480"/>
          <w:marRight w:val="0"/>
          <w:marTop w:val="0"/>
          <w:marBottom w:val="0"/>
          <w:divBdr>
            <w:top w:val="none" w:sz="0" w:space="0" w:color="auto"/>
            <w:left w:val="none" w:sz="0" w:space="0" w:color="auto"/>
            <w:bottom w:val="none" w:sz="0" w:space="0" w:color="auto"/>
            <w:right w:val="none" w:sz="0" w:space="0" w:color="auto"/>
          </w:divBdr>
        </w:div>
        <w:div w:id="1560020673">
          <w:marLeft w:val="480"/>
          <w:marRight w:val="0"/>
          <w:marTop w:val="0"/>
          <w:marBottom w:val="0"/>
          <w:divBdr>
            <w:top w:val="none" w:sz="0" w:space="0" w:color="auto"/>
            <w:left w:val="none" w:sz="0" w:space="0" w:color="auto"/>
            <w:bottom w:val="none" w:sz="0" w:space="0" w:color="auto"/>
            <w:right w:val="none" w:sz="0" w:space="0" w:color="auto"/>
          </w:divBdr>
        </w:div>
        <w:div w:id="400293972">
          <w:marLeft w:val="480"/>
          <w:marRight w:val="0"/>
          <w:marTop w:val="0"/>
          <w:marBottom w:val="0"/>
          <w:divBdr>
            <w:top w:val="none" w:sz="0" w:space="0" w:color="auto"/>
            <w:left w:val="none" w:sz="0" w:space="0" w:color="auto"/>
            <w:bottom w:val="none" w:sz="0" w:space="0" w:color="auto"/>
            <w:right w:val="none" w:sz="0" w:space="0" w:color="auto"/>
          </w:divBdr>
        </w:div>
        <w:div w:id="319306517">
          <w:marLeft w:val="480"/>
          <w:marRight w:val="0"/>
          <w:marTop w:val="0"/>
          <w:marBottom w:val="0"/>
          <w:divBdr>
            <w:top w:val="none" w:sz="0" w:space="0" w:color="auto"/>
            <w:left w:val="none" w:sz="0" w:space="0" w:color="auto"/>
            <w:bottom w:val="none" w:sz="0" w:space="0" w:color="auto"/>
            <w:right w:val="none" w:sz="0" w:space="0" w:color="auto"/>
          </w:divBdr>
        </w:div>
        <w:div w:id="923883020">
          <w:marLeft w:val="480"/>
          <w:marRight w:val="0"/>
          <w:marTop w:val="0"/>
          <w:marBottom w:val="0"/>
          <w:divBdr>
            <w:top w:val="none" w:sz="0" w:space="0" w:color="auto"/>
            <w:left w:val="none" w:sz="0" w:space="0" w:color="auto"/>
            <w:bottom w:val="none" w:sz="0" w:space="0" w:color="auto"/>
            <w:right w:val="none" w:sz="0" w:space="0" w:color="auto"/>
          </w:divBdr>
        </w:div>
      </w:divsChild>
    </w:div>
    <w:div w:id="760949267">
      <w:bodyDiv w:val="1"/>
      <w:marLeft w:val="0"/>
      <w:marRight w:val="0"/>
      <w:marTop w:val="0"/>
      <w:marBottom w:val="0"/>
      <w:divBdr>
        <w:top w:val="none" w:sz="0" w:space="0" w:color="auto"/>
        <w:left w:val="none" w:sz="0" w:space="0" w:color="auto"/>
        <w:bottom w:val="none" w:sz="0" w:space="0" w:color="auto"/>
        <w:right w:val="none" w:sz="0" w:space="0" w:color="auto"/>
      </w:divBdr>
      <w:divsChild>
        <w:div w:id="823204236">
          <w:marLeft w:val="480"/>
          <w:marRight w:val="0"/>
          <w:marTop w:val="0"/>
          <w:marBottom w:val="0"/>
          <w:divBdr>
            <w:top w:val="none" w:sz="0" w:space="0" w:color="auto"/>
            <w:left w:val="none" w:sz="0" w:space="0" w:color="auto"/>
            <w:bottom w:val="none" w:sz="0" w:space="0" w:color="auto"/>
            <w:right w:val="none" w:sz="0" w:space="0" w:color="auto"/>
          </w:divBdr>
        </w:div>
        <w:div w:id="786386999">
          <w:marLeft w:val="480"/>
          <w:marRight w:val="0"/>
          <w:marTop w:val="0"/>
          <w:marBottom w:val="0"/>
          <w:divBdr>
            <w:top w:val="none" w:sz="0" w:space="0" w:color="auto"/>
            <w:left w:val="none" w:sz="0" w:space="0" w:color="auto"/>
            <w:bottom w:val="none" w:sz="0" w:space="0" w:color="auto"/>
            <w:right w:val="none" w:sz="0" w:space="0" w:color="auto"/>
          </w:divBdr>
        </w:div>
        <w:div w:id="2033606719">
          <w:marLeft w:val="480"/>
          <w:marRight w:val="0"/>
          <w:marTop w:val="0"/>
          <w:marBottom w:val="0"/>
          <w:divBdr>
            <w:top w:val="none" w:sz="0" w:space="0" w:color="auto"/>
            <w:left w:val="none" w:sz="0" w:space="0" w:color="auto"/>
            <w:bottom w:val="none" w:sz="0" w:space="0" w:color="auto"/>
            <w:right w:val="none" w:sz="0" w:space="0" w:color="auto"/>
          </w:divBdr>
        </w:div>
        <w:div w:id="62224205">
          <w:marLeft w:val="480"/>
          <w:marRight w:val="0"/>
          <w:marTop w:val="0"/>
          <w:marBottom w:val="0"/>
          <w:divBdr>
            <w:top w:val="none" w:sz="0" w:space="0" w:color="auto"/>
            <w:left w:val="none" w:sz="0" w:space="0" w:color="auto"/>
            <w:bottom w:val="none" w:sz="0" w:space="0" w:color="auto"/>
            <w:right w:val="none" w:sz="0" w:space="0" w:color="auto"/>
          </w:divBdr>
        </w:div>
        <w:div w:id="1929078657">
          <w:marLeft w:val="480"/>
          <w:marRight w:val="0"/>
          <w:marTop w:val="0"/>
          <w:marBottom w:val="0"/>
          <w:divBdr>
            <w:top w:val="none" w:sz="0" w:space="0" w:color="auto"/>
            <w:left w:val="none" w:sz="0" w:space="0" w:color="auto"/>
            <w:bottom w:val="none" w:sz="0" w:space="0" w:color="auto"/>
            <w:right w:val="none" w:sz="0" w:space="0" w:color="auto"/>
          </w:divBdr>
        </w:div>
        <w:div w:id="1680547554">
          <w:marLeft w:val="480"/>
          <w:marRight w:val="0"/>
          <w:marTop w:val="0"/>
          <w:marBottom w:val="0"/>
          <w:divBdr>
            <w:top w:val="none" w:sz="0" w:space="0" w:color="auto"/>
            <w:left w:val="none" w:sz="0" w:space="0" w:color="auto"/>
            <w:bottom w:val="none" w:sz="0" w:space="0" w:color="auto"/>
            <w:right w:val="none" w:sz="0" w:space="0" w:color="auto"/>
          </w:divBdr>
        </w:div>
        <w:div w:id="1551960126">
          <w:marLeft w:val="480"/>
          <w:marRight w:val="0"/>
          <w:marTop w:val="0"/>
          <w:marBottom w:val="0"/>
          <w:divBdr>
            <w:top w:val="none" w:sz="0" w:space="0" w:color="auto"/>
            <w:left w:val="none" w:sz="0" w:space="0" w:color="auto"/>
            <w:bottom w:val="none" w:sz="0" w:space="0" w:color="auto"/>
            <w:right w:val="none" w:sz="0" w:space="0" w:color="auto"/>
          </w:divBdr>
        </w:div>
        <w:div w:id="1039744642">
          <w:marLeft w:val="480"/>
          <w:marRight w:val="0"/>
          <w:marTop w:val="0"/>
          <w:marBottom w:val="0"/>
          <w:divBdr>
            <w:top w:val="none" w:sz="0" w:space="0" w:color="auto"/>
            <w:left w:val="none" w:sz="0" w:space="0" w:color="auto"/>
            <w:bottom w:val="none" w:sz="0" w:space="0" w:color="auto"/>
            <w:right w:val="none" w:sz="0" w:space="0" w:color="auto"/>
          </w:divBdr>
        </w:div>
        <w:div w:id="376903780">
          <w:marLeft w:val="480"/>
          <w:marRight w:val="0"/>
          <w:marTop w:val="0"/>
          <w:marBottom w:val="0"/>
          <w:divBdr>
            <w:top w:val="none" w:sz="0" w:space="0" w:color="auto"/>
            <w:left w:val="none" w:sz="0" w:space="0" w:color="auto"/>
            <w:bottom w:val="none" w:sz="0" w:space="0" w:color="auto"/>
            <w:right w:val="none" w:sz="0" w:space="0" w:color="auto"/>
          </w:divBdr>
        </w:div>
        <w:div w:id="848712905">
          <w:marLeft w:val="480"/>
          <w:marRight w:val="0"/>
          <w:marTop w:val="0"/>
          <w:marBottom w:val="0"/>
          <w:divBdr>
            <w:top w:val="none" w:sz="0" w:space="0" w:color="auto"/>
            <w:left w:val="none" w:sz="0" w:space="0" w:color="auto"/>
            <w:bottom w:val="none" w:sz="0" w:space="0" w:color="auto"/>
            <w:right w:val="none" w:sz="0" w:space="0" w:color="auto"/>
          </w:divBdr>
        </w:div>
        <w:div w:id="1021130838">
          <w:marLeft w:val="480"/>
          <w:marRight w:val="0"/>
          <w:marTop w:val="0"/>
          <w:marBottom w:val="0"/>
          <w:divBdr>
            <w:top w:val="none" w:sz="0" w:space="0" w:color="auto"/>
            <w:left w:val="none" w:sz="0" w:space="0" w:color="auto"/>
            <w:bottom w:val="none" w:sz="0" w:space="0" w:color="auto"/>
            <w:right w:val="none" w:sz="0" w:space="0" w:color="auto"/>
          </w:divBdr>
        </w:div>
        <w:div w:id="1705641747">
          <w:marLeft w:val="480"/>
          <w:marRight w:val="0"/>
          <w:marTop w:val="0"/>
          <w:marBottom w:val="0"/>
          <w:divBdr>
            <w:top w:val="none" w:sz="0" w:space="0" w:color="auto"/>
            <w:left w:val="none" w:sz="0" w:space="0" w:color="auto"/>
            <w:bottom w:val="none" w:sz="0" w:space="0" w:color="auto"/>
            <w:right w:val="none" w:sz="0" w:space="0" w:color="auto"/>
          </w:divBdr>
        </w:div>
        <w:div w:id="1734111444">
          <w:marLeft w:val="480"/>
          <w:marRight w:val="0"/>
          <w:marTop w:val="0"/>
          <w:marBottom w:val="0"/>
          <w:divBdr>
            <w:top w:val="none" w:sz="0" w:space="0" w:color="auto"/>
            <w:left w:val="none" w:sz="0" w:space="0" w:color="auto"/>
            <w:bottom w:val="none" w:sz="0" w:space="0" w:color="auto"/>
            <w:right w:val="none" w:sz="0" w:space="0" w:color="auto"/>
          </w:divBdr>
        </w:div>
        <w:div w:id="510143654">
          <w:marLeft w:val="480"/>
          <w:marRight w:val="0"/>
          <w:marTop w:val="0"/>
          <w:marBottom w:val="0"/>
          <w:divBdr>
            <w:top w:val="none" w:sz="0" w:space="0" w:color="auto"/>
            <w:left w:val="none" w:sz="0" w:space="0" w:color="auto"/>
            <w:bottom w:val="none" w:sz="0" w:space="0" w:color="auto"/>
            <w:right w:val="none" w:sz="0" w:space="0" w:color="auto"/>
          </w:divBdr>
        </w:div>
        <w:div w:id="1682467476">
          <w:marLeft w:val="480"/>
          <w:marRight w:val="0"/>
          <w:marTop w:val="0"/>
          <w:marBottom w:val="0"/>
          <w:divBdr>
            <w:top w:val="none" w:sz="0" w:space="0" w:color="auto"/>
            <w:left w:val="none" w:sz="0" w:space="0" w:color="auto"/>
            <w:bottom w:val="none" w:sz="0" w:space="0" w:color="auto"/>
            <w:right w:val="none" w:sz="0" w:space="0" w:color="auto"/>
          </w:divBdr>
        </w:div>
        <w:div w:id="1610235233">
          <w:marLeft w:val="480"/>
          <w:marRight w:val="0"/>
          <w:marTop w:val="0"/>
          <w:marBottom w:val="0"/>
          <w:divBdr>
            <w:top w:val="none" w:sz="0" w:space="0" w:color="auto"/>
            <w:left w:val="none" w:sz="0" w:space="0" w:color="auto"/>
            <w:bottom w:val="none" w:sz="0" w:space="0" w:color="auto"/>
            <w:right w:val="none" w:sz="0" w:space="0" w:color="auto"/>
          </w:divBdr>
        </w:div>
        <w:div w:id="1263685423">
          <w:marLeft w:val="480"/>
          <w:marRight w:val="0"/>
          <w:marTop w:val="0"/>
          <w:marBottom w:val="0"/>
          <w:divBdr>
            <w:top w:val="none" w:sz="0" w:space="0" w:color="auto"/>
            <w:left w:val="none" w:sz="0" w:space="0" w:color="auto"/>
            <w:bottom w:val="none" w:sz="0" w:space="0" w:color="auto"/>
            <w:right w:val="none" w:sz="0" w:space="0" w:color="auto"/>
          </w:divBdr>
        </w:div>
        <w:div w:id="1617102442">
          <w:marLeft w:val="480"/>
          <w:marRight w:val="0"/>
          <w:marTop w:val="0"/>
          <w:marBottom w:val="0"/>
          <w:divBdr>
            <w:top w:val="none" w:sz="0" w:space="0" w:color="auto"/>
            <w:left w:val="none" w:sz="0" w:space="0" w:color="auto"/>
            <w:bottom w:val="none" w:sz="0" w:space="0" w:color="auto"/>
            <w:right w:val="none" w:sz="0" w:space="0" w:color="auto"/>
          </w:divBdr>
        </w:div>
        <w:div w:id="705104197">
          <w:marLeft w:val="480"/>
          <w:marRight w:val="0"/>
          <w:marTop w:val="0"/>
          <w:marBottom w:val="0"/>
          <w:divBdr>
            <w:top w:val="none" w:sz="0" w:space="0" w:color="auto"/>
            <w:left w:val="none" w:sz="0" w:space="0" w:color="auto"/>
            <w:bottom w:val="none" w:sz="0" w:space="0" w:color="auto"/>
            <w:right w:val="none" w:sz="0" w:space="0" w:color="auto"/>
          </w:divBdr>
        </w:div>
        <w:div w:id="862208569">
          <w:marLeft w:val="480"/>
          <w:marRight w:val="0"/>
          <w:marTop w:val="0"/>
          <w:marBottom w:val="0"/>
          <w:divBdr>
            <w:top w:val="none" w:sz="0" w:space="0" w:color="auto"/>
            <w:left w:val="none" w:sz="0" w:space="0" w:color="auto"/>
            <w:bottom w:val="none" w:sz="0" w:space="0" w:color="auto"/>
            <w:right w:val="none" w:sz="0" w:space="0" w:color="auto"/>
          </w:divBdr>
        </w:div>
        <w:div w:id="838276216">
          <w:marLeft w:val="480"/>
          <w:marRight w:val="0"/>
          <w:marTop w:val="0"/>
          <w:marBottom w:val="0"/>
          <w:divBdr>
            <w:top w:val="none" w:sz="0" w:space="0" w:color="auto"/>
            <w:left w:val="none" w:sz="0" w:space="0" w:color="auto"/>
            <w:bottom w:val="none" w:sz="0" w:space="0" w:color="auto"/>
            <w:right w:val="none" w:sz="0" w:space="0" w:color="auto"/>
          </w:divBdr>
        </w:div>
        <w:div w:id="1226722399">
          <w:marLeft w:val="480"/>
          <w:marRight w:val="0"/>
          <w:marTop w:val="0"/>
          <w:marBottom w:val="0"/>
          <w:divBdr>
            <w:top w:val="none" w:sz="0" w:space="0" w:color="auto"/>
            <w:left w:val="none" w:sz="0" w:space="0" w:color="auto"/>
            <w:bottom w:val="none" w:sz="0" w:space="0" w:color="auto"/>
            <w:right w:val="none" w:sz="0" w:space="0" w:color="auto"/>
          </w:divBdr>
        </w:div>
        <w:div w:id="103618257">
          <w:marLeft w:val="480"/>
          <w:marRight w:val="0"/>
          <w:marTop w:val="0"/>
          <w:marBottom w:val="0"/>
          <w:divBdr>
            <w:top w:val="none" w:sz="0" w:space="0" w:color="auto"/>
            <w:left w:val="none" w:sz="0" w:space="0" w:color="auto"/>
            <w:bottom w:val="none" w:sz="0" w:space="0" w:color="auto"/>
            <w:right w:val="none" w:sz="0" w:space="0" w:color="auto"/>
          </w:divBdr>
        </w:div>
        <w:div w:id="1586568942">
          <w:marLeft w:val="480"/>
          <w:marRight w:val="0"/>
          <w:marTop w:val="0"/>
          <w:marBottom w:val="0"/>
          <w:divBdr>
            <w:top w:val="none" w:sz="0" w:space="0" w:color="auto"/>
            <w:left w:val="none" w:sz="0" w:space="0" w:color="auto"/>
            <w:bottom w:val="none" w:sz="0" w:space="0" w:color="auto"/>
            <w:right w:val="none" w:sz="0" w:space="0" w:color="auto"/>
          </w:divBdr>
        </w:div>
        <w:div w:id="338166709">
          <w:marLeft w:val="480"/>
          <w:marRight w:val="0"/>
          <w:marTop w:val="0"/>
          <w:marBottom w:val="0"/>
          <w:divBdr>
            <w:top w:val="none" w:sz="0" w:space="0" w:color="auto"/>
            <w:left w:val="none" w:sz="0" w:space="0" w:color="auto"/>
            <w:bottom w:val="none" w:sz="0" w:space="0" w:color="auto"/>
            <w:right w:val="none" w:sz="0" w:space="0" w:color="auto"/>
          </w:divBdr>
        </w:div>
        <w:div w:id="888881279">
          <w:marLeft w:val="480"/>
          <w:marRight w:val="0"/>
          <w:marTop w:val="0"/>
          <w:marBottom w:val="0"/>
          <w:divBdr>
            <w:top w:val="none" w:sz="0" w:space="0" w:color="auto"/>
            <w:left w:val="none" w:sz="0" w:space="0" w:color="auto"/>
            <w:bottom w:val="none" w:sz="0" w:space="0" w:color="auto"/>
            <w:right w:val="none" w:sz="0" w:space="0" w:color="auto"/>
          </w:divBdr>
        </w:div>
        <w:div w:id="1970210404">
          <w:marLeft w:val="480"/>
          <w:marRight w:val="0"/>
          <w:marTop w:val="0"/>
          <w:marBottom w:val="0"/>
          <w:divBdr>
            <w:top w:val="none" w:sz="0" w:space="0" w:color="auto"/>
            <w:left w:val="none" w:sz="0" w:space="0" w:color="auto"/>
            <w:bottom w:val="none" w:sz="0" w:space="0" w:color="auto"/>
            <w:right w:val="none" w:sz="0" w:space="0" w:color="auto"/>
          </w:divBdr>
        </w:div>
      </w:divsChild>
    </w:div>
    <w:div w:id="766853473">
      <w:bodyDiv w:val="1"/>
      <w:marLeft w:val="0"/>
      <w:marRight w:val="0"/>
      <w:marTop w:val="0"/>
      <w:marBottom w:val="0"/>
      <w:divBdr>
        <w:top w:val="none" w:sz="0" w:space="0" w:color="auto"/>
        <w:left w:val="none" w:sz="0" w:space="0" w:color="auto"/>
        <w:bottom w:val="none" w:sz="0" w:space="0" w:color="auto"/>
        <w:right w:val="none" w:sz="0" w:space="0" w:color="auto"/>
      </w:divBdr>
    </w:div>
    <w:div w:id="767627463">
      <w:bodyDiv w:val="1"/>
      <w:marLeft w:val="0"/>
      <w:marRight w:val="0"/>
      <w:marTop w:val="0"/>
      <w:marBottom w:val="0"/>
      <w:divBdr>
        <w:top w:val="none" w:sz="0" w:space="0" w:color="auto"/>
        <w:left w:val="none" w:sz="0" w:space="0" w:color="auto"/>
        <w:bottom w:val="none" w:sz="0" w:space="0" w:color="auto"/>
        <w:right w:val="none" w:sz="0" w:space="0" w:color="auto"/>
      </w:divBdr>
    </w:div>
    <w:div w:id="775291019">
      <w:bodyDiv w:val="1"/>
      <w:marLeft w:val="0"/>
      <w:marRight w:val="0"/>
      <w:marTop w:val="0"/>
      <w:marBottom w:val="0"/>
      <w:divBdr>
        <w:top w:val="none" w:sz="0" w:space="0" w:color="auto"/>
        <w:left w:val="none" w:sz="0" w:space="0" w:color="auto"/>
        <w:bottom w:val="none" w:sz="0" w:space="0" w:color="auto"/>
        <w:right w:val="none" w:sz="0" w:space="0" w:color="auto"/>
      </w:divBdr>
    </w:div>
    <w:div w:id="775372712">
      <w:bodyDiv w:val="1"/>
      <w:marLeft w:val="0"/>
      <w:marRight w:val="0"/>
      <w:marTop w:val="0"/>
      <w:marBottom w:val="0"/>
      <w:divBdr>
        <w:top w:val="none" w:sz="0" w:space="0" w:color="auto"/>
        <w:left w:val="none" w:sz="0" w:space="0" w:color="auto"/>
        <w:bottom w:val="none" w:sz="0" w:space="0" w:color="auto"/>
        <w:right w:val="none" w:sz="0" w:space="0" w:color="auto"/>
      </w:divBdr>
    </w:div>
    <w:div w:id="780301413">
      <w:bodyDiv w:val="1"/>
      <w:marLeft w:val="0"/>
      <w:marRight w:val="0"/>
      <w:marTop w:val="0"/>
      <w:marBottom w:val="0"/>
      <w:divBdr>
        <w:top w:val="none" w:sz="0" w:space="0" w:color="auto"/>
        <w:left w:val="none" w:sz="0" w:space="0" w:color="auto"/>
        <w:bottom w:val="none" w:sz="0" w:space="0" w:color="auto"/>
        <w:right w:val="none" w:sz="0" w:space="0" w:color="auto"/>
      </w:divBdr>
    </w:div>
    <w:div w:id="789130993">
      <w:bodyDiv w:val="1"/>
      <w:marLeft w:val="0"/>
      <w:marRight w:val="0"/>
      <w:marTop w:val="0"/>
      <w:marBottom w:val="0"/>
      <w:divBdr>
        <w:top w:val="none" w:sz="0" w:space="0" w:color="auto"/>
        <w:left w:val="none" w:sz="0" w:space="0" w:color="auto"/>
        <w:bottom w:val="none" w:sz="0" w:space="0" w:color="auto"/>
        <w:right w:val="none" w:sz="0" w:space="0" w:color="auto"/>
      </w:divBdr>
    </w:div>
    <w:div w:id="79456951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07">
          <w:marLeft w:val="0"/>
          <w:marRight w:val="0"/>
          <w:marTop w:val="0"/>
          <w:marBottom w:val="0"/>
          <w:divBdr>
            <w:top w:val="none" w:sz="0" w:space="0" w:color="auto"/>
            <w:left w:val="none" w:sz="0" w:space="0" w:color="auto"/>
            <w:bottom w:val="none" w:sz="0" w:space="0" w:color="auto"/>
            <w:right w:val="none" w:sz="0" w:space="0" w:color="auto"/>
          </w:divBdr>
        </w:div>
        <w:div w:id="2137747507">
          <w:marLeft w:val="0"/>
          <w:marRight w:val="0"/>
          <w:marTop w:val="0"/>
          <w:marBottom w:val="0"/>
          <w:divBdr>
            <w:top w:val="none" w:sz="0" w:space="0" w:color="auto"/>
            <w:left w:val="none" w:sz="0" w:space="0" w:color="auto"/>
            <w:bottom w:val="none" w:sz="0" w:space="0" w:color="auto"/>
            <w:right w:val="none" w:sz="0" w:space="0" w:color="auto"/>
          </w:divBdr>
        </w:div>
        <w:div w:id="1850218566">
          <w:marLeft w:val="0"/>
          <w:marRight w:val="0"/>
          <w:marTop w:val="0"/>
          <w:marBottom w:val="0"/>
          <w:divBdr>
            <w:top w:val="none" w:sz="0" w:space="0" w:color="auto"/>
            <w:left w:val="none" w:sz="0" w:space="0" w:color="auto"/>
            <w:bottom w:val="none" w:sz="0" w:space="0" w:color="auto"/>
            <w:right w:val="none" w:sz="0" w:space="0" w:color="auto"/>
          </w:divBdr>
        </w:div>
        <w:div w:id="385226578">
          <w:marLeft w:val="0"/>
          <w:marRight w:val="0"/>
          <w:marTop w:val="0"/>
          <w:marBottom w:val="0"/>
          <w:divBdr>
            <w:top w:val="none" w:sz="0" w:space="0" w:color="auto"/>
            <w:left w:val="none" w:sz="0" w:space="0" w:color="auto"/>
            <w:bottom w:val="none" w:sz="0" w:space="0" w:color="auto"/>
            <w:right w:val="none" w:sz="0" w:space="0" w:color="auto"/>
          </w:divBdr>
        </w:div>
        <w:div w:id="1246767552">
          <w:marLeft w:val="0"/>
          <w:marRight w:val="0"/>
          <w:marTop w:val="0"/>
          <w:marBottom w:val="0"/>
          <w:divBdr>
            <w:top w:val="none" w:sz="0" w:space="0" w:color="auto"/>
            <w:left w:val="none" w:sz="0" w:space="0" w:color="auto"/>
            <w:bottom w:val="none" w:sz="0" w:space="0" w:color="auto"/>
            <w:right w:val="none" w:sz="0" w:space="0" w:color="auto"/>
          </w:divBdr>
        </w:div>
        <w:div w:id="2048026432">
          <w:marLeft w:val="0"/>
          <w:marRight w:val="0"/>
          <w:marTop w:val="0"/>
          <w:marBottom w:val="0"/>
          <w:divBdr>
            <w:top w:val="none" w:sz="0" w:space="0" w:color="auto"/>
            <w:left w:val="none" w:sz="0" w:space="0" w:color="auto"/>
            <w:bottom w:val="none" w:sz="0" w:space="0" w:color="auto"/>
            <w:right w:val="none" w:sz="0" w:space="0" w:color="auto"/>
          </w:divBdr>
        </w:div>
        <w:div w:id="501092846">
          <w:marLeft w:val="0"/>
          <w:marRight w:val="0"/>
          <w:marTop w:val="0"/>
          <w:marBottom w:val="0"/>
          <w:divBdr>
            <w:top w:val="none" w:sz="0" w:space="0" w:color="auto"/>
            <w:left w:val="none" w:sz="0" w:space="0" w:color="auto"/>
            <w:bottom w:val="none" w:sz="0" w:space="0" w:color="auto"/>
            <w:right w:val="none" w:sz="0" w:space="0" w:color="auto"/>
          </w:divBdr>
        </w:div>
        <w:div w:id="832721616">
          <w:marLeft w:val="0"/>
          <w:marRight w:val="0"/>
          <w:marTop w:val="0"/>
          <w:marBottom w:val="0"/>
          <w:divBdr>
            <w:top w:val="none" w:sz="0" w:space="0" w:color="auto"/>
            <w:left w:val="none" w:sz="0" w:space="0" w:color="auto"/>
            <w:bottom w:val="none" w:sz="0" w:space="0" w:color="auto"/>
            <w:right w:val="none" w:sz="0" w:space="0" w:color="auto"/>
          </w:divBdr>
        </w:div>
        <w:div w:id="904532864">
          <w:marLeft w:val="0"/>
          <w:marRight w:val="0"/>
          <w:marTop w:val="0"/>
          <w:marBottom w:val="0"/>
          <w:divBdr>
            <w:top w:val="none" w:sz="0" w:space="0" w:color="auto"/>
            <w:left w:val="none" w:sz="0" w:space="0" w:color="auto"/>
            <w:bottom w:val="none" w:sz="0" w:space="0" w:color="auto"/>
            <w:right w:val="none" w:sz="0" w:space="0" w:color="auto"/>
          </w:divBdr>
        </w:div>
        <w:div w:id="1306280891">
          <w:marLeft w:val="0"/>
          <w:marRight w:val="0"/>
          <w:marTop w:val="0"/>
          <w:marBottom w:val="0"/>
          <w:divBdr>
            <w:top w:val="none" w:sz="0" w:space="0" w:color="auto"/>
            <w:left w:val="none" w:sz="0" w:space="0" w:color="auto"/>
            <w:bottom w:val="none" w:sz="0" w:space="0" w:color="auto"/>
            <w:right w:val="none" w:sz="0" w:space="0" w:color="auto"/>
          </w:divBdr>
        </w:div>
        <w:div w:id="1213228095">
          <w:marLeft w:val="0"/>
          <w:marRight w:val="0"/>
          <w:marTop w:val="0"/>
          <w:marBottom w:val="0"/>
          <w:divBdr>
            <w:top w:val="none" w:sz="0" w:space="0" w:color="auto"/>
            <w:left w:val="none" w:sz="0" w:space="0" w:color="auto"/>
            <w:bottom w:val="none" w:sz="0" w:space="0" w:color="auto"/>
            <w:right w:val="none" w:sz="0" w:space="0" w:color="auto"/>
          </w:divBdr>
        </w:div>
        <w:div w:id="443890295">
          <w:marLeft w:val="0"/>
          <w:marRight w:val="0"/>
          <w:marTop w:val="0"/>
          <w:marBottom w:val="0"/>
          <w:divBdr>
            <w:top w:val="none" w:sz="0" w:space="0" w:color="auto"/>
            <w:left w:val="none" w:sz="0" w:space="0" w:color="auto"/>
            <w:bottom w:val="none" w:sz="0" w:space="0" w:color="auto"/>
            <w:right w:val="none" w:sz="0" w:space="0" w:color="auto"/>
          </w:divBdr>
        </w:div>
        <w:div w:id="948590452">
          <w:marLeft w:val="0"/>
          <w:marRight w:val="0"/>
          <w:marTop w:val="0"/>
          <w:marBottom w:val="0"/>
          <w:divBdr>
            <w:top w:val="none" w:sz="0" w:space="0" w:color="auto"/>
            <w:left w:val="none" w:sz="0" w:space="0" w:color="auto"/>
            <w:bottom w:val="none" w:sz="0" w:space="0" w:color="auto"/>
            <w:right w:val="none" w:sz="0" w:space="0" w:color="auto"/>
          </w:divBdr>
        </w:div>
        <w:div w:id="914167479">
          <w:marLeft w:val="0"/>
          <w:marRight w:val="0"/>
          <w:marTop w:val="0"/>
          <w:marBottom w:val="0"/>
          <w:divBdr>
            <w:top w:val="none" w:sz="0" w:space="0" w:color="auto"/>
            <w:left w:val="none" w:sz="0" w:space="0" w:color="auto"/>
            <w:bottom w:val="none" w:sz="0" w:space="0" w:color="auto"/>
            <w:right w:val="none" w:sz="0" w:space="0" w:color="auto"/>
          </w:divBdr>
        </w:div>
        <w:div w:id="816994590">
          <w:marLeft w:val="0"/>
          <w:marRight w:val="0"/>
          <w:marTop w:val="0"/>
          <w:marBottom w:val="0"/>
          <w:divBdr>
            <w:top w:val="none" w:sz="0" w:space="0" w:color="auto"/>
            <w:left w:val="none" w:sz="0" w:space="0" w:color="auto"/>
            <w:bottom w:val="none" w:sz="0" w:space="0" w:color="auto"/>
            <w:right w:val="none" w:sz="0" w:space="0" w:color="auto"/>
          </w:divBdr>
        </w:div>
        <w:div w:id="1028221812">
          <w:marLeft w:val="0"/>
          <w:marRight w:val="0"/>
          <w:marTop w:val="0"/>
          <w:marBottom w:val="0"/>
          <w:divBdr>
            <w:top w:val="none" w:sz="0" w:space="0" w:color="auto"/>
            <w:left w:val="none" w:sz="0" w:space="0" w:color="auto"/>
            <w:bottom w:val="none" w:sz="0" w:space="0" w:color="auto"/>
            <w:right w:val="none" w:sz="0" w:space="0" w:color="auto"/>
          </w:divBdr>
        </w:div>
        <w:div w:id="59720859">
          <w:marLeft w:val="0"/>
          <w:marRight w:val="0"/>
          <w:marTop w:val="0"/>
          <w:marBottom w:val="0"/>
          <w:divBdr>
            <w:top w:val="none" w:sz="0" w:space="0" w:color="auto"/>
            <w:left w:val="none" w:sz="0" w:space="0" w:color="auto"/>
            <w:bottom w:val="none" w:sz="0" w:space="0" w:color="auto"/>
            <w:right w:val="none" w:sz="0" w:space="0" w:color="auto"/>
          </w:divBdr>
        </w:div>
        <w:div w:id="1725327609">
          <w:marLeft w:val="0"/>
          <w:marRight w:val="0"/>
          <w:marTop w:val="0"/>
          <w:marBottom w:val="0"/>
          <w:divBdr>
            <w:top w:val="none" w:sz="0" w:space="0" w:color="auto"/>
            <w:left w:val="none" w:sz="0" w:space="0" w:color="auto"/>
            <w:bottom w:val="none" w:sz="0" w:space="0" w:color="auto"/>
            <w:right w:val="none" w:sz="0" w:space="0" w:color="auto"/>
          </w:divBdr>
        </w:div>
        <w:div w:id="279848111">
          <w:marLeft w:val="0"/>
          <w:marRight w:val="0"/>
          <w:marTop w:val="0"/>
          <w:marBottom w:val="0"/>
          <w:divBdr>
            <w:top w:val="none" w:sz="0" w:space="0" w:color="auto"/>
            <w:left w:val="none" w:sz="0" w:space="0" w:color="auto"/>
            <w:bottom w:val="none" w:sz="0" w:space="0" w:color="auto"/>
            <w:right w:val="none" w:sz="0" w:space="0" w:color="auto"/>
          </w:divBdr>
        </w:div>
        <w:div w:id="1444376719">
          <w:marLeft w:val="0"/>
          <w:marRight w:val="0"/>
          <w:marTop w:val="0"/>
          <w:marBottom w:val="0"/>
          <w:divBdr>
            <w:top w:val="none" w:sz="0" w:space="0" w:color="auto"/>
            <w:left w:val="none" w:sz="0" w:space="0" w:color="auto"/>
            <w:bottom w:val="none" w:sz="0" w:space="0" w:color="auto"/>
            <w:right w:val="none" w:sz="0" w:space="0" w:color="auto"/>
          </w:divBdr>
        </w:div>
        <w:div w:id="881289591">
          <w:marLeft w:val="0"/>
          <w:marRight w:val="0"/>
          <w:marTop w:val="0"/>
          <w:marBottom w:val="0"/>
          <w:divBdr>
            <w:top w:val="none" w:sz="0" w:space="0" w:color="auto"/>
            <w:left w:val="none" w:sz="0" w:space="0" w:color="auto"/>
            <w:bottom w:val="none" w:sz="0" w:space="0" w:color="auto"/>
            <w:right w:val="none" w:sz="0" w:space="0" w:color="auto"/>
          </w:divBdr>
        </w:div>
        <w:div w:id="755173688">
          <w:marLeft w:val="0"/>
          <w:marRight w:val="0"/>
          <w:marTop w:val="0"/>
          <w:marBottom w:val="0"/>
          <w:divBdr>
            <w:top w:val="none" w:sz="0" w:space="0" w:color="auto"/>
            <w:left w:val="none" w:sz="0" w:space="0" w:color="auto"/>
            <w:bottom w:val="none" w:sz="0" w:space="0" w:color="auto"/>
            <w:right w:val="none" w:sz="0" w:space="0" w:color="auto"/>
          </w:divBdr>
        </w:div>
        <w:div w:id="617686283">
          <w:marLeft w:val="0"/>
          <w:marRight w:val="0"/>
          <w:marTop w:val="0"/>
          <w:marBottom w:val="0"/>
          <w:divBdr>
            <w:top w:val="none" w:sz="0" w:space="0" w:color="auto"/>
            <w:left w:val="none" w:sz="0" w:space="0" w:color="auto"/>
            <w:bottom w:val="none" w:sz="0" w:space="0" w:color="auto"/>
            <w:right w:val="none" w:sz="0" w:space="0" w:color="auto"/>
          </w:divBdr>
        </w:div>
        <w:div w:id="130365051">
          <w:marLeft w:val="0"/>
          <w:marRight w:val="0"/>
          <w:marTop w:val="0"/>
          <w:marBottom w:val="0"/>
          <w:divBdr>
            <w:top w:val="none" w:sz="0" w:space="0" w:color="auto"/>
            <w:left w:val="none" w:sz="0" w:space="0" w:color="auto"/>
            <w:bottom w:val="none" w:sz="0" w:space="0" w:color="auto"/>
            <w:right w:val="none" w:sz="0" w:space="0" w:color="auto"/>
          </w:divBdr>
        </w:div>
        <w:div w:id="1274748160">
          <w:marLeft w:val="0"/>
          <w:marRight w:val="0"/>
          <w:marTop w:val="0"/>
          <w:marBottom w:val="0"/>
          <w:divBdr>
            <w:top w:val="none" w:sz="0" w:space="0" w:color="auto"/>
            <w:left w:val="none" w:sz="0" w:space="0" w:color="auto"/>
            <w:bottom w:val="none" w:sz="0" w:space="0" w:color="auto"/>
            <w:right w:val="none" w:sz="0" w:space="0" w:color="auto"/>
          </w:divBdr>
        </w:div>
        <w:div w:id="605160124">
          <w:marLeft w:val="0"/>
          <w:marRight w:val="0"/>
          <w:marTop w:val="0"/>
          <w:marBottom w:val="0"/>
          <w:divBdr>
            <w:top w:val="none" w:sz="0" w:space="0" w:color="auto"/>
            <w:left w:val="none" w:sz="0" w:space="0" w:color="auto"/>
            <w:bottom w:val="none" w:sz="0" w:space="0" w:color="auto"/>
            <w:right w:val="none" w:sz="0" w:space="0" w:color="auto"/>
          </w:divBdr>
        </w:div>
        <w:div w:id="463894345">
          <w:marLeft w:val="0"/>
          <w:marRight w:val="0"/>
          <w:marTop w:val="0"/>
          <w:marBottom w:val="0"/>
          <w:divBdr>
            <w:top w:val="none" w:sz="0" w:space="0" w:color="auto"/>
            <w:left w:val="none" w:sz="0" w:space="0" w:color="auto"/>
            <w:bottom w:val="none" w:sz="0" w:space="0" w:color="auto"/>
            <w:right w:val="none" w:sz="0" w:space="0" w:color="auto"/>
          </w:divBdr>
        </w:div>
        <w:div w:id="1650400759">
          <w:marLeft w:val="0"/>
          <w:marRight w:val="0"/>
          <w:marTop w:val="0"/>
          <w:marBottom w:val="0"/>
          <w:divBdr>
            <w:top w:val="none" w:sz="0" w:space="0" w:color="auto"/>
            <w:left w:val="none" w:sz="0" w:space="0" w:color="auto"/>
            <w:bottom w:val="none" w:sz="0" w:space="0" w:color="auto"/>
            <w:right w:val="none" w:sz="0" w:space="0" w:color="auto"/>
          </w:divBdr>
        </w:div>
        <w:div w:id="1379545353">
          <w:marLeft w:val="0"/>
          <w:marRight w:val="0"/>
          <w:marTop w:val="0"/>
          <w:marBottom w:val="0"/>
          <w:divBdr>
            <w:top w:val="none" w:sz="0" w:space="0" w:color="auto"/>
            <w:left w:val="none" w:sz="0" w:space="0" w:color="auto"/>
            <w:bottom w:val="none" w:sz="0" w:space="0" w:color="auto"/>
            <w:right w:val="none" w:sz="0" w:space="0" w:color="auto"/>
          </w:divBdr>
        </w:div>
        <w:div w:id="171259441">
          <w:marLeft w:val="0"/>
          <w:marRight w:val="0"/>
          <w:marTop w:val="0"/>
          <w:marBottom w:val="0"/>
          <w:divBdr>
            <w:top w:val="none" w:sz="0" w:space="0" w:color="auto"/>
            <w:left w:val="none" w:sz="0" w:space="0" w:color="auto"/>
            <w:bottom w:val="none" w:sz="0" w:space="0" w:color="auto"/>
            <w:right w:val="none" w:sz="0" w:space="0" w:color="auto"/>
          </w:divBdr>
        </w:div>
        <w:div w:id="1181357007">
          <w:marLeft w:val="0"/>
          <w:marRight w:val="0"/>
          <w:marTop w:val="0"/>
          <w:marBottom w:val="0"/>
          <w:divBdr>
            <w:top w:val="none" w:sz="0" w:space="0" w:color="auto"/>
            <w:left w:val="none" w:sz="0" w:space="0" w:color="auto"/>
            <w:bottom w:val="none" w:sz="0" w:space="0" w:color="auto"/>
            <w:right w:val="none" w:sz="0" w:space="0" w:color="auto"/>
          </w:divBdr>
        </w:div>
        <w:div w:id="557865344">
          <w:marLeft w:val="0"/>
          <w:marRight w:val="0"/>
          <w:marTop w:val="0"/>
          <w:marBottom w:val="0"/>
          <w:divBdr>
            <w:top w:val="none" w:sz="0" w:space="0" w:color="auto"/>
            <w:left w:val="none" w:sz="0" w:space="0" w:color="auto"/>
            <w:bottom w:val="none" w:sz="0" w:space="0" w:color="auto"/>
            <w:right w:val="none" w:sz="0" w:space="0" w:color="auto"/>
          </w:divBdr>
        </w:div>
        <w:div w:id="245505588">
          <w:marLeft w:val="0"/>
          <w:marRight w:val="0"/>
          <w:marTop w:val="0"/>
          <w:marBottom w:val="0"/>
          <w:divBdr>
            <w:top w:val="none" w:sz="0" w:space="0" w:color="auto"/>
            <w:left w:val="none" w:sz="0" w:space="0" w:color="auto"/>
            <w:bottom w:val="none" w:sz="0" w:space="0" w:color="auto"/>
            <w:right w:val="none" w:sz="0" w:space="0" w:color="auto"/>
          </w:divBdr>
        </w:div>
        <w:div w:id="2009747507">
          <w:marLeft w:val="0"/>
          <w:marRight w:val="0"/>
          <w:marTop w:val="0"/>
          <w:marBottom w:val="0"/>
          <w:divBdr>
            <w:top w:val="none" w:sz="0" w:space="0" w:color="auto"/>
            <w:left w:val="none" w:sz="0" w:space="0" w:color="auto"/>
            <w:bottom w:val="none" w:sz="0" w:space="0" w:color="auto"/>
            <w:right w:val="none" w:sz="0" w:space="0" w:color="auto"/>
          </w:divBdr>
        </w:div>
        <w:div w:id="1056972822">
          <w:marLeft w:val="0"/>
          <w:marRight w:val="0"/>
          <w:marTop w:val="0"/>
          <w:marBottom w:val="0"/>
          <w:divBdr>
            <w:top w:val="none" w:sz="0" w:space="0" w:color="auto"/>
            <w:left w:val="none" w:sz="0" w:space="0" w:color="auto"/>
            <w:bottom w:val="none" w:sz="0" w:space="0" w:color="auto"/>
            <w:right w:val="none" w:sz="0" w:space="0" w:color="auto"/>
          </w:divBdr>
        </w:div>
      </w:divsChild>
    </w:div>
    <w:div w:id="798033263">
      <w:bodyDiv w:val="1"/>
      <w:marLeft w:val="0"/>
      <w:marRight w:val="0"/>
      <w:marTop w:val="0"/>
      <w:marBottom w:val="0"/>
      <w:divBdr>
        <w:top w:val="none" w:sz="0" w:space="0" w:color="auto"/>
        <w:left w:val="none" w:sz="0" w:space="0" w:color="auto"/>
        <w:bottom w:val="none" w:sz="0" w:space="0" w:color="auto"/>
        <w:right w:val="none" w:sz="0" w:space="0" w:color="auto"/>
      </w:divBdr>
    </w:div>
    <w:div w:id="799080885">
      <w:bodyDiv w:val="1"/>
      <w:marLeft w:val="0"/>
      <w:marRight w:val="0"/>
      <w:marTop w:val="0"/>
      <w:marBottom w:val="0"/>
      <w:divBdr>
        <w:top w:val="none" w:sz="0" w:space="0" w:color="auto"/>
        <w:left w:val="none" w:sz="0" w:space="0" w:color="auto"/>
        <w:bottom w:val="none" w:sz="0" w:space="0" w:color="auto"/>
        <w:right w:val="none" w:sz="0" w:space="0" w:color="auto"/>
      </w:divBdr>
      <w:divsChild>
        <w:div w:id="1830562025">
          <w:marLeft w:val="480"/>
          <w:marRight w:val="0"/>
          <w:marTop w:val="0"/>
          <w:marBottom w:val="0"/>
          <w:divBdr>
            <w:top w:val="none" w:sz="0" w:space="0" w:color="auto"/>
            <w:left w:val="none" w:sz="0" w:space="0" w:color="auto"/>
            <w:bottom w:val="none" w:sz="0" w:space="0" w:color="auto"/>
            <w:right w:val="none" w:sz="0" w:space="0" w:color="auto"/>
          </w:divBdr>
        </w:div>
        <w:div w:id="351151403">
          <w:marLeft w:val="480"/>
          <w:marRight w:val="0"/>
          <w:marTop w:val="0"/>
          <w:marBottom w:val="0"/>
          <w:divBdr>
            <w:top w:val="none" w:sz="0" w:space="0" w:color="auto"/>
            <w:left w:val="none" w:sz="0" w:space="0" w:color="auto"/>
            <w:bottom w:val="none" w:sz="0" w:space="0" w:color="auto"/>
            <w:right w:val="none" w:sz="0" w:space="0" w:color="auto"/>
          </w:divBdr>
        </w:div>
        <w:div w:id="1674213439">
          <w:marLeft w:val="480"/>
          <w:marRight w:val="0"/>
          <w:marTop w:val="0"/>
          <w:marBottom w:val="0"/>
          <w:divBdr>
            <w:top w:val="none" w:sz="0" w:space="0" w:color="auto"/>
            <w:left w:val="none" w:sz="0" w:space="0" w:color="auto"/>
            <w:bottom w:val="none" w:sz="0" w:space="0" w:color="auto"/>
            <w:right w:val="none" w:sz="0" w:space="0" w:color="auto"/>
          </w:divBdr>
        </w:div>
        <w:div w:id="1138063355">
          <w:marLeft w:val="480"/>
          <w:marRight w:val="0"/>
          <w:marTop w:val="0"/>
          <w:marBottom w:val="0"/>
          <w:divBdr>
            <w:top w:val="none" w:sz="0" w:space="0" w:color="auto"/>
            <w:left w:val="none" w:sz="0" w:space="0" w:color="auto"/>
            <w:bottom w:val="none" w:sz="0" w:space="0" w:color="auto"/>
            <w:right w:val="none" w:sz="0" w:space="0" w:color="auto"/>
          </w:divBdr>
        </w:div>
        <w:div w:id="214970593">
          <w:marLeft w:val="480"/>
          <w:marRight w:val="0"/>
          <w:marTop w:val="0"/>
          <w:marBottom w:val="0"/>
          <w:divBdr>
            <w:top w:val="none" w:sz="0" w:space="0" w:color="auto"/>
            <w:left w:val="none" w:sz="0" w:space="0" w:color="auto"/>
            <w:bottom w:val="none" w:sz="0" w:space="0" w:color="auto"/>
            <w:right w:val="none" w:sz="0" w:space="0" w:color="auto"/>
          </w:divBdr>
        </w:div>
        <w:div w:id="1300259094">
          <w:marLeft w:val="480"/>
          <w:marRight w:val="0"/>
          <w:marTop w:val="0"/>
          <w:marBottom w:val="0"/>
          <w:divBdr>
            <w:top w:val="none" w:sz="0" w:space="0" w:color="auto"/>
            <w:left w:val="none" w:sz="0" w:space="0" w:color="auto"/>
            <w:bottom w:val="none" w:sz="0" w:space="0" w:color="auto"/>
            <w:right w:val="none" w:sz="0" w:space="0" w:color="auto"/>
          </w:divBdr>
        </w:div>
        <w:div w:id="723678822">
          <w:marLeft w:val="480"/>
          <w:marRight w:val="0"/>
          <w:marTop w:val="0"/>
          <w:marBottom w:val="0"/>
          <w:divBdr>
            <w:top w:val="none" w:sz="0" w:space="0" w:color="auto"/>
            <w:left w:val="none" w:sz="0" w:space="0" w:color="auto"/>
            <w:bottom w:val="none" w:sz="0" w:space="0" w:color="auto"/>
            <w:right w:val="none" w:sz="0" w:space="0" w:color="auto"/>
          </w:divBdr>
        </w:div>
        <w:div w:id="1551066269">
          <w:marLeft w:val="480"/>
          <w:marRight w:val="0"/>
          <w:marTop w:val="0"/>
          <w:marBottom w:val="0"/>
          <w:divBdr>
            <w:top w:val="none" w:sz="0" w:space="0" w:color="auto"/>
            <w:left w:val="none" w:sz="0" w:space="0" w:color="auto"/>
            <w:bottom w:val="none" w:sz="0" w:space="0" w:color="auto"/>
            <w:right w:val="none" w:sz="0" w:space="0" w:color="auto"/>
          </w:divBdr>
        </w:div>
        <w:div w:id="2049331351">
          <w:marLeft w:val="480"/>
          <w:marRight w:val="0"/>
          <w:marTop w:val="0"/>
          <w:marBottom w:val="0"/>
          <w:divBdr>
            <w:top w:val="none" w:sz="0" w:space="0" w:color="auto"/>
            <w:left w:val="none" w:sz="0" w:space="0" w:color="auto"/>
            <w:bottom w:val="none" w:sz="0" w:space="0" w:color="auto"/>
            <w:right w:val="none" w:sz="0" w:space="0" w:color="auto"/>
          </w:divBdr>
        </w:div>
        <w:div w:id="1251041291">
          <w:marLeft w:val="480"/>
          <w:marRight w:val="0"/>
          <w:marTop w:val="0"/>
          <w:marBottom w:val="0"/>
          <w:divBdr>
            <w:top w:val="none" w:sz="0" w:space="0" w:color="auto"/>
            <w:left w:val="none" w:sz="0" w:space="0" w:color="auto"/>
            <w:bottom w:val="none" w:sz="0" w:space="0" w:color="auto"/>
            <w:right w:val="none" w:sz="0" w:space="0" w:color="auto"/>
          </w:divBdr>
        </w:div>
        <w:div w:id="596518941">
          <w:marLeft w:val="480"/>
          <w:marRight w:val="0"/>
          <w:marTop w:val="0"/>
          <w:marBottom w:val="0"/>
          <w:divBdr>
            <w:top w:val="none" w:sz="0" w:space="0" w:color="auto"/>
            <w:left w:val="none" w:sz="0" w:space="0" w:color="auto"/>
            <w:bottom w:val="none" w:sz="0" w:space="0" w:color="auto"/>
            <w:right w:val="none" w:sz="0" w:space="0" w:color="auto"/>
          </w:divBdr>
        </w:div>
        <w:div w:id="1991330042">
          <w:marLeft w:val="480"/>
          <w:marRight w:val="0"/>
          <w:marTop w:val="0"/>
          <w:marBottom w:val="0"/>
          <w:divBdr>
            <w:top w:val="none" w:sz="0" w:space="0" w:color="auto"/>
            <w:left w:val="none" w:sz="0" w:space="0" w:color="auto"/>
            <w:bottom w:val="none" w:sz="0" w:space="0" w:color="auto"/>
            <w:right w:val="none" w:sz="0" w:space="0" w:color="auto"/>
          </w:divBdr>
        </w:div>
        <w:div w:id="792330730">
          <w:marLeft w:val="480"/>
          <w:marRight w:val="0"/>
          <w:marTop w:val="0"/>
          <w:marBottom w:val="0"/>
          <w:divBdr>
            <w:top w:val="none" w:sz="0" w:space="0" w:color="auto"/>
            <w:left w:val="none" w:sz="0" w:space="0" w:color="auto"/>
            <w:bottom w:val="none" w:sz="0" w:space="0" w:color="auto"/>
            <w:right w:val="none" w:sz="0" w:space="0" w:color="auto"/>
          </w:divBdr>
        </w:div>
        <w:div w:id="77795152">
          <w:marLeft w:val="480"/>
          <w:marRight w:val="0"/>
          <w:marTop w:val="0"/>
          <w:marBottom w:val="0"/>
          <w:divBdr>
            <w:top w:val="none" w:sz="0" w:space="0" w:color="auto"/>
            <w:left w:val="none" w:sz="0" w:space="0" w:color="auto"/>
            <w:bottom w:val="none" w:sz="0" w:space="0" w:color="auto"/>
            <w:right w:val="none" w:sz="0" w:space="0" w:color="auto"/>
          </w:divBdr>
        </w:div>
        <w:div w:id="78723172">
          <w:marLeft w:val="480"/>
          <w:marRight w:val="0"/>
          <w:marTop w:val="0"/>
          <w:marBottom w:val="0"/>
          <w:divBdr>
            <w:top w:val="none" w:sz="0" w:space="0" w:color="auto"/>
            <w:left w:val="none" w:sz="0" w:space="0" w:color="auto"/>
            <w:bottom w:val="none" w:sz="0" w:space="0" w:color="auto"/>
            <w:right w:val="none" w:sz="0" w:space="0" w:color="auto"/>
          </w:divBdr>
        </w:div>
        <w:div w:id="1764570152">
          <w:marLeft w:val="480"/>
          <w:marRight w:val="0"/>
          <w:marTop w:val="0"/>
          <w:marBottom w:val="0"/>
          <w:divBdr>
            <w:top w:val="none" w:sz="0" w:space="0" w:color="auto"/>
            <w:left w:val="none" w:sz="0" w:space="0" w:color="auto"/>
            <w:bottom w:val="none" w:sz="0" w:space="0" w:color="auto"/>
            <w:right w:val="none" w:sz="0" w:space="0" w:color="auto"/>
          </w:divBdr>
        </w:div>
        <w:div w:id="1873571014">
          <w:marLeft w:val="480"/>
          <w:marRight w:val="0"/>
          <w:marTop w:val="0"/>
          <w:marBottom w:val="0"/>
          <w:divBdr>
            <w:top w:val="none" w:sz="0" w:space="0" w:color="auto"/>
            <w:left w:val="none" w:sz="0" w:space="0" w:color="auto"/>
            <w:bottom w:val="none" w:sz="0" w:space="0" w:color="auto"/>
            <w:right w:val="none" w:sz="0" w:space="0" w:color="auto"/>
          </w:divBdr>
        </w:div>
        <w:div w:id="2102144569">
          <w:marLeft w:val="480"/>
          <w:marRight w:val="0"/>
          <w:marTop w:val="0"/>
          <w:marBottom w:val="0"/>
          <w:divBdr>
            <w:top w:val="none" w:sz="0" w:space="0" w:color="auto"/>
            <w:left w:val="none" w:sz="0" w:space="0" w:color="auto"/>
            <w:bottom w:val="none" w:sz="0" w:space="0" w:color="auto"/>
            <w:right w:val="none" w:sz="0" w:space="0" w:color="auto"/>
          </w:divBdr>
        </w:div>
        <w:div w:id="1386027012">
          <w:marLeft w:val="480"/>
          <w:marRight w:val="0"/>
          <w:marTop w:val="0"/>
          <w:marBottom w:val="0"/>
          <w:divBdr>
            <w:top w:val="none" w:sz="0" w:space="0" w:color="auto"/>
            <w:left w:val="none" w:sz="0" w:space="0" w:color="auto"/>
            <w:bottom w:val="none" w:sz="0" w:space="0" w:color="auto"/>
            <w:right w:val="none" w:sz="0" w:space="0" w:color="auto"/>
          </w:divBdr>
        </w:div>
        <w:div w:id="1300068676">
          <w:marLeft w:val="480"/>
          <w:marRight w:val="0"/>
          <w:marTop w:val="0"/>
          <w:marBottom w:val="0"/>
          <w:divBdr>
            <w:top w:val="none" w:sz="0" w:space="0" w:color="auto"/>
            <w:left w:val="none" w:sz="0" w:space="0" w:color="auto"/>
            <w:bottom w:val="none" w:sz="0" w:space="0" w:color="auto"/>
            <w:right w:val="none" w:sz="0" w:space="0" w:color="auto"/>
          </w:divBdr>
        </w:div>
        <w:div w:id="1655790670">
          <w:marLeft w:val="480"/>
          <w:marRight w:val="0"/>
          <w:marTop w:val="0"/>
          <w:marBottom w:val="0"/>
          <w:divBdr>
            <w:top w:val="none" w:sz="0" w:space="0" w:color="auto"/>
            <w:left w:val="none" w:sz="0" w:space="0" w:color="auto"/>
            <w:bottom w:val="none" w:sz="0" w:space="0" w:color="auto"/>
            <w:right w:val="none" w:sz="0" w:space="0" w:color="auto"/>
          </w:divBdr>
        </w:div>
        <w:div w:id="1047142977">
          <w:marLeft w:val="480"/>
          <w:marRight w:val="0"/>
          <w:marTop w:val="0"/>
          <w:marBottom w:val="0"/>
          <w:divBdr>
            <w:top w:val="none" w:sz="0" w:space="0" w:color="auto"/>
            <w:left w:val="none" w:sz="0" w:space="0" w:color="auto"/>
            <w:bottom w:val="none" w:sz="0" w:space="0" w:color="auto"/>
            <w:right w:val="none" w:sz="0" w:space="0" w:color="auto"/>
          </w:divBdr>
        </w:div>
        <w:div w:id="715664067">
          <w:marLeft w:val="480"/>
          <w:marRight w:val="0"/>
          <w:marTop w:val="0"/>
          <w:marBottom w:val="0"/>
          <w:divBdr>
            <w:top w:val="none" w:sz="0" w:space="0" w:color="auto"/>
            <w:left w:val="none" w:sz="0" w:space="0" w:color="auto"/>
            <w:bottom w:val="none" w:sz="0" w:space="0" w:color="auto"/>
            <w:right w:val="none" w:sz="0" w:space="0" w:color="auto"/>
          </w:divBdr>
        </w:div>
        <w:div w:id="243688235">
          <w:marLeft w:val="480"/>
          <w:marRight w:val="0"/>
          <w:marTop w:val="0"/>
          <w:marBottom w:val="0"/>
          <w:divBdr>
            <w:top w:val="none" w:sz="0" w:space="0" w:color="auto"/>
            <w:left w:val="none" w:sz="0" w:space="0" w:color="auto"/>
            <w:bottom w:val="none" w:sz="0" w:space="0" w:color="auto"/>
            <w:right w:val="none" w:sz="0" w:space="0" w:color="auto"/>
          </w:divBdr>
        </w:div>
        <w:div w:id="473836228">
          <w:marLeft w:val="480"/>
          <w:marRight w:val="0"/>
          <w:marTop w:val="0"/>
          <w:marBottom w:val="0"/>
          <w:divBdr>
            <w:top w:val="none" w:sz="0" w:space="0" w:color="auto"/>
            <w:left w:val="none" w:sz="0" w:space="0" w:color="auto"/>
            <w:bottom w:val="none" w:sz="0" w:space="0" w:color="auto"/>
            <w:right w:val="none" w:sz="0" w:space="0" w:color="auto"/>
          </w:divBdr>
        </w:div>
        <w:div w:id="910429633">
          <w:marLeft w:val="480"/>
          <w:marRight w:val="0"/>
          <w:marTop w:val="0"/>
          <w:marBottom w:val="0"/>
          <w:divBdr>
            <w:top w:val="none" w:sz="0" w:space="0" w:color="auto"/>
            <w:left w:val="none" w:sz="0" w:space="0" w:color="auto"/>
            <w:bottom w:val="none" w:sz="0" w:space="0" w:color="auto"/>
            <w:right w:val="none" w:sz="0" w:space="0" w:color="auto"/>
          </w:divBdr>
        </w:div>
      </w:divsChild>
    </w:div>
    <w:div w:id="806168783">
      <w:bodyDiv w:val="1"/>
      <w:marLeft w:val="0"/>
      <w:marRight w:val="0"/>
      <w:marTop w:val="0"/>
      <w:marBottom w:val="0"/>
      <w:divBdr>
        <w:top w:val="none" w:sz="0" w:space="0" w:color="auto"/>
        <w:left w:val="none" w:sz="0" w:space="0" w:color="auto"/>
        <w:bottom w:val="none" w:sz="0" w:space="0" w:color="auto"/>
        <w:right w:val="none" w:sz="0" w:space="0" w:color="auto"/>
      </w:divBdr>
    </w:div>
    <w:div w:id="812984029">
      <w:bodyDiv w:val="1"/>
      <w:marLeft w:val="0"/>
      <w:marRight w:val="0"/>
      <w:marTop w:val="0"/>
      <w:marBottom w:val="0"/>
      <w:divBdr>
        <w:top w:val="none" w:sz="0" w:space="0" w:color="auto"/>
        <w:left w:val="none" w:sz="0" w:space="0" w:color="auto"/>
        <w:bottom w:val="none" w:sz="0" w:space="0" w:color="auto"/>
        <w:right w:val="none" w:sz="0" w:space="0" w:color="auto"/>
      </w:divBdr>
    </w:div>
    <w:div w:id="813717275">
      <w:bodyDiv w:val="1"/>
      <w:marLeft w:val="0"/>
      <w:marRight w:val="0"/>
      <w:marTop w:val="0"/>
      <w:marBottom w:val="0"/>
      <w:divBdr>
        <w:top w:val="none" w:sz="0" w:space="0" w:color="auto"/>
        <w:left w:val="none" w:sz="0" w:space="0" w:color="auto"/>
        <w:bottom w:val="none" w:sz="0" w:space="0" w:color="auto"/>
        <w:right w:val="none" w:sz="0" w:space="0" w:color="auto"/>
      </w:divBdr>
    </w:div>
    <w:div w:id="814032758">
      <w:bodyDiv w:val="1"/>
      <w:marLeft w:val="0"/>
      <w:marRight w:val="0"/>
      <w:marTop w:val="0"/>
      <w:marBottom w:val="0"/>
      <w:divBdr>
        <w:top w:val="none" w:sz="0" w:space="0" w:color="auto"/>
        <w:left w:val="none" w:sz="0" w:space="0" w:color="auto"/>
        <w:bottom w:val="none" w:sz="0" w:space="0" w:color="auto"/>
        <w:right w:val="none" w:sz="0" w:space="0" w:color="auto"/>
      </w:divBdr>
    </w:div>
    <w:div w:id="817040944">
      <w:bodyDiv w:val="1"/>
      <w:marLeft w:val="0"/>
      <w:marRight w:val="0"/>
      <w:marTop w:val="0"/>
      <w:marBottom w:val="0"/>
      <w:divBdr>
        <w:top w:val="none" w:sz="0" w:space="0" w:color="auto"/>
        <w:left w:val="none" w:sz="0" w:space="0" w:color="auto"/>
        <w:bottom w:val="none" w:sz="0" w:space="0" w:color="auto"/>
        <w:right w:val="none" w:sz="0" w:space="0" w:color="auto"/>
      </w:divBdr>
    </w:div>
    <w:div w:id="819032737">
      <w:bodyDiv w:val="1"/>
      <w:marLeft w:val="0"/>
      <w:marRight w:val="0"/>
      <w:marTop w:val="0"/>
      <w:marBottom w:val="0"/>
      <w:divBdr>
        <w:top w:val="none" w:sz="0" w:space="0" w:color="auto"/>
        <w:left w:val="none" w:sz="0" w:space="0" w:color="auto"/>
        <w:bottom w:val="none" w:sz="0" w:space="0" w:color="auto"/>
        <w:right w:val="none" w:sz="0" w:space="0" w:color="auto"/>
      </w:divBdr>
    </w:div>
    <w:div w:id="827937532">
      <w:bodyDiv w:val="1"/>
      <w:marLeft w:val="0"/>
      <w:marRight w:val="0"/>
      <w:marTop w:val="0"/>
      <w:marBottom w:val="0"/>
      <w:divBdr>
        <w:top w:val="none" w:sz="0" w:space="0" w:color="auto"/>
        <w:left w:val="none" w:sz="0" w:space="0" w:color="auto"/>
        <w:bottom w:val="none" w:sz="0" w:space="0" w:color="auto"/>
        <w:right w:val="none" w:sz="0" w:space="0" w:color="auto"/>
      </w:divBdr>
    </w:div>
    <w:div w:id="838495895">
      <w:bodyDiv w:val="1"/>
      <w:marLeft w:val="0"/>
      <w:marRight w:val="0"/>
      <w:marTop w:val="0"/>
      <w:marBottom w:val="0"/>
      <w:divBdr>
        <w:top w:val="none" w:sz="0" w:space="0" w:color="auto"/>
        <w:left w:val="none" w:sz="0" w:space="0" w:color="auto"/>
        <w:bottom w:val="none" w:sz="0" w:space="0" w:color="auto"/>
        <w:right w:val="none" w:sz="0" w:space="0" w:color="auto"/>
      </w:divBdr>
      <w:divsChild>
        <w:div w:id="831605772">
          <w:marLeft w:val="480"/>
          <w:marRight w:val="0"/>
          <w:marTop w:val="0"/>
          <w:marBottom w:val="0"/>
          <w:divBdr>
            <w:top w:val="none" w:sz="0" w:space="0" w:color="auto"/>
            <w:left w:val="none" w:sz="0" w:space="0" w:color="auto"/>
            <w:bottom w:val="none" w:sz="0" w:space="0" w:color="auto"/>
            <w:right w:val="none" w:sz="0" w:space="0" w:color="auto"/>
          </w:divBdr>
        </w:div>
        <w:div w:id="251596429">
          <w:marLeft w:val="480"/>
          <w:marRight w:val="0"/>
          <w:marTop w:val="0"/>
          <w:marBottom w:val="0"/>
          <w:divBdr>
            <w:top w:val="none" w:sz="0" w:space="0" w:color="auto"/>
            <w:left w:val="none" w:sz="0" w:space="0" w:color="auto"/>
            <w:bottom w:val="none" w:sz="0" w:space="0" w:color="auto"/>
            <w:right w:val="none" w:sz="0" w:space="0" w:color="auto"/>
          </w:divBdr>
        </w:div>
        <w:div w:id="1179008786">
          <w:marLeft w:val="480"/>
          <w:marRight w:val="0"/>
          <w:marTop w:val="0"/>
          <w:marBottom w:val="0"/>
          <w:divBdr>
            <w:top w:val="none" w:sz="0" w:space="0" w:color="auto"/>
            <w:left w:val="none" w:sz="0" w:space="0" w:color="auto"/>
            <w:bottom w:val="none" w:sz="0" w:space="0" w:color="auto"/>
            <w:right w:val="none" w:sz="0" w:space="0" w:color="auto"/>
          </w:divBdr>
        </w:div>
        <w:div w:id="943535340">
          <w:marLeft w:val="480"/>
          <w:marRight w:val="0"/>
          <w:marTop w:val="0"/>
          <w:marBottom w:val="0"/>
          <w:divBdr>
            <w:top w:val="none" w:sz="0" w:space="0" w:color="auto"/>
            <w:left w:val="none" w:sz="0" w:space="0" w:color="auto"/>
            <w:bottom w:val="none" w:sz="0" w:space="0" w:color="auto"/>
            <w:right w:val="none" w:sz="0" w:space="0" w:color="auto"/>
          </w:divBdr>
        </w:div>
        <w:div w:id="1815491004">
          <w:marLeft w:val="480"/>
          <w:marRight w:val="0"/>
          <w:marTop w:val="0"/>
          <w:marBottom w:val="0"/>
          <w:divBdr>
            <w:top w:val="none" w:sz="0" w:space="0" w:color="auto"/>
            <w:left w:val="none" w:sz="0" w:space="0" w:color="auto"/>
            <w:bottom w:val="none" w:sz="0" w:space="0" w:color="auto"/>
            <w:right w:val="none" w:sz="0" w:space="0" w:color="auto"/>
          </w:divBdr>
        </w:div>
        <w:div w:id="351031029">
          <w:marLeft w:val="480"/>
          <w:marRight w:val="0"/>
          <w:marTop w:val="0"/>
          <w:marBottom w:val="0"/>
          <w:divBdr>
            <w:top w:val="none" w:sz="0" w:space="0" w:color="auto"/>
            <w:left w:val="none" w:sz="0" w:space="0" w:color="auto"/>
            <w:bottom w:val="none" w:sz="0" w:space="0" w:color="auto"/>
            <w:right w:val="none" w:sz="0" w:space="0" w:color="auto"/>
          </w:divBdr>
        </w:div>
        <w:div w:id="719594957">
          <w:marLeft w:val="480"/>
          <w:marRight w:val="0"/>
          <w:marTop w:val="0"/>
          <w:marBottom w:val="0"/>
          <w:divBdr>
            <w:top w:val="none" w:sz="0" w:space="0" w:color="auto"/>
            <w:left w:val="none" w:sz="0" w:space="0" w:color="auto"/>
            <w:bottom w:val="none" w:sz="0" w:space="0" w:color="auto"/>
            <w:right w:val="none" w:sz="0" w:space="0" w:color="auto"/>
          </w:divBdr>
        </w:div>
        <w:div w:id="1113595076">
          <w:marLeft w:val="480"/>
          <w:marRight w:val="0"/>
          <w:marTop w:val="0"/>
          <w:marBottom w:val="0"/>
          <w:divBdr>
            <w:top w:val="none" w:sz="0" w:space="0" w:color="auto"/>
            <w:left w:val="none" w:sz="0" w:space="0" w:color="auto"/>
            <w:bottom w:val="none" w:sz="0" w:space="0" w:color="auto"/>
            <w:right w:val="none" w:sz="0" w:space="0" w:color="auto"/>
          </w:divBdr>
        </w:div>
        <w:div w:id="482770582">
          <w:marLeft w:val="480"/>
          <w:marRight w:val="0"/>
          <w:marTop w:val="0"/>
          <w:marBottom w:val="0"/>
          <w:divBdr>
            <w:top w:val="none" w:sz="0" w:space="0" w:color="auto"/>
            <w:left w:val="none" w:sz="0" w:space="0" w:color="auto"/>
            <w:bottom w:val="none" w:sz="0" w:space="0" w:color="auto"/>
            <w:right w:val="none" w:sz="0" w:space="0" w:color="auto"/>
          </w:divBdr>
        </w:div>
        <w:div w:id="1749032973">
          <w:marLeft w:val="480"/>
          <w:marRight w:val="0"/>
          <w:marTop w:val="0"/>
          <w:marBottom w:val="0"/>
          <w:divBdr>
            <w:top w:val="none" w:sz="0" w:space="0" w:color="auto"/>
            <w:left w:val="none" w:sz="0" w:space="0" w:color="auto"/>
            <w:bottom w:val="none" w:sz="0" w:space="0" w:color="auto"/>
            <w:right w:val="none" w:sz="0" w:space="0" w:color="auto"/>
          </w:divBdr>
        </w:div>
        <w:div w:id="286620786">
          <w:marLeft w:val="480"/>
          <w:marRight w:val="0"/>
          <w:marTop w:val="0"/>
          <w:marBottom w:val="0"/>
          <w:divBdr>
            <w:top w:val="none" w:sz="0" w:space="0" w:color="auto"/>
            <w:left w:val="none" w:sz="0" w:space="0" w:color="auto"/>
            <w:bottom w:val="none" w:sz="0" w:space="0" w:color="auto"/>
            <w:right w:val="none" w:sz="0" w:space="0" w:color="auto"/>
          </w:divBdr>
        </w:div>
        <w:div w:id="1342077445">
          <w:marLeft w:val="480"/>
          <w:marRight w:val="0"/>
          <w:marTop w:val="0"/>
          <w:marBottom w:val="0"/>
          <w:divBdr>
            <w:top w:val="none" w:sz="0" w:space="0" w:color="auto"/>
            <w:left w:val="none" w:sz="0" w:space="0" w:color="auto"/>
            <w:bottom w:val="none" w:sz="0" w:space="0" w:color="auto"/>
            <w:right w:val="none" w:sz="0" w:space="0" w:color="auto"/>
          </w:divBdr>
        </w:div>
        <w:div w:id="747046088">
          <w:marLeft w:val="480"/>
          <w:marRight w:val="0"/>
          <w:marTop w:val="0"/>
          <w:marBottom w:val="0"/>
          <w:divBdr>
            <w:top w:val="none" w:sz="0" w:space="0" w:color="auto"/>
            <w:left w:val="none" w:sz="0" w:space="0" w:color="auto"/>
            <w:bottom w:val="none" w:sz="0" w:space="0" w:color="auto"/>
            <w:right w:val="none" w:sz="0" w:space="0" w:color="auto"/>
          </w:divBdr>
        </w:div>
        <w:div w:id="1710180282">
          <w:marLeft w:val="480"/>
          <w:marRight w:val="0"/>
          <w:marTop w:val="0"/>
          <w:marBottom w:val="0"/>
          <w:divBdr>
            <w:top w:val="none" w:sz="0" w:space="0" w:color="auto"/>
            <w:left w:val="none" w:sz="0" w:space="0" w:color="auto"/>
            <w:bottom w:val="none" w:sz="0" w:space="0" w:color="auto"/>
            <w:right w:val="none" w:sz="0" w:space="0" w:color="auto"/>
          </w:divBdr>
        </w:div>
        <w:div w:id="1017079033">
          <w:marLeft w:val="480"/>
          <w:marRight w:val="0"/>
          <w:marTop w:val="0"/>
          <w:marBottom w:val="0"/>
          <w:divBdr>
            <w:top w:val="none" w:sz="0" w:space="0" w:color="auto"/>
            <w:left w:val="none" w:sz="0" w:space="0" w:color="auto"/>
            <w:bottom w:val="none" w:sz="0" w:space="0" w:color="auto"/>
            <w:right w:val="none" w:sz="0" w:space="0" w:color="auto"/>
          </w:divBdr>
        </w:div>
        <w:div w:id="1248348837">
          <w:marLeft w:val="480"/>
          <w:marRight w:val="0"/>
          <w:marTop w:val="0"/>
          <w:marBottom w:val="0"/>
          <w:divBdr>
            <w:top w:val="none" w:sz="0" w:space="0" w:color="auto"/>
            <w:left w:val="none" w:sz="0" w:space="0" w:color="auto"/>
            <w:bottom w:val="none" w:sz="0" w:space="0" w:color="auto"/>
            <w:right w:val="none" w:sz="0" w:space="0" w:color="auto"/>
          </w:divBdr>
        </w:div>
        <w:div w:id="1051227218">
          <w:marLeft w:val="480"/>
          <w:marRight w:val="0"/>
          <w:marTop w:val="0"/>
          <w:marBottom w:val="0"/>
          <w:divBdr>
            <w:top w:val="none" w:sz="0" w:space="0" w:color="auto"/>
            <w:left w:val="none" w:sz="0" w:space="0" w:color="auto"/>
            <w:bottom w:val="none" w:sz="0" w:space="0" w:color="auto"/>
            <w:right w:val="none" w:sz="0" w:space="0" w:color="auto"/>
          </w:divBdr>
        </w:div>
        <w:div w:id="704717855">
          <w:marLeft w:val="480"/>
          <w:marRight w:val="0"/>
          <w:marTop w:val="0"/>
          <w:marBottom w:val="0"/>
          <w:divBdr>
            <w:top w:val="none" w:sz="0" w:space="0" w:color="auto"/>
            <w:left w:val="none" w:sz="0" w:space="0" w:color="auto"/>
            <w:bottom w:val="none" w:sz="0" w:space="0" w:color="auto"/>
            <w:right w:val="none" w:sz="0" w:space="0" w:color="auto"/>
          </w:divBdr>
        </w:div>
        <w:div w:id="1135677297">
          <w:marLeft w:val="480"/>
          <w:marRight w:val="0"/>
          <w:marTop w:val="0"/>
          <w:marBottom w:val="0"/>
          <w:divBdr>
            <w:top w:val="none" w:sz="0" w:space="0" w:color="auto"/>
            <w:left w:val="none" w:sz="0" w:space="0" w:color="auto"/>
            <w:bottom w:val="none" w:sz="0" w:space="0" w:color="auto"/>
            <w:right w:val="none" w:sz="0" w:space="0" w:color="auto"/>
          </w:divBdr>
        </w:div>
        <w:div w:id="1654214796">
          <w:marLeft w:val="480"/>
          <w:marRight w:val="0"/>
          <w:marTop w:val="0"/>
          <w:marBottom w:val="0"/>
          <w:divBdr>
            <w:top w:val="none" w:sz="0" w:space="0" w:color="auto"/>
            <w:left w:val="none" w:sz="0" w:space="0" w:color="auto"/>
            <w:bottom w:val="none" w:sz="0" w:space="0" w:color="auto"/>
            <w:right w:val="none" w:sz="0" w:space="0" w:color="auto"/>
          </w:divBdr>
        </w:div>
        <w:div w:id="507527890">
          <w:marLeft w:val="480"/>
          <w:marRight w:val="0"/>
          <w:marTop w:val="0"/>
          <w:marBottom w:val="0"/>
          <w:divBdr>
            <w:top w:val="none" w:sz="0" w:space="0" w:color="auto"/>
            <w:left w:val="none" w:sz="0" w:space="0" w:color="auto"/>
            <w:bottom w:val="none" w:sz="0" w:space="0" w:color="auto"/>
            <w:right w:val="none" w:sz="0" w:space="0" w:color="auto"/>
          </w:divBdr>
        </w:div>
        <w:div w:id="546644947">
          <w:marLeft w:val="480"/>
          <w:marRight w:val="0"/>
          <w:marTop w:val="0"/>
          <w:marBottom w:val="0"/>
          <w:divBdr>
            <w:top w:val="none" w:sz="0" w:space="0" w:color="auto"/>
            <w:left w:val="none" w:sz="0" w:space="0" w:color="auto"/>
            <w:bottom w:val="none" w:sz="0" w:space="0" w:color="auto"/>
            <w:right w:val="none" w:sz="0" w:space="0" w:color="auto"/>
          </w:divBdr>
        </w:div>
        <w:div w:id="1444300936">
          <w:marLeft w:val="480"/>
          <w:marRight w:val="0"/>
          <w:marTop w:val="0"/>
          <w:marBottom w:val="0"/>
          <w:divBdr>
            <w:top w:val="none" w:sz="0" w:space="0" w:color="auto"/>
            <w:left w:val="none" w:sz="0" w:space="0" w:color="auto"/>
            <w:bottom w:val="none" w:sz="0" w:space="0" w:color="auto"/>
            <w:right w:val="none" w:sz="0" w:space="0" w:color="auto"/>
          </w:divBdr>
        </w:div>
        <w:div w:id="337076728">
          <w:marLeft w:val="480"/>
          <w:marRight w:val="0"/>
          <w:marTop w:val="0"/>
          <w:marBottom w:val="0"/>
          <w:divBdr>
            <w:top w:val="none" w:sz="0" w:space="0" w:color="auto"/>
            <w:left w:val="none" w:sz="0" w:space="0" w:color="auto"/>
            <w:bottom w:val="none" w:sz="0" w:space="0" w:color="auto"/>
            <w:right w:val="none" w:sz="0" w:space="0" w:color="auto"/>
          </w:divBdr>
        </w:div>
        <w:div w:id="140927886">
          <w:marLeft w:val="480"/>
          <w:marRight w:val="0"/>
          <w:marTop w:val="0"/>
          <w:marBottom w:val="0"/>
          <w:divBdr>
            <w:top w:val="none" w:sz="0" w:space="0" w:color="auto"/>
            <w:left w:val="none" w:sz="0" w:space="0" w:color="auto"/>
            <w:bottom w:val="none" w:sz="0" w:space="0" w:color="auto"/>
            <w:right w:val="none" w:sz="0" w:space="0" w:color="auto"/>
          </w:divBdr>
        </w:div>
        <w:div w:id="1738281041">
          <w:marLeft w:val="480"/>
          <w:marRight w:val="0"/>
          <w:marTop w:val="0"/>
          <w:marBottom w:val="0"/>
          <w:divBdr>
            <w:top w:val="none" w:sz="0" w:space="0" w:color="auto"/>
            <w:left w:val="none" w:sz="0" w:space="0" w:color="auto"/>
            <w:bottom w:val="none" w:sz="0" w:space="0" w:color="auto"/>
            <w:right w:val="none" w:sz="0" w:space="0" w:color="auto"/>
          </w:divBdr>
        </w:div>
        <w:div w:id="69933747">
          <w:marLeft w:val="480"/>
          <w:marRight w:val="0"/>
          <w:marTop w:val="0"/>
          <w:marBottom w:val="0"/>
          <w:divBdr>
            <w:top w:val="none" w:sz="0" w:space="0" w:color="auto"/>
            <w:left w:val="none" w:sz="0" w:space="0" w:color="auto"/>
            <w:bottom w:val="none" w:sz="0" w:space="0" w:color="auto"/>
            <w:right w:val="none" w:sz="0" w:space="0" w:color="auto"/>
          </w:divBdr>
        </w:div>
        <w:div w:id="1591619660">
          <w:marLeft w:val="480"/>
          <w:marRight w:val="0"/>
          <w:marTop w:val="0"/>
          <w:marBottom w:val="0"/>
          <w:divBdr>
            <w:top w:val="none" w:sz="0" w:space="0" w:color="auto"/>
            <w:left w:val="none" w:sz="0" w:space="0" w:color="auto"/>
            <w:bottom w:val="none" w:sz="0" w:space="0" w:color="auto"/>
            <w:right w:val="none" w:sz="0" w:space="0" w:color="auto"/>
          </w:divBdr>
        </w:div>
        <w:div w:id="1940134024">
          <w:marLeft w:val="480"/>
          <w:marRight w:val="0"/>
          <w:marTop w:val="0"/>
          <w:marBottom w:val="0"/>
          <w:divBdr>
            <w:top w:val="none" w:sz="0" w:space="0" w:color="auto"/>
            <w:left w:val="none" w:sz="0" w:space="0" w:color="auto"/>
            <w:bottom w:val="none" w:sz="0" w:space="0" w:color="auto"/>
            <w:right w:val="none" w:sz="0" w:space="0" w:color="auto"/>
          </w:divBdr>
        </w:div>
        <w:div w:id="573471986">
          <w:marLeft w:val="480"/>
          <w:marRight w:val="0"/>
          <w:marTop w:val="0"/>
          <w:marBottom w:val="0"/>
          <w:divBdr>
            <w:top w:val="none" w:sz="0" w:space="0" w:color="auto"/>
            <w:left w:val="none" w:sz="0" w:space="0" w:color="auto"/>
            <w:bottom w:val="none" w:sz="0" w:space="0" w:color="auto"/>
            <w:right w:val="none" w:sz="0" w:space="0" w:color="auto"/>
          </w:divBdr>
        </w:div>
        <w:div w:id="105275923">
          <w:marLeft w:val="480"/>
          <w:marRight w:val="0"/>
          <w:marTop w:val="0"/>
          <w:marBottom w:val="0"/>
          <w:divBdr>
            <w:top w:val="none" w:sz="0" w:space="0" w:color="auto"/>
            <w:left w:val="none" w:sz="0" w:space="0" w:color="auto"/>
            <w:bottom w:val="none" w:sz="0" w:space="0" w:color="auto"/>
            <w:right w:val="none" w:sz="0" w:space="0" w:color="auto"/>
          </w:divBdr>
        </w:div>
        <w:div w:id="516232943">
          <w:marLeft w:val="480"/>
          <w:marRight w:val="0"/>
          <w:marTop w:val="0"/>
          <w:marBottom w:val="0"/>
          <w:divBdr>
            <w:top w:val="none" w:sz="0" w:space="0" w:color="auto"/>
            <w:left w:val="none" w:sz="0" w:space="0" w:color="auto"/>
            <w:bottom w:val="none" w:sz="0" w:space="0" w:color="auto"/>
            <w:right w:val="none" w:sz="0" w:space="0" w:color="auto"/>
          </w:divBdr>
        </w:div>
        <w:div w:id="1836652526">
          <w:marLeft w:val="480"/>
          <w:marRight w:val="0"/>
          <w:marTop w:val="0"/>
          <w:marBottom w:val="0"/>
          <w:divBdr>
            <w:top w:val="none" w:sz="0" w:space="0" w:color="auto"/>
            <w:left w:val="none" w:sz="0" w:space="0" w:color="auto"/>
            <w:bottom w:val="none" w:sz="0" w:space="0" w:color="auto"/>
            <w:right w:val="none" w:sz="0" w:space="0" w:color="auto"/>
          </w:divBdr>
        </w:div>
        <w:div w:id="146671368">
          <w:marLeft w:val="480"/>
          <w:marRight w:val="0"/>
          <w:marTop w:val="0"/>
          <w:marBottom w:val="0"/>
          <w:divBdr>
            <w:top w:val="none" w:sz="0" w:space="0" w:color="auto"/>
            <w:left w:val="none" w:sz="0" w:space="0" w:color="auto"/>
            <w:bottom w:val="none" w:sz="0" w:space="0" w:color="auto"/>
            <w:right w:val="none" w:sz="0" w:space="0" w:color="auto"/>
          </w:divBdr>
        </w:div>
        <w:div w:id="1364596720">
          <w:marLeft w:val="480"/>
          <w:marRight w:val="0"/>
          <w:marTop w:val="0"/>
          <w:marBottom w:val="0"/>
          <w:divBdr>
            <w:top w:val="none" w:sz="0" w:space="0" w:color="auto"/>
            <w:left w:val="none" w:sz="0" w:space="0" w:color="auto"/>
            <w:bottom w:val="none" w:sz="0" w:space="0" w:color="auto"/>
            <w:right w:val="none" w:sz="0" w:space="0" w:color="auto"/>
          </w:divBdr>
        </w:div>
        <w:div w:id="1685396798">
          <w:marLeft w:val="480"/>
          <w:marRight w:val="0"/>
          <w:marTop w:val="0"/>
          <w:marBottom w:val="0"/>
          <w:divBdr>
            <w:top w:val="none" w:sz="0" w:space="0" w:color="auto"/>
            <w:left w:val="none" w:sz="0" w:space="0" w:color="auto"/>
            <w:bottom w:val="none" w:sz="0" w:space="0" w:color="auto"/>
            <w:right w:val="none" w:sz="0" w:space="0" w:color="auto"/>
          </w:divBdr>
        </w:div>
        <w:div w:id="1504202248">
          <w:marLeft w:val="480"/>
          <w:marRight w:val="0"/>
          <w:marTop w:val="0"/>
          <w:marBottom w:val="0"/>
          <w:divBdr>
            <w:top w:val="none" w:sz="0" w:space="0" w:color="auto"/>
            <w:left w:val="none" w:sz="0" w:space="0" w:color="auto"/>
            <w:bottom w:val="none" w:sz="0" w:space="0" w:color="auto"/>
            <w:right w:val="none" w:sz="0" w:space="0" w:color="auto"/>
          </w:divBdr>
        </w:div>
      </w:divsChild>
    </w:div>
    <w:div w:id="843282720">
      <w:bodyDiv w:val="1"/>
      <w:marLeft w:val="0"/>
      <w:marRight w:val="0"/>
      <w:marTop w:val="0"/>
      <w:marBottom w:val="0"/>
      <w:divBdr>
        <w:top w:val="none" w:sz="0" w:space="0" w:color="auto"/>
        <w:left w:val="none" w:sz="0" w:space="0" w:color="auto"/>
        <w:bottom w:val="none" w:sz="0" w:space="0" w:color="auto"/>
        <w:right w:val="none" w:sz="0" w:space="0" w:color="auto"/>
      </w:divBdr>
    </w:div>
    <w:div w:id="846987510">
      <w:bodyDiv w:val="1"/>
      <w:marLeft w:val="0"/>
      <w:marRight w:val="0"/>
      <w:marTop w:val="0"/>
      <w:marBottom w:val="0"/>
      <w:divBdr>
        <w:top w:val="none" w:sz="0" w:space="0" w:color="auto"/>
        <w:left w:val="none" w:sz="0" w:space="0" w:color="auto"/>
        <w:bottom w:val="none" w:sz="0" w:space="0" w:color="auto"/>
        <w:right w:val="none" w:sz="0" w:space="0" w:color="auto"/>
      </w:divBdr>
    </w:div>
    <w:div w:id="849563188">
      <w:bodyDiv w:val="1"/>
      <w:marLeft w:val="0"/>
      <w:marRight w:val="0"/>
      <w:marTop w:val="0"/>
      <w:marBottom w:val="0"/>
      <w:divBdr>
        <w:top w:val="none" w:sz="0" w:space="0" w:color="auto"/>
        <w:left w:val="none" w:sz="0" w:space="0" w:color="auto"/>
        <w:bottom w:val="none" w:sz="0" w:space="0" w:color="auto"/>
        <w:right w:val="none" w:sz="0" w:space="0" w:color="auto"/>
      </w:divBdr>
    </w:div>
    <w:div w:id="867065425">
      <w:bodyDiv w:val="1"/>
      <w:marLeft w:val="0"/>
      <w:marRight w:val="0"/>
      <w:marTop w:val="0"/>
      <w:marBottom w:val="0"/>
      <w:divBdr>
        <w:top w:val="none" w:sz="0" w:space="0" w:color="auto"/>
        <w:left w:val="none" w:sz="0" w:space="0" w:color="auto"/>
        <w:bottom w:val="none" w:sz="0" w:space="0" w:color="auto"/>
        <w:right w:val="none" w:sz="0" w:space="0" w:color="auto"/>
      </w:divBdr>
    </w:div>
    <w:div w:id="868030075">
      <w:bodyDiv w:val="1"/>
      <w:marLeft w:val="0"/>
      <w:marRight w:val="0"/>
      <w:marTop w:val="0"/>
      <w:marBottom w:val="0"/>
      <w:divBdr>
        <w:top w:val="none" w:sz="0" w:space="0" w:color="auto"/>
        <w:left w:val="none" w:sz="0" w:space="0" w:color="auto"/>
        <w:bottom w:val="none" w:sz="0" w:space="0" w:color="auto"/>
        <w:right w:val="none" w:sz="0" w:space="0" w:color="auto"/>
      </w:divBdr>
      <w:divsChild>
        <w:div w:id="1835149865">
          <w:marLeft w:val="480"/>
          <w:marRight w:val="0"/>
          <w:marTop w:val="0"/>
          <w:marBottom w:val="0"/>
          <w:divBdr>
            <w:top w:val="none" w:sz="0" w:space="0" w:color="auto"/>
            <w:left w:val="none" w:sz="0" w:space="0" w:color="auto"/>
            <w:bottom w:val="none" w:sz="0" w:space="0" w:color="auto"/>
            <w:right w:val="none" w:sz="0" w:space="0" w:color="auto"/>
          </w:divBdr>
        </w:div>
        <w:div w:id="2019039956">
          <w:marLeft w:val="480"/>
          <w:marRight w:val="0"/>
          <w:marTop w:val="0"/>
          <w:marBottom w:val="0"/>
          <w:divBdr>
            <w:top w:val="none" w:sz="0" w:space="0" w:color="auto"/>
            <w:left w:val="none" w:sz="0" w:space="0" w:color="auto"/>
            <w:bottom w:val="none" w:sz="0" w:space="0" w:color="auto"/>
            <w:right w:val="none" w:sz="0" w:space="0" w:color="auto"/>
          </w:divBdr>
        </w:div>
        <w:div w:id="1440179458">
          <w:marLeft w:val="480"/>
          <w:marRight w:val="0"/>
          <w:marTop w:val="0"/>
          <w:marBottom w:val="0"/>
          <w:divBdr>
            <w:top w:val="none" w:sz="0" w:space="0" w:color="auto"/>
            <w:left w:val="none" w:sz="0" w:space="0" w:color="auto"/>
            <w:bottom w:val="none" w:sz="0" w:space="0" w:color="auto"/>
            <w:right w:val="none" w:sz="0" w:space="0" w:color="auto"/>
          </w:divBdr>
        </w:div>
        <w:div w:id="482280362">
          <w:marLeft w:val="480"/>
          <w:marRight w:val="0"/>
          <w:marTop w:val="0"/>
          <w:marBottom w:val="0"/>
          <w:divBdr>
            <w:top w:val="none" w:sz="0" w:space="0" w:color="auto"/>
            <w:left w:val="none" w:sz="0" w:space="0" w:color="auto"/>
            <w:bottom w:val="none" w:sz="0" w:space="0" w:color="auto"/>
            <w:right w:val="none" w:sz="0" w:space="0" w:color="auto"/>
          </w:divBdr>
        </w:div>
        <w:div w:id="372467291">
          <w:marLeft w:val="480"/>
          <w:marRight w:val="0"/>
          <w:marTop w:val="0"/>
          <w:marBottom w:val="0"/>
          <w:divBdr>
            <w:top w:val="none" w:sz="0" w:space="0" w:color="auto"/>
            <w:left w:val="none" w:sz="0" w:space="0" w:color="auto"/>
            <w:bottom w:val="none" w:sz="0" w:space="0" w:color="auto"/>
            <w:right w:val="none" w:sz="0" w:space="0" w:color="auto"/>
          </w:divBdr>
        </w:div>
        <w:div w:id="1588537876">
          <w:marLeft w:val="480"/>
          <w:marRight w:val="0"/>
          <w:marTop w:val="0"/>
          <w:marBottom w:val="0"/>
          <w:divBdr>
            <w:top w:val="none" w:sz="0" w:space="0" w:color="auto"/>
            <w:left w:val="none" w:sz="0" w:space="0" w:color="auto"/>
            <w:bottom w:val="none" w:sz="0" w:space="0" w:color="auto"/>
            <w:right w:val="none" w:sz="0" w:space="0" w:color="auto"/>
          </w:divBdr>
        </w:div>
        <w:div w:id="1304383563">
          <w:marLeft w:val="480"/>
          <w:marRight w:val="0"/>
          <w:marTop w:val="0"/>
          <w:marBottom w:val="0"/>
          <w:divBdr>
            <w:top w:val="none" w:sz="0" w:space="0" w:color="auto"/>
            <w:left w:val="none" w:sz="0" w:space="0" w:color="auto"/>
            <w:bottom w:val="none" w:sz="0" w:space="0" w:color="auto"/>
            <w:right w:val="none" w:sz="0" w:space="0" w:color="auto"/>
          </w:divBdr>
        </w:div>
        <w:div w:id="1928079635">
          <w:marLeft w:val="480"/>
          <w:marRight w:val="0"/>
          <w:marTop w:val="0"/>
          <w:marBottom w:val="0"/>
          <w:divBdr>
            <w:top w:val="none" w:sz="0" w:space="0" w:color="auto"/>
            <w:left w:val="none" w:sz="0" w:space="0" w:color="auto"/>
            <w:bottom w:val="none" w:sz="0" w:space="0" w:color="auto"/>
            <w:right w:val="none" w:sz="0" w:space="0" w:color="auto"/>
          </w:divBdr>
        </w:div>
        <w:div w:id="1166245789">
          <w:marLeft w:val="480"/>
          <w:marRight w:val="0"/>
          <w:marTop w:val="0"/>
          <w:marBottom w:val="0"/>
          <w:divBdr>
            <w:top w:val="none" w:sz="0" w:space="0" w:color="auto"/>
            <w:left w:val="none" w:sz="0" w:space="0" w:color="auto"/>
            <w:bottom w:val="none" w:sz="0" w:space="0" w:color="auto"/>
            <w:right w:val="none" w:sz="0" w:space="0" w:color="auto"/>
          </w:divBdr>
        </w:div>
        <w:div w:id="1251232450">
          <w:marLeft w:val="480"/>
          <w:marRight w:val="0"/>
          <w:marTop w:val="0"/>
          <w:marBottom w:val="0"/>
          <w:divBdr>
            <w:top w:val="none" w:sz="0" w:space="0" w:color="auto"/>
            <w:left w:val="none" w:sz="0" w:space="0" w:color="auto"/>
            <w:bottom w:val="none" w:sz="0" w:space="0" w:color="auto"/>
            <w:right w:val="none" w:sz="0" w:space="0" w:color="auto"/>
          </w:divBdr>
        </w:div>
        <w:div w:id="52432695">
          <w:marLeft w:val="480"/>
          <w:marRight w:val="0"/>
          <w:marTop w:val="0"/>
          <w:marBottom w:val="0"/>
          <w:divBdr>
            <w:top w:val="none" w:sz="0" w:space="0" w:color="auto"/>
            <w:left w:val="none" w:sz="0" w:space="0" w:color="auto"/>
            <w:bottom w:val="none" w:sz="0" w:space="0" w:color="auto"/>
            <w:right w:val="none" w:sz="0" w:space="0" w:color="auto"/>
          </w:divBdr>
        </w:div>
        <w:div w:id="782575221">
          <w:marLeft w:val="480"/>
          <w:marRight w:val="0"/>
          <w:marTop w:val="0"/>
          <w:marBottom w:val="0"/>
          <w:divBdr>
            <w:top w:val="none" w:sz="0" w:space="0" w:color="auto"/>
            <w:left w:val="none" w:sz="0" w:space="0" w:color="auto"/>
            <w:bottom w:val="none" w:sz="0" w:space="0" w:color="auto"/>
            <w:right w:val="none" w:sz="0" w:space="0" w:color="auto"/>
          </w:divBdr>
        </w:div>
        <w:div w:id="2069067424">
          <w:marLeft w:val="480"/>
          <w:marRight w:val="0"/>
          <w:marTop w:val="0"/>
          <w:marBottom w:val="0"/>
          <w:divBdr>
            <w:top w:val="none" w:sz="0" w:space="0" w:color="auto"/>
            <w:left w:val="none" w:sz="0" w:space="0" w:color="auto"/>
            <w:bottom w:val="none" w:sz="0" w:space="0" w:color="auto"/>
            <w:right w:val="none" w:sz="0" w:space="0" w:color="auto"/>
          </w:divBdr>
        </w:div>
        <w:div w:id="2048213489">
          <w:marLeft w:val="480"/>
          <w:marRight w:val="0"/>
          <w:marTop w:val="0"/>
          <w:marBottom w:val="0"/>
          <w:divBdr>
            <w:top w:val="none" w:sz="0" w:space="0" w:color="auto"/>
            <w:left w:val="none" w:sz="0" w:space="0" w:color="auto"/>
            <w:bottom w:val="none" w:sz="0" w:space="0" w:color="auto"/>
            <w:right w:val="none" w:sz="0" w:space="0" w:color="auto"/>
          </w:divBdr>
        </w:div>
        <w:div w:id="1710952923">
          <w:marLeft w:val="480"/>
          <w:marRight w:val="0"/>
          <w:marTop w:val="0"/>
          <w:marBottom w:val="0"/>
          <w:divBdr>
            <w:top w:val="none" w:sz="0" w:space="0" w:color="auto"/>
            <w:left w:val="none" w:sz="0" w:space="0" w:color="auto"/>
            <w:bottom w:val="none" w:sz="0" w:space="0" w:color="auto"/>
            <w:right w:val="none" w:sz="0" w:space="0" w:color="auto"/>
          </w:divBdr>
        </w:div>
        <w:div w:id="2053845009">
          <w:marLeft w:val="480"/>
          <w:marRight w:val="0"/>
          <w:marTop w:val="0"/>
          <w:marBottom w:val="0"/>
          <w:divBdr>
            <w:top w:val="none" w:sz="0" w:space="0" w:color="auto"/>
            <w:left w:val="none" w:sz="0" w:space="0" w:color="auto"/>
            <w:bottom w:val="none" w:sz="0" w:space="0" w:color="auto"/>
            <w:right w:val="none" w:sz="0" w:space="0" w:color="auto"/>
          </w:divBdr>
        </w:div>
        <w:div w:id="595284933">
          <w:marLeft w:val="480"/>
          <w:marRight w:val="0"/>
          <w:marTop w:val="0"/>
          <w:marBottom w:val="0"/>
          <w:divBdr>
            <w:top w:val="none" w:sz="0" w:space="0" w:color="auto"/>
            <w:left w:val="none" w:sz="0" w:space="0" w:color="auto"/>
            <w:bottom w:val="none" w:sz="0" w:space="0" w:color="auto"/>
            <w:right w:val="none" w:sz="0" w:space="0" w:color="auto"/>
          </w:divBdr>
        </w:div>
        <w:div w:id="1400440744">
          <w:marLeft w:val="480"/>
          <w:marRight w:val="0"/>
          <w:marTop w:val="0"/>
          <w:marBottom w:val="0"/>
          <w:divBdr>
            <w:top w:val="none" w:sz="0" w:space="0" w:color="auto"/>
            <w:left w:val="none" w:sz="0" w:space="0" w:color="auto"/>
            <w:bottom w:val="none" w:sz="0" w:space="0" w:color="auto"/>
            <w:right w:val="none" w:sz="0" w:space="0" w:color="auto"/>
          </w:divBdr>
        </w:div>
        <w:div w:id="984118054">
          <w:marLeft w:val="480"/>
          <w:marRight w:val="0"/>
          <w:marTop w:val="0"/>
          <w:marBottom w:val="0"/>
          <w:divBdr>
            <w:top w:val="none" w:sz="0" w:space="0" w:color="auto"/>
            <w:left w:val="none" w:sz="0" w:space="0" w:color="auto"/>
            <w:bottom w:val="none" w:sz="0" w:space="0" w:color="auto"/>
            <w:right w:val="none" w:sz="0" w:space="0" w:color="auto"/>
          </w:divBdr>
        </w:div>
        <w:div w:id="740951570">
          <w:marLeft w:val="480"/>
          <w:marRight w:val="0"/>
          <w:marTop w:val="0"/>
          <w:marBottom w:val="0"/>
          <w:divBdr>
            <w:top w:val="none" w:sz="0" w:space="0" w:color="auto"/>
            <w:left w:val="none" w:sz="0" w:space="0" w:color="auto"/>
            <w:bottom w:val="none" w:sz="0" w:space="0" w:color="auto"/>
            <w:right w:val="none" w:sz="0" w:space="0" w:color="auto"/>
          </w:divBdr>
        </w:div>
        <w:div w:id="1677919761">
          <w:marLeft w:val="480"/>
          <w:marRight w:val="0"/>
          <w:marTop w:val="0"/>
          <w:marBottom w:val="0"/>
          <w:divBdr>
            <w:top w:val="none" w:sz="0" w:space="0" w:color="auto"/>
            <w:left w:val="none" w:sz="0" w:space="0" w:color="auto"/>
            <w:bottom w:val="none" w:sz="0" w:space="0" w:color="auto"/>
            <w:right w:val="none" w:sz="0" w:space="0" w:color="auto"/>
          </w:divBdr>
        </w:div>
        <w:div w:id="1094743785">
          <w:marLeft w:val="480"/>
          <w:marRight w:val="0"/>
          <w:marTop w:val="0"/>
          <w:marBottom w:val="0"/>
          <w:divBdr>
            <w:top w:val="none" w:sz="0" w:space="0" w:color="auto"/>
            <w:left w:val="none" w:sz="0" w:space="0" w:color="auto"/>
            <w:bottom w:val="none" w:sz="0" w:space="0" w:color="auto"/>
            <w:right w:val="none" w:sz="0" w:space="0" w:color="auto"/>
          </w:divBdr>
        </w:div>
        <w:div w:id="2120366511">
          <w:marLeft w:val="480"/>
          <w:marRight w:val="0"/>
          <w:marTop w:val="0"/>
          <w:marBottom w:val="0"/>
          <w:divBdr>
            <w:top w:val="none" w:sz="0" w:space="0" w:color="auto"/>
            <w:left w:val="none" w:sz="0" w:space="0" w:color="auto"/>
            <w:bottom w:val="none" w:sz="0" w:space="0" w:color="auto"/>
            <w:right w:val="none" w:sz="0" w:space="0" w:color="auto"/>
          </w:divBdr>
        </w:div>
        <w:div w:id="2078432501">
          <w:marLeft w:val="480"/>
          <w:marRight w:val="0"/>
          <w:marTop w:val="0"/>
          <w:marBottom w:val="0"/>
          <w:divBdr>
            <w:top w:val="none" w:sz="0" w:space="0" w:color="auto"/>
            <w:left w:val="none" w:sz="0" w:space="0" w:color="auto"/>
            <w:bottom w:val="none" w:sz="0" w:space="0" w:color="auto"/>
            <w:right w:val="none" w:sz="0" w:space="0" w:color="auto"/>
          </w:divBdr>
        </w:div>
        <w:div w:id="905071131">
          <w:marLeft w:val="480"/>
          <w:marRight w:val="0"/>
          <w:marTop w:val="0"/>
          <w:marBottom w:val="0"/>
          <w:divBdr>
            <w:top w:val="none" w:sz="0" w:space="0" w:color="auto"/>
            <w:left w:val="none" w:sz="0" w:space="0" w:color="auto"/>
            <w:bottom w:val="none" w:sz="0" w:space="0" w:color="auto"/>
            <w:right w:val="none" w:sz="0" w:space="0" w:color="auto"/>
          </w:divBdr>
        </w:div>
        <w:div w:id="73476022">
          <w:marLeft w:val="480"/>
          <w:marRight w:val="0"/>
          <w:marTop w:val="0"/>
          <w:marBottom w:val="0"/>
          <w:divBdr>
            <w:top w:val="none" w:sz="0" w:space="0" w:color="auto"/>
            <w:left w:val="none" w:sz="0" w:space="0" w:color="auto"/>
            <w:bottom w:val="none" w:sz="0" w:space="0" w:color="auto"/>
            <w:right w:val="none" w:sz="0" w:space="0" w:color="auto"/>
          </w:divBdr>
        </w:div>
        <w:div w:id="1956213349">
          <w:marLeft w:val="480"/>
          <w:marRight w:val="0"/>
          <w:marTop w:val="0"/>
          <w:marBottom w:val="0"/>
          <w:divBdr>
            <w:top w:val="none" w:sz="0" w:space="0" w:color="auto"/>
            <w:left w:val="none" w:sz="0" w:space="0" w:color="auto"/>
            <w:bottom w:val="none" w:sz="0" w:space="0" w:color="auto"/>
            <w:right w:val="none" w:sz="0" w:space="0" w:color="auto"/>
          </w:divBdr>
        </w:div>
        <w:div w:id="1072121396">
          <w:marLeft w:val="480"/>
          <w:marRight w:val="0"/>
          <w:marTop w:val="0"/>
          <w:marBottom w:val="0"/>
          <w:divBdr>
            <w:top w:val="none" w:sz="0" w:space="0" w:color="auto"/>
            <w:left w:val="none" w:sz="0" w:space="0" w:color="auto"/>
            <w:bottom w:val="none" w:sz="0" w:space="0" w:color="auto"/>
            <w:right w:val="none" w:sz="0" w:space="0" w:color="auto"/>
          </w:divBdr>
        </w:div>
        <w:div w:id="1686244618">
          <w:marLeft w:val="480"/>
          <w:marRight w:val="0"/>
          <w:marTop w:val="0"/>
          <w:marBottom w:val="0"/>
          <w:divBdr>
            <w:top w:val="none" w:sz="0" w:space="0" w:color="auto"/>
            <w:left w:val="none" w:sz="0" w:space="0" w:color="auto"/>
            <w:bottom w:val="none" w:sz="0" w:space="0" w:color="auto"/>
            <w:right w:val="none" w:sz="0" w:space="0" w:color="auto"/>
          </w:divBdr>
        </w:div>
        <w:div w:id="907031672">
          <w:marLeft w:val="480"/>
          <w:marRight w:val="0"/>
          <w:marTop w:val="0"/>
          <w:marBottom w:val="0"/>
          <w:divBdr>
            <w:top w:val="none" w:sz="0" w:space="0" w:color="auto"/>
            <w:left w:val="none" w:sz="0" w:space="0" w:color="auto"/>
            <w:bottom w:val="none" w:sz="0" w:space="0" w:color="auto"/>
            <w:right w:val="none" w:sz="0" w:space="0" w:color="auto"/>
          </w:divBdr>
        </w:div>
        <w:div w:id="1889147847">
          <w:marLeft w:val="480"/>
          <w:marRight w:val="0"/>
          <w:marTop w:val="0"/>
          <w:marBottom w:val="0"/>
          <w:divBdr>
            <w:top w:val="none" w:sz="0" w:space="0" w:color="auto"/>
            <w:left w:val="none" w:sz="0" w:space="0" w:color="auto"/>
            <w:bottom w:val="none" w:sz="0" w:space="0" w:color="auto"/>
            <w:right w:val="none" w:sz="0" w:space="0" w:color="auto"/>
          </w:divBdr>
        </w:div>
        <w:div w:id="1036347586">
          <w:marLeft w:val="480"/>
          <w:marRight w:val="0"/>
          <w:marTop w:val="0"/>
          <w:marBottom w:val="0"/>
          <w:divBdr>
            <w:top w:val="none" w:sz="0" w:space="0" w:color="auto"/>
            <w:left w:val="none" w:sz="0" w:space="0" w:color="auto"/>
            <w:bottom w:val="none" w:sz="0" w:space="0" w:color="auto"/>
            <w:right w:val="none" w:sz="0" w:space="0" w:color="auto"/>
          </w:divBdr>
        </w:div>
        <w:div w:id="128986556">
          <w:marLeft w:val="480"/>
          <w:marRight w:val="0"/>
          <w:marTop w:val="0"/>
          <w:marBottom w:val="0"/>
          <w:divBdr>
            <w:top w:val="none" w:sz="0" w:space="0" w:color="auto"/>
            <w:left w:val="none" w:sz="0" w:space="0" w:color="auto"/>
            <w:bottom w:val="none" w:sz="0" w:space="0" w:color="auto"/>
            <w:right w:val="none" w:sz="0" w:space="0" w:color="auto"/>
          </w:divBdr>
        </w:div>
        <w:div w:id="331880814">
          <w:marLeft w:val="480"/>
          <w:marRight w:val="0"/>
          <w:marTop w:val="0"/>
          <w:marBottom w:val="0"/>
          <w:divBdr>
            <w:top w:val="none" w:sz="0" w:space="0" w:color="auto"/>
            <w:left w:val="none" w:sz="0" w:space="0" w:color="auto"/>
            <w:bottom w:val="none" w:sz="0" w:space="0" w:color="auto"/>
            <w:right w:val="none" w:sz="0" w:space="0" w:color="auto"/>
          </w:divBdr>
        </w:div>
        <w:div w:id="421492542">
          <w:marLeft w:val="480"/>
          <w:marRight w:val="0"/>
          <w:marTop w:val="0"/>
          <w:marBottom w:val="0"/>
          <w:divBdr>
            <w:top w:val="none" w:sz="0" w:space="0" w:color="auto"/>
            <w:left w:val="none" w:sz="0" w:space="0" w:color="auto"/>
            <w:bottom w:val="none" w:sz="0" w:space="0" w:color="auto"/>
            <w:right w:val="none" w:sz="0" w:space="0" w:color="auto"/>
          </w:divBdr>
        </w:div>
      </w:divsChild>
    </w:div>
    <w:div w:id="880752186">
      <w:bodyDiv w:val="1"/>
      <w:marLeft w:val="0"/>
      <w:marRight w:val="0"/>
      <w:marTop w:val="0"/>
      <w:marBottom w:val="0"/>
      <w:divBdr>
        <w:top w:val="none" w:sz="0" w:space="0" w:color="auto"/>
        <w:left w:val="none" w:sz="0" w:space="0" w:color="auto"/>
        <w:bottom w:val="none" w:sz="0" w:space="0" w:color="auto"/>
        <w:right w:val="none" w:sz="0" w:space="0" w:color="auto"/>
      </w:divBdr>
    </w:div>
    <w:div w:id="892541578">
      <w:bodyDiv w:val="1"/>
      <w:marLeft w:val="0"/>
      <w:marRight w:val="0"/>
      <w:marTop w:val="0"/>
      <w:marBottom w:val="0"/>
      <w:divBdr>
        <w:top w:val="none" w:sz="0" w:space="0" w:color="auto"/>
        <w:left w:val="none" w:sz="0" w:space="0" w:color="auto"/>
        <w:bottom w:val="none" w:sz="0" w:space="0" w:color="auto"/>
        <w:right w:val="none" w:sz="0" w:space="0" w:color="auto"/>
      </w:divBdr>
    </w:div>
    <w:div w:id="899287983">
      <w:bodyDiv w:val="1"/>
      <w:marLeft w:val="0"/>
      <w:marRight w:val="0"/>
      <w:marTop w:val="0"/>
      <w:marBottom w:val="0"/>
      <w:divBdr>
        <w:top w:val="none" w:sz="0" w:space="0" w:color="auto"/>
        <w:left w:val="none" w:sz="0" w:space="0" w:color="auto"/>
        <w:bottom w:val="none" w:sz="0" w:space="0" w:color="auto"/>
        <w:right w:val="none" w:sz="0" w:space="0" w:color="auto"/>
      </w:divBdr>
    </w:div>
    <w:div w:id="899832001">
      <w:bodyDiv w:val="1"/>
      <w:marLeft w:val="0"/>
      <w:marRight w:val="0"/>
      <w:marTop w:val="0"/>
      <w:marBottom w:val="0"/>
      <w:divBdr>
        <w:top w:val="none" w:sz="0" w:space="0" w:color="auto"/>
        <w:left w:val="none" w:sz="0" w:space="0" w:color="auto"/>
        <w:bottom w:val="none" w:sz="0" w:space="0" w:color="auto"/>
        <w:right w:val="none" w:sz="0" w:space="0" w:color="auto"/>
      </w:divBdr>
    </w:div>
    <w:div w:id="900677925">
      <w:bodyDiv w:val="1"/>
      <w:marLeft w:val="0"/>
      <w:marRight w:val="0"/>
      <w:marTop w:val="0"/>
      <w:marBottom w:val="0"/>
      <w:divBdr>
        <w:top w:val="none" w:sz="0" w:space="0" w:color="auto"/>
        <w:left w:val="none" w:sz="0" w:space="0" w:color="auto"/>
        <w:bottom w:val="none" w:sz="0" w:space="0" w:color="auto"/>
        <w:right w:val="none" w:sz="0" w:space="0" w:color="auto"/>
      </w:divBdr>
    </w:div>
    <w:div w:id="903179060">
      <w:bodyDiv w:val="1"/>
      <w:marLeft w:val="0"/>
      <w:marRight w:val="0"/>
      <w:marTop w:val="0"/>
      <w:marBottom w:val="0"/>
      <w:divBdr>
        <w:top w:val="none" w:sz="0" w:space="0" w:color="auto"/>
        <w:left w:val="none" w:sz="0" w:space="0" w:color="auto"/>
        <w:bottom w:val="none" w:sz="0" w:space="0" w:color="auto"/>
        <w:right w:val="none" w:sz="0" w:space="0" w:color="auto"/>
      </w:divBdr>
    </w:div>
    <w:div w:id="910119605">
      <w:bodyDiv w:val="1"/>
      <w:marLeft w:val="0"/>
      <w:marRight w:val="0"/>
      <w:marTop w:val="0"/>
      <w:marBottom w:val="0"/>
      <w:divBdr>
        <w:top w:val="none" w:sz="0" w:space="0" w:color="auto"/>
        <w:left w:val="none" w:sz="0" w:space="0" w:color="auto"/>
        <w:bottom w:val="none" w:sz="0" w:space="0" w:color="auto"/>
        <w:right w:val="none" w:sz="0" w:space="0" w:color="auto"/>
      </w:divBdr>
    </w:div>
    <w:div w:id="910889385">
      <w:bodyDiv w:val="1"/>
      <w:marLeft w:val="0"/>
      <w:marRight w:val="0"/>
      <w:marTop w:val="0"/>
      <w:marBottom w:val="0"/>
      <w:divBdr>
        <w:top w:val="none" w:sz="0" w:space="0" w:color="auto"/>
        <w:left w:val="none" w:sz="0" w:space="0" w:color="auto"/>
        <w:bottom w:val="none" w:sz="0" w:space="0" w:color="auto"/>
        <w:right w:val="none" w:sz="0" w:space="0" w:color="auto"/>
      </w:divBdr>
    </w:div>
    <w:div w:id="939605835">
      <w:bodyDiv w:val="1"/>
      <w:marLeft w:val="0"/>
      <w:marRight w:val="0"/>
      <w:marTop w:val="0"/>
      <w:marBottom w:val="0"/>
      <w:divBdr>
        <w:top w:val="none" w:sz="0" w:space="0" w:color="auto"/>
        <w:left w:val="none" w:sz="0" w:space="0" w:color="auto"/>
        <w:bottom w:val="none" w:sz="0" w:space="0" w:color="auto"/>
        <w:right w:val="none" w:sz="0" w:space="0" w:color="auto"/>
      </w:divBdr>
    </w:div>
    <w:div w:id="945114842">
      <w:bodyDiv w:val="1"/>
      <w:marLeft w:val="0"/>
      <w:marRight w:val="0"/>
      <w:marTop w:val="0"/>
      <w:marBottom w:val="0"/>
      <w:divBdr>
        <w:top w:val="none" w:sz="0" w:space="0" w:color="auto"/>
        <w:left w:val="none" w:sz="0" w:space="0" w:color="auto"/>
        <w:bottom w:val="none" w:sz="0" w:space="0" w:color="auto"/>
        <w:right w:val="none" w:sz="0" w:space="0" w:color="auto"/>
      </w:divBdr>
    </w:div>
    <w:div w:id="947926655">
      <w:bodyDiv w:val="1"/>
      <w:marLeft w:val="0"/>
      <w:marRight w:val="0"/>
      <w:marTop w:val="0"/>
      <w:marBottom w:val="0"/>
      <w:divBdr>
        <w:top w:val="none" w:sz="0" w:space="0" w:color="auto"/>
        <w:left w:val="none" w:sz="0" w:space="0" w:color="auto"/>
        <w:bottom w:val="none" w:sz="0" w:space="0" w:color="auto"/>
        <w:right w:val="none" w:sz="0" w:space="0" w:color="auto"/>
      </w:divBdr>
    </w:div>
    <w:div w:id="952857882">
      <w:bodyDiv w:val="1"/>
      <w:marLeft w:val="0"/>
      <w:marRight w:val="0"/>
      <w:marTop w:val="0"/>
      <w:marBottom w:val="0"/>
      <w:divBdr>
        <w:top w:val="none" w:sz="0" w:space="0" w:color="auto"/>
        <w:left w:val="none" w:sz="0" w:space="0" w:color="auto"/>
        <w:bottom w:val="none" w:sz="0" w:space="0" w:color="auto"/>
        <w:right w:val="none" w:sz="0" w:space="0" w:color="auto"/>
      </w:divBdr>
    </w:div>
    <w:div w:id="957836887">
      <w:bodyDiv w:val="1"/>
      <w:marLeft w:val="0"/>
      <w:marRight w:val="0"/>
      <w:marTop w:val="0"/>
      <w:marBottom w:val="0"/>
      <w:divBdr>
        <w:top w:val="none" w:sz="0" w:space="0" w:color="auto"/>
        <w:left w:val="none" w:sz="0" w:space="0" w:color="auto"/>
        <w:bottom w:val="none" w:sz="0" w:space="0" w:color="auto"/>
        <w:right w:val="none" w:sz="0" w:space="0" w:color="auto"/>
      </w:divBdr>
      <w:divsChild>
        <w:div w:id="1916469753">
          <w:marLeft w:val="480"/>
          <w:marRight w:val="0"/>
          <w:marTop w:val="0"/>
          <w:marBottom w:val="0"/>
          <w:divBdr>
            <w:top w:val="none" w:sz="0" w:space="0" w:color="auto"/>
            <w:left w:val="none" w:sz="0" w:space="0" w:color="auto"/>
            <w:bottom w:val="none" w:sz="0" w:space="0" w:color="auto"/>
            <w:right w:val="none" w:sz="0" w:space="0" w:color="auto"/>
          </w:divBdr>
        </w:div>
        <w:div w:id="825779624">
          <w:marLeft w:val="480"/>
          <w:marRight w:val="0"/>
          <w:marTop w:val="0"/>
          <w:marBottom w:val="0"/>
          <w:divBdr>
            <w:top w:val="none" w:sz="0" w:space="0" w:color="auto"/>
            <w:left w:val="none" w:sz="0" w:space="0" w:color="auto"/>
            <w:bottom w:val="none" w:sz="0" w:space="0" w:color="auto"/>
            <w:right w:val="none" w:sz="0" w:space="0" w:color="auto"/>
          </w:divBdr>
        </w:div>
        <w:div w:id="115872967">
          <w:marLeft w:val="480"/>
          <w:marRight w:val="0"/>
          <w:marTop w:val="0"/>
          <w:marBottom w:val="0"/>
          <w:divBdr>
            <w:top w:val="none" w:sz="0" w:space="0" w:color="auto"/>
            <w:left w:val="none" w:sz="0" w:space="0" w:color="auto"/>
            <w:bottom w:val="none" w:sz="0" w:space="0" w:color="auto"/>
            <w:right w:val="none" w:sz="0" w:space="0" w:color="auto"/>
          </w:divBdr>
        </w:div>
        <w:div w:id="734820081">
          <w:marLeft w:val="480"/>
          <w:marRight w:val="0"/>
          <w:marTop w:val="0"/>
          <w:marBottom w:val="0"/>
          <w:divBdr>
            <w:top w:val="none" w:sz="0" w:space="0" w:color="auto"/>
            <w:left w:val="none" w:sz="0" w:space="0" w:color="auto"/>
            <w:bottom w:val="none" w:sz="0" w:space="0" w:color="auto"/>
            <w:right w:val="none" w:sz="0" w:space="0" w:color="auto"/>
          </w:divBdr>
        </w:div>
        <w:div w:id="524906495">
          <w:marLeft w:val="480"/>
          <w:marRight w:val="0"/>
          <w:marTop w:val="0"/>
          <w:marBottom w:val="0"/>
          <w:divBdr>
            <w:top w:val="none" w:sz="0" w:space="0" w:color="auto"/>
            <w:left w:val="none" w:sz="0" w:space="0" w:color="auto"/>
            <w:bottom w:val="none" w:sz="0" w:space="0" w:color="auto"/>
            <w:right w:val="none" w:sz="0" w:space="0" w:color="auto"/>
          </w:divBdr>
        </w:div>
        <w:div w:id="999307985">
          <w:marLeft w:val="480"/>
          <w:marRight w:val="0"/>
          <w:marTop w:val="0"/>
          <w:marBottom w:val="0"/>
          <w:divBdr>
            <w:top w:val="none" w:sz="0" w:space="0" w:color="auto"/>
            <w:left w:val="none" w:sz="0" w:space="0" w:color="auto"/>
            <w:bottom w:val="none" w:sz="0" w:space="0" w:color="auto"/>
            <w:right w:val="none" w:sz="0" w:space="0" w:color="auto"/>
          </w:divBdr>
        </w:div>
        <w:div w:id="1976766">
          <w:marLeft w:val="480"/>
          <w:marRight w:val="0"/>
          <w:marTop w:val="0"/>
          <w:marBottom w:val="0"/>
          <w:divBdr>
            <w:top w:val="none" w:sz="0" w:space="0" w:color="auto"/>
            <w:left w:val="none" w:sz="0" w:space="0" w:color="auto"/>
            <w:bottom w:val="none" w:sz="0" w:space="0" w:color="auto"/>
            <w:right w:val="none" w:sz="0" w:space="0" w:color="auto"/>
          </w:divBdr>
        </w:div>
        <w:div w:id="1733113083">
          <w:marLeft w:val="480"/>
          <w:marRight w:val="0"/>
          <w:marTop w:val="0"/>
          <w:marBottom w:val="0"/>
          <w:divBdr>
            <w:top w:val="none" w:sz="0" w:space="0" w:color="auto"/>
            <w:left w:val="none" w:sz="0" w:space="0" w:color="auto"/>
            <w:bottom w:val="none" w:sz="0" w:space="0" w:color="auto"/>
            <w:right w:val="none" w:sz="0" w:space="0" w:color="auto"/>
          </w:divBdr>
        </w:div>
        <w:div w:id="254873199">
          <w:marLeft w:val="480"/>
          <w:marRight w:val="0"/>
          <w:marTop w:val="0"/>
          <w:marBottom w:val="0"/>
          <w:divBdr>
            <w:top w:val="none" w:sz="0" w:space="0" w:color="auto"/>
            <w:left w:val="none" w:sz="0" w:space="0" w:color="auto"/>
            <w:bottom w:val="none" w:sz="0" w:space="0" w:color="auto"/>
            <w:right w:val="none" w:sz="0" w:space="0" w:color="auto"/>
          </w:divBdr>
        </w:div>
        <w:div w:id="1405419617">
          <w:marLeft w:val="480"/>
          <w:marRight w:val="0"/>
          <w:marTop w:val="0"/>
          <w:marBottom w:val="0"/>
          <w:divBdr>
            <w:top w:val="none" w:sz="0" w:space="0" w:color="auto"/>
            <w:left w:val="none" w:sz="0" w:space="0" w:color="auto"/>
            <w:bottom w:val="none" w:sz="0" w:space="0" w:color="auto"/>
            <w:right w:val="none" w:sz="0" w:space="0" w:color="auto"/>
          </w:divBdr>
        </w:div>
        <w:div w:id="356932122">
          <w:marLeft w:val="480"/>
          <w:marRight w:val="0"/>
          <w:marTop w:val="0"/>
          <w:marBottom w:val="0"/>
          <w:divBdr>
            <w:top w:val="none" w:sz="0" w:space="0" w:color="auto"/>
            <w:left w:val="none" w:sz="0" w:space="0" w:color="auto"/>
            <w:bottom w:val="none" w:sz="0" w:space="0" w:color="auto"/>
            <w:right w:val="none" w:sz="0" w:space="0" w:color="auto"/>
          </w:divBdr>
        </w:div>
        <w:div w:id="1166476507">
          <w:marLeft w:val="480"/>
          <w:marRight w:val="0"/>
          <w:marTop w:val="0"/>
          <w:marBottom w:val="0"/>
          <w:divBdr>
            <w:top w:val="none" w:sz="0" w:space="0" w:color="auto"/>
            <w:left w:val="none" w:sz="0" w:space="0" w:color="auto"/>
            <w:bottom w:val="none" w:sz="0" w:space="0" w:color="auto"/>
            <w:right w:val="none" w:sz="0" w:space="0" w:color="auto"/>
          </w:divBdr>
        </w:div>
        <w:div w:id="1544244499">
          <w:marLeft w:val="480"/>
          <w:marRight w:val="0"/>
          <w:marTop w:val="0"/>
          <w:marBottom w:val="0"/>
          <w:divBdr>
            <w:top w:val="none" w:sz="0" w:space="0" w:color="auto"/>
            <w:left w:val="none" w:sz="0" w:space="0" w:color="auto"/>
            <w:bottom w:val="none" w:sz="0" w:space="0" w:color="auto"/>
            <w:right w:val="none" w:sz="0" w:space="0" w:color="auto"/>
          </w:divBdr>
        </w:div>
        <w:div w:id="2059819376">
          <w:marLeft w:val="480"/>
          <w:marRight w:val="0"/>
          <w:marTop w:val="0"/>
          <w:marBottom w:val="0"/>
          <w:divBdr>
            <w:top w:val="none" w:sz="0" w:space="0" w:color="auto"/>
            <w:left w:val="none" w:sz="0" w:space="0" w:color="auto"/>
            <w:bottom w:val="none" w:sz="0" w:space="0" w:color="auto"/>
            <w:right w:val="none" w:sz="0" w:space="0" w:color="auto"/>
          </w:divBdr>
        </w:div>
        <w:div w:id="1203787888">
          <w:marLeft w:val="480"/>
          <w:marRight w:val="0"/>
          <w:marTop w:val="0"/>
          <w:marBottom w:val="0"/>
          <w:divBdr>
            <w:top w:val="none" w:sz="0" w:space="0" w:color="auto"/>
            <w:left w:val="none" w:sz="0" w:space="0" w:color="auto"/>
            <w:bottom w:val="none" w:sz="0" w:space="0" w:color="auto"/>
            <w:right w:val="none" w:sz="0" w:space="0" w:color="auto"/>
          </w:divBdr>
        </w:div>
        <w:div w:id="1928149235">
          <w:marLeft w:val="480"/>
          <w:marRight w:val="0"/>
          <w:marTop w:val="0"/>
          <w:marBottom w:val="0"/>
          <w:divBdr>
            <w:top w:val="none" w:sz="0" w:space="0" w:color="auto"/>
            <w:left w:val="none" w:sz="0" w:space="0" w:color="auto"/>
            <w:bottom w:val="none" w:sz="0" w:space="0" w:color="auto"/>
            <w:right w:val="none" w:sz="0" w:space="0" w:color="auto"/>
          </w:divBdr>
        </w:div>
        <w:div w:id="1375277521">
          <w:marLeft w:val="480"/>
          <w:marRight w:val="0"/>
          <w:marTop w:val="0"/>
          <w:marBottom w:val="0"/>
          <w:divBdr>
            <w:top w:val="none" w:sz="0" w:space="0" w:color="auto"/>
            <w:left w:val="none" w:sz="0" w:space="0" w:color="auto"/>
            <w:bottom w:val="none" w:sz="0" w:space="0" w:color="auto"/>
            <w:right w:val="none" w:sz="0" w:space="0" w:color="auto"/>
          </w:divBdr>
        </w:div>
        <w:div w:id="437678641">
          <w:marLeft w:val="480"/>
          <w:marRight w:val="0"/>
          <w:marTop w:val="0"/>
          <w:marBottom w:val="0"/>
          <w:divBdr>
            <w:top w:val="none" w:sz="0" w:space="0" w:color="auto"/>
            <w:left w:val="none" w:sz="0" w:space="0" w:color="auto"/>
            <w:bottom w:val="none" w:sz="0" w:space="0" w:color="auto"/>
            <w:right w:val="none" w:sz="0" w:space="0" w:color="auto"/>
          </w:divBdr>
        </w:div>
        <w:div w:id="1817382284">
          <w:marLeft w:val="480"/>
          <w:marRight w:val="0"/>
          <w:marTop w:val="0"/>
          <w:marBottom w:val="0"/>
          <w:divBdr>
            <w:top w:val="none" w:sz="0" w:space="0" w:color="auto"/>
            <w:left w:val="none" w:sz="0" w:space="0" w:color="auto"/>
            <w:bottom w:val="none" w:sz="0" w:space="0" w:color="auto"/>
            <w:right w:val="none" w:sz="0" w:space="0" w:color="auto"/>
          </w:divBdr>
        </w:div>
        <w:div w:id="1182890844">
          <w:marLeft w:val="480"/>
          <w:marRight w:val="0"/>
          <w:marTop w:val="0"/>
          <w:marBottom w:val="0"/>
          <w:divBdr>
            <w:top w:val="none" w:sz="0" w:space="0" w:color="auto"/>
            <w:left w:val="none" w:sz="0" w:space="0" w:color="auto"/>
            <w:bottom w:val="none" w:sz="0" w:space="0" w:color="auto"/>
            <w:right w:val="none" w:sz="0" w:space="0" w:color="auto"/>
          </w:divBdr>
        </w:div>
        <w:div w:id="732118580">
          <w:marLeft w:val="480"/>
          <w:marRight w:val="0"/>
          <w:marTop w:val="0"/>
          <w:marBottom w:val="0"/>
          <w:divBdr>
            <w:top w:val="none" w:sz="0" w:space="0" w:color="auto"/>
            <w:left w:val="none" w:sz="0" w:space="0" w:color="auto"/>
            <w:bottom w:val="none" w:sz="0" w:space="0" w:color="auto"/>
            <w:right w:val="none" w:sz="0" w:space="0" w:color="auto"/>
          </w:divBdr>
        </w:div>
        <w:div w:id="2019499996">
          <w:marLeft w:val="480"/>
          <w:marRight w:val="0"/>
          <w:marTop w:val="0"/>
          <w:marBottom w:val="0"/>
          <w:divBdr>
            <w:top w:val="none" w:sz="0" w:space="0" w:color="auto"/>
            <w:left w:val="none" w:sz="0" w:space="0" w:color="auto"/>
            <w:bottom w:val="none" w:sz="0" w:space="0" w:color="auto"/>
            <w:right w:val="none" w:sz="0" w:space="0" w:color="auto"/>
          </w:divBdr>
        </w:div>
        <w:div w:id="1569684193">
          <w:marLeft w:val="480"/>
          <w:marRight w:val="0"/>
          <w:marTop w:val="0"/>
          <w:marBottom w:val="0"/>
          <w:divBdr>
            <w:top w:val="none" w:sz="0" w:space="0" w:color="auto"/>
            <w:left w:val="none" w:sz="0" w:space="0" w:color="auto"/>
            <w:bottom w:val="none" w:sz="0" w:space="0" w:color="auto"/>
            <w:right w:val="none" w:sz="0" w:space="0" w:color="auto"/>
          </w:divBdr>
        </w:div>
        <w:div w:id="868681828">
          <w:marLeft w:val="480"/>
          <w:marRight w:val="0"/>
          <w:marTop w:val="0"/>
          <w:marBottom w:val="0"/>
          <w:divBdr>
            <w:top w:val="none" w:sz="0" w:space="0" w:color="auto"/>
            <w:left w:val="none" w:sz="0" w:space="0" w:color="auto"/>
            <w:bottom w:val="none" w:sz="0" w:space="0" w:color="auto"/>
            <w:right w:val="none" w:sz="0" w:space="0" w:color="auto"/>
          </w:divBdr>
        </w:div>
        <w:div w:id="1697585566">
          <w:marLeft w:val="480"/>
          <w:marRight w:val="0"/>
          <w:marTop w:val="0"/>
          <w:marBottom w:val="0"/>
          <w:divBdr>
            <w:top w:val="none" w:sz="0" w:space="0" w:color="auto"/>
            <w:left w:val="none" w:sz="0" w:space="0" w:color="auto"/>
            <w:bottom w:val="none" w:sz="0" w:space="0" w:color="auto"/>
            <w:right w:val="none" w:sz="0" w:space="0" w:color="auto"/>
          </w:divBdr>
        </w:div>
        <w:div w:id="1259484357">
          <w:marLeft w:val="480"/>
          <w:marRight w:val="0"/>
          <w:marTop w:val="0"/>
          <w:marBottom w:val="0"/>
          <w:divBdr>
            <w:top w:val="none" w:sz="0" w:space="0" w:color="auto"/>
            <w:left w:val="none" w:sz="0" w:space="0" w:color="auto"/>
            <w:bottom w:val="none" w:sz="0" w:space="0" w:color="auto"/>
            <w:right w:val="none" w:sz="0" w:space="0" w:color="auto"/>
          </w:divBdr>
        </w:div>
        <w:div w:id="2056350202">
          <w:marLeft w:val="480"/>
          <w:marRight w:val="0"/>
          <w:marTop w:val="0"/>
          <w:marBottom w:val="0"/>
          <w:divBdr>
            <w:top w:val="none" w:sz="0" w:space="0" w:color="auto"/>
            <w:left w:val="none" w:sz="0" w:space="0" w:color="auto"/>
            <w:bottom w:val="none" w:sz="0" w:space="0" w:color="auto"/>
            <w:right w:val="none" w:sz="0" w:space="0" w:color="auto"/>
          </w:divBdr>
        </w:div>
        <w:div w:id="1237934307">
          <w:marLeft w:val="480"/>
          <w:marRight w:val="0"/>
          <w:marTop w:val="0"/>
          <w:marBottom w:val="0"/>
          <w:divBdr>
            <w:top w:val="none" w:sz="0" w:space="0" w:color="auto"/>
            <w:left w:val="none" w:sz="0" w:space="0" w:color="auto"/>
            <w:bottom w:val="none" w:sz="0" w:space="0" w:color="auto"/>
            <w:right w:val="none" w:sz="0" w:space="0" w:color="auto"/>
          </w:divBdr>
        </w:div>
        <w:div w:id="199167563">
          <w:marLeft w:val="480"/>
          <w:marRight w:val="0"/>
          <w:marTop w:val="0"/>
          <w:marBottom w:val="0"/>
          <w:divBdr>
            <w:top w:val="none" w:sz="0" w:space="0" w:color="auto"/>
            <w:left w:val="none" w:sz="0" w:space="0" w:color="auto"/>
            <w:bottom w:val="none" w:sz="0" w:space="0" w:color="auto"/>
            <w:right w:val="none" w:sz="0" w:space="0" w:color="auto"/>
          </w:divBdr>
        </w:div>
        <w:div w:id="1286934342">
          <w:marLeft w:val="480"/>
          <w:marRight w:val="0"/>
          <w:marTop w:val="0"/>
          <w:marBottom w:val="0"/>
          <w:divBdr>
            <w:top w:val="none" w:sz="0" w:space="0" w:color="auto"/>
            <w:left w:val="none" w:sz="0" w:space="0" w:color="auto"/>
            <w:bottom w:val="none" w:sz="0" w:space="0" w:color="auto"/>
            <w:right w:val="none" w:sz="0" w:space="0" w:color="auto"/>
          </w:divBdr>
        </w:div>
        <w:div w:id="132138809">
          <w:marLeft w:val="480"/>
          <w:marRight w:val="0"/>
          <w:marTop w:val="0"/>
          <w:marBottom w:val="0"/>
          <w:divBdr>
            <w:top w:val="none" w:sz="0" w:space="0" w:color="auto"/>
            <w:left w:val="none" w:sz="0" w:space="0" w:color="auto"/>
            <w:bottom w:val="none" w:sz="0" w:space="0" w:color="auto"/>
            <w:right w:val="none" w:sz="0" w:space="0" w:color="auto"/>
          </w:divBdr>
        </w:div>
        <w:div w:id="1728144899">
          <w:marLeft w:val="480"/>
          <w:marRight w:val="0"/>
          <w:marTop w:val="0"/>
          <w:marBottom w:val="0"/>
          <w:divBdr>
            <w:top w:val="none" w:sz="0" w:space="0" w:color="auto"/>
            <w:left w:val="none" w:sz="0" w:space="0" w:color="auto"/>
            <w:bottom w:val="none" w:sz="0" w:space="0" w:color="auto"/>
            <w:right w:val="none" w:sz="0" w:space="0" w:color="auto"/>
          </w:divBdr>
        </w:div>
        <w:div w:id="685667757">
          <w:marLeft w:val="480"/>
          <w:marRight w:val="0"/>
          <w:marTop w:val="0"/>
          <w:marBottom w:val="0"/>
          <w:divBdr>
            <w:top w:val="none" w:sz="0" w:space="0" w:color="auto"/>
            <w:left w:val="none" w:sz="0" w:space="0" w:color="auto"/>
            <w:bottom w:val="none" w:sz="0" w:space="0" w:color="auto"/>
            <w:right w:val="none" w:sz="0" w:space="0" w:color="auto"/>
          </w:divBdr>
        </w:div>
        <w:div w:id="111487106">
          <w:marLeft w:val="480"/>
          <w:marRight w:val="0"/>
          <w:marTop w:val="0"/>
          <w:marBottom w:val="0"/>
          <w:divBdr>
            <w:top w:val="none" w:sz="0" w:space="0" w:color="auto"/>
            <w:left w:val="none" w:sz="0" w:space="0" w:color="auto"/>
            <w:bottom w:val="none" w:sz="0" w:space="0" w:color="auto"/>
            <w:right w:val="none" w:sz="0" w:space="0" w:color="auto"/>
          </w:divBdr>
        </w:div>
        <w:div w:id="395056539">
          <w:marLeft w:val="480"/>
          <w:marRight w:val="0"/>
          <w:marTop w:val="0"/>
          <w:marBottom w:val="0"/>
          <w:divBdr>
            <w:top w:val="none" w:sz="0" w:space="0" w:color="auto"/>
            <w:left w:val="none" w:sz="0" w:space="0" w:color="auto"/>
            <w:bottom w:val="none" w:sz="0" w:space="0" w:color="auto"/>
            <w:right w:val="none" w:sz="0" w:space="0" w:color="auto"/>
          </w:divBdr>
        </w:div>
        <w:div w:id="1970747976">
          <w:marLeft w:val="480"/>
          <w:marRight w:val="0"/>
          <w:marTop w:val="0"/>
          <w:marBottom w:val="0"/>
          <w:divBdr>
            <w:top w:val="none" w:sz="0" w:space="0" w:color="auto"/>
            <w:left w:val="none" w:sz="0" w:space="0" w:color="auto"/>
            <w:bottom w:val="none" w:sz="0" w:space="0" w:color="auto"/>
            <w:right w:val="none" w:sz="0" w:space="0" w:color="auto"/>
          </w:divBdr>
        </w:div>
        <w:div w:id="1650132033">
          <w:marLeft w:val="480"/>
          <w:marRight w:val="0"/>
          <w:marTop w:val="0"/>
          <w:marBottom w:val="0"/>
          <w:divBdr>
            <w:top w:val="none" w:sz="0" w:space="0" w:color="auto"/>
            <w:left w:val="none" w:sz="0" w:space="0" w:color="auto"/>
            <w:bottom w:val="none" w:sz="0" w:space="0" w:color="auto"/>
            <w:right w:val="none" w:sz="0" w:space="0" w:color="auto"/>
          </w:divBdr>
        </w:div>
      </w:divsChild>
    </w:div>
    <w:div w:id="962073943">
      <w:bodyDiv w:val="1"/>
      <w:marLeft w:val="0"/>
      <w:marRight w:val="0"/>
      <w:marTop w:val="0"/>
      <w:marBottom w:val="0"/>
      <w:divBdr>
        <w:top w:val="none" w:sz="0" w:space="0" w:color="auto"/>
        <w:left w:val="none" w:sz="0" w:space="0" w:color="auto"/>
        <w:bottom w:val="none" w:sz="0" w:space="0" w:color="auto"/>
        <w:right w:val="none" w:sz="0" w:space="0" w:color="auto"/>
      </w:divBdr>
    </w:div>
    <w:div w:id="968707453">
      <w:bodyDiv w:val="1"/>
      <w:marLeft w:val="0"/>
      <w:marRight w:val="0"/>
      <w:marTop w:val="0"/>
      <w:marBottom w:val="0"/>
      <w:divBdr>
        <w:top w:val="none" w:sz="0" w:space="0" w:color="auto"/>
        <w:left w:val="none" w:sz="0" w:space="0" w:color="auto"/>
        <w:bottom w:val="none" w:sz="0" w:space="0" w:color="auto"/>
        <w:right w:val="none" w:sz="0" w:space="0" w:color="auto"/>
      </w:divBdr>
      <w:divsChild>
        <w:div w:id="139153038">
          <w:marLeft w:val="480"/>
          <w:marRight w:val="0"/>
          <w:marTop w:val="0"/>
          <w:marBottom w:val="0"/>
          <w:divBdr>
            <w:top w:val="none" w:sz="0" w:space="0" w:color="auto"/>
            <w:left w:val="none" w:sz="0" w:space="0" w:color="auto"/>
            <w:bottom w:val="none" w:sz="0" w:space="0" w:color="auto"/>
            <w:right w:val="none" w:sz="0" w:space="0" w:color="auto"/>
          </w:divBdr>
        </w:div>
        <w:div w:id="862792454">
          <w:marLeft w:val="480"/>
          <w:marRight w:val="0"/>
          <w:marTop w:val="0"/>
          <w:marBottom w:val="0"/>
          <w:divBdr>
            <w:top w:val="none" w:sz="0" w:space="0" w:color="auto"/>
            <w:left w:val="none" w:sz="0" w:space="0" w:color="auto"/>
            <w:bottom w:val="none" w:sz="0" w:space="0" w:color="auto"/>
            <w:right w:val="none" w:sz="0" w:space="0" w:color="auto"/>
          </w:divBdr>
        </w:div>
        <w:div w:id="720402760">
          <w:marLeft w:val="480"/>
          <w:marRight w:val="0"/>
          <w:marTop w:val="0"/>
          <w:marBottom w:val="0"/>
          <w:divBdr>
            <w:top w:val="none" w:sz="0" w:space="0" w:color="auto"/>
            <w:left w:val="none" w:sz="0" w:space="0" w:color="auto"/>
            <w:bottom w:val="none" w:sz="0" w:space="0" w:color="auto"/>
            <w:right w:val="none" w:sz="0" w:space="0" w:color="auto"/>
          </w:divBdr>
        </w:div>
        <w:div w:id="1669792999">
          <w:marLeft w:val="480"/>
          <w:marRight w:val="0"/>
          <w:marTop w:val="0"/>
          <w:marBottom w:val="0"/>
          <w:divBdr>
            <w:top w:val="none" w:sz="0" w:space="0" w:color="auto"/>
            <w:left w:val="none" w:sz="0" w:space="0" w:color="auto"/>
            <w:bottom w:val="none" w:sz="0" w:space="0" w:color="auto"/>
            <w:right w:val="none" w:sz="0" w:space="0" w:color="auto"/>
          </w:divBdr>
        </w:div>
        <w:div w:id="675576637">
          <w:marLeft w:val="480"/>
          <w:marRight w:val="0"/>
          <w:marTop w:val="0"/>
          <w:marBottom w:val="0"/>
          <w:divBdr>
            <w:top w:val="none" w:sz="0" w:space="0" w:color="auto"/>
            <w:left w:val="none" w:sz="0" w:space="0" w:color="auto"/>
            <w:bottom w:val="none" w:sz="0" w:space="0" w:color="auto"/>
            <w:right w:val="none" w:sz="0" w:space="0" w:color="auto"/>
          </w:divBdr>
        </w:div>
        <w:div w:id="1887448889">
          <w:marLeft w:val="480"/>
          <w:marRight w:val="0"/>
          <w:marTop w:val="0"/>
          <w:marBottom w:val="0"/>
          <w:divBdr>
            <w:top w:val="none" w:sz="0" w:space="0" w:color="auto"/>
            <w:left w:val="none" w:sz="0" w:space="0" w:color="auto"/>
            <w:bottom w:val="none" w:sz="0" w:space="0" w:color="auto"/>
            <w:right w:val="none" w:sz="0" w:space="0" w:color="auto"/>
          </w:divBdr>
        </w:div>
        <w:div w:id="720446266">
          <w:marLeft w:val="480"/>
          <w:marRight w:val="0"/>
          <w:marTop w:val="0"/>
          <w:marBottom w:val="0"/>
          <w:divBdr>
            <w:top w:val="none" w:sz="0" w:space="0" w:color="auto"/>
            <w:left w:val="none" w:sz="0" w:space="0" w:color="auto"/>
            <w:bottom w:val="none" w:sz="0" w:space="0" w:color="auto"/>
            <w:right w:val="none" w:sz="0" w:space="0" w:color="auto"/>
          </w:divBdr>
        </w:div>
        <w:div w:id="136411961">
          <w:marLeft w:val="480"/>
          <w:marRight w:val="0"/>
          <w:marTop w:val="0"/>
          <w:marBottom w:val="0"/>
          <w:divBdr>
            <w:top w:val="none" w:sz="0" w:space="0" w:color="auto"/>
            <w:left w:val="none" w:sz="0" w:space="0" w:color="auto"/>
            <w:bottom w:val="none" w:sz="0" w:space="0" w:color="auto"/>
            <w:right w:val="none" w:sz="0" w:space="0" w:color="auto"/>
          </w:divBdr>
        </w:div>
        <w:div w:id="1974484821">
          <w:marLeft w:val="480"/>
          <w:marRight w:val="0"/>
          <w:marTop w:val="0"/>
          <w:marBottom w:val="0"/>
          <w:divBdr>
            <w:top w:val="none" w:sz="0" w:space="0" w:color="auto"/>
            <w:left w:val="none" w:sz="0" w:space="0" w:color="auto"/>
            <w:bottom w:val="none" w:sz="0" w:space="0" w:color="auto"/>
            <w:right w:val="none" w:sz="0" w:space="0" w:color="auto"/>
          </w:divBdr>
        </w:div>
        <w:div w:id="1273590358">
          <w:marLeft w:val="480"/>
          <w:marRight w:val="0"/>
          <w:marTop w:val="0"/>
          <w:marBottom w:val="0"/>
          <w:divBdr>
            <w:top w:val="none" w:sz="0" w:space="0" w:color="auto"/>
            <w:left w:val="none" w:sz="0" w:space="0" w:color="auto"/>
            <w:bottom w:val="none" w:sz="0" w:space="0" w:color="auto"/>
            <w:right w:val="none" w:sz="0" w:space="0" w:color="auto"/>
          </w:divBdr>
        </w:div>
        <w:div w:id="25567930">
          <w:marLeft w:val="480"/>
          <w:marRight w:val="0"/>
          <w:marTop w:val="0"/>
          <w:marBottom w:val="0"/>
          <w:divBdr>
            <w:top w:val="none" w:sz="0" w:space="0" w:color="auto"/>
            <w:left w:val="none" w:sz="0" w:space="0" w:color="auto"/>
            <w:bottom w:val="none" w:sz="0" w:space="0" w:color="auto"/>
            <w:right w:val="none" w:sz="0" w:space="0" w:color="auto"/>
          </w:divBdr>
        </w:div>
        <w:div w:id="1528911157">
          <w:marLeft w:val="480"/>
          <w:marRight w:val="0"/>
          <w:marTop w:val="0"/>
          <w:marBottom w:val="0"/>
          <w:divBdr>
            <w:top w:val="none" w:sz="0" w:space="0" w:color="auto"/>
            <w:left w:val="none" w:sz="0" w:space="0" w:color="auto"/>
            <w:bottom w:val="none" w:sz="0" w:space="0" w:color="auto"/>
            <w:right w:val="none" w:sz="0" w:space="0" w:color="auto"/>
          </w:divBdr>
        </w:div>
        <w:div w:id="2125030041">
          <w:marLeft w:val="480"/>
          <w:marRight w:val="0"/>
          <w:marTop w:val="0"/>
          <w:marBottom w:val="0"/>
          <w:divBdr>
            <w:top w:val="none" w:sz="0" w:space="0" w:color="auto"/>
            <w:left w:val="none" w:sz="0" w:space="0" w:color="auto"/>
            <w:bottom w:val="none" w:sz="0" w:space="0" w:color="auto"/>
            <w:right w:val="none" w:sz="0" w:space="0" w:color="auto"/>
          </w:divBdr>
        </w:div>
        <w:div w:id="622350245">
          <w:marLeft w:val="480"/>
          <w:marRight w:val="0"/>
          <w:marTop w:val="0"/>
          <w:marBottom w:val="0"/>
          <w:divBdr>
            <w:top w:val="none" w:sz="0" w:space="0" w:color="auto"/>
            <w:left w:val="none" w:sz="0" w:space="0" w:color="auto"/>
            <w:bottom w:val="none" w:sz="0" w:space="0" w:color="auto"/>
            <w:right w:val="none" w:sz="0" w:space="0" w:color="auto"/>
          </w:divBdr>
        </w:div>
        <w:div w:id="170681099">
          <w:marLeft w:val="480"/>
          <w:marRight w:val="0"/>
          <w:marTop w:val="0"/>
          <w:marBottom w:val="0"/>
          <w:divBdr>
            <w:top w:val="none" w:sz="0" w:space="0" w:color="auto"/>
            <w:left w:val="none" w:sz="0" w:space="0" w:color="auto"/>
            <w:bottom w:val="none" w:sz="0" w:space="0" w:color="auto"/>
            <w:right w:val="none" w:sz="0" w:space="0" w:color="auto"/>
          </w:divBdr>
        </w:div>
        <w:div w:id="1183083165">
          <w:marLeft w:val="480"/>
          <w:marRight w:val="0"/>
          <w:marTop w:val="0"/>
          <w:marBottom w:val="0"/>
          <w:divBdr>
            <w:top w:val="none" w:sz="0" w:space="0" w:color="auto"/>
            <w:left w:val="none" w:sz="0" w:space="0" w:color="auto"/>
            <w:bottom w:val="none" w:sz="0" w:space="0" w:color="auto"/>
            <w:right w:val="none" w:sz="0" w:space="0" w:color="auto"/>
          </w:divBdr>
        </w:div>
        <w:div w:id="1006978306">
          <w:marLeft w:val="480"/>
          <w:marRight w:val="0"/>
          <w:marTop w:val="0"/>
          <w:marBottom w:val="0"/>
          <w:divBdr>
            <w:top w:val="none" w:sz="0" w:space="0" w:color="auto"/>
            <w:left w:val="none" w:sz="0" w:space="0" w:color="auto"/>
            <w:bottom w:val="none" w:sz="0" w:space="0" w:color="auto"/>
            <w:right w:val="none" w:sz="0" w:space="0" w:color="auto"/>
          </w:divBdr>
        </w:div>
        <w:div w:id="2080011078">
          <w:marLeft w:val="480"/>
          <w:marRight w:val="0"/>
          <w:marTop w:val="0"/>
          <w:marBottom w:val="0"/>
          <w:divBdr>
            <w:top w:val="none" w:sz="0" w:space="0" w:color="auto"/>
            <w:left w:val="none" w:sz="0" w:space="0" w:color="auto"/>
            <w:bottom w:val="none" w:sz="0" w:space="0" w:color="auto"/>
            <w:right w:val="none" w:sz="0" w:space="0" w:color="auto"/>
          </w:divBdr>
        </w:div>
        <w:div w:id="1926842167">
          <w:marLeft w:val="480"/>
          <w:marRight w:val="0"/>
          <w:marTop w:val="0"/>
          <w:marBottom w:val="0"/>
          <w:divBdr>
            <w:top w:val="none" w:sz="0" w:space="0" w:color="auto"/>
            <w:left w:val="none" w:sz="0" w:space="0" w:color="auto"/>
            <w:bottom w:val="none" w:sz="0" w:space="0" w:color="auto"/>
            <w:right w:val="none" w:sz="0" w:space="0" w:color="auto"/>
          </w:divBdr>
        </w:div>
        <w:div w:id="520170053">
          <w:marLeft w:val="480"/>
          <w:marRight w:val="0"/>
          <w:marTop w:val="0"/>
          <w:marBottom w:val="0"/>
          <w:divBdr>
            <w:top w:val="none" w:sz="0" w:space="0" w:color="auto"/>
            <w:left w:val="none" w:sz="0" w:space="0" w:color="auto"/>
            <w:bottom w:val="none" w:sz="0" w:space="0" w:color="auto"/>
            <w:right w:val="none" w:sz="0" w:space="0" w:color="auto"/>
          </w:divBdr>
        </w:div>
        <w:div w:id="723599372">
          <w:marLeft w:val="480"/>
          <w:marRight w:val="0"/>
          <w:marTop w:val="0"/>
          <w:marBottom w:val="0"/>
          <w:divBdr>
            <w:top w:val="none" w:sz="0" w:space="0" w:color="auto"/>
            <w:left w:val="none" w:sz="0" w:space="0" w:color="auto"/>
            <w:bottom w:val="none" w:sz="0" w:space="0" w:color="auto"/>
            <w:right w:val="none" w:sz="0" w:space="0" w:color="auto"/>
          </w:divBdr>
        </w:div>
      </w:divsChild>
    </w:div>
    <w:div w:id="969628448">
      <w:bodyDiv w:val="1"/>
      <w:marLeft w:val="0"/>
      <w:marRight w:val="0"/>
      <w:marTop w:val="0"/>
      <w:marBottom w:val="0"/>
      <w:divBdr>
        <w:top w:val="none" w:sz="0" w:space="0" w:color="auto"/>
        <w:left w:val="none" w:sz="0" w:space="0" w:color="auto"/>
        <w:bottom w:val="none" w:sz="0" w:space="0" w:color="auto"/>
        <w:right w:val="none" w:sz="0" w:space="0" w:color="auto"/>
      </w:divBdr>
    </w:div>
    <w:div w:id="971907165">
      <w:bodyDiv w:val="1"/>
      <w:marLeft w:val="0"/>
      <w:marRight w:val="0"/>
      <w:marTop w:val="0"/>
      <w:marBottom w:val="0"/>
      <w:divBdr>
        <w:top w:val="none" w:sz="0" w:space="0" w:color="auto"/>
        <w:left w:val="none" w:sz="0" w:space="0" w:color="auto"/>
        <w:bottom w:val="none" w:sz="0" w:space="0" w:color="auto"/>
        <w:right w:val="none" w:sz="0" w:space="0" w:color="auto"/>
      </w:divBdr>
      <w:divsChild>
        <w:div w:id="246813878">
          <w:marLeft w:val="480"/>
          <w:marRight w:val="0"/>
          <w:marTop w:val="0"/>
          <w:marBottom w:val="0"/>
          <w:divBdr>
            <w:top w:val="none" w:sz="0" w:space="0" w:color="auto"/>
            <w:left w:val="none" w:sz="0" w:space="0" w:color="auto"/>
            <w:bottom w:val="none" w:sz="0" w:space="0" w:color="auto"/>
            <w:right w:val="none" w:sz="0" w:space="0" w:color="auto"/>
          </w:divBdr>
        </w:div>
        <w:div w:id="487016854">
          <w:marLeft w:val="480"/>
          <w:marRight w:val="0"/>
          <w:marTop w:val="0"/>
          <w:marBottom w:val="0"/>
          <w:divBdr>
            <w:top w:val="none" w:sz="0" w:space="0" w:color="auto"/>
            <w:left w:val="none" w:sz="0" w:space="0" w:color="auto"/>
            <w:bottom w:val="none" w:sz="0" w:space="0" w:color="auto"/>
            <w:right w:val="none" w:sz="0" w:space="0" w:color="auto"/>
          </w:divBdr>
        </w:div>
        <w:div w:id="421266469">
          <w:marLeft w:val="480"/>
          <w:marRight w:val="0"/>
          <w:marTop w:val="0"/>
          <w:marBottom w:val="0"/>
          <w:divBdr>
            <w:top w:val="none" w:sz="0" w:space="0" w:color="auto"/>
            <w:left w:val="none" w:sz="0" w:space="0" w:color="auto"/>
            <w:bottom w:val="none" w:sz="0" w:space="0" w:color="auto"/>
            <w:right w:val="none" w:sz="0" w:space="0" w:color="auto"/>
          </w:divBdr>
        </w:div>
        <w:div w:id="300960736">
          <w:marLeft w:val="480"/>
          <w:marRight w:val="0"/>
          <w:marTop w:val="0"/>
          <w:marBottom w:val="0"/>
          <w:divBdr>
            <w:top w:val="none" w:sz="0" w:space="0" w:color="auto"/>
            <w:left w:val="none" w:sz="0" w:space="0" w:color="auto"/>
            <w:bottom w:val="none" w:sz="0" w:space="0" w:color="auto"/>
            <w:right w:val="none" w:sz="0" w:space="0" w:color="auto"/>
          </w:divBdr>
        </w:div>
        <w:div w:id="1785541477">
          <w:marLeft w:val="480"/>
          <w:marRight w:val="0"/>
          <w:marTop w:val="0"/>
          <w:marBottom w:val="0"/>
          <w:divBdr>
            <w:top w:val="none" w:sz="0" w:space="0" w:color="auto"/>
            <w:left w:val="none" w:sz="0" w:space="0" w:color="auto"/>
            <w:bottom w:val="none" w:sz="0" w:space="0" w:color="auto"/>
            <w:right w:val="none" w:sz="0" w:space="0" w:color="auto"/>
          </w:divBdr>
        </w:div>
        <w:div w:id="1349331572">
          <w:marLeft w:val="480"/>
          <w:marRight w:val="0"/>
          <w:marTop w:val="0"/>
          <w:marBottom w:val="0"/>
          <w:divBdr>
            <w:top w:val="none" w:sz="0" w:space="0" w:color="auto"/>
            <w:left w:val="none" w:sz="0" w:space="0" w:color="auto"/>
            <w:bottom w:val="none" w:sz="0" w:space="0" w:color="auto"/>
            <w:right w:val="none" w:sz="0" w:space="0" w:color="auto"/>
          </w:divBdr>
        </w:div>
        <w:div w:id="918632689">
          <w:marLeft w:val="480"/>
          <w:marRight w:val="0"/>
          <w:marTop w:val="0"/>
          <w:marBottom w:val="0"/>
          <w:divBdr>
            <w:top w:val="none" w:sz="0" w:space="0" w:color="auto"/>
            <w:left w:val="none" w:sz="0" w:space="0" w:color="auto"/>
            <w:bottom w:val="none" w:sz="0" w:space="0" w:color="auto"/>
            <w:right w:val="none" w:sz="0" w:space="0" w:color="auto"/>
          </w:divBdr>
        </w:div>
        <w:div w:id="357659907">
          <w:marLeft w:val="480"/>
          <w:marRight w:val="0"/>
          <w:marTop w:val="0"/>
          <w:marBottom w:val="0"/>
          <w:divBdr>
            <w:top w:val="none" w:sz="0" w:space="0" w:color="auto"/>
            <w:left w:val="none" w:sz="0" w:space="0" w:color="auto"/>
            <w:bottom w:val="none" w:sz="0" w:space="0" w:color="auto"/>
            <w:right w:val="none" w:sz="0" w:space="0" w:color="auto"/>
          </w:divBdr>
        </w:div>
        <w:div w:id="490567145">
          <w:marLeft w:val="480"/>
          <w:marRight w:val="0"/>
          <w:marTop w:val="0"/>
          <w:marBottom w:val="0"/>
          <w:divBdr>
            <w:top w:val="none" w:sz="0" w:space="0" w:color="auto"/>
            <w:left w:val="none" w:sz="0" w:space="0" w:color="auto"/>
            <w:bottom w:val="none" w:sz="0" w:space="0" w:color="auto"/>
            <w:right w:val="none" w:sz="0" w:space="0" w:color="auto"/>
          </w:divBdr>
        </w:div>
        <w:div w:id="234626058">
          <w:marLeft w:val="480"/>
          <w:marRight w:val="0"/>
          <w:marTop w:val="0"/>
          <w:marBottom w:val="0"/>
          <w:divBdr>
            <w:top w:val="none" w:sz="0" w:space="0" w:color="auto"/>
            <w:left w:val="none" w:sz="0" w:space="0" w:color="auto"/>
            <w:bottom w:val="none" w:sz="0" w:space="0" w:color="auto"/>
            <w:right w:val="none" w:sz="0" w:space="0" w:color="auto"/>
          </w:divBdr>
        </w:div>
        <w:div w:id="916090557">
          <w:marLeft w:val="480"/>
          <w:marRight w:val="0"/>
          <w:marTop w:val="0"/>
          <w:marBottom w:val="0"/>
          <w:divBdr>
            <w:top w:val="none" w:sz="0" w:space="0" w:color="auto"/>
            <w:left w:val="none" w:sz="0" w:space="0" w:color="auto"/>
            <w:bottom w:val="none" w:sz="0" w:space="0" w:color="auto"/>
            <w:right w:val="none" w:sz="0" w:space="0" w:color="auto"/>
          </w:divBdr>
        </w:div>
        <w:div w:id="2086293042">
          <w:marLeft w:val="480"/>
          <w:marRight w:val="0"/>
          <w:marTop w:val="0"/>
          <w:marBottom w:val="0"/>
          <w:divBdr>
            <w:top w:val="none" w:sz="0" w:space="0" w:color="auto"/>
            <w:left w:val="none" w:sz="0" w:space="0" w:color="auto"/>
            <w:bottom w:val="none" w:sz="0" w:space="0" w:color="auto"/>
            <w:right w:val="none" w:sz="0" w:space="0" w:color="auto"/>
          </w:divBdr>
        </w:div>
        <w:div w:id="39868650">
          <w:marLeft w:val="480"/>
          <w:marRight w:val="0"/>
          <w:marTop w:val="0"/>
          <w:marBottom w:val="0"/>
          <w:divBdr>
            <w:top w:val="none" w:sz="0" w:space="0" w:color="auto"/>
            <w:left w:val="none" w:sz="0" w:space="0" w:color="auto"/>
            <w:bottom w:val="none" w:sz="0" w:space="0" w:color="auto"/>
            <w:right w:val="none" w:sz="0" w:space="0" w:color="auto"/>
          </w:divBdr>
        </w:div>
        <w:div w:id="683213446">
          <w:marLeft w:val="480"/>
          <w:marRight w:val="0"/>
          <w:marTop w:val="0"/>
          <w:marBottom w:val="0"/>
          <w:divBdr>
            <w:top w:val="none" w:sz="0" w:space="0" w:color="auto"/>
            <w:left w:val="none" w:sz="0" w:space="0" w:color="auto"/>
            <w:bottom w:val="none" w:sz="0" w:space="0" w:color="auto"/>
            <w:right w:val="none" w:sz="0" w:space="0" w:color="auto"/>
          </w:divBdr>
        </w:div>
        <w:div w:id="1704818546">
          <w:marLeft w:val="480"/>
          <w:marRight w:val="0"/>
          <w:marTop w:val="0"/>
          <w:marBottom w:val="0"/>
          <w:divBdr>
            <w:top w:val="none" w:sz="0" w:space="0" w:color="auto"/>
            <w:left w:val="none" w:sz="0" w:space="0" w:color="auto"/>
            <w:bottom w:val="none" w:sz="0" w:space="0" w:color="auto"/>
            <w:right w:val="none" w:sz="0" w:space="0" w:color="auto"/>
          </w:divBdr>
        </w:div>
        <w:div w:id="170993730">
          <w:marLeft w:val="480"/>
          <w:marRight w:val="0"/>
          <w:marTop w:val="0"/>
          <w:marBottom w:val="0"/>
          <w:divBdr>
            <w:top w:val="none" w:sz="0" w:space="0" w:color="auto"/>
            <w:left w:val="none" w:sz="0" w:space="0" w:color="auto"/>
            <w:bottom w:val="none" w:sz="0" w:space="0" w:color="auto"/>
            <w:right w:val="none" w:sz="0" w:space="0" w:color="auto"/>
          </w:divBdr>
        </w:div>
        <w:div w:id="157112813">
          <w:marLeft w:val="480"/>
          <w:marRight w:val="0"/>
          <w:marTop w:val="0"/>
          <w:marBottom w:val="0"/>
          <w:divBdr>
            <w:top w:val="none" w:sz="0" w:space="0" w:color="auto"/>
            <w:left w:val="none" w:sz="0" w:space="0" w:color="auto"/>
            <w:bottom w:val="none" w:sz="0" w:space="0" w:color="auto"/>
            <w:right w:val="none" w:sz="0" w:space="0" w:color="auto"/>
          </w:divBdr>
        </w:div>
        <w:div w:id="2037848609">
          <w:marLeft w:val="480"/>
          <w:marRight w:val="0"/>
          <w:marTop w:val="0"/>
          <w:marBottom w:val="0"/>
          <w:divBdr>
            <w:top w:val="none" w:sz="0" w:space="0" w:color="auto"/>
            <w:left w:val="none" w:sz="0" w:space="0" w:color="auto"/>
            <w:bottom w:val="none" w:sz="0" w:space="0" w:color="auto"/>
            <w:right w:val="none" w:sz="0" w:space="0" w:color="auto"/>
          </w:divBdr>
        </w:div>
        <w:div w:id="3557510">
          <w:marLeft w:val="480"/>
          <w:marRight w:val="0"/>
          <w:marTop w:val="0"/>
          <w:marBottom w:val="0"/>
          <w:divBdr>
            <w:top w:val="none" w:sz="0" w:space="0" w:color="auto"/>
            <w:left w:val="none" w:sz="0" w:space="0" w:color="auto"/>
            <w:bottom w:val="none" w:sz="0" w:space="0" w:color="auto"/>
            <w:right w:val="none" w:sz="0" w:space="0" w:color="auto"/>
          </w:divBdr>
        </w:div>
        <w:div w:id="1684819251">
          <w:marLeft w:val="480"/>
          <w:marRight w:val="0"/>
          <w:marTop w:val="0"/>
          <w:marBottom w:val="0"/>
          <w:divBdr>
            <w:top w:val="none" w:sz="0" w:space="0" w:color="auto"/>
            <w:left w:val="none" w:sz="0" w:space="0" w:color="auto"/>
            <w:bottom w:val="none" w:sz="0" w:space="0" w:color="auto"/>
            <w:right w:val="none" w:sz="0" w:space="0" w:color="auto"/>
          </w:divBdr>
        </w:div>
        <w:div w:id="981082970">
          <w:marLeft w:val="480"/>
          <w:marRight w:val="0"/>
          <w:marTop w:val="0"/>
          <w:marBottom w:val="0"/>
          <w:divBdr>
            <w:top w:val="none" w:sz="0" w:space="0" w:color="auto"/>
            <w:left w:val="none" w:sz="0" w:space="0" w:color="auto"/>
            <w:bottom w:val="none" w:sz="0" w:space="0" w:color="auto"/>
            <w:right w:val="none" w:sz="0" w:space="0" w:color="auto"/>
          </w:divBdr>
        </w:div>
        <w:div w:id="1134757740">
          <w:marLeft w:val="480"/>
          <w:marRight w:val="0"/>
          <w:marTop w:val="0"/>
          <w:marBottom w:val="0"/>
          <w:divBdr>
            <w:top w:val="none" w:sz="0" w:space="0" w:color="auto"/>
            <w:left w:val="none" w:sz="0" w:space="0" w:color="auto"/>
            <w:bottom w:val="none" w:sz="0" w:space="0" w:color="auto"/>
            <w:right w:val="none" w:sz="0" w:space="0" w:color="auto"/>
          </w:divBdr>
        </w:div>
      </w:divsChild>
    </w:div>
    <w:div w:id="975379876">
      <w:bodyDiv w:val="1"/>
      <w:marLeft w:val="0"/>
      <w:marRight w:val="0"/>
      <w:marTop w:val="0"/>
      <w:marBottom w:val="0"/>
      <w:divBdr>
        <w:top w:val="none" w:sz="0" w:space="0" w:color="auto"/>
        <w:left w:val="none" w:sz="0" w:space="0" w:color="auto"/>
        <w:bottom w:val="none" w:sz="0" w:space="0" w:color="auto"/>
        <w:right w:val="none" w:sz="0" w:space="0" w:color="auto"/>
      </w:divBdr>
    </w:div>
    <w:div w:id="975988743">
      <w:bodyDiv w:val="1"/>
      <w:marLeft w:val="0"/>
      <w:marRight w:val="0"/>
      <w:marTop w:val="0"/>
      <w:marBottom w:val="0"/>
      <w:divBdr>
        <w:top w:val="none" w:sz="0" w:space="0" w:color="auto"/>
        <w:left w:val="none" w:sz="0" w:space="0" w:color="auto"/>
        <w:bottom w:val="none" w:sz="0" w:space="0" w:color="auto"/>
        <w:right w:val="none" w:sz="0" w:space="0" w:color="auto"/>
      </w:divBdr>
    </w:div>
    <w:div w:id="977881583">
      <w:bodyDiv w:val="1"/>
      <w:marLeft w:val="0"/>
      <w:marRight w:val="0"/>
      <w:marTop w:val="0"/>
      <w:marBottom w:val="0"/>
      <w:divBdr>
        <w:top w:val="none" w:sz="0" w:space="0" w:color="auto"/>
        <w:left w:val="none" w:sz="0" w:space="0" w:color="auto"/>
        <w:bottom w:val="none" w:sz="0" w:space="0" w:color="auto"/>
        <w:right w:val="none" w:sz="0" w:space="0" w:color="auto"/>
      </w:divBdr>
    </w:div>
    <w:div w:id="981734462">
      <w:bodyDiv w:val="1"/>
      <w:marLeft w:val="0"/>
      <w:marRight w:val="0"/>
      <w:marTop w:val="0"/>
      <w:marBottom w:val="0"/>
      <w:divBdr>
        <w:top w:val="none" w:sz="0" w:space="0" w:color="auto"/>
        <w:left w:val="none" w:sz="0" w:space="0" w:color="auto"/>
        <w:bottom w:val="none" w:sz="0" w:space="0" w:color="auto"/>
        <w:right w:val="none" w:sz="0" w:space="0" w:color="auto"/>
      </w:divBdr>
      <w:divsChild>
        <w:div w:id="1328052166">
          <w:marLeft w:val="480"/>
          <w:marRight w:val="0"/>
          <w:marTop w:val="0"/>
          <w:marBottom w:val="0"/>
          <w:divBdr>
            <w:top w:val="none" w:sz="0" w:space="0" w:color="auto"/>
            <w:left w:val="none" w:sz="0" w:space="0" w:color="auto"/>
            <w:bottom w:val="none" w:sz="0" w:space="0" w:color="auto"/>
            <w:right w:val="none" w:sz="0" w:space="0" w:color="auto"/>
          </w:divBdr>
        </w:div>
        <w:div w:id="274606069">
          <w:marLeft w:val="480"/>
          <w:marRight w:val="0"/>
          <w:marTop w:val="0"/>
          <w:marBottom w:val="0"/>
          <w:divBdr>
            <w:top w:val="none" w:sz="0" w:space="0" w:color="auto"/>
            <w:left w:val="none" w:sz="0" w:space="0" w:color="auto"/>
            <w:bottom w:val="none" w:sz="0" w:space="0" w:color="auto"/>
            <w:right w:val="none" w:sz="0" w:space="0" w:color="auto"/>
          </w:divBdr>
        </w:div>
        <w:div w:id="1794709436">
          <w:marLeft w:val="480"/>
          <w:marRight w:val="0"/>
          <w:marTop w:val="0"/>
          <w:marBottom w:val="0"/>
          <w:divBdr>
            <w:top w:val="none" w:sz="0" w:space="0" w:color="auto"/>
            <w:left w:val="none" w:sz="0" w:space="0" w:color="auto"/>
            <w:bottom w:val="none" w:sz="0" w:space="0" w:color="auto"/>
            <w:right w:val="none" w:sz="0" w:space="0" w:color="auto"/>
          </w:divBdr>
        </w:div>
        <w:div w:id="557203251">
          <w:marLeft w:val="480"/>
          <w:marRight w:val="0"/>
          <w:marTop w:val="0"/>
          <w:marBottom w:val="0"/>
          <w:divBdr>
            <w:top w:val="none" w:sz="0" w:space="0" w:color="auto"/>
            <w:left w:val="none" w:sz="0" w:space="0" w:color="auto"/>
            <w:bottom w:val="none" w:sz="0" w:space="0" w:color="auto"/>
            <w:right w:val="none" w:sz="0" w:space="0" w:color="auto"/>
          </w:divBdr>
        </w:div>
        <w:div w:id="855969675">
          <w:marLeft w:val="480"/>
          <w:marRight w:val="0"/>
          <w:marTop w:val="0"/>
          <w:marBottom w:val="0"/>
          <w:divBdr>
            <w:top w:val="none" w:sz="0" w:space="0" w:color="auto"/>
            <w:left w:val="none" w:sz="0" w:space="0" w:color="auto"/>
            <w:bottom w:val="none" w:sz="0" w:space="0" w:color="auto"/>
            <w:right w:val="none" w:sz="0" w:space="0" w:color="auto"/>
          </w:divBdr>
        </w:div>
        <w:div w:id="1552618231">
          <w:marLeft w:val="480"/>
          <w:marRight w:val="0"/>
          <w:marTop w:val="0"/>
          <w:marBottom w:val="0"/>
          <w:divBdr>
            <w:top w:val="none" w:sz="0" w:space="0" w:color="auto"/>
            <w:left w:val="none" w:sz="0" w:space="0" w:color="auto"/>
            <w:bottom w:val="none" w:sz="0" w:space="0" w:color="auto"/>
            <w:right w:val="none" w:sz="0" w:space="0" w:color="auto"/>
          </w:divBdr>
        </w:div>
        <w:div w:id="506793924">
          <w:marLeft w:val="480"/>
          <w:marRight w:val="0"/>
          <w:marTop w:val="0"/>
          <w:marBottom w:val="0"/>
          <w:divBdr>
            <w:top w:val="none" w:sz="0" w:space="0" w:color="auto"/>
            <w:left w:val="none" w:sz="0" w:space="0" w:color="auto"/>
            <w:bottom w:val="none" w:sz="0" w:space="0" w:color="auto"/>
            <w:right w:val="none" w:sz="0" w:space="0" w:color="auto"/>
          </w:divBdr>
        </w:div>
        <w:div w:id="1869443339">
          <w:marLeft w:val="480"/>
          <w:marRight w:val="0"/>
          <w:marTop w:val="0"/>
          <w:marBottom w:val="0"/>
          <w:divBdr>
            <w:top w:val="none" w:sz="0" w:space="0" w:color="auto"/>
            <w:left w:val="none" w:sz="0" w:space="0" w:color="auto"/>
            <w:bottom w:val="none" w:sz="0" w:space="0" w:color="auto"/>
            <w:right w:val="none" w:sz="0" w:space="0" w:color="auto"/>
          </w:divBdr>
        </w:div>
        <w:div w:id="1416902452">
          <w:marLeft w:val="480"/>
          <w:marRight w:val="0"/>
          <w:marTop w:val="0"/>
          <w:marBottom w:val="0"/>
          <w:divBdr>
            <w:top w:val="none" w:sz="0" w:space="0" w:color="auto"/>
            <w:left w:val="none" w:sz="0" w:space="0" w:color="auto"/>
            <w:bottom w:val="none" w:sz="0" w:space="0" w:color="auto"/>
            <w:right w:val="none" w:sz="0" w:space="0" w:color="auto"/>
          </w:divBdr>
        </w:div>
        <w:div w:id="1337272652">
          <w:marLeft w:val="480"/>
          <w:marRight w:val="0"/>
          <w:marTop w:val="0"/>
          <w:marBottom w:val="0"/>
          <w:divBdr>
            <w:top w:val="none" w:sz="0" w:space="0" w:color="auto"/>
            <w:left w:val="none" w:sz="0" w:space="0" w:color="auto"/>
            <w:bottom w:val="none" w:sz="0" w:space="0" w:color="auto"/>
            <w:right w:val="none" w:sz="0" w:space="0" w:color="auto"/>
          </w:divBdr>
        </w:div>
        <w:div w:id="1770159140">
          <w:marLeft w:val="480"/>
          <w:marRight w:val="0"/>
          <w:marTop w:val="0"/>
          <w:marBottom w:val="0"/>
          <w:divBdr>
            <w:top w:val="none" w:sz="0" w:space="0" w:color="auto"/>
            <w:left w:val="none" w:sz="0" w:space="0" w:color="auto"/>
            <w:bottom w:val="none" w:sz="0" w:space="0" w:color="auto"/>
            <w:right w:val="none" w:sz="0" w:space="0" w:color="auto"/>
          </w:divBdr>
        </w:div>
        <w:div w:id="689069831">
          <w:marLeft w:val="480"/>
          <w:marRight w:val="0"/>
          <w:marTop w:val="0"/>
          <w:marBottom w:val="0"/>
          <w:divBdr>
            <w:top w:val="none" w:sz="0" w:space="0" w:color="auto"/>
            <w:left w:val="none" w:sz="0" w:space="0" w:color="auto"/>
            <w:bottom w:val="none" w:sz="0" w:space="0" w:color="auto"/>
            <w:right w:val="none" w:sz="0" w:space="0" w:color="auto"/>
          </w:divBdr>
        </w:div>
        <w:div w:id="933318066">
          <w:marLeft w:val="480"/>
          <w:marRight w:val="0"/>
          <w:marTop w:val="0"/>
          <w:marBottom w:val="0"/>
          <w:divBdr>
            <w:top w:val="none" w:sz="0" w:space="0" w:color="auto"/>
            <w:left w:val="none" w:sz="0" w:space="0" w:color="auto"/>
            <w:bottom w:val="none" w:sz="0" w:space="0" w:color="auto"/>
            <w:right w:val="none" w:sz="0" w:space="0" w:color="auto"/>
          </w:divBdr>
        </w:div>
        <w:div w:id="1117678531">
          <w:marLeft w:val="480"/>
          <w:marRight w:val="0"/>
          <w:marTop w:val="0"/>
          <w:marBottom w:val="0"/>
          <w:divBdr>
            <w:top w:val="none" w:sz="0" w:space="0" w:color="auto"/>
            <w:left w:val="none" w:sz="0" w:space="0" w:color="auto"/>
            <w:bottom w:val="none" w:sz="0" w:space="0" w:color="auto"/>
            <w:right w:val="none" w:sz="0" w:space="0" w:color="auto"/>
          </w:divBdr>
        </w:div>
        <w:div w:id="898445747">
          <w:marLeft w:val="480"/>
          <w:marRight w:val="0"/>
          <w:marTop w:val="0"/>
          <w:marBottom w:val="0"/>
          <w:divBdr>
            <w:top w:val="none" w:sz="0" w:space="0" w:color="auto"/>
            <w:left w:val="none" w:sz="0" w:space="0" w:color="auto"/>
            <w:bottom w:val="none" w:sz="0" w:space="0" w:color="auto"/>
            <w:right w:val="none" w:sz="0" w:space="0" w:color="auto"/>
          </w:divBdr>
        </w:div>
        <w:div w:id="654602262">
          <w:marLeft w:val="480"/>
          <w:marRight w:val="0"/>
          <w:marTop w:val="0"/>
          <w:marBottom w:val="0"/>
          <w:divBdr>
            <w:top w:val="none" w:sz="0" w:space="0" w:color="auto"/>
            <w:left w:val="none" w:sz="0" w:space="0" w:color="auto"/>
            <w:bottom w:val="none" w:sz="0" w:space="0" w:color="auto"/>
            <w:right w:val="none" w:sz="0" w:space="0" w:color="auto"/>
          </w:divBdr>
        </w:div>
        <w:div w:id="839466226">
          <w:marLeft w:val="480"/>
          <w:marRight w:val="0"/>
          <w:marTop w:val="0"/>
          <w:marBottom w:val="0"/>
          <w:divBdr>
            <w:top w:val="none" w:sz="0" w:space="0" w:color="auto"/>
            <w:left w:val="none" w:sz="0" w:space="0" w:color="auto"/>
            <w:bottom w:val="none" w:sz="0" w:space="0" w:color="auto"/>
            <w:right w:val="none" w:sz="0" w:space="0" w:color="auto"/>
          </w:divBdr>
        </w:div>
        <w:div w:id="387728175">
          <w:marLeft w:val="480"/>
          <w:marRight w:val="0"/>
          <w:marTop w:val="0"/>
          <w:marBottom w:val="0"/>
          <w:divBdr>
            <w:top w:val="none" w:sz="0" w:space="0" w:color="auto"/>
            <w:left w:val="none" w:sz="0" w:space="0" w:color="auto"/>
            <w:bottom w:val="none" w:sz="0" w:space="0" w:color="auto"/>
            <w:right w:val="none" w:sz="0" w:space="0" w:color="auto"/>
          </w:divBdr>
        </w:div>
        <w:div w:id="118493069">
          <w:marLeft w:val="480"/>
          <w:marRight w:val="0"/>
          <w:marTop w:val="0"/>
          <w:marBottom w:val="0"/>
          <w:divBdr>
            <w:top w:val="none" w:sz="0" w:space="0" w:color="auto"/>
            <w:left w:val="none" w:sz="0" w:space="0" w:color="auto"/>
            <w:bottom w:val="none" w:sz="0" w:space="0" w:color="auto"/>
            <w:right w:val="none" w:sz="0" w:space="0" w:color="auto"/>
          </w:divBdr>
        </w:div>
        <w:div w:id="722217822">
          <w:marLeft w:val="480"/>
          <w:marRight w:val="0"/>
          <w:marTop w:val="0"/>
          <w:marBottom w:val="0"/>
          <w:divBdr>
            <w:top w:val="none" w:sz="0" w:space="0" w:color="auto"/>
            <w:left w:val="none" w:sz="0" w:space="0" w:color="auto"/>
            <w:bottom w:val="none" w:sz="0" w:space="0" w:color="auto"/>
            <w:right w:val="none" w:sz="0" w:space="0" w:color="auto"/>
          </w:divBdr>
        </w:div>
        <w:div w:id="1089425076">
          <w:marLeft w:val="480"/>
          <w:marRight w:val="0"/>
          <w:marTop w:val="0"/>
          <w:marBottom w:val="0"/>
          <w:divBdr>
            <w:top w:val="none" w:sz="0" w:space="0" w:color="auto"/>
            <w:left w:val="none" w:sz="0" w:space="0" w:color="auto"/>
            <w:bottom w:val="none" w:sz="0" w:space="0" w:color="auto"/>
            <w:right w:val="none" w:sz="0" w:space="0" w:color="auto"/>
          </w:divBdr>
        </w:div>
        <w:div w:id="1856920525">
          <w:marLeft w:val="480"/>
          <w:marRight w:val="0"/>
          <w:marTop w:val="0"/>
          <w:marBottom w:val="0"/>
          <w:divBdr>
            <w:top w:val="none" w:sz="0" w:space="0" w:color="auto"/>
            <w:left w:val="none" w:sz="0" w:space="0" w:color="auto"/>
            <w:bottom w:val="none" w:sz="0" w:space="0" w:color="auto"/>
            <w:right w:val="none" w:sz="0" w:space="0" w:color="auto"/>
          </w:divBdr>
        </w:div>
        <w:div w:id="1674913724">
          <w:marLeft w:val="480"/>
          <w:marRight w:val="0"/>
          <w:marTop w:val="0"/>
          <w:marBottom w:val="0"/>
          <w:divBdr>
            <w:top w:val="none" w:sz="0" w:space="0" w:color="auto"/>
            <w:left w:val="none" w:sz="0" w:space="0" w:color="auto"/>
            <w:bottom w:val="none" w:sz="0" w:space="0" w:color="auto"/>
            <w:right w:val="none" w:sz="0" w:space="0" w:color="auto"/>
          </w:divBdr>
        </w:div>
        <w:div w:id="1758210665">
          <w:marLeft w:val="480"/>
          <w:marRight w:val="0"/>
          <w:marTop w:val="0"/>
          <w:marBottom w:val="0"/>
          <w:divBdr>
            <w:top w:val="none" w:sz="0" w:space="0" w:color="auto"/>
            <w:left w:val="none" w:sz="0" w:space="0" w:color="auto"/>
            <w:bottom w:val="none" w:sz="0" w:space="0" w:color="auto"/>
            <w:right w:val="none" w:sz="0" w:space="0" w:color="auto"/>
          </w:divBdr>
        </w:div>
        <w:div w:id="600069987">
          <w:marLeft w:val="480"/>
          <w:marRight w:val="0"/>
          <w:marTop w:val="0"/>
          <w:marBottom w:val="0"/>
          <w:divBdr>
            <w:top w:val="none" w:sz="0" w:space="0" w:color="auto"/>
            <w:left w:val="none" w:sz="0" w:space="0" w:color="auto"/>
            <w:bottom w:val="none" w:sz="0" w:space="0" w:color="auto"/>
            <w:right w:val="none" w:sz="0" w:space="0" w:color="auto"/>
          </w:divBdr>
        </w:div>
        <w:div w:id="268436401">
          <w:marLeft w:val="480"/>
          <w:marRight w:val="0"/>
          <w:marTop w:val="0"/>
          <w:marBottom w:val="0"/>
          <w:divBdr>
            <w:top w:val="none" w:sz="0" w:space="0" w:color="auto"/>
            <w:left w:val="none" w:sz="0" w:space="0" w:color="auto"/>
            <w:bottom w:val="none" w:sz="0" w:space="0" w:color="auto"/>
            <w:right w:val="none" w:sz="0" w:space="0" w:color="auto"/>
          </w:divBdr>
        </w:div>
        <w:div w:id="616570046">
          <w:marLeft w:val="480"/>
          <w:marRight w:val="0"/>
          <w:marTop w:val="0"/>
          <w:marBottom w:val="0"/>
          <w:divBdr>
            <w:top w:val="none" w:sz="0" w:space="0" w:color="auto"/>
            <w:left w:val="none" w:sz="0" w:space="0" w:color="auto"/>
            <w:bottom w:val="none" w:sz="0" w:space="0" w:color="auto"/>
            <w:right w:val="none" w:sz="0" w:space="0" w:color="auto"/>
          </w:divBdr>
        </w:div>
        <w:div w:id="1145972114">
          <w:marLeft w:val="480"/>
          <w:marRight w:val="0"/>
          <w:marTop w:val="0"/>
          <w:marBottom w:val="0"/>
          <w:divBdr>
            <w:top w:val="none" w:sz="0" w:space="0" w:color="auto"/>
            <w:left w:val="none" w:sz="0" w:space="0" w:color="auto"/>
            <w:bottom w:val="none" w:sz="0" w:space="0" w:color="auto"/>
            <w:right w:val="none" w:sz="0" w:space="0" w:color="auto"/>
          </w:divBdr>
        </w:div>
        <w:div w:id="1599828253">
          <w:marLeft w:val="480"/>
          <w:marRight w:val="0"/>
          <w:marTop w:val="0"/>
          <w:marBottom w:val="0"/>
          <w:divBdr>
            <w:top w:val="none" w:sz="0" w:space="0" w:color="auto"/>
            <w:left w:val="none" w:sz="0" w:space="0" w:color="auto"/>
            <w:bottom w:val="none" w:sz="0" w:space="0" w:color="auto"/>
            <w:right w:val="none" w:sz="0" w:space="0" w:color="auto"/>
          </w:divBdr>
        </w:div>
        <w:div w:id="526334727">
          <w:marLeft w:val="480"/>
          <w:marRight w:val="0"/>
          <w:marTop w:val="0"/>
          <w:marBottom w:val="0"/>
          <w:divBdr>
            <w:top w:val="none" w:sz="0" w:space="0" w:color="auto"/>
            <w:left w:val="none" w:sz="0" w:space="0" w:color="auto"/>
            <w:bottom w:val="none" w:sz="0" w:space="0" w:color="auto"/>
            <w:right w:val="none" w:sz="0" w:space="0" w:color="auto"/>
          </w:divBdr>
        </w:div>
        <w:div w:id="432748412">
          <w:marLeft w:val="480"/>
          <w:marRight w:val="0"/>
          <w:marTop w:val="0"/>
          <w:marBottom w:val="0"/>
          <w:divBdr>
            <w:top w:val="none" w:sz="0" w:space="0" w:color="auto"/>
            <w:left w:val="none" w:sz="0" w:space="0" w:color="auto"/>
            <w:bottom w:val="none" w:sz="0" w:space="0" w:color="auto"/>
            <w:right w:val="none" w:sz="0" w:space="0" w:color="auto"/>
          </w:divBdr>
        </w:div>
      </w:divsChild>
    </w:div>
    <w:div w:id="987318948">
      <w:bodyDiv w:val="1"/>
      <w:marLeft w:val="0"/>
      <w:marRight w:val="0"/>
      <w:marTop w:val="0"/>
      <w:marBottom w:val="0"/>
      <w:divBdr>
        <w:top w:val="none" w:sz="0" w:space="0" w:color="auto"/>
        <w:left w:val="none" w:sz="0" w:space="0" w:color="auto"/>
        <w:bottom w:val="none" w:sz="0" w:space="0" w:color="auto"/>
        <w:right w:val="none" w:sz="0" w:space="0" w:color="auto"/>
      </w:divBdr>
    </w:div>
    <w:div w:id="993803641">
      <w:bodyDiv w:val="1"/>
      <w:marLeft w:val="0"/>
      <w:marRight w:val="0"/>
      <w:marTop w:val="0"/>
      <w:marBottom w:val="0"/>
      <w:divBdr>
        <w:top w:val="none" w:sz="0" w:space="0" w:color="auto"/>
        <w:left w:val="none" w:sz="0" w:space="0" w:color="auto"/>
        <w:bottom w:val="none" w:sz="0" w:space="0" w:color="auto"/>
        <w:right w:val="none" w:sz="0" w:space="0" w:color="auto"/>
      </w:divBdr>
    </w:div>
    <w:div w:id="994837131">
      <w:bodyDiv w:val="1"/>
      <w:marLeft w:val="0"/>
      <w:marRight w:val="0"/>
      <w:marTop w:val="0"/>
      <w:marBottom w:val="0"/>
      <w:divBdr>
        <w:top w:val="none" w:sz="0" w:space="0" w:color="auto"/>
        <w:left w:val="none" w:sz="0" w:space="0" w:color="auto"/>
        <w:bottom w:val="none" w:sz="0" w:space="0" w:color="auto"/>
        <w:right w:val="none" w:sz="0" w:space="0" w:color="auto"/>
      </w:divBdr>
    </w:div>
    <w:div w:id="998191842">
      <w:bodyDiv w:val="1"/>
      <w:marLeft w:val="0"/>
      <w:marRight w:val="0"/>
      <w:marTop w:val="0"/>
      <w:marBottom w:val="0"/>
      <w:divBdr>
        <w:top w:val="none" w:sz="0" w:space="0" w:color="auto"/>
        <w:left w:val="none" w:sz="0" w:space="0" w:color="auto"/>
        <w:bottom w:val="none" w:sz="0" w:space="0" w:color="auto"/>
        <w:right w:val="none" w:sz="0" w:space="0" w:color="auto"/>
      </w:divBdr>
    </w:div>
    <w:div w:id="1004436325">
      <w:bodyDiv w:val="1"/>
      <w:marLeft w:val="0"/>
      <w:marRight w:val="0"/>
      <w:marTop w:val="0"/>
      <w:marBottom w:val="0"/>
      <w:divBdr>
        <w:top w:val="none" w:sz="0" w:space="0" w:color="auto"/>
        <w:left w:val="none" w:sz="0" w:space="0" w:color="auto"/>
        <w:bottom w:val="none" w:sz="0" w:space="0" w:color="auto"/>
        <w:right w:val="none" w:sz="0" w:space="0" w:color="auto"/>
      </w:divBdr>
      <w:divsChild>
        <w:div w:id="1853644764">
          <w:marLeft w:val="0"/>
          <w:marRight w:val="0"/>
          <w:marTop w:val="0"/>
          <w:marBottom w:val="0"/>
          <w:divBdr>
            <w:top w:val="none" w:sz="0" w:space="0" w:color="auto"/>
            <w:left w:val="none" w:sz="0" w:space="0" w:color="auto"/>
            <w:bottom w:val="none" w:sz="0" w:space="0" w:color="auto"/>
            <w:right w:val="none" w:sz="0" w:space="0" w:color="auto"/>
          </w:divBdr>
        </w:div>
        <w:div w:id="1076168399">
          <w:marLeft w:val="0"/>
          <w:marRight w:val="0"/>
          <w:marTop w:val="0"/>
          <w:marBottom w:val="0"/>
          <w:divBdr>
            <w:top w:val="none" w:sz="0" w:space="0" w:color="auto"/>
            <w:left w:val="none" w:sz="0" w:space="0" w:color="auto"/>
            <w:bottom w:val="none" w:sz="0" w:space="0" w:color="auto"/>
            <w:right w:val="none" w:sz="0" w:space="0" w:color="auto"/>
          </w:divBdr>
        </w:div>
        <w:div w:id="1696611361">
          <w:marLeft w:val="0"/>
          <w:marRight w:val="0"/>
          <w:marTop w:val="0"/>
          <w:marBottom w:val="0"/>
          <w:divBdr>
            <w:top w:val="none" w:sz="0" w:space="0" w:color="auto"/>
            <w:left w:val="none" w:sz="0" w:space="0" w:color="auto"/>
            <w:bottom w:val="none" w:sz="0" w:space="0" w:color="auto"/>
            <w:right w:val="none" w:sz="0" w:space="0" w:color="auto"/>
          </w:divBdr>
        </w:div>
        <w:div w:id="664476269">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713968809">
          <w:marLeft w:val="0"/>
          <w:marRight w:val="0"/>
          <w:marTop w:val="0"/>
          <w:marBottom w:val="0"/>
          <w:divBdr>
            <w:top w:val="none" w:sz="0" w:space="0" w:color="auto"/>
            <w:left w:val="none" w:sz="0" w:space="0" w:color="auto"/>
            <w:bottom w:val="none" w:sz="0" w:space="0" w:color="auto"/>
            <w:right w:val="none" w:sz="0" w:space="0" w:color="auto"/>
          </w:divBdr>
        </w:div>
        <w:div w:id="290290448">
          <w:marLeft w:val="0"/>
          <w:marRight w:val="0"/>
          <w:marTop w:val="0"/>
          <w:marBottom w:val="0"/>
          <w:divBdr>
            <w:top w:val="none" w:sz="0" w:space="0" w:color="auto"/>
            <w:left w:val="none" w:sz="0" w:space="0" w:color="auto"/>
            <w:bottom w:val="none" w:sz="0" w:space="0" w:color="auto"/>
            <w:right w:val="none" w:sz="0" w:space="0" w:color="auto"/>
          </w:divBdr>
        </w:div>
        <w:div w:id="1755201217">
          <w:marLeft w:val="0"/>
          <w:marRight w:val="0"/>
          <w:marTop w:val="0"/>
          <w:marBottom w:val="0"/>
          <w:divBdr>
            <w:top w:val="none" w:sz="0" w:space="0" w:color="auto"/>
            <w:left w:val="none" w:sz="0" w:space="0" w:color="auto"/>
            <w:bottom w:val="none" w:sz="0" w:space="0" w:color="auto"/>
            <w:right w:val="none" w:sz="0" w:space="0" w:color="auto"/>
          </w:divBdr>
        </w:div>
        <w:div w:id="755711690">
          <w:marLeft w:val="0"/>
          <w:marRight w:val="0"/>
          <w:marTop w:val="0"/>
          <w:marBottom w:val="0"/>
          <w:divBdr>
            <w:top w:val="none" w:sz="0" w:space="0" w:color="auto"/>
            <w:left w:val="none" w:sz="0" w:space="0" w:color="auto"/>
            <w:bottom w:val="none" w:sz="0" w:space="0" w:color="auto"/>
            <w:right w:val="none" w:sz="0" w:space="0" w:color="auto"/>
          </w:divBdr>
        </w:div>
        <w:div w:id="1208952332">
          <w:marLeft w:val="0"/>
          <w:marRight w:val="0"/>
          <w:marTop w:val="0"/>
          <w:marBottom w:val="0"/>
          <w:divBdr>
            <w:top w:val="none" w:sz="0" w:space="0" w:color="auto"/>
            <w:left w:val="none" w:sz="0" w:space="0" w:color="auto"/>
            <w:bottom w:val="none" w:sz="0" w:space="0" w:color="auto"/>
            <w:right w:val="none" w:sz="0" w:space="0" w:color="auto"/>
          </w:divBdr>
        </w:div>
        <w:div w:id="642471850">
          <w:marLeft w:val="0"/>
          <w:marRight w:val="0"/>
          <w:marTop w:val="0"/>
          <w:marBottom w:val="0"/>
          <w:divBdr>
            <w:top w:val="none" w:sz="0" w:space="0" w:color="auto"/>
            <w:left w:val="none" w:sz="0" w:space="0" w:color="auto"/>
            <w:bottom w:val="none" w:sz="0" w:space="0" w:color="auto"/>
            <w:right w:val="none" w:sz="0" w:space="0" w:color="auto"/>
          </w:divBdr>
        </w:div>
        <w:div w:id="942497162">
          <w:marLeft w:val="0"/>
          <w:marRight w:val="0"/>
          <w:marTop w:val="0"/>
          <w:marBottom w:val="0"/>
          <w:divBdr>
            <w:top w:val="none" w:sz="0" w:space="0" w:color="auto"/>
            <w:left w:val="none" w:sz="0" w:space="0" w:color="auto"/>
            <w:bottom w:val="none" w:sz="0" w:space="0" w:color="auto"/>
            <w:right w:val="none" w:sz="0" w:space="0" w:color="auto"/>
          </w:divBdr>
        </w:div>
        <w:div w:id="1429423787">
          <w:marLeft w:val="0"/>
          <w:marRight w:val="0"/>
          <w:marTop w:val="0"/>
          <w:marBottom w:val="0"/>
          <w:divBdr>
            <w:top w:val="none" w:sz="0" w:space="0" w:color="auto"/>
            <w:left w:val="none" w:sz="0" w:space="0" w:color="auto"/>
            <w:bottom w:val="none" w:sz="0" w:space="0" w:color="auto"/>
            <w:right w:val="none" w:sz="0" w:space="0" w:color="auto"/>
          </w:divBdr>
        </w:div>
        <w:div w:id="2031102635">
          <w:marLeft w:val="0"/>
          <w:marRight w:val="0"/>
          <w:marTop w:val="0"/>
          <w:marBottom w:val="0"/>
          <w:divBdr>
            <w:top w:val="none" w:sz="0" w:space="0" w:color="auto"/>
            <w:left w:val="none" w:sz="0" w:space="0" w:color="auto"/>
            <w:bottom w:val="none" w:sz="0" w:space="0" w:color="auto"/>
            <w:right w:val="none" w:sz="0" w:space="0" w:color="auto"/>
          </w:divBdr>
        </w:div>
        <w:div w:id="1874684484">
          <w:marLeft w:val="0"/>
          <w:marRight w:val="0"/>
          <w:marTop w:val="0"/>
          <w:marBottom w:val="0"/>
          <w:divBdr>
            <w:top w:val="none" w:sz="0" w:space="0" w:color="auto"/>
            <w:left w:val="none" w:sz="0" w:space="0" w:color="auto"/>
            <w:bottom w:val="none" w:sz="0" w:space="0" w:color="auto"/>
            <w:right w:val="none" w:sz="0" w:space="0" w:color="auto"/>
          </w:divBdr>
        </w:div>
        <w:div w:id="559558174">
          <w:marLeft w:val="0"/>
          <w:marRight w:val="0"/>
          <w:marTop w:val="0"/>
          <w:marBottom w:val="0"/>
          <w:divBdr>
            <w:top w:val="none" w:sz="0" w:space="0" w:color="auto"/>
            <w:left w:val="none" w:sz="0" w:space="0" w:color="auto"/>
            <w:bottom w:val="none" w:sz="0" w:space="0" w:color="auto"/>
            <w:right w:val="none" w:sz="0" w:space="0" w:color="auto"/>
          </w:divBdr>
        </w:div>
        <w:div w:id="743794397">
          <w:marLeft w:val="0"/>
          <w:marRight w:val="0"/>
          <w:marTop w:val="0"/>
          <w:marBottom w:val="0"/>
          <w:divBdr>
            <w:top w:val="none" w:sz="0" w:space="0" w:color="auto"/>
            <w:left w:val="none" w:sz="0" w:space="0" w:color="auto"/>
            <w:bottom w:val="none" w:sz="0" w:space="0" w:color="auto"/>
            <w:right w:val="none" w:sz="0" w:space="0" w:color="auto"/>
          </w:divBdr>
        </w:div>
        <w:div w:id="321934125">
          <w:marLeft w:val="0"/>
          <w:marRight w:val="0"/>
          <w:marTop w:val="0"/>
          <w:marBottom w:val="0"/>
          <w:divBdr>
            <w:top w:val="none" w:sz="0" w:space="0" w:color="auto"/>
            <w:left w:val="none" w:sz="0" w:space="0" w:color="auto"/>
            <w:bottom w:val="none" w:sz="0" w:space="0" w:color="auto"/>
            <w:right w:val="none" w:sz="0" w:space="0" w:color="auto"/>
          </w:divBdr>
        </w:div>
        <w:div w:id="637884539">
          <w:marLeft w:val="0"/>
          <w:marRight w:val="0"/>
          <w:marTop w:val="0"/>
          <w:marBottom w:val="0"/>
          <w:divBdr>
            <w:top w:val="none" w:sz="0" w:space="0" w:color="auto"/>
            <w:left w:val="none" w:sz="0" w:space="0" w:color="auto"/>
            <w:bottom w:val="none" w:sz="0" w:space="0" w:color="auto"/>
            <w:right w:val="none" w:sz="0" w:space="0" w:color="auto"/>
          </w:divBdr>
        </w:div>
        <w:div w:id="1653482976">
          <w:marLeft w:val="0"/>
          <w:marRight w:val="0"/>
          <w:marTop w:val="0"/>
          <w:marBottom w:val="0"/>
          <w:divBdr>
            <w:top w:val="none" w:sz="0" w:space="0" w:color="auto"/>
            <w:left w:val="none" w:sz="0" w:space="0" w:color="auto"/>
            <w:bottom w:val="none" w:sz="0" w:space="0" w:color="auto"/>
            <w:right w:val="none" w:sz="0" w:space="0" w:color="auto"/>
          </w:divBdr>
        </w:div>
        <w:div w:id="437681735">
          <w:marLeft w:val="0"/>
          <w:marRight w:val="0"/>
          <w:marTop w:val="0"/>
          <w:marBottom w:val="0"/>
          <w:divBdr>
            <w:top w:val="none" w:sz="0" w:space="0" w:color="auto"/>
            <w:left w:val="none" w:sz="0" w:space="0" w:color="auto"/>
            <w:bottom w:val="none" w:sz="0" w:space="0" w:color="auto"/>
            <w:right w:val="none" w:sz="0" w:space="0" w:color="auto"/>
          </w:divBdr>
        </w:div>
        <w:div w:id="1283851440">
          <w:marLeft w:val="0"/>
          <w:marRight w:val="0"/>
          <w:marTop w:val="0"/>
          <w:marBottom w:val="0"/>
          <w:divBdr>
            <w:top w:val="none" w:sz="0" w:space="0" w:color="auto"/>
            <w:left w:val="none" w:sz="0" w:space="0" w:color="auto"/>
            <w:bottom w:val="none" w:sz="0" w:space="0" w:color="auto"/>
            <w:right w:val="none" w:sz="0" w:space="0" w:color="auto"/>
          </w:divBdr>
        </w:div>
        <w:div w:id="94982748">
          <w:marLeft w:val="0"/>
          <w:marRight w:val="0"/>
          <w:marTop w:val="0"/>
          <w:marBottom w:val="0"/>
          <w:divBdr>
            <w:top w:val="none" w:sz="0" w:space="0" w:color="auto"/>
            <w:left w:val="none" w:sz="0" w:space="0" w:color="auto"/>
            <w:bottom w:val="none" w:sz="0" w:space="0" w:color="auto"/>
            <w:right w:val="none" w:sz="0" w:space="0" w:color="auto"/>
          </w:divBdr>
        </w:div>
        <w:div w:id="125777722">
          <w:marLeft w:val="0"/>
          <w:marRight w:val="0"/>
          <w:marTop w:val="0"/>
          <w:marBottom w:val="0"/>
          <w:divBdr>
            <w:top w:val="none" w:sz="0" w:space="0" w:color="auto"/>
            <w:left w:val="none" w:sz="0" w:space="0" w:color="auto"/>
            <w:bottom w:val="none" w:sz="0" w:space="0" w:color="auto"/>
            <w:right w:val="none" w:sz="0" w:space="0" w:color="auto"/>
          </w:divBdr>
        </w:div>
        <w:div w:id="904536760">
          <w:marLeft w:val="0"/>
          <w:marRight w:val="0"/>
          <w:marTop w:val="0"/>
          <w:marBottom w:val="0"/>
          <w:divBdr>
            <w:top w:val="none" w:sz="0" w:space="0" w:color="auto"/>
            <w:left w:val="none" w:sz="0" w:space="0" w:color="auto"/>
            <w:bottom w:val="none" w:sz="0" w:space="0" w:color="auto"/>
            <w:right w:val="none" w:sz="0" w:space="0" w:color="auto"/>
          </w:divBdr>
        </w:div>
        <w:div w:id="965504926">
          <w:marLeft w:val="0"/>
          <w:marRight w:val="0"/>
          <w:marTop w:val="0"/>
          <w:marBottom w:val="0"/>
          <w:divBdr>
            <w:top w:val="none" w:sz="0" w:space="0" w:color="auto"/>
            <w:left w:val="none" w:sz="0" w:space="0" w:color="auto"/>
            <w:bottom w:val="none" w:sz="0" w:space="0" w:color="auto"/>
            <w:right w:val="none" w:sz="0" w:space="0" w:color="auto"/>
          </w:divBdr>
        </w:div>
        <w:div w:id="1501657520">
          <w:marLeft w:val="0"/>
          <w:marRight w:val="0"/>
          <w:marTop w:val="0"/>
          <w:marBottom w:val="0"/>
          <w:divBdr>
            <w:top w:val="none" w:sz="0" w:space="0" w:color="auto"/>
            <w:left w:val="none" w:sz="0" w:space="0" w:color="auto"/>
            <w:bottom w:val="none" w:sz="0" w:space="0" w:color="auto"/>
            <w:right w:val="none" w:sz="0" w:space="0" w:color="auto"/>
          </w:divBdr>
        </w:div>
        <w:div w:id="1805852615">
          <w:marLeft w:val="0"/>
          <w:marRight w:val="0"/>
          <w:marTop w:val="0"/>
          <w:marBottom w:val="0"/>
          <w:divBdr>
            <w:top w:val="none" w:sz="0" w:space="0" w:color="auto"/>
            <w:left w:val="none" w:sz="0" w:space="0" w:color="auto"/>
            <w:bottom w:val="none" w:sz="0" w:space="0" w:color="auto"/>
            <w:right w:val="none" w:sz="0" w:space="0" w:color="auto"/>
          </w:divBdr>
        </w:div>
        <w:div w:id="630671222">
          <w:marLeft w:val="0"/>
          <w:marRight w:val="0"/>
          <w:marTop w:val="0"/>
          <w:marBottom w:val="0"/>
          <w:divBdr>
            <w:top w:val="none" w:sz="0" w:space="0" w:color="auto"/>
            <w:left w:val="none" w:sz="0" w:space="0" w:color="auto"/>
            <w:bottom w:val="none" w:sz="0" w:space="0" w:color="auto"/>
            <w:right w:val="none" w:sz="0" w:space="0" w:color="auto"/>
          </w:divBdr>
        </w:div>
        <w:div w:id="705259411">
          <w:marLeft w:val="0"/>
          <w:marRight w:val="0"/>
          <w:marTop w:val="0"/>
          <w:marBottom w:val="0"/>
          <w:divBdr>
            <w:top w:val="none" w:sz="0" w:space="0" w:color="auto"/>
            <w:left w:val="none" w:sz="0" w:space="0" w:color="auto"/>
            <w:bottom w:val="none" w:sz="0" w:space="0" w:color="auto"/>
            <w:right w:val="none" w:sz="0" w:space="0" w:color="auto"/>
          </w:divBdr>
        </w:div>
        <w:div w:id="339745260">
          <w:marLeft w:val="0"/>
          <w:marRight w:val="0"/>
          <w:marTop w:val="0"/>
          <w:marBottom w:val="0"/>
          <w:divBdr>
            <w:top w:val="none" w:sz="0" w:space="0" w:color="auto"/>
            <w:left w:val="none" w:sz="0" w:space="0" w:color="auto"/>
            <w:bottom w:val="none" w:sz="0" w:space="0" w:color="auto"/>
            <w:right w:val="none" w:sz="0" w:space="0" w:color="auto"/>
          </w:divBdr>
        </w:div>
        <w:div w:id="359820373">
          <w:marLeft w:val="0"/>
          <w:marRight w:val="0"/>
          <w:marTop w:val="0"/>
          <w:marBottom w:val="0"/>
          <w:divBdr>
            <w:top w:val="none" w:sz="0" w:space="0" w:color="auto"/>
            <w:left w:val="none" w:sz="0" w:space="0" w:color="auto"/>
            <w:bottom w:val="none" w:sz="0" w:space="0" w:color="auto"/>
            <w:right w:val="none" w:sz="0" w:space="0" w:color="auto"/>
          </w:divBdr>
        </w:div>
        <w:div w:id="1666124830">
          <w:marLeft w:val="0"/>
          <w:marRight w:val="0"/>
          <w:marTop w:val="0"/>
          <w:marBottom w:val="0"/>
          <w:divBdr>
            <w:top w:val="none" w:sz="0" w:space="0" w:color="auto"/>
            <w:left w:val="none" w:sz="0" w:space="0" w:color="auto"/>
            <w:bottom w:val="none" w:sz="0" w:space="0" w:color="auto"/>
            <w:right w:val="none" w:sz="0" w:space="0" w:color="auto"/>
          </w:divBdr>
        </w:div>
        <w:div w:id="1077438207">
          <w:marLeft w:val="0"/>
          <w:marRight w:val="0"/>
          <w:marTop w:val="0"/>
          <w:marBottom w:val="0"/>
          <w:divBdr>
            <w:top w:val="none" w:sz="0" w:space="0" w:color="auto"/>
            <w:left w:val="none" w:sz="0" w:space="0" w:color="auto"/>
            <w:bottom w:val="none" w:sz="0" w:space="0" w:color="auto"/>
            <w:right w:val="none" w:sz="0" w:space="0" w:color="auto"/>
          </w:divBdr>
        </w:div>
        <w:div w:id="231432616">
          <w:marLeft w:val="0"/>
          <w:marRight w:val="0"/>
          <w:marTop w:val="0"/>
          <w:marBottom w:val="0"/>
          <w:divBdr>
            <w:top w:val="none" w:sz="0" w:space="0" w:color="auto"/>
            <w:left w:val="none" w:sz="0" w:space="0" w:color="auto"/>
            <w:bottom w:val="none" w:sz="0" w:space="0" w:color="auto"/>
            <w:right w:val="none" w:sz="0" w:space="0" w:color="auto"/>
          </w:divBdr>
        </w:div>
      </w:divsChild>
    </w:div>
    <w:div w:id="1018118155">
      <w:bodyDiv w:val="1"/>
      <w:marLeft w:val="0"/>
      <w:marRight w:val="0"/>
      <w:marTop w:val="0"/>
      <w:marBottom w:val="0"/>
      <w:divBdr>
        <w:top w:val="none" w:sz="0" w:space="0" w:color="auto"/>
        <w:left w:val="none" w:sz="0" w:space="0" w:color="auto"/>
        <w:bottom w:val="none" w:sz="0" w:space="0" w:color="auto"/>
        <w:right w:val="none" w:sz="0" w:space="0" w:color="auto"/>
      </w:divBdr>
    </w:div>
    <w:div w:id="1022778855">
      <w:bodyDiv w:val="1"/>
      <w:marLeft w:val="0"/>
      <w:marRight w:val="0"/>
      <w:marTop w:val="0"/>
      <w:marBottom w:val="0"/>
      <w:divBdr>
        <w:top w:val="none" w:sz="0" w:space="0" w:color="auto"/>
        <w:left w:val="none" w:sz="0" w:space="0" w:color="auto"/>
        <w:bottom w:val="none" w:sz="0" w:space="0" w:color="auto"/>
        <w:right w:val="none" w:sz="0" w:space="0" w:color="auto"/>
      </w:divBdr>
    </w:div>
    <w:div w:id="1030686787">
      <w:bodyDiv w:val="1"/>
      <w:marLeft w:val="0"/>
      <w:marRight w:val="0"/>
      <w:marTop w:val="0"/>
      <w:marBottom w:val="0"/>
      <w:divBdr>
        <w:top w:val="none" w:sz="0" w:space="0" w:color="auto"/>
        <w:left w:val="none" w:sz="0" w:space="0" w:color="auto"/>
        <w:bottom w:val="none" w:sz="0" w:space="0" w:color="auto"/>
        <w:right w:val="none" w:sz="0" w:space="0" w:color="auto"/>
      </w:divBdr>
      <w:divsChild>
        <w:div w:id="2031909025">
          <w:marLeft w:val="480"/>
          <w:marRight w:val="0"/>
          <w:marTop w:val="0"/>
          <w:marBottom w:val="0"/>
          <w:divBdr>
            <w:top w:val="none" w:sz="0" w:space="0" w:color="auto"/>
            <w:left w:val="none" w:sz="0" w:space="0" w:color="auto"/>
            <w:bottom w:val="none" w:sz="0" w:space="0" w:color="auto"/>
            <w:right w:val="none" w:sz="0" w:space="0" w:color="auto"/>
          </w:divBdr>
        </w:div>
        <w:div w:id="1613434499">
          <w:marLeft w:val="480"/>
          <w:marRight w:val="0"/>
          <w:marTop w:val="0"/>
          <w:marBottom w:val="0"/>
          <w:divBdr>
            <w:top w:val="none" w:sz="0" w:space="0" w:color="auto"/>
            <w:left w:val="none" w:sz="0" w:space="0" w:color="auto"/>
            <w:bottom w:val="none" w:sz="0" w:space="0" w:color="auto"/>
            <w:right w:val="none" w:sz="0" w:space="0" w:color="auto"/>
          </w:divBdr>
        </w:div>
        <w:div w:id="1352874753">
          <w:marLeft w:val="480"/>
          <w:marRight w:val="0"/>
          <w:marTop w:val="0"/>
          <w:marBottom w:val="0"/>
          <w:divBdr>
            <w:top w:val="none" w:sz="0" w:space="0" w:color="auto"/>
            <w:left w:val="none" w:sz="0" w:space="0" w:color="auto"/>
            <w:bottom w:val="none" w:sz="0" w:space="0" w:color="auto"/>
            <w:right w:val="none" w:sz="0" w:space="0" w:color="auto"/>
          </w:divBdr>
        </w:div>
        <w:div w:id="561605194">
          <w:marLeft w:val="480"/>
          <w:marRight w:val="0"/>
          <w:marTop w:val="0"/>
          <w:marBottom w:val="0"/>
          <w:divBdr>
            <w:top w:val="none" w:sz="0" w:space="0" w:color="auto"/>
            <w:left w:val="none" w:sz="0" w:space="0" w:color="auto"/>
            <w:bottom w:val="none" w:sz="0" w:space="0" w:color="auto"/>
            <w:right w:val="none" w:sz="0" w:space="0" w:color="auto"/>
          </w:divBdr>
        </w:div>
      </w:divsChild>
    </w:div>
    <w:div w:id="1031607563">
      <w:bodyDiv w:val="1"/>
      <w:marLeft w:val="0"/>
      <w:marRight w:val="0"/>
      <w:marTop w:val="0"/>
      <w:marBottom w:val="0"/>
      <w:divBdr>
        <w:top w:val="none" w:sz="0" w:space="0" w:color="auto"/>
        <w:left w:val="none" w:sz="0" w:space="0" w:color="auto"/>
        <w:bottom w:val="none" w:sz="0" w:space="0" w:color="auto"/>
        <w:right w:val="none" w:sz="0" w:space="0" w:color="auto"/>
      </w:divBdr>
      <w:divsChild>
        <w:div w:id="413550666">
          <w:marLeft w:val="480"/>
          <w:marRight w:val="0"/>
          <w:marTop w:val="0"/>
          <w:marBottom w:val="0"/>
          <w:divBdr>
            <w:top w:val="none" w:sz="0" w:space="0" w:color="auto"/>
            <w:left w:val="none" w:sz="0" w:space="0" w:color="auto"/>
            <w:bottom w:val="none" w:sz="0" w:space="0" w:color="auto"/>
            <w:right w:val="none" w:sz="0" w:space="0" w:color="auto"/>
          </w:divBdr>
        </w:div>
        <w:div w:id="1579513171">
          <w:marLeft w:val="480"/>
          <w:marRight w:val="0"/>
          <w:marTop w:val="0"/>
          <w:marBottom w:val="0"/>
          <w:divBdr>
            <w:top w:val="none" w:sz="0" w:space="0" w:color="auto"/>
            <w:left w:val="none" w:sz="0" w:space="0" w:color="auto"/>
            <w:bottom w:val="none" w:sz="0" w:space="0" w:color="auto"/>
            <w:right w:val="none" w:sz="0" w:space="0" w:color="auto"/>
          </w:divBdr>
        </w:div>
        <w:div w:id="222644056">
          <w:marLeft w:val="480"/>
          <w:marRight w:val="0"/>
          <w:marTop w:val="0"/>
          <w:marBottom w:val="0"/>
          <w:divBdr>
            <w:top w:val="none" w:sz="0" w:space="0" w:color="auto"/>
            <w:left w:val="none" w:sz="0" w:space="0" w:color="auto"/>
            <w:bottom w:val="none" w:sz="0" w:space="0" w:color="auto"/>
            <w:right w:val="none" w:sz="0" w:space="0" w:color="auto"/>
          </w:divBdr>
        </w:div>
        <w:div w:id="222566035">
          <w:marLeft w:val="480"/>
          <w:marRight w:val="0"/>
          <w:marTop w:val="0"/>
          <w:marBottom w:val="0"/>
          <w:divBdr>
            <w:top w:val="none" w:sz="0" w:space="0" w:color="auto"/>
            <w:left w:val="none" w:sz="0" w:space="0" w:color="auto"/>
            <w:bottom w:val="none" w:sz="0" w:space="0" w:color="auto"/>
            <w:right w:val="none" w:sz="0" w:space="0" w:color="auto"/>
          </w:divBdr>
        </w:div>
        <w:div w:id="474688751">
          <w:marLeft w:val="480"/>
          <w:marRight w:val="0"/>
          <w:marTop w:val="0"/>
          <w:marBottom w:val="0"/>
          <w:divBdr>
            <w:top w:val="none" w:sz="0" w:space="0" w:color="auto"/>
            <w:left w:val="none" w:sz="0" w:space="0" w:color="auto"/>
            <w:bottom w:val="none" w:sz="0" w:space="0" w:color="auto"/>
            <w:right w:val="none" w:sz="0" w:space="0" w:color="auto"/>
          </w:divBdr>
        </w:div>
        <w:div w:id="1642690189">
          <w:marLeft w:val="480"/>
          <w:marRight w:val="0"/>
          <w:marTop w:val="0"/>
          <w:marBottom w:val="0"/>
          <w:divBdr>
            <w:top w:val="none" w:sz="0" w:space="0" w:color="auto"/>
            <w:left w:val="none" w:sz="0" w:space="0" w:color="auto"/>
            <w:bottom w:val="none" w:sz="0" w:space="0" w:color="auto"/>
            <w:right w:val="none" w:sz="0" w:space="0" w:color="auto"/>
          </w:divBdr>
        </w:div>
        <w:div w:id="762339264">
          <w:marLeft w:val="480"/>
          <w:marRight w:val="0"/>
          <w:marTop w:val="0"/>
          <w:marBottom w:val="0"/>
          <w:divBdr>
            <w:top w:val="none" w:sz="0" w:space="0" w:color="auto"/>
            <w:left w:val="none" w:sz="0" w:space="0" w:color="auto"/>
            <w:bottom w:val="none" w:sz="0" w:space="0" w:color="auto"/>
            <w:right w:val="none" w:sz="0" w:space="0" w:color="auto"/>
          </w:divBdr>
        </w:div>
        <w:div w:id="2111662355">
          <w:marLeft w:val="480"/>
          <w:marRight w:val="0"/>
          <w:marTop w:val="0"/>
          <w:marBottom w:val="0"/>
          <w:divBdr>
            <w:top w:val="none" w:sz="0" w:space="0" w:color="auto"/>
            <w:left w:val="none" w:sz="0" w:space="0" w:color="auto"/>
            <w:bottom w:val="none" w:sz="0" w:space="0" w:color="auto"/>
            <w:right w:val="none" w:sz="0" w:space="0" w:color="auto"/>
          </w:divBdr>
        </w:div>
        <w:div w:id="878468802">
          <w:marLeft w:val="480"/>
          <w:marRight w:val="0"/>
          <w:marTop w:val="0"/>
          <w:marBottom w:val="0"/>
          <w:divBdr>
            <w:top w:val="none" w:sz="0" w:space="0" w:color="auto"/>
            <w:left w:val="none" w:sz="0" w:space="0" w:color="auto"/>
            <w:bottom w:val="none" w:sz="0" w:space="0" w:color="auto"/>
            <w:right w:val="none" w:sz="0" w:space="0" w:color="auto"/>
          </w:divBdr>
        </w:div>
        <w:div w:id="1257834934">
          <w:marLeft w:val="480"/>
          <w:marRight w:val="0"/>
          <w:marTop w:val="0"/>
          <w:marBottom w:val="0"/>
          <w:divBdr>
            <w:top w:val="none" w:sz="0" w:space="0" w:color="auto"/>
            <w:left w:val="none" w:sz="0" w:space="0" w:color="auto"/>
            <w:bottom w:val="none" w:sz="0" w:space="0" w:color="auto"/>
            <w:right w:val="none" w:sz="0" w:space="0" w:color="auto"/>
          </w:divBdr>
        </w:div>
        <w:div w:id="211774289">
          <w:marLeft w:val="480"/>
          <w:marRight w:val="0"/>
          <w:marTop w:val="0"/>
          <w:marBottom w:val="0"/>
          <w:divBdr>
            <w:top w:val="none" w:sz="0" w:space="0" w:color="auto"/>
            <w:left w:val="none" w:sz="0" w:space="0" w:color="auto"/>
            <w:bottom w:val="none" w:sz="0" w:space="0" w:color="auto"/>
            <w:right w:val="none" w:sz="0" w:space="0" w:color="auto"/>
          </w:divBdr>
        </w:div>
        <w:div w:id="758255588">
          <w:marLeft w:val="480"/>
          <w:marRight w:val="0"/>
          <w:marTop w:val="0"/>
          <w:marBottom w:val="0"/>
          <w:divBdr>
            <w:top w:val="none" w:sz="0" w:space="0" w:color="auto"/>
            <w:left w:val="none" w:sz="0" w:space="0" w:color="auto"/>
            <w:bottom w:val="none" w:sz="0" w:space="0" w:color="auto"/>
            <w:right w:val="none" w:sz="0" w:space="0" w:color="auto"/>
          </w:divBdr>
        </w:div>
        <w:div w:id="872424278">
          <w:marLeft w:val="480"/>
          <w:marRight w:val="0"/>
          <w:marTop w:val="0"/>
          <w:marBottom w:val="0"/>
          <w:divBdr>
            <w:top w:val="none" w:sz="0" w:space="0" w:color="auto"/>
            <w:left w:val="none" w:sz="0" w:space="0" w:color="auto"/>
            <w:bottom w:val="none" w:sz="0" w:space="0" w:color="auto"/>
            <w:right w:val="none" w:sz="0" w:space="0" w:color="auto"/>
          </w:divBdr>
        </w:div>
        <w:div w:id="812647941">
          <w:marLeft w:val="480"/>
          <w:marRight w:val="0"/>
          <w:marTop w:val="0"/>
          <w:marBottom w:val="0"/>
          <w:divBdr>
            <w:top w:val="none" w:sz="0" w:space="0" w:color="auto"/>
            <w:left w:val="none" w:sz="0" w:space="0" w:color="auto"/>
            <w:bottom w:val="none" w:sz="0" w:space="0" w:color="auto"/>
            <w:right w:val="none" w:sz="0" w:space="0" w:color="auto"/>
          </w:divBdr>
        </w:div>
        <w:div w:id="2063166603">
          <w:marLeft w:val="480"/>
          <w:marRight w:val="0"/>
          <w:marTop w:val="0"/>
          <w:marBottom w:val="0"/>
          <w:divBdr>
            <w:top w:val="none" w:sz="0" w:space="0" w:color="auto"/>
            <w:left w:val="none" w:sz="0" w:space="0" w:color="auto"/>
            <w:bottom w:val="none" w:sz="0" w:space="0" w:color="auto"/>
            <w:right w:val="none" w:sz="0" w:space="0" w:color="auto"/>
          </w:divBdr>
        </w:div>
        <w:div w:id="1044017487">
          <w:marLeft w:val="480"/>
          <w:marRight w:val="0"/>
          <w:marTop w:val="0"/>
          <w:marBottom w:val="0"/>
          <w:divBdr>
            <w:top w:val="none" w:sz="0" w:space="0" w:color="auto"/>
            <w:left w:val="none" w:sz="0" w:space="0" w:color="auto"/>
            <w:bottom w:val="none" w:sz="0" w:space="0" w:color="auto"/>
            <w:right w:val="none" w:sz="0" w:space="0" w:color="auto"/>
          </w:divBdr>
        </w:div>
        <w:div w:id="461924128">
          <w:marLeft w:val="480"/>
          <w:marRight w:val="0"/>
          <w:marTop w:val="0"/>
          <w:marBottom w:val="0"/>
          <w:divBdr>
            <w:top w:val="none" w:sz="0" w:space="0" w:color="auto"/>
            <w:left w:val="none" w:sz="0" w:space="0" w:color="auto"/>
            <w:bottom w:val="none" w:sz="0" w:space="0" w:color="auto"/>
            <w:right w:val="none" w:sz="0" w:space="0" w:color="auto"/>
          </w:divBdr>
        </w:div>
        <w:div w:id="1762556214">
          <w:marLeft w:val="480"/>
          <w:marRight w:val="0"/>
          <w:marTop w:val="0"/>
          <w:marBottom w:val="0"/>
          <w:divBdr>
            <w:top w:val="none" w:sz="0" w:space="0" w:color="auto"/>
            <w:left w:val="none" w:sz="0" w:space="0" w:color="auto"/>
            <w:bottom w:val="none" w:sz="0" w:space="0" w:color="auto"/>
            <w:right w:val="none" w:sz="0" w:space="0" w:color="auto"/>
          </w:divBdr>
        </w:div>
        <w:div w:id="802432712">
          <w:marLeft w:val="480"/>
          <w:marRight w:val="0"/>
          <w:marTop w:val="0"/>
          <w:marBottom w:val="0"/>
          <w:divBdr>
            <w:top w:val="none" w:sz="0" w:space="0" w:color="auto"/>
            <w:left w:val="none" w:sz="0" w:space="0" w:color="auto"/>
            <w:bottom w:val="none" w:sz="0" w:space="0" w:color="auto"/>
            <w:right w:val="none" w:sz="0" w:space="0" w:color="auto"/>
          </w:divBdr>
        </w:div>
        <w:div w:id="1354110124">
          <w:marLeft w:val="480"/>
          <w:marRight w:val="0"/>
          <w:marTop w:val="0"/>
          <w:marBottom w:val="0"/>
          <w:divBdr>
            <w:top w:val="none" w:sz="0" w:space="0" w:color="auto"/>
            <w:left w:val="none" w:sz="0" w:space="0" w:color="auto"/>
            <w:bottom w:val="none" w:sz="0" w:space="0" w:color="auto"/>
            <w:right w:val="none" w:sz="0" w:space="0" w:color="auto"/>
          </w:divBdr>
        </w:div>
        <w:div w:id="273292954">
          <w:marLeft w:val="480"/>
          <w:marRight w:val="0"/>
          <w:marTop w:val="0"/>
          <w:marBottom w:val="0"/>
          <w:divBdr>
            <w:top w:val="none" w:sz="0" w:space="0" w:color="auto"/>
            <w:left w:val="none" w:sz="0" w:space="0" w:color="auto"/>
            <w:bottom w:val="none" w:sz="0" w:space="0" w:color="auto"/>
            <w:right w:val="none" w:sz="0" w:space="0" w:color="auto"/>
          </w:divBdr>
        </w:div>
        <w:div w:id="2104951595">
          <w:marLeft w:val="480"/>
          <w:marRight w:val="0"/>
          <w:marTop w:val="0"/>
          <w:marBottom w:val="0"/>
          <w:divBdr>
            <w:top w:val="none" w:sz="0" w:space="0" w:color="auto"/>
            <w:left w:val="none" w:sz="0" w:space="0" w:color="auto"/>
            <w:bottom w:val="none" w:sz="0" w:space="0" w:color="auto"/>
            <w:right w:val="none" w:sz="0" w:space="0" w:color="auto"/>
          </w:divBdr>
        </w:div>
        <w:div w:id="115294208">
          <w:marLeft w:val="480"/>
          <w:marRight w:val="0"/>
          <w:marTop w:val="0"/>
          <w:marBottom w:val="0"/>
          <w:divBdr>
            <w:top w:val="none" w:sz="0" w:space="0" w:color="auto"/>
            <w:left w:val="none" w:sz="0" w:space="0" w:color="auto"/>
            <w:bottom w:val="none" w:sz="0" w:space="0" w:color="auto"/>
            <w:right w:val="none" w:sz="0" w:space="0" w:color="auto"/>
          </w:divBdr>
        </w:div>
        <w:div w:id="1263223607">
          <w:marLeft w:val="480"/>
          <w:marRight w:val="0"/>
          <w:marTop w:val="0"/>
          <w:marBottom w:val="0"/>
          <w:divBdr>
            <w:top w:val="none" w:sz="0" w:space="0" w:color="auto"/>
            <w:left w:val="none" w:sz="0" w:space="0" w:color="auto"/>
            <w:bottom w:val="none" w:sz="0" w:space="0" w:color="auto"/>
            <w:right w:val="none" w:sz="0" w:space="0" w:color="auto"/>
          </w:divBdr>
        </w:div>
        <w:div w:id="849296027">
          <w:marLeft w:val="480"/>
          <w:marRight w:val="0"/>
          <w:marTop w:val="0"/>
          <w:marBottom w:val="0"/>
          <w:divBdr>
            <w:top w:val="none" w:sz="0" w:space="0" w:color="auto"/>
            <w:left w:val="none" w:sz="0" w:space="0" w:color="auto"/>
            <w:bottom w:val="none" w:sz="0" w:space="0" w:color="auto"/>
            <w:right w:val="none" w:sz="0" w:space="0" w:color="auto"/>
          </w:divBdr>
        </w:div>
        <w:div w:id="1819375595">
          <w:marLeft w:val="480"/>
          <w:marRight w:val="0"/>
          <w:marTop w:val="0"/>
          <w:marBottom w:val="0"/>
          <w:divBdr>
            <w:top w:val="none" w:sz="0" w:space="0" w:color="auto"/>
            <w:left w:val="none" w:sz="0" w:space="0" w:color="auto"/>
            <w:bottom w:val="none" w:sz="0" w:space="0" w:color="auto"/>
            <w:right w:val="none" w:sz="0" w:space="0" w:color="auto"/>
          </w:divBdr>
        </w:div>
        <w:div w:id="210189576">
          <w:marLeft w:val="480"/>
          <w:marRight w:val="0"/>
          <w:marTop w:val="0"/>
          <w:marBottom w:val="0"/>
          <w:divBdr>
            <w:top w:val="none" w:sz="0" w:space="0" w:color="auto"/>
            <w:left w:val="none" w:sz="0" w:space="0" w:color="auto"/>
            <w:bottom w:val="none" w:sz="0" w:space="0" w:color="auto"/>
            <w:right w:val="none" w:sz="0" w:space="0" w:color="auto"/>
          </w:divBdr>
        </w:div>
        <w:div w:id="2075472189">
          <w:marLeft w:val="480"/>
          <w:marRight w:val="0"/>
          <w:marTop w:val="0"/>
          <w:marBottom w:val="0"/>
          <w:divBdr>
            <w:top w:val="none" w:sz="0" w:space="0" w:color="auto"/>
            <w:left w:val="none" w:sz="0" w:space="0" w:color="auto"/>
            <w:bottom w:val="none" w:sz="0" w:space="0" w:color="auto"/>
            <w:right w:val="none" w:sz="0" w:space="0" w:color="auto"/>
          </w:divBdr>
        </w:div>
        <w:div w:id="2007200688">
          <w:marLeft w:val="480"/>
          <w:marRight w:val="0"/>
          <w:marTop w:val="0"/>
          <w:marBottom w:val="0"/>
          <w:divBdr>
            <w:top w:val="none" w:sz="0" w:space="0" w:color="auto"/>
            <w:left w:val="none" w:sz="0" w:space="0" w:color="auto"/>
            <w:bottom w:val="none" w:sz="0" w:space="0" w:color="auto"/>
            <w:right w:val="none" w:sz="0" w:space="0" w:color="auto"/>
          </w:divBdr>
        </w:div>
        <w:div w:id="1590770040">
          <w:marLeft w:val="480"/>
          <w:marRight w:val="0"/>
          <w:marTop w:val="0"/>
          <w:marBottom w:val="0"/>
          <w:divBdr>
            <w:top w:val="none" w:sz="0" w:space="0" w:color="auto"/>
            <w:left w:val="none" w:sz="0" w:space="0" w:color="auto"/>
            <w:bottom w:val="none" w:sz="0" w:space="0" w:color="auto"/>
            <w:right w:val="none" w:sz="0" w:space="0" w:color="auto"/>
          </w:divBdr>
        </w:div>
        <w:div w:id="1292205516">
          <w:marLeft w:val="480"/>
          <w:marRight w:val="0"/>
          <w:marTop w:val="0"/>
          <w:marBottom w:val="0"/>
          <w:divBdr>
            <w:top w:val="none" w:sz="0" w:space="0" w:color="auto"/>
            <w:left w:val="none" w:sz="0" w:space="0" w:color="auto"/>
            <w:bottom w:val="none" w:sz="0" w:space="0" w:color="auto"/>
            <w:right w:val="none" w:sz="0" w:space="0" w:color="auto"/>
          </w:divBdr>
        </w:div>
        <w:div w:id="565529434">
          <w:marLeft w:val="480"/>
          <w:marRight w:val="0"/>
          <w:marTop w:val="0"/>
          <w:marBottom w:val="0"/>
          <w:divBdr>
            <w:top w:val="none" w:sz="0" w:space="0" w:color="auto"/>
            <w:left w:val="none" w:sz="0" w:space="0" w:color="auto"/>
            <w:bottom w:val="none" w:sz="0" w:space="0" w:color="auto"/>
            <w:right w:val="none" w:sz="0" w:space="0" w:color="auto"/>
          </w:divBdr>
        </w:div>
        <w:div w:id="1819691327">
          <w:marLeft w:val="480"/>
          <w:marRight w:val="0"/>
          <w:marTop w:val="0"/>
          <w:marBottom w:val="0"/>
          <w:divBdr>
            <w:top w:val="none" w:sz="0" w:space="0" w:color="auto"/>
            <w:left w:val="none" w:sz="0" w:space="0" w:color="auto"/>
            <w:bottom w:val="none" w:sz="0" w:space="0" w:color="auto"/>
            <w:right w:val="none" w:sz="0" w:space="0" w:color="auto"/>
          </w:divBdr>
        </w:div>
        <w:div w:id="542056889">
          <w:marLeft w:val="480"/>
          <w:marRight w:val="0"/>
          <w:marTop w:val="0"/>
          <w:marBottom w:val="0"/>
          <w:divBdr>
            <w:top w:val="none" w:sz="0" w:space="0" w:color="auto"/>
            <w:left w:val="none" w:sz="0" w:space="0" w:color="auto"/>
            <w:bottom w:val="none" w:sz="0" w:space="0" w:color="auto"/>
            <w:right w:val="none" w:sz="0" w:space="0" w:color="auto"/>
          </w:divBdr>
        </w:div>
        <w:div w:id="946696038">
          <w:marLeft w:val="480"/>
          <w:marRight w:val="0"/>
          <w:marTop w:val="0"/>
          <w:marBottom w:val="0"/>
          <w:divBdr>
            <w:top w:val="none" w:sz="0" w:space="0" w:color="auto"/>
            <w:left w:val="none" w:sz="0" w:space="0" w:color="auto"/>
            <w:bottom w:val="none" w:sz="0" w:space="0" w:color="auto"/>
            <w:right w:val="none" w:sz="0" w:space="0" w:color="auto"/>
          </w:divBdr>
        </w:div>
        <w:div w:id="938416583">
          <w:marLeft w:val="480"/>
          <w:marRight w:val="0"/>
          <w:marTop w:val="0"/>
          <w:marBottom w:val="0"/>
          <w:divBdr>
            <w:top w:val="none" w:sz="0" w:space="0" w:color="auto"/>
            <w:left w:val="none" w:sz="0" w:space="0" w:color="auto"/>
            <w:bottom w:val="none" w:sz="0" w:space="0" w:color="auto"/>
            <w:right w:val="none" w:sz="0" w:space="0" w:color="auto"/>
          </w:divBdr>
        </w:div>
        <w:div w:id="143619662">
          <w:marLeft w:val="480"/>
          <w:marRight w:val="0"/>
          <w:marTop w:val="0"/>
          <w:marBottom w:val="0"/>
          <w:divBdr>
            <w:top w:val="none" w:sz="0" w:space="0" w:color="auto"/>
            <w:left w:val="none" w:sz="0" w:space="0" w:color="auto"/>
            <w:bottom w:val="none" w:sz="0" w:space="0" w:color="auto"/>
            <w:right w:val="none" w:sz="0" w:space="0" w:color="auto"/>
          </w:divBdr>
        </w:div>
        <w:div w:id="817065149">
          <w:marLeft w:val="480"/>
          <w:marRight w:val="0"/>
          <w:marTop w:val="0"/>
          <w:marBottom w:val="0"/>
          <w:divBdr>
            <w:top w:val="none" w:sz="0" w:space="0" w:color="auto"/>
            <w:left w:val="none" w:sz="0" w:space="0" w:color="auto"/>
            <w:bottom w:val="none" w:sz="0" w:space="0" w:color="auto"/>
            <w:right w:val="none" w:sz="0" w:space="0" w:color="auto"/>
          </w:divBdr>
        </w:div>
      </w:divsChild>
    </w:div>
    <w:div w:id="1035733049">
      <w:bodyDiv w:val="1"/>
      <w:marLeft w:val="0"/>
      <w:marRight w:val="0"/>
      <w:marTop w:val="0"/>
      <w:marBottom w:val="0"/>
      <w:divBdr>
        <w:top w:val="none" w:sz="0" w:space="0" w:color="auto"/>
        <w:left w:val="none" w:sz="0" w:space="0" w:color="auto"/>
        <w:bottom w:val="none" w:sz="0" w:space="0" w:color="auto"/>
        <w:right w:val="none" w:sz="0" w:space="0" w:color="auto"/>
      </w:divBdr>
    </w:div>
    <w:div w:id="1038511415">
      <w:bodyDiv w:val="1"/>
      <w:marLeft w:val="0"/>
      <w:marRight w:val="0"/>
      <w:marTop w:val="0"/>
      <w:marBottom w:val="0"/>
      <w:divBdr>
        <w:top w:val="none" w:sz="0" w:space="0" w:color="auto"/>
        <w:left w:val="none" w:sz="0" w:space="0" w:color="auto"/>
        <w:bottom w:val="none" w:sz="0" w:space="0" w:color="auto"/>
        <w:right w:val="none" w:sz="0" w:space="0" w:color="auto"/>
      </w:divBdr>
    </w:div>
    <w:div w:id="1075318269">
      <w:bodyDiv w:val="1"/>
      <w:marLeft w:val="0"/>
      <w:marRight w:val="0"/>
      <w:marTop w:val="0"/>
      <w:marBottom w:val="0"/>
      <w:divBdr>
        <w:top w:val="none" w:sz="0" w:space="0" w:color="auto"/>
        <w:left w:val="none" w:sz="0" w:space="0" w:color="auto"/>
        <w:bottom w:val="none" w:sz="0" w:space="0" w:color="auto"/>
        <w:right w:val="none" w:sz="0" w:space="0" w:color="auto"/>
      </w:divBdr>
      <w:divsChild>
        <w:div w:id="201326645">
          <w:marLeft w:val="480"/>
          <w:marRight w:val="0"/>
          <w:marTop w:val="0"/>
          <w:marBottom w:val="0"/>
          <w:divBdr>
            <w:top w:val="none" w:sz="0" w:space="0" w:color="auto"/>
            <w:left w:val="none" w:sz="0" w:space="0" w:color="auto"/>
            <w:bottom w:val="none" w:sz="0" w:space="0" w:color="auto"/>
            <w:right w:val="none" w:sz="0" w:space="0" w:color="auto"/>
          </w:divBdr>
        </w:div>
        <w:div w:id="1777097038">
          <w:marLeft w:val="480"/>
          <w:marRight w:val="0"/>
          <w:marTop w:val="0"/>
          <w:marBottom w:val="0"/>
          <w:divBdr>
            <w:top w:val="none" w:sz="0" w:space="0" w:color="auto"/>
            <w:left w:val="none" w:sz="0" w:space="0" w:color="auto"/>
            <w:bottom w:val="none" w:sz="0" w:space="0" w:color="auto"/>
            <w:right w:val="none" w:sz="0" w:space="0" w:color="auto"/>
          </w:divBdr>
        </w:div>
        <w:div w:id="798034462">
          <w:marLeft w:val="480"/>
          <w:marRight w:val="0"/>
          <w:marTop w:val="0"/>
          <w:marBottom w:val="0"/>
          <w:divBdr>
            <w:top w:val="none" w:sz="0" w:space="0" w:color="auto"/>
            <w:left w:val="none" w:sz="0" w:space="0" w:color="auto"/>
            <w:bottom w:val="none" w:sz="0" w:space="0" w:color="auto"/>
            <w:right w:val="none" w:sz="0" w:space="0" w:color="auto"/>
          </w:divBdr>
        </w:div>
        <w:div w:id="936787810">
          <w:marLeft w:val="480"/>
          <w:marRight w:val="0"/>
          <w:marTop w:val="0"/>
          <w:marBottom w:val="0"/>
          <w:divBdr>
            <w:top w:val="none" w:sz="0" w:space="0" w:color="auto"/>
            <w:left w:val="none" w:sz="0" w:space="0" w:color="auto"/>
            <w:bottom w:val="none" w:sz="0" w:space="0" w:color="auto"/>
            <w:right w:val="none" w:sz="0" w:space="0" w:color="auto"/>
          </w:divBdr>
        </w:div>
        <w:div w:id="620846149">
          <w:marLeft w:val="480"/>
          <w:marRight w:val="0"/>
          <w:marTop w:val="0"/>
          <w:marBottom w:val="0"/>
          <w:divBdr>
            <w:top w:val="none" w:sz="0" w:space="0" w:color="auto"/>
            <w:left w:val="none" w:sz="0" w:space="0" w:color="auto"/>
            <w:bottom w:val="none" w:sz="0" w:space="0" w:color="auto"/>
            <w:right w:val="none" w:sz="0" w:space="0" w:color="auto"/>
          </w:divBdr>
        </w:div>
        <w:div w:id="1954364248">
          <w:marLeft w:val="480"/>
          <w:marRight w:val="0"/>
          <w:marTop w:val="0"/>
          <w:marBottom w:val="0"/>
          <w:divBdr>
            <w:top w:val="none" w:sz="0" w:space="0" w:color="auto"/>
            <w:left w:val="none" w:sz="0" w:space="0" w:color="auto"/>
            <w:bottom w:val="none" w:sz="0" w:space="0" w:color="auto"/>
            <w:right w:val="none" w:sz="0" w:space="0" w:color="auto"/>
          </w:divBdr>
        </w:div>
        <w:div w:id="1081802755">
          <w:marLeft w:val="480"/>
          <w:marRight w:val="0"/>
          <w:marTop w:val="0"/>
          <w:marBottom w:val="0"/>
          <w:divBdr>
            <w:top w:val="none" w:sz="0" w:space="0" w:color="auto"/>
            <w:left w:val="none" w:sz="0" w:space="0" w:color="auto"/>
            <w:bottom w:val="none" w:sz="0" w:space="0" w:color="auto"/>
            <w:right w:val="none" w:sz="0" w:space="0" w:color="auto"/>
          </w:divBdr>
        </w:div>
        <w:div w:id="1982228659">
          <w:marLeft w:val="480"/>
          <w:marRight w:val="0"/>
          <w:marTop w:val="0"/>
          <w:marBottom w:val="0"/>
          <w:divBdr>
            <w:top w:val="none" w:sz="0" w:space="0" w:color="auto"/>
            <w:left w:val="none" w:sz="0" w:space="0" w:color="auto"/>
            <w:bottom w:val="none" w:sz="0" w:space="0" w:color="auto"/>
            <w:right w:val="none" w:sz="0" w:space="0" w:color="auto"/>
          </w:divBdr>
        </w:div>
        <w:div w:id="1321498010">
          <w:marLeft w:val="480"/>
          <w:marRight w:val="0"/>
          <w:marTop w:val="0"/>
          <w:marBottom w:val="0"/>
          <w:divBdr>
            <w:top w:val="none" w:sz="0" w:space="0" w:color="auto"/>
            <w:left w:val="none" w:sz="0" w:space="0" w:color="auto"/>
            <w:bottom w:val="none" w:sz="0" w:space="0" w:color="auto"/>
            <w:right w:val="none" w:sz="0" w:space="0" w:color="auto"/>
          </w:divBdr>
        </w:div>
        <w:div w:id="1379352104">
          <w:marLeft w:val="480"/>
          <w:marRight w:val="0"/>
          <w:marTop w:val="0"/>
          <w:marBottom w:val="0"/>
          <w:divBdr>
            <w:top w:val="none" w:sz="0" w:space="0" w:color="auto"/>
            <w:left w:val="none" w:sz="0" w:space="0" w:color="auto"/>
            <w:bottom w:val="none" w:sz="0" w:space="0" w:color="auto"/>
            <w:right w:val="none" w:sz="0" w:space="0" w:color="auto"/>
          </w:divBdr>
        </w:div>
        <w:div w:id="319963792">
          <w:marLeft w:val="480"/>
          <w:marRight w:val="0"/>
          <w:marTop w:val="0"/>
          <w:marBottom w:val="0"/>
          <w:divBdr>
            <w:top w:val="none" w:sz="0" w:space="0" w:color="auto"/>
            <w:left w:val="none" w:sz="0" w:space="0" w:color="auto"/>
            <w:bottom w:val="none" w:sz="0" w:space="0" w:color="auto"/>
            <w:right w:val="none" w:sz="0" w:space="0" w:color="auto"/>
          </w:divBdr>
        </w:div>
        <w:div w:id="997808285">
          <w:marLeft w:val="480"/>
          <w:marRight w:val="0"/>
          <w:marTop w:val="0"/>
          <w:marBottom w:val="0"/>
          <w:divBdr>
            <w:top w:val="none" w:sz="0" w:space="0" w:color="auto"/>
            <w:left w:val="none" w:sz="0" w:space="0" w:color="auto"/>
            <w:bottom w:val="none" w:sz="0" w:space="0" w:color="auto"/>
            <w:right w:val="none" w:sz="0" w:space="0" w:color="auto"/>
          </w:divBdr>
        </w:div>
        <w:div w:id="287516756">
          <w:marLeft w:val="480"/>
          <w:marRight w:val="0"/>
          <w:marTop w:val="0"/>
          <w:marBottom w:val="0"/>
          <w:divBdr>
            <w:top w:val="none" w:sz="0" w:space="0" w:color="auto"/>
            <w:left w:val="none" w:sz="0" w:space="0" w:color="auto"/>
            <w:bottom w:val="none" w:sz="0" w:space="0" w:color="auto"/>
            <w:right w:val="none" w:sz="0" w:space="0" w:color="auto"/>
          </w:divBdr>
        </w:div>
        <w:div w:id="954942203">
          <w:marLeft w:val="480"/>
          <w:marRight w:val="0"/>
          <w:marTop w:val="0"/>
          <w:marBottom w:val="0"/>
          <w:divBdr>
            <w:top w:val="none" w:sz="0" w:space="0" w:color="auto"/>
            <w:left w:val="none" w:sz="0" w:space="0" w:color="auto"/>
            <w:bottom w:val="none" w:sz="0" w:space="0" w:color="auto"/>
            <w:right w:val="none" w:sz="0" w:space="0" w:color="auto"/>
          </w:divBdr>
        </w:div>
        <w:div w:id="1098987226">
          <w:marLeft w:val="480"/>
          <w:marRight w:val="0"/>
          <w:marTop w:val="0"/>
          <w:marBottom w:val="0"/>
          <w:divBdr>
            <w:top w:val="none" w:sz="0" w:space="0" w:color="auto"/>
            <w:left w:val="none" w:sz="0" w:space="0" w:color="auto"/>
            <w:bottom w:val="none" w:sz="0" w:space="0" w:color="auto"/>
            <w:right w:val="none" w:sz="0" w:space="0" w:color="auto"/>
          </w:divBdr>
        </w:div>
        <w:div w:id="1640190380">
          <w:marLeft w:val="480"/>
          <w:marRight w:val="0"/>
          <w:marTop w:val="0"/>
          <w:marBottom w:val="0"/>
          <w:divBdr>
            <w:top w:val="none" w:sz="0" w:space="0" w:color="auto"/>
            <w:left w:val="none" w:sz="0" w:space="0" w:color="auto"/>
            <w:bottom w:val="none" w:sz="0" w:space="0" w:color="auto"/>
            <w:right w:val="none" w:sz="0" w:space="0" w:color="auto"/>
          </w:divBdr>
        </w:div>
        <w:div w:id="1514685541">
          <w:marLeft w:val="480"/>
          <w:marRight w:val="0"/>
          <w:marTop w:val="0"/>
          <w:marBottom w:val="0"/>
          <w:divBdr>
            <w:top w:val="none" w:sz="0" w:space="0" w:color="auto"/>
            <w:left w:val="none" w:sz="0" w:space="0" w:color="auto"/>
            <w:bottom w:val="none" w:sz="0" w:space="0" w:color="auto"/>
            <w:right w:val="none" w:sz="0" w:space="0" w:color="auto"/>
          </w:divBdr>
        </w:div>
        <w:div w:id="1996302465">
          <w:marLeft w:val="480"/>
          <w:marRight w:val="0"/>
          <w:marTop w:val="0"/>
          <w:marBottom w:val="0"/>
          <w:divBdr>
            <w:top w:val="none" w:sz="0" w:space="0" w:color="auto"/>
            <w:left w:val="none" w:sz="0" w:space="0" w:color="auto"/>
            <w:bottom w:val="none" w:sz="0" w:space="0" w:color="auto"/>
            <w:right w:val="none" w:sz="0" w:space="0" w:color="auto"/>
          </w:divBdr>
        </w:div>
        <w:div w:id="1913542397">
          <w:marLeft w:val="480"/>
          <w:marRight w:val="0"/>
          <w:marTop w:val="0"/>
          <w:marBottom w:val="0"/>
          <w:divBdr>
            <w:top w:val="none" w:sz="0" w:space="0" w:color="auto"/>
            <w:left w:val="none" w:sz="0" w:space="0" w:color="auto"/>
            <w:bottom w:val="none" w:sz="0" w:space="0" w:color="auto"/>
            <w:right w:val="none" w:sz="0" w:space="0" w:color="auto"/>
          </w:divBdr>
        </w:div>
        <w:div w:id="1154297509">
          <w:marLeft w:val="480"/>
          <w:marRight w:val="0"/>
          <w:marTop w:val="0"/>
          <w:marBottom w:val="0"/>
          <w:divBdr>
            <w:top w:val="none" w:sz="0" w:space="0" w:color="auto"/>
            <w:left w:val="none" w:sz="0" w:space="0" w:color="auto"/>
            <w:bottom w:val="none" w:sz="0" w:space="0" w:color="auto"/>
            <w:right w:val="none" w:sz="0" w:space="0" w:color="auto"/>
          </w:divBdr>
        </w:div>
        <w:div w:id="1951542254">
          <w:marLeft w:val="480"/>
          <w:marRight w:val="0"/>
          <w:marTop w:val="0"/>
          <w:marBottom w:val="0"/>
          <w:divBdr>
            <w:top w:val="none" w:sz="0" w:space="0" w:color="auto"/>
            <w:left w:val="none" w:sz="0" w:space="0" w:color="auto"/>
            <w:bottom w:val="none" w:sz="0" w:space="0" w:color="auto"/>
            <w:right w:val="none" w:sz="0" w:space="0" w:color="auto"/>
          </w:divBdr>
        </w:div>
        <w:div w:id="1661151533">
          <w:marLeft w:val="480"/>
          <w:marRight w:val="0"/>
          <w:marTop w:val="0"/>
          <w:marBottom w:val="0"/>
          <w:divBdr>
            <w:top w:val="none" w:sz="0" w:space="0" w:color="auto"/>
            <w:left w:val="none" w:sz="0" w:space="0" w:color="auto"/>
            <w:bottom w:val="none" w:sz="0" w:space="0" w:color="auto"/>
            <w:right w:val="none" w:sz="0" w:space="0" w:color="auto"/>
          </w:divBdr>
        </w:div>
        <w:div w:id="901259670">
          <w:marLeft w:val="480"/>
          <w:marRight w:val="0"/>
          <w:marTop w:val="0"/>
          <w:marBottom w:val="0"/>
          <w:divBdr>
            <w:top w:val="none" w:sz="0" w:space="0" w:color="auto"/>
            <w:left w:val="none" w:sz="0" w:space="0" w:color="auto"/>
            <w:bottom w:val="none" w:sz="0" w:space="0" w:color="auto"/>
            <w:right w:val="none" w:sz="0" w:space="0" w:color="auto"/>
          </w:divBdr>
        </w:div>
        <w:div w:id="468010942">
          <w:marLeft w:val="480"/>
          <w:marRight w:val="0"/>
          <w:marTop w:val="0"/>
          <w:marBottom w:val="0"/>
          <w:divBdr>
            <w:top w:val="none" w:sz="0" w:space="0" w:color="auto"/>
            <w:left w:val="none" w:sz="0" w:space="0" w:color="auto"/>
            <w:bottom w:val="none" w:sz="0" w:space="0" w:color="auto"/>
            <w:right w:val="none" w:sz="0" w:space="0" w:color="auto"/>
          </w:divBdr>
        </w:div>
        <w:div w:id="1928153295">
          <w:marLeft w:val="480"/>
          <w:marRight w:val="0"/>
          <w:marTop w:val="0"/>
          <w:marBottom w:val="0"/>
          <w:divBdr>
            <w:top w:val="none" w:sz="0" w:space="0" w:color="auto"/>
            <w:left w:val="none" w:sz="0" w:space="0" w:color="auto"/>
            <w:bottom w:val="none" w:sz="0" w:space="0" w:color="auto"/>
            <w:right w:val="none" w:sz="0" w:space="0" w:color="auto"/>
          </w:divBdr>
        </w:div>
        <w:div w:id="1527790053">
          <w:marLeft w:val="480"/>
          <w:marRight w:val="0"/>
          <w:marTop w:val="0"/>
          <w:marBottom w:val="0"/>
          <w:divBdr>
            <w:top w:val="none" w:sz="0" w:space="0" w:color="auto"/>
            <w:left w:val="none" w:sz="0" w:space="0" w:color="auto"/>
            <w:bottom w:val="none" w:sz="0" w:space="0" w:color="auto"/>
            <w:right w:val="none" w:sz="0" w:space="0" w:color="auto"/>
          </w:divBdr>
        </w:div>
        <w:div w:id="769010350">
          <w:marLeft w:val="480"/>
          <w:marRight w:val="0"/>
          <w:marTop w:val="0"/>
          <w:marBottom w:val="0"/>
          <w:divBdr>
            <w:top w:val="none" w:sz="0" w:space="0" w:color="auto"/>
            <w:left w:val="none" w:sz="0" w:space="0" w:color="auto"/>
            <w:bottom w:val="none" w:sz="0" w:space="0" w:color="auto"/>
            <w:right w:val="none" w:sz="0" w:space="0" w:color="auto"/>
          </w:divBdr>
        </w:div>
        <w:div w:id="1944144330">
          <w:marLeft w:val="480"/>
          <w:marRight w:val="0"/>
          <w:marTop w:val="0"/>
          <w:marBottom w:val="0"/>
          <w:divBdr>
            <w:top w:val="none" w:sz="0" w:space="0" w:color="auto"/>
            <w:left w:val="none" w:sz="0" w:space="0" w:color="auto"/>
            <w:bottom w:val="none" w:sz="0" w:space="0" w:color="auto"/>
            <w:right w:val="none" w:sz="0" w:space="0" w:color="auto"/>
          </w:divBdr>
        </w:div>
        <w:div w:id="1496843426">
          <w:marLeft w:val="480"/>
          <w:marRight w:val="0"/>
          <w:marTop w:val="0"/>
          <w:marBottom w:val="0"/>
          <w:divBdr>
            <w:top w:val="none" w:sz="0" w:space="0" w:color="auto"/>
            <w:left w:val="none" w:sz="0" w:space="0" w:color="auto"/>
            <w:bottom w:val="none" w:sz="0" w:space="0" w:color="auto"/>
            <w:right w:val="none" w:sz="0" w:space="0" w:color="auto"/>
          </w:divBdr>
        </w:div>
        <w:div w:id="1203051341">
          <w:marLeft w:val="480"/>
          <w:marRight w:val="0"/>
          <w:marTop w:val="0"/>
          <w:marBottom w:val="0"/>
          <w:divBdr>
            <w:top w:val="none" w:sz="0" w:space="0" w:color="auto"/>
            <w:left w:val="none" w:sz="0" w:space="0" w:color="auto"/>
            <w:bottom w:val="none" w:sz="0" w:space="0" w:color="auto"/>
            <w:right w:val="none" w:sz="0" w:space="0" w:color="auto"/>
          </w:divBdr>
        </w:div>
        <w:div w:id="1729454609">
          <w:marLeft w:val="480"/>
          <w:marRight w:val="0"/>
          <w:marTop w:val="0"/>
          <w:marBottom w:val="0"/>
          <w:divBdr>
            <w:top w:val="none" w:sz="0" w:space="0" w:color="auto"/>
            <w:left w:val="none" w:sz="0" w:space="0" w:color="auto"/>
            <w:bottom w:val="none" w:sz="0" w:space="0" w:color="auto"/>
            <w:right w:val="none" w:sz="0" w:space="0" w:color="auto"/>
          </w:divBdr>
        </w:div>
        <w:div w:id="1022512486">
          <w:marLeft w:val="480"/>
          <w:marRight w:val="0"/>
          <w:marTop w:val="0"/>
          <w:marBottom w:val="0"/>
          <w:divBdr>
            <w:top w:val="none" w:sz="0" w:space="0" w:color="auto"/>
            <w:left w:val="none" w:sz="0" w:space="0" w:color="auto"/>
            <w:bottom w:val="none" w:sz="0" w:space="0" w:color="auto"/>
            <w:right w:val="none" w:sz="0" w:space="0" w:color="auto"/>
          </w:divBdr>
        </w:div>
        <w:div w:id="1564944316">
          <w:marLeft w:val="480"/>
          <w:marRight w:val="0"/>
          <w:marTop w:val="0"/>
          <w:marBottom w:val="0"/>
          <w:divBdr>
            <w:top w:val="none" w:sz="0" w:space="0" w:color="auto"/>
            <w:left w:val="none" w:sz="0" w:space="0" w:color="auto"/>
            <w:bottom w:val="none" w:sz="0" w:space="0" w:color="auto"/>
            <w:right w:val="none" w:sz="0" w:space="0" w:color="auto"/>
          </w:divBdr>
        </w:div>
        <w:div w:id="2069112299">
          <w:marLeft w:val="480"/>
          <w:marRight w:val="0"/>
          <w:marTop w:val="0"/>
          <w:marBottom w:val="0"/>
          <w:divBdr>
            <w:top w:val="none" w:sz="0" w:space="0" w:color="auto"/>
            <w:left w:val="none" w:sz="0" w:space="0" w:color="auto"/>
            <w:bottom w:val="none" w:sz="0" w:space="0" w:color="auto"/>
            <w:right w:val="none" w:sz="0" w:space="0" w:color="auto"/>
          </w:divBdr>
        </w:div>
        <w:div w:id="1246575384">
          <w:marLeft w:val="480"/>
          <w:marRight w:val="0"/>
          <w:marTop w:val="0"/>
          <w:marBottom w:val="0"/>
          <w:divBdr>
            <w:top w:val="none" w:sz="0" w:space="0" w:color="auto"/>
            <w:left w:val="none" w:sz="0" w:space="0" w:color="auto"/>
            <w:bottom w:val="none" w:sz="0" w:space="0" w:color="auto"/>
            <w:right w:val="none" w:sz="0" w:space="0" w:color="auto"/>
          </w:divBdr>
        </w:div>
        <w:div w:id="771511053">
          <w:marLeft w:val="480"/>
          <w:marRight w:val="0"/>
          <w:marTop w:val="0"/>
          <w:marBottom w:val="0"/>
          <w:divBdr>
            <w:top w:val="none" w:sz="0" w:space="0" w:color="auto"/>
            <w:left w:val="none" w:sz="0" w:space="0" w:color="auto"/>
            <w:bottom w:val="none" w:sz="0" w:space="0" w:color="auto"/>
            <w:right w:val="none" w:sz="0" w:space="0" w:color="auto"/>
          </w:divBdr>
        </w:div>
      </w:divsChild>
    </w:div>
    <w:div w:id="1109398300">
      <w:bodyDiv w:val="1"/>
      <w:marLeft w:val="0"/>
      <w:marRight w:val="0"/>
      <w:marTop w:val="0"/>
      <w:marBottom w:val="0"/>
      <w:divBdr>
        <w:top w:val="none" w:sz="0" w:space="0" w:color="auto"/>
        <w:left w:val="none" w:sz="0" w:space="0" w:color="auto"/>
        <w:bottom w:val="none" w:sz="0" w:space="0" w:color="auto"/>
        <w:right w:val="none" w:sz="0" w:space="0" w:color="auto"/>
      </w:divBdr>
    </w:div>
    <w:div w:id="1112742917">
      <w:bodyDiv w:val="1"/>
      <w:marLeft w:val="0"/>
      <w:marRight w:val="0"/>
      <w:marTop w:val="0"/>
      <w:marBottom w:val="0"/>
      <w:divBdr>
        <w:top w:val="none" w:sz="0" w:space="0" w:color="auto"/>
        <w:left w:val="none" w:sz="0" w:space="0" w:color="auto"/>
        <w:bottom w:val="none" w:sz="0" w:space="0" w:color="auto"/>
        <w:right w:val="none" w:sz="0" w:space="0" w:color="auto"/>
      </w:divBdr>
    </w:div>
    <w:div w:id="1116405898">
      <w:bodyDiv w:val="1"/>
      <w:marLeft w:val="0"/>
      <w:marRight w:val="0"/>
      <w:marTop w:val="0"/>
      <w:marBottom w:val="0"/>
      <w:divBdr>
        <w:top w:val="none" w:sz="0" w:space="0" w:color="auto"/>
        <w:left w:val="none" w:sz="0" w:space="0" w:color="auto"/>
        <w:bottom w:val="none" w:sz="0" w:space="0" w:color="auto"/>
        <w:right w:val="none" w:sz="0" w:space="0" w:color="auto"/>
      </w:divBdr>
    </w:div>
    <w:div w:id="1116950930">
      <w:bodyDiv w:val="1"/>
      <w:marLeft w:val="0"/>
      <w:marRight w:val="0"/>
      <w:marTop w:val="0"/>
      <w:marBottom w:val="0"/>
      <w:divBdr>
        <w:top w:val="none" w:sz="0" w:space="0" w:color="auto"/>
        <w:left w:val="none" w:sz="0" w:space="0" w:color="auto"/>
        <w:bottom w:val="none" w:sz="0" w:space="0" w:color="auto"/>
        <w:right w:val="none" w:sz="0" w:space="0" w:color="auto"/>
      </w:divBdr>
    </w:div>
    <w:div w:id="1123696850">
      <w:bodyDiv w:val="1"/>
      <w:marLeft w:val="0"/>
      <w:marRight w:val="0"/>
      <w:marTop w:val="0"/>
      <w:marBottom w:val="0"/>
      <w:divBdr>
        <w:top w:val="none" w:sz="0" w:space="0" w:color="auto"/>
        <w:left w:val="none" w:sz="0" w:space="0" w:color="auto"/>
        <w:bottom w:val="none" w:sz="0" w:space="0" w:color="auto"/>
        <w:right w:val="none" w:sz="0" w:space="0" w:color="auto"/>
      </w:divBdr>
      <w:divsChild>
        <w:div w:id="1934624972">
          <w:marLeft w:val="480"/>
          <w:marRight w:val="0"/>
          <w:marTop w:val="0"/>
          <w:marBottom w:val="0"/>
          <w:divBdr>
            <w:top w:val="none" w:sz="0" w:space="0" w:color="auto"/>
            <w:left w:val="none" w:sz="0" w:space="0" w:color="auto"/>
            <w:bottom w:val="none" w:sz="0" w:space="0" w:color="auto"/>
            <w:right w:val="none" w:sz="0" w:space="0" w:color="auto"/>
          </w:divBdr>
        </w:div>
        <w:div w:id="343940537">
          <w:marLeft w:val="480"/>
          <w:marRight w:val="0"/>
          <w:marTop w:val="0"/>
          <w:marBottom w:val="0"/>
          <w:divBdr>
            <w:top w:val="none" w:sz="0" w:space="0" w:color="auto"/>
            <w:left w:val="none" w:sz="0" w:space="0" w:color="auto"/>
            <w:bottom w:val="none" w:sz="0" w:space="0" w:color="auto"/>
            <w:right w:val="none" w:sz="0" w:space="0" w:color="auto"/>
          </w:divBdr>
        </w:div>
        <w:div w:id="1293292449">
          <w:marLeft w:val="480"/>
          <w:marRight w:val="0"/>
          <w:marTop w:val="0"/>
          <w:marBottom w:val="0"/>
          <w:divBdr>
            <w:top w:val="none" w:sz="0" w:space="0" w:color="auto"/>
            <w:left w:val="none" w:sz="0" w:space="0" w:color="auto"/>
            <w:bottom w:val="none" w:sz="0" w:space="0" w:color="auto"/>
            <w:right w:val="none" w:sz="0" w:space="0" w:color="auto"/>
          </w:divBdr>
        </w:div>
        <w:div w:id="362294412">
          <w:marLeft w:val="480"/>
          <w:marRight w:val="0"/>
          <w:marTop w:val="0"/>
          <w:marBottom w:val="0"/>
          <w:divBdr>
            <w:top w:val="none" w:sz="0" w:space="0" w:color="auto"/>
            <w:left w:val="none" w:sz="0" w:space="0" w:color="auto"/>
            <w:bottom w:val="none" w:sz="0" w:space="0" w:color="auto"/>
            <w:right w:val="none" w:sz="0" w:space="0" w:color="auto"/>
          </w:divBdr>
        </w:div>
        <w:div w:id="431900542">
          <w:marLeft w:val="480"/>
          <w:marRight w:val="0"/>
          <w:marTop w:val="0"/>
          <w:marBottom w:val="0"/>
          <w:divBdr>
            <w:top w:val="none" w:sz="0" w:space="0" w:color="auto"/>
            <w:left w:val="none" w:sz="0" w:space="0" w:color="auto"/>
            <w:bottom w:val="none" w:sz="0" w:space="0" w:color="auto"/>
            <w:right w:val="none" w:sz="0" w:space="0" w:color="auto"/>
          </w:divBdr>
        </w:div>
      </w:divsChild>
    </w:div>
    <w:div w:id="1127892364">
      <w:bodyDiv w:val="1"/>
      <w:marLeft w:val="0"/>
      <w:marRight w:val="0"/>
      <w:marTop w:val="0"/>
      <w:marBottom w:val="0"/>
      <w:divBdr>
        <w:top w:val="none" w:sz="0" w:space="0" w:color="auto"/>
        <w:left w:val="none" w:sz="0" w:space="0" w:color="auto"/>
        <w:bottom w:val="none" w:sz="0" w:space="0" w:color="auto"/>
        <w:right w:val="none" w:sz="0" w:space="0" w:color="auto"/>
      </w:divBdr>
    </w:div>
    <w:div w:id="1130132594">
      <w:bodyDiv w:val="1"/>
      <w:marLeft w:val="0"/>
      <w:marRight w:val="0"/>
      <w:marTop w:val="0"/>
      <w:marBottom w:val="0"/>
      <w:divBdr>
        <w:top w:val="none" w:sz="0" w:space="0" w:color="auto"/>
        <w:left w:val="none" w:sz="0" w:space="0" w:color="auto"/>
        <w:bottom w:val="none" w:sz="0" w:space="0" w:color="auto"/>
        <w:right w:val="none" w:sz="0" w:space="0" w:color="auto"/>
      </w:divBdr>
      <w:divsChild>
        <w:div w:id="983120862">
          <w:marLeft w:val="480"/>
          <w:marRight w:val="0"/>
          <w:marTop w:val="0"/>
          <w:marBottom w:val="0"/>
          <w:divBdr>
            <w:top w:val="none" w:sz="0" w:space="0" w:color="auto"/>
            <w:left w:val="none" w:sz="0" w:space="0" w:color="auto"/>
            <w:bottom w:val="none" w:sz="0" w:space="0" w:color="auto"/>
            <w:right w:val="none" w:sz="0" w:space="0" w:color="auto"/>
          </w:divBdr>
        </w:div>
        <w:div w:id="1253395887">
          <w:marLeft w:val="480"/>
          <w:marRight w:val="0"/>
          <w:marTop w:val="0"/>
          <w:marBottom w:val="0"/>
          <w:divBdr>
            <w:top w:val="none" w:sz="0" w:space="0" w:color="auto"/>
            <w:left w:val="none" w:sz="0" w:space="0" w:color="auto"/>
            <w:bottom w:val="none" w:sz="0" w:space="0" w:color="auto"/>
            <w:right w:val="none" w:sz="0" w:space="0" w:color="auto"/>
          </w:divBdr>
        </w:div>
        <w:div w:id="1467040633">
          <w:marLeft w:val="480"/>
          <w:marRight w:val="0"/>
          <w:marTop w:val="0"/>
          <w:marBottom w:val="0"/>
          <w:divBdr>
            <w:top w:val="none" w:sz="0" w:space="0" w:color="auto"/>
            <w:left w:val="none" w:sz="0" w:space="0" w:color="auto"/>
            <w:bottom w:val="none" w:sz="0" w:space="0" w:color="auto"/>
            <w:right w:val="none" w:sz="0" w:space="0" w:color="auto"/>
          </w:divBdr>
        </w:div>
        <w:div w:id="622155600">
          <w:marLeft w:val="480"/>
          <w:marRight w:val="0"/>
          <w:marTop w:val="0"/>
          <w:marBottom w:val="0"/>
          <w:divBdr>
            <w:top w:val="none" w:sz="0" w:space="0" w:color="auto"/>
            <w:left w:val="none" w:sz="0" w:space="0" w:color="auto"/>
            <w:bottom w:val="none" w:sz="0" w:space="0" w:color="auto"/>
            <w:right w:val="none" w:sz="0" w:space="0" w:color="auto"/>
          </w:divBdr>
        </w:div>
        <w:div w:id="837694996">
          <w:marLeft w:val="480"/>
          <w:marRight w:val="0"/>
          <w:marTop w:val="0"/>
          <w:marBottom w:val="0"/>
          <w:divBdr>
            <w:top w:val="none" w:sz="0" w:space="0" w:color="auto"/>
            <w:left w:val="none" w:sz="0" w:space="0" w:color="auto"/>
            <w:bottom w:val="none" w:sz="0" w:space="0" w:color="auto"/>
            <w:right w:val="none" w:sz="0" w:space="0" w:color="auto"/>
          </w:divBdr>
        </w:div>
        <w:div w:id="1018383469">
          <w:marLeft w:val="480"/>
          <w:marRight w:val="0"/>
          <w:marTop w:val="0"/>
          <w:marBottom w:val="0"/>
          <w:divBdr>
            <w:top w:val="none" w:sz="0" w:space="0" w:color="auto"/>
            <w:left w:val="none" w:sz="0" w:space="0" w:color="auto"/>
            <w:bottom w:val="none" w:sz="0" w:space="0" w:color="auto"/>
            <w:right w:val="none" w:sz="0" w:space="0" w:color="auto"/>
          </w:divBdr>
        </w:div>
        <w:div w:id="273751976">
          <w:marLeft w:val="480"/>
          <w:marRight w:val="0"/>
          <w:marTop w:val="0"/>
          <w:marBottom w:val="0"/>
          <w:divBdr>
            <w:top w:val="none" w:sz="0" w:space="0" w:color="auto"/>
            <w:left w:val="none" w:sz="0" w:space="0" w:color="auto"/>
            <w:bottom w:val="none" w:sz="0" w:space="0" w:color="auto"/>
            <w:right w:val="none" w:sz="0" w:space="0" w:color="auto"/>
          </w:divBdr>
        </w:div>
        <w:div w:id="28460446">
          <w:marLeft w:val="480"/>
          <w:marRight w:val="0"/>
          <w:marTop w:val="0"/>
          <w:marBottom w:val="0"/>
          <w:divBdr>
            <w:top w:val="none" w:sz="0" w:space="0" w:color="auto"/>
            <w:left w:val="none" w:sz="0" w:space="0" w:color="auto"/>
            <w:bottom w:val="none" w:sz="0" w:space="0" w:color="auto"/>
            <w:right w:val="none" w:sz="0" w:space="0" w:color="auto"/>
          </w:divBdr>
        </w:div>
        <w:div w:id="1548488240">
          <w:marLeft w:val="480"/>
          <w:marRight w:val="0"/>
          <w:marTop w:val="0"/>
          <w:marBottom w:val="0"/>
          <w:divBdr>
            <w:top w:val="none" w:sz="0" w:space="0" w:color="auto"/>
            <w:left w:val="none" w:sz="0" w:space="0" w:color="auto"/>
            <w:bottom w:val="none" w:sz="0" w:space="0" w:color="auto"/>
            <w:right w:val="none" w:sz="0" w:space="0" w:color="auto"/>
          </w:divBdr>
        </w:div>
        <w:div w:id="1638610289">
          <w:marLeft w:val="480"/>
          <w:marRight w:val="0"/>
          <w:marTop w:val="0"/>
          <w:marBottom w:val="0"/>
          <w:divBdr>
            <w:top w:val="none" w:sz="0" w:space="0" w:color="auto"/>
            <w:left w:val="none" w:sz="0" w:space="0" w:color="auto"/>
            <w:bottom w:val="none" w:sz="0" w:space="0" w:color="auto"/>
            <w:right w:val="none" w:sz="0" w:space="0" w:color="auto"/>
          </w:divBdr>
        </w:div>
        <w:div w:id="1462846913">
          <w:marLeft w:val="480"/>
          <w:marRight w:val="0"/>
          <w:marTop w:val="0"/>
          <w:marBottom w:val="0"/>
          <w:divBdr>
            <w:top w:val="none" w:sz="0" w:space="0" w:color="auto"/>
            <w:left w:val="none" w:sz="0" w:space="0" w:color="auto"/>
            <w:bottom w:val="none" w:sz="0" w:space="0" w:color="auto"/>
            <w:right w:val="none" w:sz="0" w:space="0" w:color="auto"/>
          </w:divBdr>
        </w:div>
        <w:div w:id="336077672">
          <w:marLeft w:val="480"/>
          <w:marRight w:val="0"/>
          <w:marTop w:val="0"/>
          <w:marBottom w:val="0"/>
          <w:divBdr>
            <w:top w:val="none" w:sz="0" w:space="0" w:color="auto"/>
            <w:left w:val="none" w:sz="0" w:space="0" w:color="auto"/>
            <w:bottom w:val="none" w:sz="0" w:space="0" w:color="auto"/>
            <w:right w:val="none" w:sz="0" w:space="0" w:color="auto"/>
          </w:divBdr>
        </w:div>
        <w:div w:id="1375764445">
          <w:marLeft w:val="480"/>
          <w:marRight w:val="0"/>
          <w:marTop w:val="0"/>
          <w:marBottom w:val="0"/>
          <w:divBdr>
            <w:top w:val="none" w:sz="0" w:space="0" w:color="auto"/>
            <w:left w:val="none" w:sz="0" w:space="0" w:color="auto"/>
            <w:bottom w:val="none" w:sz="0" w:space="0" w:color="auto"/>
            <w:right w:val="none" w:sz="0" w:space="0" w:color="auto"/>
          </w:divBdr>
        </w:div>
        <w:div w:id="1706363856">
          <w:marLeft w:val="480"/>
          <w:marRight w:val="0"/>
          <w:marTop w:val="0"/>
          <w:marBottom w:val="0"/>
          <w:divBdr>
            <w:top w:val="none" w:sz="0" w:space="0" w:color="auto"/>
            <w:left w:val="none" w:sz="0" w:space="0" w:color="auto"/>
            <w:bottom w:val="none" w:sz="0" w:space="0" w:color="auto"/>
            <w:right w:val="none" w:sz="0" w:space="0" w:color="auto"/>
          </w:divBdr>
        </w:div>
        <w:div w:id="852768325">
          <w:marLeft w:val="480"/>
          <w:marRight w:val="0"/>
          <w:marTop w:val="0"/>
          <w:marBottom w:val="0"/>
          <w:divBdr>
            <w:top w:val="none" w:sz="0" w:space="0" w:color="auto"/>
            <w:left w:val="none" w:sz="0" w:space="0" w:color="auto"/>
            <w:bottom w:val="none" w:sz="0" w:space="0" w:color="auto"/>
            <w:right w:val="none" w:sz="0" w:space="0" w:color="auto"/>
          </w:divBdr>
        </w:div>
        <w:div w:id="309404484">
          <w:marLeft w:val="480"/>
          <w:marRight w:val="0"/>
          <w:marTop w:val="0"/>
          <w:marBottom w:val="0"/>
          <w:divBdr>
            <w:top w:val="none" w:sz="0" w:space="0" w:color="auto"/>
            <w:left w:val="none" w:sz="0" w:space="0" w:color="auto"/>
            <w:bottom w:val="none" w:sz="0" w:space="0" w:color="auto"/>
            <w:right w:val="none" w:sz="0" w:space="0" w:color="auto"/>
          </w:divBdr>
        </w:div>
        <w:div w:id="2089616591">
          <w:marLeft w:val="480"/>
          <w:marRight w:val="0"/>
          <w:marTop w:val="0"/>
          <w:marBottom w:val="0"/>
          <w:divBdr>
            <w:top w:val="none" w:sz="0" w:space="0" w:color="auto"/>
            <w:left w:val="none" w:sz="0" w:space="0" w:color="auto"/>
            <w:bottom w:val="none" w:sz="0" w:space="0" w:color="auto"/>
            <w:right w:val="none" w:sz="0" w:space="0" w:color="auto"/>
          </w:divBdr>
        </w:div>
        <w:div w:id="2097749229">
          <w:marLeft w:val="480"/>
          <w:marRight w:val="0"/>
          <w:marTop w:val="0"/>
          <w:marBottom w:val="0"/>
          <w:divBdr>
            <w:top w:val="none" w:sz="0" w:space="0" w:color="auto"/>
            <w:left w:val="none" w:sz="0" w:space="0" w:color="auto"/>
            <w:bottom w:val="none" w:sz="0" w:space="0" w:color="auto"/>
            <w:right w:val="none" w:sz="0" w:space="0" w:color="auto"/>
          </w:divBdr>
        </w:div>
        <w:div w:id="997804834">
          <w:marLeft w:val="480"/>
          <w:marRight w:val="0"/>
          <w:marTop w:val="0"/>
          <w:marBottom w:val="0"/>
          <w:divBdr>
            <w:top w:val="none" w:sz="0" w:space="0" w:color="auto"/>
            <w:left w:val="none" w:sz="0" w:space="0" w:color="auto"/>
            <w:bottom w:val="none" w:sz="0" w:space="0" w:color="auto"/>
            <w:right w:val="none" w:sz="0" w:space="0" w:color="auto"/>
          </w:divBdr>
        </w:div>
        <w:div w:id="1682315346">
          <w:marLeft w:val="480"/>
          <w:marRight w:val="0"/>
          <w:marTop w:val="0"/>
          <w:marBottom w:val="0"/>
          <w:divBdr>
            <w:top w:val="none" w:sz="0" w:space="0" w:color="auto"/>
            <w:left w:val="none" w:sz="0" w:space="0" w:color="auto"/>
            <w:bottom w:val="none" w:sz="0" w:space="0" w:color="auto"/>
            <w:right w:val="none" w:sz="0" w:space="0" w:color="auto"/>
          </w:divBdr>
        </w:div>
        <w:div w:id="43408373">
          <w:marLeft w:val="480"/>
          <w:marRight w:val="0"/>
          <w:marTop w:val="0"/>
          <w:marBottom w:val="0"/>
          <w:divBdr>
            <w:top w:val="none" w:sz="0" w:space="0" w:color="auto"/>
            <w:left w:val="none" w:sz="0" w:space="0" w:color="auto"/>
            <w:bottom w:val="none" w:sz="0" w:space="0" w:color="auto"/>
            <w:right w:val="none" w:sz="0" w:space="0" w:color="auto"/>
          </w:divBdr>
        </w:div>
        <w:div w:id="1608199210">
          <w:marLeft w:val="480"/>
          <w:marRight w:val="0"/>
          <w:marTop w:val="0"/>
          <w:marBottom w:val="0"/>
          <w:divBdr>
            <w:top w:val="none" w:sz="0" w:space="0" w:color="auto"/>
            <w:left w:val="none" w:sz="0" w:space="0" w:color="auto"/>
            <w:bottom w:val="none" w:sz="0" w:space="0" w:color="auto"/>
            <w:right w:val="none" w:sz="0" w:space="0" w:color="auto"/>
          </w:divBdr>
        </w:div>
        <w:div w:id="1719358215">
          <w:marLeft w:val="480"/>
          <w:marRight w:val="0"/>
          <w:marTop w:val="0"/>
          <w:marBottom w:val="0"/>
          <w:divBdr>
            <w:top w:val="none" w:sz="0" w:space="0" w:color="auto"/>
            <w:left w:val="none" w:sz="0" w:space="0" w:color="auto"/>
            <w:bottom w:val="none" w:sz="0" w:space="0" w:color="auto"/>
            <w:right w:val="none" w:sz="0" w:space="0" w:color="auto"/>
          </w:divBdr>
        </w:div>
      </w:divsChild>
    </w:div>
    <w:div w:id="1133787582">
      <w:bodyDiv w:val="1"/>
      <w:marLeft w:val="0"/>
      <w:marRight w:val="0"/>
      <w:marTop w:val="0"/>
      <w:marBottom w:val="0"/>
      <w:divBdr>
        <w:top w:val="none" w:sz="0" w:space="0" w:color="auto"/>
        <w:left w:val="none" w:sz="0" w:space="0" w:color="auto"/>
        <w:bottom w:val="none" w:sz="0" w:space="0" w:color="auto"/>
        <w:right w:val="none" w:sz="0" w:space="0" w:color="auto"/>
      </w:divBdr>
    </w:div>
    <w:div w:id="1136293234">
      <w:bodyDiv w:val="1"/>
      <w:marLeft w:val="0"/>
      <w:marRight w:val="0"/>
      <w:marTop w:val="0"/>
      <w:marBottom w:val="0"/>
      <w:divBdr>
        <w:top w:val="none" w:sz="0" w:space="0" w:color="auto"/>
        <w:left w:val="none" w:sz="0" w:space="0" w:color="auto"/>
        <w:bottom w:val="none" w:sz="0" w:space="0" w:color="auto"/>
        <w:right w:val="none" w:sz="0" w:space="0" w:color="auto"/>
      </w:divBdr>
    </w:div>
    <w:div w:id="1139882929">
      <w:bodyDiv w:val="1"/>
      <w:marLeft w:val="0"/>
      <w:marRight w:val="0"/>
      <w:marTop w:val="0"/>
      <w:marBottom w:val="0"/>
      <w:divBdr>
        <w:top w:val="none" w:sz="0" w:space="0" w:color="auto"/>
        <w:left w:val="none" w:sz="0" w:space="0" w:color="auto"/>
        <w:bottom w:val="none" w:sz="0" w:space="0" w:color="auto"/>
        <w:right w:val="none" w:sz="0" w:space="0" w:color="auto"/>
      </w:divBdr>
    </w:div>
    <w:div w:id="1141460669">
      <w:bodyDiv w:val="1"/>
      <w:marLeft w:val="0"/>
      <w:marRight w:val="0"/>
      <w:marTop w:val="0"/>
      <w:marBottom w:val="0"/>
      <w:divBdr>
        <w:top w:val="none" w:sz="0" w:space="0" w:color="auto"/>
        <w:left w:val="none" w:sz="0" w:space="0" w:color="auto"/>
        <w:bottom w:val="none" w:sz="0" w:space="0" w:color="auto"/>
        <w:right w:val="none" w:sz="0" w:space="0" w:color="auto"/>
      </w:divBdr>
      <w:divsChild>
        <w:div w:id="1844856648">
          <w:marLeft w:val="480"/>
          <w:marRight w:val="0"/>
          <w:marTop w:val="0"/>
          <w:marBottom w:val="0"/>
          <w:divBdr>
            <w:top w:val="none" w:sz="0" w:space="0" w:color="auto"/>
            <w:left w:val="none" w:sz="0" w:space="0" w:color="auto"/>
            <w:bottom w:val="none" w:sz="0" w:space="0" w:color="auto"/>
            <w:right w:val="none" w:sz="0" w:space="0" w:color="auto"/>
          </w:divBdr>
        </w:div>
        <w:div w:id="640840516">
          <w:marLeft w:val="480"/>
          <w:marRight w:val="0"/>
          <w:marTop w:val="0"/>
          <w:marBottom w:val="0"/>
          <w:divBdr>
            <w:top w:val="none" w:sz="0" w:space="0" w:color="auto"/>
            <w:left w:val="none" w:sz="0" w:space="0" w:color="auto"/>
            <w:bottom w:val="none" w:sz="0" w:space="0" w:color="auto"/>
            <w:right w:val="none" w:sz="0" w:space="0" w:color="auto"/>
          </w:divBdr>
        </w:div>
        <w:div w:id="505556415">
          <w:marLeft w:val="480"/>
          <w:marRight w:val="0"/>
          <w:marTop w:val="0"/>
          <w:marBottom w:val="0"/>
          <w:divBdr>
            <w:top w:val="none" w:sz="0" w:space="0" w:color="auto"/>
            <w:left w:val="none" w:sz="0" w:space="0" w:color="auto"/>
            <w:bottom w:val="none" w:sz="0" w:space="0" w:color="auto"/>
            <w:right w:val="none" w:sz="0" w:space="0" w:color="auto"/>
          </w:divBdr>
        </w:div>
        <w:div w:id="405542853">
          <w:marLeft w:val="480"/>
          <w:marRight w:val="0"/>
          <w:marTop w:val="0"/>
          <w:marBottom w:val="0"/>
          <w:divBdr>
            <w:top w:val="none" w:sz="0" w:space="0" w:color="auto"/>
            <w:left w:val="none" w:sz="0" w:space="0" w:color="auto"/>
            <w:bottom w:val="none" w:sz="0" w:space="0" w:color="auto"/>
            <w:right w:val="none" w:sz="0" w:space="0" w:color="auto"/>
          </w:divBdr>
        </w:div>
        <w:div w:id="2118215522">
          <w:marLeft w:val="480"/>
          <w:marRight w:val="0"/>
          <w:marTop w:val="0"/>
          <w:marBottom w:val="0"/>
          <w:divBdr>
            <w:top w:val="none" w:sz="0" w:space="0" w:color="auto"/>
            <w:left w:val="none" w:sz="0" w:space="0" w:color="auto"/>
            <w:bottom w:val="none" w:sz="0" w:space="0" w:color="auto"/>
            <w:right w:val="none" w:sz="0" w:space="0" w:color="auto"/>
          </w:divBdr>
        </w:div>
        <w:div w:id="1169981214">
          <w:marLeft w:val="480"/>
          <w:marRight w:val="0"/>
          <w:marTop w:val="0"/>
          <w:marBottom w:val="0"/>
          <w:divBdr>
            <w:top w:val="none" w:sz="0" w:space="0" w:color="auto"/>
            <w:left w:val="none" w:sz="0" w:space="0" w:color="auto"/>
            <w:bottom w:val="none" w:sz="0" w:space="0" w:color="auto"/>
            <w:right w:val="none" w:sz="0" w:space="0" w:color="auto"/>
          </w:divBdr>
        </w:div>
        <w:div w:id="1470321793">
          <w:marLeft w:val="480"/>
          <w:marRight w:val="0"/>
          <w:marTop w:val="0"/>
          <w:marBottom w:val="0"/>
          <w:divBdr>
            <w:top w:val="none" w:sz="0" w:space="0" w:color="auto"/>
            <w:left w:val="none" w:sz="0" w:space="0" w:color="auto"/>
            <w:bottom w:val="none" w:sz="0" w:space="0" w:color="auto"/>
            <w:right w:val="none" w:sz="0" w:space="0" w:color="auto"/>
          </w:divBdr>
        </w:div>
        <w:div w:id="1878932582">
          <w:marLeft w:val="480"/>
          <w:marRight w:val="0"/>
          <w:marTop w:val="0"/>
          <w:marBottom w:val="0"/>
          <w:divBdr>
            <w:top w:val="none" w:sz="0" w:space="0" w:color="auto"/>
            <w:left w:val="none" w:sz="0" w:space="0" w:color="auto"/>
            <w:bottom w:val="none" w:sz="0" w:space="0" w:color="auto"/>
            <w:right w:val="none" w:sz="0" w:space="0" w:color="auto"/>
          </w:divBdr>
        </w:div>
        <w:div w:id="1028679322">
          <w:marLeft w:val="480"/>
          <w:marRight w:val="0"/>
          <w:marTop w:val="0"/>
          <w:marBottom w:val="0"/>
          <w:divBdr>
            <w:top w:val="none" w:sz="0" w:space="0" w:color="auto"/>
            <w:left w:val="none" w:sz="0" w:space="0" w:color="auto"/>
            <w:bottom w:val="none" w:sz="0" w:space="0" w:color="auto"/>
            <w:right w:val="none" w:sz="0" w:space="0" w:color="auto"/>
          </w:divBdr>
        </w:div>
        <w:div w:id="1400442416">
          <w:marLeft w:val="480"/>
          <w:marRight w:val="0"/>
          <w:marTop w:val="0"/>
          <w:marBottom w:val="0"/>
          <w:divBdr>
            <w:top w:val="none" w:sz="0" w:space="0" w:color="auto"/>
            <w:left w:val="none" w:sz="0" w:space="0" w:color="auto"/>
            <w:bottom w:val="none" w:sz="0" w:space="0" w:color="auto"/>
            <w:right w:val="none" w:sz="0" w:space="0" w:color="auto"/>
          </w:divBdr>
        </w:div>
        <w:div w:id="1226377387">
          <w:marLeft w:val="480"/>
          <w:marRight w:val="0"/>
          <w:marTop w:val="0"/>
          <w:marBottom w:val="0"/>
          <w:divBdr>
            <w:top w:val="none" w:sz="0" w:space="0" w:color="auto"/>
            <w:left w:val="none" w:sz="0" w:space="0" w:color="auto"/>
            <w:bottom w:val="none" w:sz="0" w:space="0" w:color="auto"/>
            <w:right w:val="none" w:sz="0" w:space="0" w:color="auto"/>
          </w:divBdr>
        </w:div>
        <w:div w:id="244995209">
          <w:marLeft w:val="480"/>
          <w:marRight w:val="0"/>
          <w:marTop w:val="0"/>
          <w:marBottom w:val="0"/>
          <w:divBdr>
            <w:top w:val="none" w:sz="0" w:space="0" w:color="auto"/>
            <w:left w:val="none" w:sz="0" w:space="0" w:color="auto"/>
            <w:bottom w:val="none" w:sz="0" w:space="0" w:color="auto"/>
            <w:right w:val="none" w:sz="0" w:space="0" w:color="auto"/>
          </w:divBdr>
        </w:div>
        <w:div w:id="976299449">
          <w:marLeft w:val="480"/>
          <w:marRight w:val="0"/>
          <w:marTop w:val="0"/>
          <w:marBottom w:val="0"/>
          <w:divBdr>
            <w:top w:val="none" w:sz="0" w:space="0" w:color="auto"/>
            <w:left w:val="none" w:sz="0" w:space="0" w:color="auto"/>
            <w:bottom w:val="none" w:sz="0" w:space="0" w:color="auto"/>
            <w:right w:val="none" w:sz="0" w:space="0" w:color="auto"/>
          </w:divBdr>
        </w:div>
        <w:div w:id="1273394586">
          <w:marLeft w:val="480"/>
          <w:marRight w:val="0"/>
          <w:marTop w:val="0"/>
          <w:marBottom w:val="0"/>
          <w:divBdr>
            <w:top w:val="none" w:sz="0" w:space="0" w:color="auto"/>
            <w:left w:val="none" w:sz="0" w:space="0" w:color="auto"/>
            <w:bottom w:val="none" w:sz="0" w:space="0" w:color="auto"/>
            <w:right w:val="none" w:sz="0" w:space="0" w:color="auto"/>
          </w:divBdr>
        </w:div>
        <w:div w:id="1320883709">
          <w:marLeft w:val="480"/>
          <w:marRight w:val="0"/>
          <w:marTop w:val="0"/>
          <w:marBottom w:val="0"/>
          <w:divBdr>
            <w:top w:val="none" w:sz="0" w:space="0" w:color="auto"/>
            <w:left w:val="none" w:sz="0" w:space="0" w:color="auto"/>
            <w:bottom w:val="none" w:sz="0" w:space="0" w:color="auto"/>
            <w:right w:val="none" w:sz="0" w:space="0" w:color="auto"/>
          </w:divBdr>
        </w:div>
        <w:div w:id="532039533">
          <w:marLeft w:val="480"/>
          <w:marRight w:val="0"/>
          <w:marTop w:val="0"/>
          <w:marBottom w:val="0"/>
          <w:divBdr>
            <w:top w:val="none" w:sz="0" w:space="0" w:color="auto"/>
            <w:left w:val="none" w:sz="0" w:space="0" w:color="auto"/>
            <w:bottom w:val="none" w:sz="0" w:space="0" w:color="auto"/>
            <w:right w:val="none" w:sz="0" w:space="0" w:color="auto"/>
          </w:divBdr>
        </w:div>
        <w:div w:id="1318650413">
          <w:marLeft w:val="480"/>
          <w:marRight w:val="0"/>
          <w:marTop w:val="0"/>
          <w:marBottom w:val="0"/>
          <w:divBdr>
            <w:top w:val="none" w:sz="0" w:space="0" w:color="auto"/>
            <w:left w:val="none" w:sz="0" w:space="0" w:color="auto"/>
            <w:bottom w:val="none" w:sz="0" w:space="0" w:color="auto"/>
            <w:right w:val="none" w:sz="0" w:space="0" w:color="auto"/>
          </w:divBdr>
        </w:div>
        <w:div w:id="219561811">
          <w:marLeft w:val="480"/>
          <w:marRight w:val="0"/>
          <w:marTop w:val="0"/>
          <w:marBottom w:val="0"/>
          <w:divBdr>
            <w:top w:val="none" w:sz="0" w:space="0" w:color="auto"/>
            <w:left w:val="none" w:sz="0" w:space="0" w:color="auto"/>
            <w:bottom w:val="none" w:sz="0" w:space="0" w:color="auto"/>
            <w:right w:val="none" w:sz="0" w:space="0" w:color="auto"/>
          </w:divBdr>
        </w:div>
        <w:div w:id="1713001321">
          <w:marLeft w:val="480"/>
          <w:marRight w:val="0"/>
          <w:marTop w:val="0"/>
          <w:marBottom w:val="0"/>
          <w:divBdr>
            <w:top w:val="none" w:sz="0" w:space="0" w:color="auto"/>
            <w:left w:val="none" w:sz="0" w:space="0" w:color="auto"/>
            <w:bottom w:val="none" w:sz="0" w:space="0" w:color="auto"/>
            <w:right w:val="none" w:sz="0" w:space="0" w:color="auto"/>
          </w:divBdr>
        </w:div>
        <w:div w:id="366874768">
          <w:marLeft w:val="480"/>
          <w:marRight w:val="0"/>
          <w:marTop w:val="0"/>
          <w:marBottom w:val="0"/>
          <w:divBdr>
            <w:top w:val="none" w:sz="0" w:space="0" w:color="auto"/>
            <w:left w:val="none" w:sz="0" w:space="0" w:color="auto"/>
            <w:bottom w:val="none" w:sz="0" w:space="0" w:color="auto"/>
            <w:right w:val="none" w:sz="0" w:space="0" w:color="auto"/>
          </w:divBdr>
        </w:div>
        <w:div w:id="1729762368">
          <w:marLeft w:val="480"/>
          <w:marRight w:val="0"/>
          <w:marTop w:val="0"/>
          <w:marBottom w:val="0"/>
          <w:divBdr>
            <w:top w:val="none" w:sz="0" w:space="0" w:color="auto"/>
            <w:left w:val="none" w:sz="0" w:space="0" w:color="auto"/>
            <w:bottom w:val="none" w:sz="0" w:space="0" w:color="auto"/>
            <w:right w:val="none" w:sz="0" w:space="0" w:color="auto"/>
          </w:divBdr>
        </w:div>
        <w:div w:id="1782797875">
          <w:marLeft w:val="480"/>
          <w:marRight w:val="0"/>
          <w:marTop w:val="0"/>
          <w:marBottom w:val="0"/>
          <w:divBdr>
            <w:top w:val="none" w:sz="0" w:space="0" w:color="auto"/>
            <w:left w:val="none" w:sz="0" w:space="0" w:color="auto"/>
            <w:bottom w:val="none" w:sz="0" w:space="0" w:color="auto"/>
            <w:right w:val="none" w:sz="0" w:space="0" w:color="auto"/>
          </w:divBdr>
        </w:div>
        <w:div w:id="296910226">
          <w:marLeft w:val="480"/>
          <w:marRight w:val="0"/>
          <w:marTop w:val="0"/>
          <w:marBottom w:val="0"/>
          <w:divBdr>
            <w:top w:val="none" w:sz="0" w:space="0" w:color="auto"/>
            <w:left w:val="none" w:sz="0" w:space="0" w:color="auto"/>
            <w:bottom w:val="none" w:sz="0" w:space="0" w:color="auto"/>
            <w:right w:val="none" w:sz="0" w:space="0" w:color="auto"/>
          </w:divBdr>
        </w:div>
        <w:div w:id="2074696804">
          <w:marLeft w:val="480"/>
          <w:marRight w:val="0"/>
          <w:marTop w:val="0"/>
          <w:marBottom w:val="0"/>
          <w:divBdr>
            <w:top w:val="none" w:sz="0" w:space="0" w:color="auto"/>
            <w:left w:val="none" w:sz="0" w:space="0" w:color="auto"/>
            <w:bottom w:val="none" w:sz="0" w:space="0" w:color="auto"/>
            <w:right w:val="none" w:sz="0" w:space="0" w:color="auto"/>
          </w:divBdr>
        </w:div>
        <w:div w:id="43989609">
          <w:marLeft w:val="480"/>
          <w:marRight w:val="0"/>
          <w:marTop w:val="0"/>
          <w:marBottom w:val="0"/>
          <w:divBdr>
            <w:top w:val="none" w:sz="0" w:space="0" w:color="auto"/>
            <w:left w:val="none" w:sz="0" w:space="0" w:color="auto"/>
            <w:bottom w:val="none" w:sz="0" w:space="0" w:color="auto"/>
            <w:right w:val="none" w:sz="0" w:space="0" w:color="auto"/>
          </w:divBdr>
        </w:div>
        <w:div w:id="1548759673">
          <w:marLeft w:val="480"/>
          <w:marRight w:val="0"/>
          <w:marTop w:val="0"/>
          <w:marBottom w:val="0"/>
          <w:divBdr>
            <w:top w:val="none" w:sz="0" w:space="0" w:color="auto"/>
            <w:left w:val="none" w:sz="0" w:space="0" w:color="auto"/>
            <w:bottom w:val="none" w:sz="0" w:space="0" w:color="auto"/>
            <w:right w:val="none" w:sz="0" w:space="0" w:color="auto"/>
          </w:divBdr>
        </w:div>
        <w:div w:id="1534803923">
          <w:marLeft w:val="480"/>
          <w:marRight w:val="0"/>
          <w:marTop w:val="0"/>
          <w:marBottom w:val="0"/>
          <w:divBdr>
            <w:top w:val="none" w:sz="0" w:space="0" w:color="auto"/>
            <w:left w:val="none" w:sz="0" w:space="0" w:color="auto"/>
            <w:bottom w:val="none" w:sz="0" w:space="0" w:color="auto"/>
            <w:right w:val="none" w:sz="0" w:space="0" w:color="auto"/>
          </w:divBdr>
        </w:div>
        <w:div w:id="411659925">
          <w:marLeft w:val="480"/>
          <w:marRight w:val="0"/>
          <w:marTop w:val="0"/>
          <w:marBottom w:val="0"/>
          <w:divBdr>
            <w:top w:val="none" w:sz="0" w:space="0" w:color="auto"/>
            <w:left w:val="none" w:sz="0" w:space="0" w:color="auto"/>
            <w:bottom w:val="none" w:sz="0" w:space="0" w:color="auto"/>
            <w:right w:val="none" w:sz="0" w:space="0" w:color="auto"/>
          </w:divBdr>
        </w:div>
        <w:div w:id="23554234">
          <w:marLeft w:val="480"/>
          <w:marRight w:val="0"/>
          <w:marTop w:val="0"/>
          <w:marBottom w:val="0"/>
          <w:divBdr>
            <w:top w:val="none" w:sz="0" w:space="0" w:color="auto"/>
            <w:left w:val="none" w:sz="0" w:space="0" w:color="auto"/>
            <w:bottom w:val="none" w:sz="0" w:space="0" w:color="auto"/>
            <w:right w:val="none" w:sz="0" w:space="0" w:color="auto"/>
          </w:divBdr>
        </w:div>
        <w:div w:id="1352995702">
          <w:marLeft w:val="480"/>
          <w:marRight w:val="0"/>
          <w:marTop w:val="0"/>
          <w:marBottom w:val="0"/>
          <w:divBdr>
            <w:top w:val="none" w:sz="0" w:space="0" w:color="auto"/>
            <w:left w:val="none" w:sz="0" w:space="0" w:color="auto"/>
            <w:bottom w:val="none" w:sz="0" w:space="0" w:color="auto"/>
            <w:right w:val="none" w:sz="0" w:space="0" w:color="auto"/>
          </w:divBdr>
        </w:div>
        <w:div w:id="736247663">
          <w:marLeft w:val="480"/>
          <w:marRight w:val="0"/>
          <w:marTop w:val="0"/>
          <w:marBottom w:val="0"/>
          <w:divBdr>
            <w:top w:val="none" w:sz="0" w:space="0" w:color="auto"/>
            <w:left w:val="none" w:sz="0" w:space="0" w:color="auto"/>
            <w:bottom w:val="none" w:sz="0" w:space="0" w:color="auto"/>
            <w:right w:val="none" w:sz="0" w:space="0" w:color="auto"/>
          </w:divBdr>
        </w:div>
        <w:div w:id="802845550">
          <w:marLeft w:val="480"/>
          <w:marRight w:val="0"/>
          <w:marTop w:val="0"/>
          <w:marBottom w:val="0"/>
          <w:divBdr>
            <w:top w:val="none" w:sz="0" w:space="0" w:color="auto"/>
            <w:left w:val="none" w:sz="0" w:space="0" w:color="auto"/>
            <w:bottom w:val="none" w:sz="0" w:space="0" w:color="auto"/>
            <w:right w:val="none" w:sz="0" w:space="0" w:color="auto"/>
          </w:divBdr>
        </w:div>
        <w:div w:id="1925605599">
          <w:marLeft w:val="480"/>
          <w:marRight w:val="0"/>
          <w:marTop w:val="0"/>
          <w:marBottom w:val="0"/>
          <w:divBdr>
            <w:top w:val="none" w:sz="0" w:space="0" w:color="auto"/>
            <w:left w:val="none" w:sz="0" w:space="0" w:color="auto"/>
            <w:bottom w:val="none" w:sz="0" w:space="0" w:color="auto"/>
            <w:right w:val="none" w:sz="0" w:space="0" w:color="auto"/>
          </w:divBdr>
        </w:div>
        <w:div w:id="1749426048">
          <w:marLeft w:val="480"/>
          <w:marRight w:val="0"/>
          <w:marTop w:val="0"/>
          <w:marBottom w:val="0"/>
          <w:divBdr>
            <w:top w:val="none" w:sz="0" w:space="0" w:color="auto"/>
            <w:left w:val="none" w:sz="0" w:space="0" w:color="auto"/>
            <w:bottom w:val="none" w:sz="0" w:space="0" w:color="auto"/>
            <w:right w:val="none" w:sz="0" w:space="0" w:color="auto"/>
          </w:divBdr>
        </w:div>
        <w:div w:id="2099908718">
          <w:marLeft w:val="480"/>
          <w:marRight w:val="0"/>
          <w:marTop w:val="0"/>
          <w:marBottom w:val="0"/>
          <w:divBdr>
            <w:top w:val="none" w:sz="0" w:space="0" w:color="auto"/>
            <w:left w:val="none" w:sz="0" w:space="0" w:color="auto"/>
            <w:bottom w:val="none" w:sz="0" w:space="0" w:color="auto"/>
            <w:right w:val="none" w:sz="0" w:space="0" w:color="auto"/>
          </w:divBdr>
        </w:div>
        <w:div w:id="1328289208">
          <w:marLeft w:val="480"/>
          <w:marRight w:val="0"/>
          <w:marTop w:val="0"/>
          <w:marBottom w:val="0"/>
          <w:divBdr>
            <w:top w:val="none" w:sz="0" w:space="0" w:color="auto"/>
            <w:left w:val="none" w:sz="0" w:space="0" w:color="auto"/>
            <w:bottom w:val="none" w:sz="0" w:space="0" w:color="auto"/>
            <w:right w:val="none" w:sz="0" w:space="0" w:color="auto"/>
          </w:divBdr>
        </w:div>
      </w:divsChild>
    </w:div>
    <w:div w:id="1141850687">
      <w:bodyDiv w:val="1"/>
      <w:marLeft w:val="0"/>
      <w:marRight w:val="0"/>
      <w:marTop w:val="0"/>
      <w:marBottom w:val="0"/>
      <w:divBdr>
        <w:top w:val="none" w:sz="0" w:space="0" w:color="auto"/>
        <w:left w:val="none" w:sz="0" w:space="0" w:color="auto"/>
        <w:bottom w:val="none" w:sz="0" w:space="0" w:color="auto"/>
        <w:right w:val="none" w:sz="0" w:space="0" w:color="auto"/>
      </w:divBdr>
    </w:div>
    <w:div w:id="1141925338">
      <w:bodyDiv w:val="1"/>
      <w:marLeft w:val="0"/>
      <w:marRight w:val="0"/>
      <w:marTop w:val="0"/>
      <w:marBottom w:val="0"/>
      <w:divBdr>
        <w:top w:val="none" w:sz="0" w:space="0" w:color="auto"/>
        <w:left w:val="none" w:sz="0" w:space="0" w:color="auto"/>
        <w:bottom w:val="none" w:sz="0" w:space="0" w:color="auto"/>
        <w:right w:val="none" w:sz="0" w:space="0" w:color="auto"/>
      </w:divBdr>
    </w:div>
    <w:div w:id="1158184660">
      <w:bodyDiv w:val="1"/>
      <w:marLeft w:val="0"/>
      <w:marRight w:val="0"/>
      <w:marTop w:val="0"/>
      <w:marBottom w:val="0"/>
      <w:divBdr>
        <w:top w:val="none" w:sz="0" w:space="0" w:color="auto"/>
        <w:left w:val="none" w:sz="0" w:space="0" w:color="auto"/>
        <w:bottom w:val="none" w:sz="0" w:space="0" w:color="auto"/>
        <w:right w:val="none" w:sz="0" w:space="0" w:color="auto"/>
      </w:divBdr>
    </w:div>
    <w:div w:id="1158576084">
      <w:bodyDiv w:val="1"/>
      <w:marLeft w:val="0"/>
      <w:marRight w:val="0"/>
      <w:marTop w:val="0"/>
      <w:marBottom w:val="0"/>
      <w:divBdr>
        <w:top w:val="none" w:sz="0" w:space="0" w:color="auto"/>
        <w:left w:val="none" w:sz="0" w:space="0" w:color="auto"/>
        <w:bottom w:val="none" w:sz="0" w:space="0" w:color="auto"/>
        <w:right w:val="none" w:sz="0" w:space="0" w:color="auto"/>
      </w:divBdr>
    </w:div>
    <w:div w:id="1159421136">
      <w:bodyDiv w:val="1"/>
      <w:marLeft w:val="0"/>
      <w:marRight w:val="0"/>
      <w:marTop w:val="0"/>
      <w:marBottom w:val="0"/>
      <w:divBdr>
        <w:top w:val="none" w:sz="0" w:space="0" w:color="auto"/>
        <w:left w:val="none" w:sz="0" w:space="0" w:color="auto"/>
        <w:bottom w:val="none" w:sz="0" w:space="0" w:color="auto"/>
        <w:right w:val="none" w:sz="0" w:space="0" w:color="auto"/>
      </w:divBdr>
    </w:div>
    <w:div w:id="1159923751">
      <w:bodyDiv w:val="1"/>
      <w:marLeft w:val="0"/>
      <w:marRight w:val="0"/>
      <w:marTop w:val="0"/>
      <w:marBottom w:val="0"/>
      <w:divBdr>
        <w:top w:val="none" w:sz="0" w:space="0" w:color="auto"/>
        <w:left w:val="none" w:sz="0" w:space="0" w:color="auto"/>
        <w:bottom w:val="none" w:sz="0" w:space="0" w:color="auto"/>
        <w:right w:val="none" w:sz="0" w:space="0" w:color="auto"/>
      </w:divBdr>
    </w:div>
    <w:div w:id="1161694821">
      <w:bodyDiv w:val="1"/>
      <w:marLeft w:val="0"/>
      <w:marRight w:val="0"/>
      <w:marTop w:val="0"/>
      <w:marBottom w:val="0"/>
      <w:divBdr>
        <w:top w:val="none" w:sz="0" w:space="0" w:color="auto"/>
        <w:left w:val="none" w:sz="0" w:space="0" w:color="auto"/>
        <w:bottom w:val="none" w:sz="0" w:space="0" w:color="auto"/>
        <w:right w:val="none" w:sz="0" w:space="0" w:color="auto"/>
      </w:divBdr>
    </w:div>
    <w:div w:id="1186401543">
      <w:bodyDiv w:val="1"/>
      <w:marLeft w:val="0"/>
      <w:marRight w:val="0"/>
      <w:marTop w:val="0"/>
      <w:marBottom w:val="0"/>
      <w:divBdr>
        <w:top w:val="none" w:sz="0" w:space="0" w:color="auto"/>
        <w:left w:val="none" w:sz="0" w:space="0" w:color="auto"/>
        <w:bottom w:val="none" w:sz="0" w:space="0" w:color="auto"/>
        <w:right w:val="none" w:sz="0" w:space="0" w:color="auto"/>
      </w:divBdr>
    </w:div>
    <w:div w:id="1206867625">
      <w:bodyDiv w:val="1"/>
      <w:marLeft w:val="0"/>
      <w:marRight w:val="0"/>
      <w:marTop w:val="0"/>
      <w:marBottom w:val="0"/>
      <w:divBdr>
        <w:top w:val="none" w:sz="0" w:space="0" w:color="auto"/>
        <w:left w:val="none" w:sz="0" w:space="0" w:color="auto"/>
        <w:bottom w:val="none" w:sz="0" w:space="0" w:color="auto"/>
        <w:right w:val="none" w:sz="0" w:space="0" w:color="auto"/>
      </w:divBdr>
    </w:div>
    <w:div w:id="1207839766">
      <w:bodyDiv w:val="1"/>
      <w:marLeft w:val="0"/>
      <w:marRight w:val="0"/>
      <w:marTop w:val="0"/>
      <w:marBottom w:val="0"/>
      <w:divBdr>
        <w:top w:val="none" w:sz="0" w:space="0" w:color="auto"/>
        <w:left w:val="none" w:sz="0" w:space="0" w:color="auto"/>
        <w:bottom w:val="none" w:sz="0" w:space="0" w:color="auto"/>
        <w:right w:val="none" w:sz="0" w:space="0" w:color="auto"/>
      </w:divBdr>
    </w:div>
    <w:div w:id="1214463028">
      <w:bodyDiv w:val="1"/>
      <w:marLeft w:val="0"/>
      <w:marRight w:val="0"/>
      <w:marTop w:val="0"/>
      <w:marBottom w:val="0"/>
      <w:divBdr>
        <w:top w:val="none" w:sz="0" w:space="0" w:color="auto"/>
        <w:left w:val="none" w:sz="0" w:space="0" w:color="auto"/>
        <w:bottom w:val="none" w:sz="0" w:space="0" w:color="auto"/>
        <w:right w:val="none" w:sz="0" w:space="0" w:color="auto"/>
      </w:divBdr>
    </w:div>
    <w:div w:id="1218853196">
      <w:bodyDiv w:val="1"/>
      <w:marLeft w:val="0"/>
      <w:marRight w:val="0"/>
      <w:marTop w:val="0"/>
      <w:marBottom w:val="0"/>
      <w:divBdr>
        <w:top w:val="none" w:sz="0" w:space="0" w:color="auto"/>
        <w:left w:val="none" w:sz="0" w:space="0" w:color="auto"/>
        <w:bottom w:val="none" w:sz="0" w:space="0" w:color="auto"/>
        <w:right w:val="none" w:sz="0" w:space="0" w:color="auto"/>
      </w:divBdr>
    </w:div>
    <w:div w:id="1223255891">
      <w:bodyDiv w:val="1"/>
      <w:marLeft w:val="0"/>
      <w:marRight w:val="0"/>
      <w:marTop w:val="0"/>
      <w:marBottom w:val="0"/>
      <w:divBdr>
        <w:top w:val="none" w:sz="0" w:space="0" w:color="auto"/>
        <w:left w:val="none" w:sz="0" w:space="0" w:color="auto"/>
        <w:bottom w:val="none" w:sz="0" w:space="0" w:color="auto"/>
        <w:right w:val="none" w:sz="0" w:space="0" w:color="auto"/>
      </w:divBdr>
    </w:div>
    <w:div w:id="1226912569">
      <w:bodyDiv w:val="1"/>
      <w:marLeft w:val="0"/>
      <w:marRight w:val="0"/>
      <w:marTop w:val="0"/>
      <w:marBottom w:val="0"/>
      <w:divBdr>
        <w:top w:val="none" w:sz="0" w:space="0" w:color="auto"/>
        <w:left w:val="none" w:sz="0" w:space="0" w:color="auto"/>
        <w:bottom w:val="none" w:sz="0" w:space="0" w:color="auto"/>
        <w:right w:val="none" w:sz="0" w:space="0" w:color="auto"/>
      </w:divBdr>
    </w:div>
    <w:div w:id="1237939502">
      <w:bodyDiv w:val="1"/>
      <w:marLeft w:val="0"/>
      <w:marRight w:val="0"/>
      <w:marTop w:val="0"/>
      <w:marBottom w:val="0"/>
      <w:divBdr>
        <w:top w:val="none" w:sz="0" w:space="0" w:color="auto"/>
        <w:left w:val="none" w:sz="0" w:space="0" w:color="auto"/>
        <w:bottom w:val="none" w:sz="0" w:space="0" w:color="auto"/>
        <w:right w:val="none" w:sz="0" w:space="0" w:color="auto"/>
      </w:divBdr>
    </w:div>
    <w:div w:id="1239972604">
      <w:bodyDiv w:val="1"/>
      <w:marLeft w:val="0"/>
      <w:marRight w:val="0"/>
      <w:marTop w:val="0"/>
      <w:marBottom w:val="0"/>
      <w:divBdr>
        <w:top w:val="none" w:sz="0" w:space="0" w:color="auto"/>
        <w:left w:val="none" w:sz="0" w:space="0" w:color="auto"/>
        <w:bottom w:val="none" w:sz="0" w:space="0" w:color="auto"/>
        <w:right w:val="none" w:sz="0" w:space="0" w:color="auto"/>
      </w:divBdr>
      <w:divsChild>
        <w:div w:id="968169458">
          <w:marLeft w:val="0"/>
          <w:marRight w:val="0"/>
          <w:marTop w:val="0"/>
          <w:marBottom w:val="0"/>
          <w:divBdr>
            <w:top w:val="none" w:sz="0" w:space="0" w:color="auto"/>
            <w:left w:val="none" w:sz="0" w:space="0" w:color="auto"/>
            <w:bottom w:val="none" w:sz="0" w:space="0" w:color="auto"/>
            <w:right w:val="none" w:sz="0" w:space="0" w:color="auto"/>
          </w:divBdr>
        </w:div>
        <w:div w:id="823471187">
          <w:marLeft w:val="0"/>
          <w:marRight w:val="0"/>
          <w:marTop w:val="0"/>
          <w:marBottom w:val="0"/>
          <w:divBdr>
            <w:top w:val="none" w:sz="0" w:space="0" w:color="auto"/>
            <w:left w:val="none" w:sz="0" w:space="0" w:color="auto"/>
            <w:bottom w:val="none" w:sz="0" w:space="0" w:color="auto"/>
            <w:right w:val="none" w:sz="0" w:space="0" w:color="auto"/>
          </w:divBdr>
        </w:div>
        <w:div w:id="459954110">
          <w:marLeft w:val="0"/>
          <w:marRight w:val="0"/>
          <w:marTop w:val="0"/>
          <w:marBottom w:val="0"/>
          <w:divBdr>
            <w:top w:val="none" w:sz="0" w:space="0" w:color="auto"/>
            <w:left w:val="none" w:sz="0" w:space="0" w:color="auto"/>
            <w:bottom w:val="none" w:sz="0" w:space="0" w:color="auto"/>
            <w:right w:val="none" w:sz="0" w:space="0" w:color="auto"/>
          </w:divBdr>
        </w:div>
        <w:div w:id="1683358949">
          <w:marLeft w:val="0"/>
          <w:marRight w:val="0"/>
          <w:marTop w:val="0"/>
          <w:marBottom w:val="0"/>
          <w:divBdr>
            <w:top w:val="none" w:sz="0" w:space="0" w:color="auto"/>
            <w:left w:val="none" w:sz="0" w:space="0" w:color="auto"/>
            <w:bottom w:val="none" w:sz="0" w:space="0" w:color="auto"/>
            <w:right w:val="none" w:sz="0" w:space="0" w:color="auto"/>
          </w:divBdr>
        </w:div>
        <w:div w:id="162472589">
          <w:marLeft w:val="0"/>
          <w:marRight w:val="0"/>
          <w:marTop w:val="0"/>
          <w:marBottom w:val="0"/>
          <w:divBdr>
            <w:top w:val="none" w:sz="0" w:space="0" w:color="auto"/>
            <w:left w:val="none" w:sz="0" w:space="0" w:color="auto"/>
            <w:bottom w:val="none" w:sz="0" w:space="0" w:color="auto"/>
            <w:right w:val="none" w:sz="0" w:space="0" w:color="auto"/>
          </w:divBdr>
        </w:div>
        <w:div w:id="1304888517">
          <w:marLeft w:val="0"/>
          <w:marRight w:val="0"/>
          <w:marTop w:val="0"/>
          <w:marBottom w:val="0"/>
          <w:divBdr>
            <w:top w:val="none" w:sz="0" w:space="0" w:color="auto"/>
            <w:left w:val="none" w:sz="0" w:space="0" w:color="auto"/>
            <w:bottom w:val="none" w:sz="0" w:space="0" w:color="auto"/>
            <w:right w:val="none" w:sz="0" w:space="0" w:color="auto"/>
          </w:divBdr>
        </w:div>
        <w:div w:id="553783378">
          <w:marLeft w:val="0"/>
          <w:marRight w:val="0"/>
          <w:marTop w:val="0"/>
          <w:marBottom w:val="0"/>
          <w:divBdr>
            <w:top w:val="none" w:sz="0" w:space="0" w:color="auto"/>
            <w:left w:val="none" w:sz="0" w:space="0" w:color="auto"/>
            <w:bottom w:val="none" w:sz="0" w:space="0" w:color="auto"/>
            <w:right w:val="none" w:sz="0" w:space="0" w:color="auto"/>
          </w:divBdr>
        </w:div>
        <w:div w:id="1476678849">
          <w:marLeft w:val="0"/>
          <w:marRight w:val="0"/>
          <w:marTop w:val="0"/>
          <w:marBottom w:val="0"/>
          <w:divBdr>
            <w:top w:val="none" w:sz="0" w:space="0" w:color="auto"/>
            <w:left w:val="none" w:sz="0" w:space="0" w:color="auto"/>
            <w:bottom w:val="none" w:sz="0" w:space="0" w:color="auto"/>
            <w:right w:val="none" w:sz="0" w:space="0" w:color="auto"/>
          </w:divBdr>
        </w:div>
        <w:div w:id="1161851793">
          <w:marLeft w:val="0"/>
          <w:marRight w:val="0"/>
          <w:marTop w:val="0"/>
          <w:marBottom w:val="0"/>
          <w:divBdr>
            <w:top w:val="none" w:sz="0" w:space="0" w:color="auto"/>
            <w:left w:val="none" w:sz="0" w:space="0" w:color="auto"/>
            <w:bottom w:val="none" w:sz="0" w:space="0" w:color="auto"/>
            <w:right w:val="none" w:sz="0" w:space="0" w:color="auto"/>
          </w:divBdr>
        </w:div>
        <w:div w:id="418185697">
          <w:marLeft w:val="0"/>
          <w:marRight w:val="0"/>
          <w:marTop w:val="0"/>
          <w:marBottom w:val="0"/>
          <w:divBdr>
            <w:top w:val="none" w:sz="0" w:space="0" w:color="auto"/>
            <w:left w:val="none" w:sz="0" w:space="0" w:color="auto"/>
            <w:bottom w:val="none" w:sz="0" w:space="0" w:color="auto"/>
            <w:right w:val="none" w:sz="0" w:space="0" w:color="auto"/>
          </w:divBdr>
        </w:div>
        <w:div w:id="1160271753">
          <w:marLeft w:val="0"/>
          <w:marRight w:val="0"/>
          <w:marTop w:val="0"/>
          <w:marBottom w:val="0"/>
          <w:divBdr>
            <w:top w:val="none" w:sz="0" w:space="0" w:color="auto"/>
            <w:left w:val="none" w:sz="0" w:space="0" w:color="auto"/>
            <w:bottom w:val="none" w:sz="0" w:space="0" w:color="auto"/>
            <w:right w:val="none" w:sz="0" w:space="0" w:color="auto"/>
          </w:divBdr>
        </w:div>
        <w:div w:id="342166652">
          <w:marLeft w:val="0"/>
          <w:marRight w:val="0"/>
          <w:marTop w:val="0"/>
          <w:marBottom w:val="0"/>
          <w:divBdr>
            <w:top w:val="none" w:sz="0" w:space="0" w:color="auto"/>
            <w:left w:val="none" w:sz="0" w:space="0" w:color="auto"/>
            <w:bottom w:val="none" w:sz="0" w:space="0" w:color="auto"/>
            <w:right w:val="none" w:sz="0" w:space="0" w:color="auto"/>
          </w:divBdr>
        </w:div>
        <w:div w:id="1088237212">
          <w:marLeft w:val="0"/>
          <w:marRight w:val="0"/>
          <w:marTop w:val="0"/>
          <w:marBottom w:val="0"/>
          <w:divBdr>
            <w:top w:val="none" w:sz="0" w:space="0" w:color="auto"/>
            <w:left w:val="none" w:sz="0" w:space="0" w:color="auto"/>
            <w:bottom w:val="none" w:sz="0" w:space="0" w:color="auto"/>
            <w:right w:val="none" w:sz="0" w:space="0" w:color="auto"/>
          </w:divBdr>
        </w:div>
        <w:div w:id="1761487088">
          <w:marLeft w:val="0"/>
          <w:marRight w:val="0"/>
          <w:marTop w:val="0"/>
          <w:marBottom w:val="0"/>
          <w:divBdr>
            <w:top w:val="none" w:sz="0" w:space="0" w:color="auto"/>
            <w:left w:val="none" w:sz="0" w:space="0" w:color="auto"/>
            <w:bottom w:val="none" w:sz="0" w:space="0" w:color="auto"/>
            <w:right w:val="none" w:sz="0" w:space="0" w:color="auto"/>
          </w:divBdr>
        </w:div>
        <w:div w:id="1847285818">
          <w:marLeft w:val="0"/>
          <w:marRight w:val="0"/>
          <w:marTop w:val="0"/>
          <w:marBottom w:val="0"/>
          <w:divBdr>
            <w:top w:val="none" w:sz="0" w:space="0" w:color="auto"/>
            <w:left w:val="none" w:sz="0" w:space="0" w:color="auto"/>
            <w:bottom w:val="none" w:sz="0" w:space="0" w:color="auto"/>
            <w:right w:val="none" w:sz="0" w:space="0" w:color="auto"/>
          </w:divBdr>
        </w:div>
        <w:div w:id="185221149">
          <w:marLeft w:val="0"/>
          <w:marRight w:val="0"/>
          <w:marTop w:val="0"/>
          <w:marBottom w:val="0"/>
          <w:divBdr>
            <w:top w:val="none" w:sz="0" w:space="0" w:color="auto"/>
            <w:left w:val="none" w:sz="0" w:space="0" w:color="auto"/>
            <w:bottom w:val="none" w:sz="0" w:space="0" w:color="auto"/>
            <w:right w:val="none" w:sz="0" w:space="0" w:color="auto"/>
          </w:divBdr>
        </w:div>
        <w:div w:id="236937851">
          <w:marLeft w:val="0"/>
          <w:marRight w:val="0"/>
          <w:marTop w:val="0"/>
          <w:marBottom w:val="0"/>
          <w:divBdr>
            <w:top w:val="none" w:sz="0" w:space="0" w:color="auto"/>
            <w:left w:val="none" w:sz="0" w:space="0" w:color="auto"/>
            <w:bottom w:val="none" w:sz="0" w:space="0" w:color="auto"/>
            <w:right w:val="none" w:sz="0" w:space="0" w:color="auto"/>
          </w:divBdr>
        </w:div>
        <w:div w:id="37554841">
          <w:marLeft w:val="0"/>
          <w:marRight w:val="0"/>
          <w:marTop w:val="0"/>
          <w:marBottom w:val="0"/>
          <w:divBdr>
            <w:top w:val="none" w:sz="0" w:space="0" w:color="auto"/>
            <w:left w:val="none" w:sz="0" w:space="0" w:color="auto"/>
            <w:bottom w:val="none" w:sz="0" w:space="0" w:color="auto"/>
            <w:right w:val="none" w:sz="0" w:space="0" w:color="auto"/>
          </w:divBdr>
        </w:div>
        <w:div w:id="316151786">
          <w:marLeft w:val="0"/>
          <w:marRight w:val="0"/>
          <w:marTop w:val="0"/>
          <w:marBottom w:val="0"/>
          <w:divBdr>
            <w:top w:val="none" w:sz="0" w:space="0" w:color="auto"/>
            <w:left w:val="none" w:sz="0" w:space="0" w:color="auto"/>
            <w:bottom w:val="none" w:sz="0" w:space="0" w:color="auto"/>
            <w:right w:val="none" w:sz="0" w:space="0" w:color="auto"/>
          </w:divBdr>
        </w:div>
        <w:div w:id="1135485505">
          <w:marLeft w:val="0"/>
          <w:marRight w:val="0"/>
          <w:marTop w:val="0"/>
          <w:marBottom w:val="0"/>
          <w:divBdr>
            <w:top w:val="none" w:sz="0" w:space="0" w:color="auto"/>
            <w:left w:val="none" w:sz="0" w:space="0" w:color="auto"/>
            <w:bottom w:val="none" w:sz="0" w:space="0" w:color="auto"/>
            <w:right w:val="none" w:sz="0" w:space="0" w:color="auto"/>
          </w:divBdr>
        </w:div>
        <w:div w:id="1899977698">
          <w:marLeft w:val="0"/>
          <w:marRight w:val="0"/>
          <w:marTop w:val="0"/>
          <w:marBottom w:val="0"/>
          <w:divBdr>
            <w:top w:val="none" w:sz="0" w:space="0" w:color="auto"/>
            <w:left w:val="none" w:sz="0" w:space="0" w:color="auto"/>
            <w:bottom w:val="none" w:sz="0" w:space="0" w:color="auto"/>
            <w:right w:val="none" w:sz="0" w:space="0" w:color="auto"/>
          </w:divBdr>
        </w:div>
        <w:div w:id="784077939">
          <w:marLeft w:val="0"/>
          <w:marRight w:val="0"/>
          <w:marTop w:val="0"/>
          <w:marBottom w:val="0"/>
          <w:divBdr>
            <w:top w:val="none" w:sz="0" w:space="0" w:color="auto"/>
            <w:left w:val="none" w:sz="0" w:space="0" w:color="auto"/>
            <w:bottom w:val="none" w:sz="0" w:space="0" w:color="auto"/>
            <w:right w:val="none" w:sz="0" w:space="0" w:color="auto"/>
          </w:divBdr>
        </w:div>
        <w:div w:id="2008749129">
          <w:marLeft w:val="0"/>
          <w:marRight w:val="0"/>
          <w:marTop w:val="0"/>
          <w:marBottom w:val="0"/>
          <w:divBdr>
            <w:top w:val="none" w:sz="0" w:space="0" w:color="auto"/>
            <w:left w:val="none" w:sz="0" w:space="0" w:color="auto"/>
            <w:bottom w:val="none" w:sz="0" w:space="0" w:color="auto"/>
            <w:right w:val="none" w:sz="0" w:space="0" w:color="auto"/>
          </w:divBdr>
        </w:div>
        <w:div w:id="2145193845">
          <w:marLeft w:val="0"/>
          <w:marRight w:val="0"/>
          <w:marTop w:val="0"/>
          <w:marBottom w:val="0"/>
          <w:divBdr>
            <w:top w:val="none" w:sz="0" w:space="0" w:color="auto"/>
            <w:left w:val="none" w:sz="0" w:space="0" w:color="auto"/>
            <w:bottom w:val="none" w:sz="0" w:space="0" w:color="auto"/>
            <w:right w:val="none" w:sz="0" w:space="0" w:color="auto"/>
          </w:divBdr>
        </w:div>
        <w:div w:id="1562711950">
          <w:marLeft w:val="0"/>
          <w:marRight w:val="0"/>
          <w:marTop w:val="0"/>
          <w:marBottom w:val="0"/>
          <w:divBdr>
            <w:top w:val="none" w:sz="0" w:space="0" w:color="auto"/>
            <w:left w:val="none" w:sz="0" w:space="0" w:color="auto"/>
            <w:bottom w:val="none" w:sz="0" w:space="0" w:color="auto"/>
            <w:right w:val="none" w:sz="0" w:space="0" w:color="auto"/>
          </w:divBdr>
        </w:div>
        <w:div w:id="1812676757">
          <w:marLeft w:val="0"/>
          <w:marRight w:val="0"/>
          <w:marTop w:val="0"/>
          <w:marBottom w:val="0"/>
          <w:divBdr>
            <w:top w:val="none" w:sz="0" w:space="0" w:color="auto"/>
            <w:left w:val="none" w:sz="0" w:space="0" w:color="auto"/>
            <w:bottom w:val="none" w:sz="0" w:space="0" w:color="auto"/>
            <w:right w:val="none" w:sz="0" w:space="0" w:color="auto"/>
          </w:divBdr>
        </w:div>
        <w:div w:id="62992719">
          <w:marLeft w:val="0"/>
          <w:marRight w:val="0"/>
          <w:marTop w:val="0"/>
          <w:marBottom w:val="0"/>
          <w:divBdr>
            <w:top w:val="none" w:sz="0" w:space="0" w:color="auto"/>
            <w:left w:val="none" w:sz="0" w:space="0" w:color="auto"/>
            <w:bottom w:val="none" w:sz="0" w:space="0" w:color="auto"/>
            <w:right w:val="none" w:sz="0" w:space="0" w:color="auto"/>
          </w:divBdr>
        </w:div>
        <w:div w:id="421414500">
          <w:marLeft w:val="0"/>
          <w:marRight w:val="0"/>
          <w:marTop w:val="0"/>
          <w:marBottom w:val="0"/>
          <w:divBdr>
            <w:top w:val="none" w:sz="0" w:space="0" w:color="auto"/>
            <w:left w:val="none" w:sz="0" w:space="0" w:color="auto"/>
            <w:bottom w:val="none" w:sz="0" w:space="0" w:color="auto"/>
            <w:right w:val="none" w:sz="0" w:space="0" w:color="auto"/>
          </w:divBdr>
        </w:div>
        <w:div w:id="1636912767">
          <w:marLeft w:val="0"/>
          <w:marRight w:val="0"/>
          <w:marTop w:val="0"/>
          <w:marBottom w:val="0"/>
          <w:divBdr>
            <w:top w:val="none" w:sz="0" w:space="0" w:color="auto"/>
            <w:left w:val="none" w:sz="0" w:space="0" w:color="auto"/>
            <w:bottom w:val="none" w:sz="0" w:space="0" w:color="auto"/>
            <w:right w:val="none" w:sz="0" w:space="0" w:color="auto"/>
          </w:divBdr>
        </w:div>
        <w:div w:id="1486043105">
          <w:marLeft w:val="0"/>
          <w:marRight w:val="0"/>
          <w:marTop w:val="0"/>
          <w:marBottom w:val="0"/>
          <w:divBdr>
            <w:top w:val="none" w:sz="0" w:space="0" w:color="auto"/>
            <w:left w:val="none" w:sz="0" w:space="0" w:color="auto"/>
            <w:bottom w:val="none" w:sz="0" w:space="0" w:color="auto"/>
            <w:right w:val="none" w:sz="0" w:space="0" w:color="auto"/>
          </w:divBdr>
        </w:div>
        <w:div w:id="853154292">
          <w:marLeft w:val="0"/>
          <w:marRight w:val="0"/>
          <w:marTop w:val="0"/>
          <w:marBottom w:val="0"/>
          <w:divBdr>
            <w:top w:val="none" w:sz="0" w:space="0" w:color="auto"/>
            <w:left w:val="none" w:sz="0" w:space="0" w:color="auto"/>
            <w:bottom w:val="none" w:sz="0" w:space="0" w:color="auto"/>
            <w:right w:val="none" w:sz="0" w:space="0" w:color="auto"/>
          </w:divBdr>
        </w:div>
        <w:div w:id="1378777609">
          <w:marLeft w:val="0"/>
          <w:marRight w:val="0"/>
          <w:marTop w:val="0"/>
          <w:marBottom w:val="0"/>
          <w:divBdr>
            <w:top w:val="none" w:sz="0" w:space="0" w:color="auto"/>
            <w:left w:val="none" w:sz="0" w:space="0" w:color="auto"/>
            <w:bottom w:val="none" w:sz="0" w:space="0" w:color="auto"/>
            <w:right w:val="none" w:sz="0" w:space="0" w:color="auto"/>
          </w:divBdr>
        </w:div>
        <w:div w:id="1765227141">
          <w:marLeft w:val="0"/>
          <w:marRight w:val="0"/>
          <w:marTop w:val="0"/>
          <w:marBottom w:val="0"/>
          <w:divBdr>
            <w:top w:val="none" w:sz="0" w:space="0" w:color="auto"/>
            <w:left w:val="none" w:sz="0" w:space="0" w:color="auto"/>
            <w:bottom w:val="none" w:sz="0" w:space="0" w:color="auto"/>
            <w:right w:val="none" w:sz="0" w:space="0" w:color="auto"/>
          </w:divBdr>
        </w:div>
        <w:div w:id="2055277461">
          <w:marLeft w:val="0"/>
          <w:marRight w:val="0"/>
          <w:marTop w:val="0"/>
          <w:marBottom w:val="0"/>
          <w:divBdr>
            <w:top w:val="none" w:sz="0" w:space="0" w:color="auto"/>
            <w:left w:val="none" w:sz="0" w:space="0" w:color="auto"/>
            <w:bottom w:val="none" w:sz="0" w:space="0" w:color="auto"/>
            <w:right w:val="none" w:sz="0" w:space="0" w:color="auto"/>
          </w:divBdr>
        </w:div>
        <w:div w:id="2079859645">
          <w:marLeft w:val="0"/>
          <w:marRight w:val="0"/>
          <w:marTop w:val="0"/>
          <w:marBottom w:val="0"/>
          <w:divBdr>
            <w:top w:val="none" w:sz="0" w:space="0" w:color="auto"/>
            <w:left w:val="none" w:sz="0" w:space="0" w:color="auto"/>
            <w:bottom w:val="none" w:sz="0" w:space="0" w:color="auto"/>
            <w:right w:val="none" w:sz="0" w:space="0" w:color="auto"/>
          </w:divBdr>
        </w:div>
      </w:divsChild>
    </w:div>
    <w:div w:id="1260524865">
      <w:bodyDiv w:val="1"/>
      <w:marLeft w:val="0"/>
      <w:marRight w:val="0"/>
      <w:marTop w:val="0"/>
      <w:marBottom w:val="0"/>
      <w:divBdr>
        <w:top w:val="none" w:sz="0" w:space="0" w:color="auto"/>
        <w:left w:val="none" w:sz="0" w:space="0" w:color="auto"/>
        <w:bottom w:val="none" w:sz="0" w:space="0" w:color="auto"/>
        <w:right w:val="none" w:sz="0" w:space="0" w:color="auto"/>
      </w:divBdr>
    </w:div>
    <w:div w:id="1264999997">
      <w:bodyDiv w:val="1"/>
      <w:marLeft w:val="0"/>
      <w:marRight w:val="0"/>
      <w:marTop w:val="0"/>
      <w:marBottom w:val="0"/>
      <w:divBdr>
        <w:top w:val="none" w:sz="0" w:space="0" w:color="auto"/>
        <w:left w:val="none" w:sz="0" w:space="0" w:color="auto"/>
        <w:bottom w:val="none" w:sz="0" w:space="0" w:color="auto"/>
        <w:right w:val="none" w:sz="0" w:space="0" w:color="auto"/>
      </w:divBdr>
    </w:div>
    <w:div w:id="1272937483">
      <w:bodyDiv w:val="1"/>
      <w:marLeft w:val="0"/>
      <w:marRight w:val="0"/>
      <w:marTop w:val="0"/>
      <w:marBottom w:val="0"/>
      <w:divBdr>
        <w:top w:val="none" w:sz="0" w:space="0" w:color="auto"/>
        <w:left w:val="none" w:sz="0" w:space="0" w:color="auto"/>
        <w:bottom w:val="none" w:sz="0" w:space="0" w:color="auto"/>
        <w:right w:val="none" w:sz="0" w:space="0" w:color="auto"/>
      </w:divBdr>
    </w:div>
    <w:div w:id="1279986722">
      <w:bodyDiv w:val="1"/>
      <w:marLeft w:val="0"/>
      <w:marRight w:val="0"/>
      <w:marTop w:val="0"/>
      <w:marBottom w:val="0"/>
      <w:divBdr>
        <w:top w:val="none" w:sz="0" w:space="0" w:color="auto"/>
        <w:left w:val="none" w:sz="0" w:space="0" w:color="auto"/>
        <w:bottom w:val="none" w:sz="0" w:space="0" w:color="auto"/>
        <w:right w:val="none" w:sz="0" w:space="0" w:color="auto"/>
      </w:divBdr>
    </w:div>
    <w:div w:id="1281915336">
      <w:bodyDiv w:val="1"/>
      <w:marLeft w:val="0"/>
      <w:marRight w:val="0"/>
      <w:marTop w:val="0"/>
      <w:marBottom w:val="0"/>
      <w:divBdr>
        <w:top w:val="none" w:sz="0" w:space="0" w:color="auto"/>
        <w:left w:val="none" w:sz="0" w:space="0" w:color="auto"/>
        <w:bottom w:val="none" w:sz="0" w:space="0" w:color="auto"/>
        <w:right w:val="none" w:sz="0" w:space="0" w:color="auto"/>
      </w:divBdr>
    </w:div>
    <w:div w:id="1283223099">
      <w:bodyDiv w:val="1"/>
      <w:marLeft w:val="0"/>
      <w:marRight w:val="0"/>
      <w:marTop w:val="0"/>
      <w:marBottom w:val="0"/>
      <w:divBdr>
        <w:top w:val="none" w:sz="0" w:space="0" w:color="auto"/>
        <w:left w:val="none" w:sz="0" w:space="0" w:color="auto"/>
        <w:bottom w:val="none" w:sz="0" w:space="0" w:color="auto"/>
        <w:right w:val="none" w:sz="0" w:space="0" w:color="auto"/>
      </w:divBdr>
    </w:div>
    <w:div w:id="1289556583">
      <w:bodyDiv w:val="1"/>
      <w:marLeft w:val="0"/>
      <w:marRight w:val="0"/>
      <w:marTop w:val="0"/>
      <w:marBottom w:val="0"/>
      <w:divBdr>
        <w:top w:val="none" w:sz="0" w:space="0" w:color="auto"/>
        <w:left w:val="none" w:sz="0" w:space="0" w:color="auto"/>
        <w:bottom w:val="none" w:sz="0" w:space="0" w:color="auto"/>
        <w:right w:val="none" w:sz="0" w:space="0" w:color="auto"/>
      </w:divBdr>
    </w:div>
    <w:div w:id="1290284807">
      <w:bodyDiv w:val="1"/>
      <w:marLeft w:val="0"/>
      <w:marRight w:val="0"/>
      <w:marTop w:val="0"/>
      <w:marBottom w:val="0"/>
      <w:divBdr>
        <w:top w:val="none" w:sz="0" w:space="0" w:color="auto"/>
        <w:left w:val="none" w:sz="0" w:space="0" w:color="auto"/>
        <w:bottom w:val="none" w:sz="0" w:space="0" w:color="auto"/>
        <w:right w:val="none" w:sz="0" w:space="0" w:color="auto"/>
      </w:divBdr>
    </w:div>
    <w:div w:id="1291326646">
      <w:bodyDiv w:val="1"/>
      <w:marLeft w:val="0"/>
      <w:marRight w:val="0"/>
      <w:marTop w:val="0"/>
      <w:marBottom w:val="0"/>
      <w:divBdr>
        <w:top w:val="none" w:sz="0" w:space="0" w:color="auto"/>
        <w:left w:val="none" w:sz="0" w:space="0" w:color="auto"/>
        <w:bottom w:val="none" w:sz="0" w:space="0" w:color="auto"/>
        <w:right w:val="none" w:sz="0" w:space="0" w:color="auto"/>
      </w:divBdr>
    </w:div>
    <w:div w:id="1313829264">
      <w:bodyDiv w:val="1"/>
      <w:marLeft w:val="0"/>
      <w:marRight w:val="0"/>
      <w:marTop w:val="0"/>
      <w:marBottom w:val="0"/>
      <w:divBdr>
        <w:top w:val="none" w:sz="0" w:space="0" w:color="auto"/>
        <w:left w:val="none" w:sz="0" w:space="0" w:color="auto"/>
        <w:bottom w:val="none" w:sz="0" w:space="0" w:color="auto"/>
        <w:right w:val="none" w:sz="0" w:space="0" w:color="auto"/>
      </w:divBdr>
      <w:divsChild>
        <w:div w:id="460535837">
          <w:marLeft w:val="480"/>
          <w:marRight w:val="0"/>
          <w:marTop w:val="0"/>
          <w:marBottom w:val="0"/>
          <w:divBdr>
            <w:top w:val="none" w:sz="0" w:space="0" w:color="auto"/>
            <w:left w:val="none" w:sz="0" w:space="0" w:color="auto"/>
            <w:bottom w:val="none" w:sz="0" w:space="0" w:color="auto"/>
            <w:right w:val="none" w:sz="0" w:space="0" w:color="auto"/>
          </w:divBdr>
        </w:div>
        <w:div w:id="1189634810">
          <w:marLeft w:val="480"/>
          <w:marRight w:val="0"/>
          <w:marTop w:val="0"/>
          <w:marBottom w:val="0"/>
          <w:divBdr>
            <w:top w:val="none" w:sz="0" w:space="0" w:color="auto"/>
            <w:left w:val="none" w:sz="0" w:space="0" w:color="auto"/>
            <w:bottom w:val="none" w:sz="0" w:space="0" w:color="auto"/>
            <w:right w:val="none" w:sz="0" w:space="0" w:color="auto"/>
          </w:divBdr>
        </w:div>
        <w:div w:id="1142381223">
          <w:marLeft w:val="480"/>
          <w:marRight w:val="0"/>
          <w:marTop w:val="0"/>
          <w:marBottom w:val="0"/>
          <w:divBdr>
            <w:top w:val="none" w:sz="0" w:space="0" w:color="auto"/>
            <w:left w:val="none" w:sz="0" w:space="0" w:color="auto"/>
            <w:bottom w:val="none" w:sz="0" w:space="0" w:color="auto"/>
            <w:right w:val="none" w:sz="0" w:space="0" w:color="auto"/>
          </w:divBdr>
        </w:div>
        <w:div w:id="1601453478">
          <w:marLeft w:val="480"/>
          <w:marRight w:val="0"/>
          <w:marTop w:val="0"/>
          <w:marBottom w:val="0"/>
          <w:divBdr>
            <w:top w:val="none" w:sz="0" w:space="0" w:color="auto"/>
            <w:left w:val="none" w:sz="0" w:space="0" w:color="auto"/>
            <w:bottom w:val="none" w:sz="0" w:space="0" w:color="auto"/>
            <w:right w:val="none" w:sz="0" w:space="0" w:color="auto"/>
          </w:divBdr>
        </w:div>
        <w:div w:id="421992411">
          <w:marLeft w:val="480"/>
          <w:marRight w:val="0"/>
          <w:marTop w:val="0"/>
          <w:marBottom w:val="0"/>
          <w:divBdr>
            <w:top w:val="none" w:sz="0" w:space="0" w:color="auto"/>
            <w:left w:val="none" w:sz="0" w:space="0" w:color="auto"/>
            <w:bottom w:val="none" w:sz="0" w:space="0" w:color="auto"/>
            <w:right w:val="none" w:sz="0" w:space="0" w:color="auto"/>
          </w:divBdr>
        </w:div>
        <w:div w:id="920724443">
          <w:marLeft w:val="480"/>
          <w:marRight w:val="0"/>
          <w:marTop w:val="0"/>
          <w:marBottom w:val="0"/>
          <w:divBdr>
            <w:top w:val="none" w:sz="0" w:space="0" w:color="auto"/>
            <w:left w:val="none" w:sz="0" w:space="0" w:color="auto"/>
            <w:bottom w:val="none" w:sz="0" w:space="0" w:color="auto"/>
            <w:right w:val="none" w:sz="0" w:space="0" w:color="auto"/>
          </w:divBdr>
        </w:div>
        <w:div w:id="599528262">
          <w:marLeft w:val="480"/>
          <w:marRight w:val="0"/>
          <w:marTop w:val="0"/>
          <w:marBottom w:val="0"/>
          <w:divBdr>
            <w:top w:val="none" w:sz="0" w:space="0" w:color="auto"/>
            <w:left w:val="none" w:sz="0" w:space="0" w:color="auto"/>
            <w:bottom w:val="none" w:sz="0" w:space="0" w:color="auto"/>
            <w:right w:val="none" w:sz="0" w:space="0" w:color="auto"/>
          </w:divBdr>
        </w:div>
        <w:div w:id="1778058610">
          <w:marLeft w:val="480"/>
          <w:marRight w:val="0"/>
          <w:marTop w:val="0"/>
          <w:marBottom w:val="0"/>
          <w:divBdr>
            <w:top w:val="none" w:sz="0" w:space="0" w:color="auto"/>
            <w:left w:val="none" w:sz="0" w:space="0" w:color="auto"/>
            <w:bottom w:val="none" w:sz="0" w:space="0" w:color="auto"/>
            <w:right w:val="none" w:sz="0" w:space="0" w:color="auto"/>
          </w:divBdr>
        </w:div>
        <w:div w:id="1806466266">
          <w:marLeft w:val="480"/>
          <w:marRight w:val="0"/>
          <w:marTop w:val="0"/>
          <w:marBottom w:val="0"/>
          <w:divBdr>
            <w:top w:val="none" w:sz="0" w:space="0" w:color="auto"/>
            <w:left w:val="none" w:sz="0" w:space="0" w:color="auto"/>
            <w:bottom w:val="none" w:sz="0" w:space="0" w:color="auto"/>
            <w:right w:val="none" w:sz="0" w:space="0" w:color="auto"/>
          </w:divBdr>
        </w:div>
        <w:div w:id="1847670878">
          <w:marLeft w:val="480"/>
          <w:marRight w:val="0"/>
          <w:marTop w:val="0"/>
          <w:marBottom w:val="0"/>
          <w:divBdr>
            <w:top w:val="none" w:sz="0" w:space="0" w:color="auto"/>
            <w:left w:val="none" w:sz="0" w:space="0" w:color="auto"/>
            <w:bottom w:val="none" w:sz="0" w:space="0" w:color="auto"/>
            <w:right w:val="none" w:sz="0" w:space="0" w:color="auto"/>
          </w:divBdr>
        </w:div>
        <w:div w:id="192501692">
          <w:marLeft w:val="480"/>
          <w:marRight w:val="0"/>
          <w:marTop w:val="0"/>
          <w:marBottom w:val="0"/>
          <w:divBdr>
            <w:top w:val="none" w:sz="0" w:space="0" w:color="auto"/>
            <w:left w:val="none" w:sz="0" w:space="0" w:color="auto"/>
            <w:bottom w:val="none" w:sz="0" w:space="0" w:color="auto"/>
            <w:right w:val="none" w:sz="0" w:space="0" w:color="auto"/>
          </w:divBdr>
        </w:div>
        <w:div w:id="1544518766">
          <w:marLeft w:val="480"/>
          <w:marRight w:val="0"/>
          <w:marTop w:val="0"/>
          <w:marBottom w:val="0"/>
          <w:divBdr>
            <w:top w:val="none" w:sz="0" w:space="0" w:color="auto"/>
            <w:left w:val="none" w:sz="0" w:space="0" w:color="auto"/>
            <w:bottom w:val="none" w:sz="0" w:space="0" w:color="auto"/>
            <w:right w:val="none" w:sz="0" w:space="0" w:color="auto"/>
          </w:divBdr>
        </w:div>
        <w:div w:id="1095125505">
          <w:marLeft w:val="480"/>
          <w:marRight w:val="0"/>
          <w:marTop w:val="0"/>
          <w:marBottom w:val="0"/>
          <w:divBdr>
            <w:top w:val="none" w:sz="0" w:space="0" w:color="auto"/>
            <w:left w:val="none" w:sz="0" w:space="0" w:color="auto"/>
            <w:bottom w:val="none" w:sz="0" w:space="0" w:color="auto"/>
            <w:right w:val="none" w:sz="0" w:space="0" w:color="auto"/>
          </w:divBdr>
        </w:div>
        <w:div w:id="532421032">
          <w:marLeft w:val="480"/>
          <w:marRight w:val="0"/>
          <w:marTop w:val="0"/>
          <w:marBottom w:val="0"/>
          <w:divBdr>
            <w:top w:val="none" w:sz="0" w:space="0" w:color="auto"/>
            <w:left w:val="none" w:sz="0" w:space="0" w:color="auto"/>
            <w:bottom w:val="none" w:sz="0" w:space="0" w:color="auto"/>
            <w:right w:val="none" w:sz="0" w:space="0" w:color="auto"/>
          </w:divBdr>
        </w:div>
        <w:div w:id="1199125627">
          <w:marLeft w:val="480"/>
          <w:marRight w:val="0"/>
          <w:marTop w:val="0"/>
          <w:marBottom w:val="0"/>
          <w:divBdr>
            <w:top w:val="none" w:sz="0" w:space="0" w:color="auto"/>
            <w:left w:val="none" w:sz="0" w:space="0" w:color="auto"/>
            <w:bottom w:val="none" w:sz="0" w:space="0" w:color="auto"/>
            <w:right w:val="none" w:sz="0" w:space="0" w:color="auto"/>
          </w:divBdr>
        </w:div>
        <w:div w:id="1965231493">
          <w:marLeft w:val="480"/>
          <w:marRight w:val="0"/>
          <w:marTop w:val="0"/>
          <w:marBottom w:val="0"/>
          <w:divBdr>
            <w:top w:val="none" w:sz="0" w:space="0" w:color="auto"/>
            <w:left w:val="none" w:sz="0" w:space="0" w:color="auto"/>
            <w:bottom w:val="none" w:sz="0" w:space="0" w:color="auto"/>
            <w:right w:val="none" w:sz="0" w:space="0" w:color="auto"/>
          </w:divBdr>
        </w:div>
        <w:div w:id="916087176">
          <w:marLeft w:val="480"/>
          <w:marRight w:val="0"/>
          <w:marTop w:val="0"/>
          <w:marBottom w:val="0"/>
          <w:divBdr>
            <w:top w:val="none" w:sz="0" w:space="0" w:color="auto"/>
            <w:left w:val="none" w:sz="0" w:space="0" w:color="auto"/>
            <w:bottom w:val="none" w:sz="0" w:space="0" w:color="auto"/>
            <w:right w:val="none" w:sz="0" w:space="0" w:color="auto"/>
          </w:divBdr>
        </w:div>
        <w:div w:id="1052002370">
          <w:marLeft w:val="480"/>
          <w:marRight w:val="0"/>
          <w:marTop w:val="0"/>
          <w:marBottom w:val="0"/>
          <w:divBdr>
            <w:top w:val="none" w:sz="0" w:space="0" w:color="auto"/>
            <w:left w:val="none" w:sz="0" w:space="0" w:color="auto"/>
            <w:bottom w:val="none" w:sz="0" w:space="0" w:color="auto"/>
            <w:right w:val="none" w:sz="0" w:space="0" w:color="auto"/>
          </w:divBdr>
        </w:div>
        <w:div w:id="680426667">
          <w:marLeft w:val="480"/>
          <w:marRight w:val="0"/>
          <w:marTop w:val="0"/>
          <w:marBottom w:val="0"/>
          <w:divBdr>
            <w:top w:val="none" w:sz="0" w:space="0" w:color="auto"/>
            <w:left w:val="none" w:sz="0" w:space="0" w:color="auto"/>
            <w:bottom w:val="none" w:sz="0" w:space="0" w:color="auto"/>
            <w:right w:val="none" w:sz="0" w:space="0" w:color="auto"/>
          </w:divBdr>
        </w:div>
        <w:div w:id="1314676655">
          <w:marLeft w:val="480"/>
          <w:marRight w:val="0"/>
          <w:marTop w:val="0"/>
          <w:marBottom w:val="0"/>
          <w:divBdr>
            <w:top w:val="none" w:sz="0" w:space="0" w:color="auto"/>
            <w:left w:val="none" w:sz="0" w:space="0" w:color="auto"/>
            <w:bottom w:val="none" w:sz="0" w:space="0" w:color="auto"/>
            <w:right w:val="none" w:sz="0" w:space="0" w:color="auto"/>
          </w:divBdr>
        </w:div>
        <w:div w:id="1539316182">
          <w:marLeft w:val="480"/>
          <w:marRight w:val="0"/>
          <w:marTop w:val="0"/>
          <w:marBottom w:val="0"/>
          <w:divBdr>
            <w:top w:val="none" w:sz="0" w:space="0" w:color="auto"/>
            <w:left w:val="none" w:sz="0" w:space="0" w:color="auto"/>
            <w:bottom w:val="none" w:sz="0" w:space="0" w:color="auto"/>
            <w:right w:val="none" w:sz="0" w:space="0" w:color="auto"/>
          </w:divBdr>
        </w:div>
        <w:div w:id="1229653786">
          <w:marLeft w:val="480"/>
          <w:marRight w:val="0"/>
          <w:marTop w:val="0"/>
          <w:marBottom w:val="0"/>
          <w:divBdr>
            <w:top w:val="none" w:sz="0" w:space="0" w:color="auto"/>
            <w:left w:val="none" w:sz="0" w:space="0" w:color="auto"/>
            <w:bottom w:val="none" w:sz="0" w:space="0" w:color="auto"/>
            <w:right w:val="none" w:sz="0" w:space="0" w:color="auto"/>
          </w:divBdr>
        </w:div>
        <w:div w:id="2144691286">
          <w:marLeft w:val="480"/>
          <w:marRight w:val="0"/>
          <w:marTop w:val="0"/>
          <w:marBottom w:val="0"/>
          <w:divBdr>
            <w:top w:val="none" w:sz="0" w:space="0" w:color="auto"/>
            <w:left w:val="none" w:sz="0" w:space="0" w:color="auto"/>
            <w:bottom w:val="none" w:sz="0" w:space="0" w:color="auto"/>
            <w:right w:val="none" w:sz="0" w:space="0" w:color="auto"/>
          </w:divBdr>
        </w:div>
        <w:div w:id="1644196922">
          <w:marLeft w:val="480"/>
          <w:marRight w:val="0"/>
          <w:marTop w:val="0"/>
          <w:marBottom w:val="0"/>
          <w:divBdr>
            <w:top w:val="none" w:sz="0" w:space="0" w:color="auto"/>
            <w:left w:val="none" w:sz="0" w:space="0" w:color="auto"/>
            <w:bottom w:val="none" w:sz="0" w:space="0" w:color="auto"/>
            <w:right w:val="none" w:sz="0" w:space="0" w:color="auto"/>
          </w:divBdr>
        </w:div>
        <w:div w:id="244148520">
          <w:marLeft w:val="480"/>
          <w:marRight w:val="0"/>
          <w:marTop w:val="0"/>
          <w:marBottom w:val="0"/>
          <w:divBdr>
            <w:top w:val="none" w:sz="0" w:space="0" w:color="auto"/>
            <w:left w:val="none" w:sz="0" w:space="0" w:color="auto"/>
            <w:bottom w:val="none" w:sz="0" w:space="0" w:color="auto"/>
            <w:right w:val="none" w:sz="0" w:space="0" w:color="auto"/>
          </w:divBdr>
        </w:div>
        <w:div w:id="1101490352">
          <w:marLeft w:val="480"/>
          <w:marRight w:val="0"/>
          <w:marTop w:val="0"/>
          <w:marBottom w:val="0"/>
          <w:divBdr>
            <w:top w:val="none" w:sz="0" w:space="0" w:color="auto"/>
            <w:left w:val="none" w:sz="0" w:space="0" w:color="auto"/>
            <w:bottom w:val="none" w:sz="0" w:space="0" w:color="auto"/>
            <w:right w:val="none" w:sz="0" w:space="0" w:color="auto"/>
          </w:divBdr>
        </w:div>
        <w:div w:id="1263688018">
          <w:marLeft w:val="480"/>
          <w:marRight w:val="0"/>
          <w:marTop w:val="0"/>
          <w:marBottom w:val="0"/>
          <w:divBdr>
            <w:top w:val="none" w:sz="0" w:space="0" w:color="auto"/>
            <w:left w:val="none" w:sz="0" w:space="0" w:color="auto"/>
            <w:bottom w:val="none" w:sz="0" w:space="0" w:color="auto"/>
            <w:right w:val="none" w:sz="0" w:space="0" w:color="auto"/>
          </w:divBdr>
        </w:div>
      </w:divsChild>
    </w:div>
    <w:div w:id="1314718848">
      <w:bodyDiv w:val="1"/>
      <w:marLeft w:val="0"/>
      <w:marRight w:val="0"/>
      <w:marTop w:val="0"/>
      <w:marBottom w:val="0"/>
      <w:divBdr>
        <w:top w:val="none" w:sz="0" w:space="0" w:color="auto"/>
        <w:left w:val="none" w:sz="0" w:space="0" w:color="auto"/>
        <w:bottom w:val="none" w:sz="0" w:space="0" w:color="auto"/>
        <w:right w:val="none" w:sz="0" w:space="0" w:color="auto"/>
      </w:divBdr>
    </w:div>
    <w:div w:id="1316841894">
      <w:bodyDiv w:val="1"/>
      <w:marLeft w:val="0"/>
      <w:marRight w:val="0"/>
      <w:marTop w:val="0"/>
      <w:marBottom w:val="0"/>
      <w:divBdr>
        <w:top w:val="none" w:sz="0" w:space="0" w:color="auto"/>
        <w:left w:val="none" w:sz="0" w:space="0" w:color="auto"/>
        <w:bottom w:val="none" w:sz="0" w:space="0" w:color="auto"/>
        <w:right w:val="none" w:sz="0" w:space="0" w:color="auto"/>
      </w:divBdr>
    </w:div>
    <w:div w:id="1319765997">
      <w:bodyDiv w:val="1"/>
      <w:marLeft w:val="0"/>
      <w:marRight w:val="0"/>
      <w:marTop w:val="0"/>
      <w:marBottom w:val="0"/>
      <w:divBdr>
        <w:top w:val="none" w:sz="0" w:space="0" w:color="auto"/>
        <w:left w:val="none" w:sz="0" w:space="0" w:color="auto"/>
        <w:bottom w:val="none" w:sz="0" w:space="0" w:color="auto"/>
        <w:right w:val="none" w:sz="0" w:space="0" w:color="auto"/>
      </w:divBdr>
    </w:div>
    <w:div w:id="1321543113">
      <w:bodyDiv w:val="1"/>
      <w:marLeft w:val="0"/>
      <w:marRight w:val="0"/>
      <w:marTop w:val="0"/>
      <w:marBottom w:val="0"/>
      <w:divBdr>
        <w:top w:val="none" w:sz="0" w:space="0" w:color="auto"/>
        <w:left w:val="none" w:sz="0" w:space="0" w:color="auto"/>
        <w:bottom w:val="none" w:sz="0" w:space="0" w:color="auto"/>
        <w:right w:val="none" w:sz="0" w:space="0" w:color="auto"/>
      </w:divBdr>
    </w:div>
    <w:div w:id="1329750905">
      <w:bodyDiv w:val="1"/>
      <w:marLeft w:val="0"/>
      <w:marRight w:val="0"/>
      <w:marTop w:val="0"/>
      <w:marBottom w:val="0"/>
      <w:divBdr>
        <w:top w:val="none" w:sz="0" w:space="0" w:color="auto"/>
        <w:left w:val="none" w:sz="0" w:space="0" w:color="auto"/>
        <w:bottom w:val="none" w:sz="0" w:space="0" w:color="auto"/>
        <w:right w:val="none" w:sz="0" w:space="0" w:color="auto"/>
      </w:divBdr>
    </w:div>
    <w:div w:id="1336803419">
      <w:bodyDiv w:val="1"/>
      <w:marLeft w:val="0"/>
      <w:marRight w:val="0"/>
      <w:marTop w:val="0"/>
      <w:marBottom w:val="0"/>
      <w:divBdr>
        <w:top w:val="none" w:sz="0" w:space="0" w:color="auto"/>
        <w:left w:val="none" w:sz="0" w:space="0" w:color="auto"/>
        <w:bottom w:val="none" w:sz="0" w:space="0" w:color="auto"/>
        <w:right w:val="none" w:sz="0" w:space="0" w:color="auto"/>
      </w:divBdr>
    </w:div>
    <w:div w:id="1337263971">
      <w:bodyDiv w:val="1"/>
      <w:marLeft w:val="0"/>
      <w:marRight w:val="0"/>
      <w:marTop w:val="0"/>
      <w:marBottom w:val="0"/>
      <w:divBdr>
        <w:top w:val="none" w:sz="0" w:space="0" w:color="auto"/>
        <w:left w:val="none" w:sz="0" w:space="0" w:color="auto"/>
        <w:bottom w:val="none" w:sz="0" w:space="0" w:color="auto"/>
        <w:right w:val="none" w:sz="0" w:space="0" w:color="auto"/>
      </w:divBdr>
    </w:div>
    <w:div w:id="1338800948">
      <w:bodyDiv w:val="1"/>
      <w:marLeft w:val="0"/>
      <w:marRight w:val="0"/>
      <w:marTop w:val="0"/>
      <w:marBottom w:val="0"/>
      <w:divBdr>
        <w:top w:val="none" w:sz="0" w:space="0" w:color="auto"/>
        <w:left w:val="none" w:sz="0" w:space="0" w:color="auto"/>
        <w:bottom w:val="none" w:sz="0" w:space="0" w:color="auto"/>
        <w:right w:val="none" w:sz="0" w:space="0" w:color="auto"/>
      </w:divBdr>
      <w:divsChild>
        <w:div w:id="2032416154">
          <w:marLeft w:val="480"/>
          <w:marRight w:val="0"/>
          <w:marTop w:val="0"/>
          <w:marBottom w:val="0"/>
          <w:divBdr>
            <w:top w:val="none" w:sz="0" w:space="0" w:color="auto"/>
            <w:left w:val="none" w:sz="0" w:space="0" w:color="auto"/>
            <w:bottom w:val="none" w:sz="0" w:space="0" w:color="auto"/>
            <w:right w:val="none" w:sz="0" w:space="0" w:color="auto"/>
          </w:divBdr>
        </w:div>
        <w:div w:id="1702395310">
          <w:marLeft w:val="480"/>
          <w:marRight w:val="0"/>
          <w:marTop w:val="0"/>
          <w:marBottom w:val="0"/>
          <w:divBdr>
            <w:top w:val="none" w:sz="0" w:space="0" w:color="auto"/>
            <w:left w:val="none" w:sz="0" w:space="0" w:color="auto"/>
            <w:bottom w:val="none" w:sz="0" w:space="0" w:color="auto"/>
            <w:right w:val="none" w:sz="0" w:space="0" w:color="auto"/>
          </w:divBdr>
        </w:div>
        <w:div w:id="865874793">
          <w:marLeft w:val="480"/>
          <w:marRight w:val="0"/>
          <w:marTop w:val="0"/>
          <w:marBottom w:val="0"/>
          <w:divBdr>
            <w:top w:val="none" w:sz="0" w:space="0" w:color="auto"/>
            <w:left w:val="none" w:sz="0" w:space="0" w:color="auto"/>
            <w:bottom w:val="none" w:sz="0" w:space="0" w:color="auto"/>
            <w:right w:val="none" w:sz="0" w:space="0" w:color="auto"/>
          </w:divBdr>
        </w:div>
      </w:divsChild>
    </w:div>
    <w:div w:id="1342929006">
      <w:bodyDiv w:val="1"/>
      <w:marLeft w:val="0"/>
      <w:marRight w:val="0"/>
      <w:marTop w:val="0"/>
      <w:marBottom w:val="0"/>
      <w:divBdr>
        <w:top w:val="none" w:sz="0" w:space="0" w:color="auto"/>
        <w:left w:val="none" w:sz="0" w:space="0" w:color="auto"/>
        <w:bottom w:val="none" w:sz="0" w:space="0" w:color="auto"/>
        <w:right w:val="none" w:sz="0" w:space="0" w:color="auto"/>
      </w:divBdr>
    </w:div>
    <w:div w:id="1347949469">
      <w:bodyDiv w:val="1"/>
      <w:marLeft w:val="0"/>
      <w:marRight w:val="0"/>
      <w:marTop w:val="0"/>
      <w:marBottom w:val="0"/>
      <w:divBdr>
        <w:top w:val="none" w:sz="0" w:space="0" w:color="auto"/>
        <w:left w:val="none" w:sz="0" w:space="0" w:color="auto"/>
        <w:bottom w:val="none" w:sz="0" w:space="0" w:color="auto"/>
        <w:right w:val="none" w:sz="0" w:space="0" w:color="auto"/>
      </w:divBdr>
      <w:divsChild>
        <w:div w:id="330451476">
          <w:marLeft w:val="0"/>
          <w:marRight w:val="0"/>
          <w:marTop w:val="0"/>
          <w:marBottom w:val="0"/>
          <w:divBdr>
            <w:top w:val="none" w:sz="0" w:space="0" w:color="auto"/>
            <w:left w:val="none" w:sz="0" w:space="0" w:color="auto"/>
            <w:bottom w:val="none" w:sz="0" w:space="0" w:color="auto"/>
            <w:right w:val="none" w:sz="0" w:space="0" w:color="auto"/>
          </w:divBdr>
        </w:div>
        <w:div w:id="814184668">
          <w:marLeft w:val="0"/>
          <w:marRight w:val="0"/>
          <w:marTop w:val="0"/>
          <w:marBottom w:val="0"/>
          <w:divBdr>
            <w:top w:val="none" w:sz="0" w:space="0" w:color="auto"/>
            <w:left w:val="none" w:sz="0" w:space="0" w:color="auto"/>
            <w:bottom w:val="none" w:sz="0" w:space="0" w:color="auto"/>
            <w:right w:val="none" w:sz="0" w:space="0" w:color="auto"/>
          </w:divBdr>
        </w:div>
        <w:div w:id="834540185">
          <w:marLeft w:val="0"/>
          <w:marRight w:val="0"/>
          <w:marTop w:val="0"/>
          <w:marBottom w:val="0"/>
          <w:divBdr>
            <w:top w:val="none" w:sz="0" w:space="0" w:color="auto"/>
            <w:left w:val="none" w:sz="0" w:space="0" w:color="auto"/>
            <w:bottom w:val="none" w:sz="0" w:space="0" w:color="auto"/>
            <w:right w:val="none" w:sz="0" w:space="0" w:color="auto"/>
          </w:divBdr>
        </w:div>
        <w:div w:id="1923642762">
          <w:marLeft w:val="0"/>
          <w:marRight w:val="0"/>
          <w:marTop w:val="0"/>
          <w:marBottom w:val="0"/>
          <w:divBdr>
            <w:top w:val="none" w:sz="0" w:space="0" w:color="auto"/>
            <w:left w:val="none" w:sz="0" w:space="0" w:color="auto"/>
            <w:bottom w:val="none" w:sz="0" w:space="0" w:color="auto"/>
            <w:right w:val="none" w:sz="0" w:space="0" w:color="auto"/>
          </w:divBdr>
        </w:div>
        <w:div w:id="1337154998">
          <w:marLeft w:val="0"/>
          <w:marRight w:val="0"/>
          <w:marTop w:val="0"/>
          <w:marBottom w:val="0"/>
          <w:divBdr>
            <w:top w:val="none" w:sz="0" w:space="0" w:color="auto"/>
            <w:left w:val="none" w:sz="0" w:space="0" w:color="auto"/>
            <w:bottom w:val="none" w:sz="0" w:space="0" w:color="auto"/>
            <w:right w:val="none" w:sz="0" w:space="0" w:color="auto"/>
          </w:divBdr>
        </w:div>
        <w:div w:id="286621582">
          <w:marLeft w:val="0"/>
          <w:marRight w:val="0"/>
          <w:marTop w:val="0"/>
          <w:marBottom w:val="0"/>
          <w:divBdr>
            <w:top w:val="none" w:sz="0" w:space="0" w:color="auto"/>
            <w:left w:val="none" w:sz="0" w:space="0" w:color="auto"/>
            <w:bottom w:val="none" w:sz="0" w:space="0" w:color="auto"/>
            <w:right w:val="none" w:sz="0" w:space="0" w:color="auto"/>
          </w:divBdr>
        </w:div>
        <w:div w:id="86972910">
          <w:marLeft w:val="0"/>
          <w:marRight w:val="0"/>
          <w:marTop w:val="0"/>
          <w:marBottom w:val="0"/>
          <w:divBdr>
            <w:top w:val="none" w:sz="0" w:space="0" w:color="auto"/>
            <w:left w:val="none" w:sz="0" w:space="0" w:color="auto"/>
            <w:bottom w:val="none" w:sz="0" w:space="0" w:color="auto"/>
            <w:right w:val="none" w:sz="0" w:space="0" w:color="auto"/>
          </w:divBdr>
        </w:div>
        <w:div w:id="34816332">
          <w:marLeft w:val="0"/>
          <w:marRight w:val="0"/>
          <w:marTop w:val="0"/>
          <w:marBottom w:val="0"/>
          <w:divBdr>
            <w:top w:val="none" w:sz="0" w:space="0" w:color="auto"/>
            <w:left w:val="none" w:sz="0" w:space="0" w:color="auto"/>
            <w:bottom w:val="none" w:sz="0" w:space="0" w:color="auto"/>
            <w:right w:val="none" w:sz="0" w:space="0" w:color="auto"/>
          </w:divBdr>
        </w:div>
        <w:div w:id="278684757">
          <w:marLeft w:val="0"/>
          <w:marRight w:val="0"/>
          <w:marTop w:val="0"/>
          <w:marBottom w:val="0"/>
          <w:divBdr>
            <w:top w:val="none" w:sz="0" w:space="0" w:color="auto"/>
            <w:left w:val="none" w:sz="0" w:space="0" w:color="auto"/>
            <w:bottom w:val="none" w:sz="0" w:space="0" w:color="auto"/>
            <w:right w:val="none" w:sz="0" w:space="0" w:color="auto"/>
          </w:divBdr>
        </w:div>
        <w:div w:id="1496067584">
          <w:marLeft w:val="0"/>
          <w:marRight w:val="0"/>
          <w:marTop w:val="0"/>
          <w:marBottom w:val="0"/>
          <w:divBdr>
            <w:top w:val="none" w:sz="0" w:space="0" w:color="auto"/>
            <w:left w:val="none" w:sz="0" w:space="0" w:color="auto"/>
            <w:bottom w:val="none" w:sz="0" w:space="0" w:color="auto"/>
            <w:right w:val="none" w:sz="0" w:space="0" w:color="auto"/>
          </w:divBdr>
        </w:div>
        <w:div w:id="1504276023">
          <w:marLeft w:val="0"/>
          <w:marRight w:val="0"/>
          <w:marTop w:val="0"/>
          <w:marBottom w:val="0"/>
          <w:divBdr>
            <w:top w:val="none" w:sz="0" w:space="0" w:color="auto"/>
            <w:left w:val="none" w:sz="0" w:space="0" w:color="auto"/>
            <w:bottom w:val="none" w:sz="0" w:space="0" w:color="auto"/>
            <w:right w:val="none" w:sz="0" w:space="0" w:color="auto"/>
          </w:divBdr>
        </w:div>
        <w:div w:id="1958026748">
          <w:marLeft w:val="0"/>
          <w:marRight w:val="0"/>
          <w:marTop w:val="0"/>
          <w:marBottom w:val="0"/>
          <w:divBdr>
            <w:top w:val="none" w:sz="0" w:space="0" w:color="auto"/>
            <w:left w:val="none" w:sz="0" w:space="0" w:color="auto"/>
            <w:bottom w:val="none" w:sz="0" w:space="0" w:color="auto"/>
            <w:right w:val="none" w:sz="0" w:space="0" w:color="auto"/>
          </w:divBdr>
        </w:div>
        <w:div w:id="1000498901">
          <w:marLeft w:val="0"/>
          <w:marRight w:val="0"/>
          <w:marTop w:val="0"/>
          <w:marBottom w:val="0"/>
          <w:divBdr>
            <w:top w:val="none" w:sz="0" w:space="0" w:color="auto"/>
            <w:left w:val="none" w:sz="0" w:space="0" w:color="auto"/>
            <w:bottom w:val="none" w:sz="0" w:space="0" w:color="auto"/>
            <w:right w:val="none" w:sz="0" w:space="0" w:color="auto"/>
          </w:divBdr>
        </w:div>
        <w:div w:id="2022731465">
          <w:marLeft w:val="0"/>
          <w:marRight w:val="0"/>
          <w:marTop w:val="0"/>
          <w:marBottom w:val="0"/>
          <w:divBdr>
            <w:top w:val="none" w:sz="0" w:space="0" w:color="auto"/>
            <w:left w:val="none" w:sz="0" w:space="0" w:color="auto"/>
            <w:bottom w:val="none" w:sz="0" w:space="0" w:color="auto"/>
            <w:right w:val="none" w:sz="0" w:space="0" w:color="auto"/>
          </w:divBdr>
        </w:div>
        <w:div w:id="868372298">
          <w:marLeft w:val="0"/>
          <w:marRight w:val="0"/>
          <w:marTop w:val="0"/>
          <w:marBottom w:val="0"/>
          <w:divBdr>
            <w:top w:val="none" w:sz="0" w:space="0" w:color="auto"/>
            <w:left w:val="none" w:sz="0" w:space="0" w:color="auto"/>
            <w:bottom w:val="none" w:sz="0" w:space="0" w:color="auto"/>
            <w:right w:val="none" w:sz="0" w:space="0" w:color="auto"/>
          </w:divBdr>
        </w:div>
        <w:div w:id="1060203575">
          <w:marLeft w:val="0"/>
          <w:marRight w:val="0"/>
          <w:marTop w:val="0"/>
          <w:marBottom w:val="0"/>
          <w:divBdr>
            <w:top w:val="none" w:sz="0" w:space="0" w:color="auto"/>
            <w:left w:val="none" w:sz="0" w:space="0" w:color="auto"/>
            <w:bottom w:val="none" w:sz="0" w:space="0" w:color="auto"/>
            <w:right w:val="none" w:sz="0" w:space="0" w:color="auto"/>
          </w:divBdr>
        </w:div>
        <w:div w:id="1719933418">
          <w:marLeft w:val="0"/>
          <w:marRight w:val="0"/>
          <w:marTop w:val="0"/>
          <w:marBottom w:val="0"/>
          <w:divBdr>
            <w:top w:val="none" w:sz="0" w:space="0" w:color="auto"/>
            <w:left w:val="none" w:sz="0" w:space="0" w:color="auto"/>
            <w:bottom w:val="none" w:sz="0" w:space="0" w:color="auto"/>
            <w:right w:val="none" w:sz="0" w:space="0" w:color="auto"/>
          </w:divBdr>
        </w:div>
        <w:div w:id="353844295">
          <w:marLeft w:val="0"/>
          <w:marRight w:val="0"/>
          <w:marTop w:val="0"/>
          <w:marBottom w:val="0"/>
          <w:divBdr>
            <w:top w:val="none" w:sz="0" w:space="0" w:color="auto"/>
            <w:left w:val="none" w:sz="0" w:space="0" w:color="auto"/>
            <w:bottom w:val="none" w:sz="0" w:space="0" w:color="auto"/>
            <w:right w:val="none" w:sz="0" w:space="0" w:color="auto"/>
          </w:divBdr>
        </w:div>
        <w:div w:id="134032593">
          <w:marLeft w:val="0"/>
          <w:marRight w:val="0"/>
          <w:marTop w:val="0"/>
          <w:marBottom w:val="0"/>
          <w:divBdr>
            <w:top w:val="none" w:sz="0" w:space="0" w:color="auto"/>
            <w:left w:val="none" w:sz="0" w:space="0" w:color="auto"/>
            <w:bottom w:val="none" w:sz="0" w:space="0" w:color="auto"/>
            <w:right w:val="none" w:sz="0" w:space="0" w:color="auto"/>
          </w:divBdr>
        </w:div>
        <w:div w:id="1816222027">
          <w:marLeft w:val="0"/>
          <w:marRight w:val="0"/>
          <w:marTop w:val="0"/>
          <w:marBottom w:val="0"/>
          <w:divBdr>
            <w:top w:val="none" w:sz="0" w:space="0" w:color="auto"/>
            <w:left w:val="none" w:sz="0" w:space="0" w:color="auto"/>
            <w:bottom w:val="none" w:sz="0" w:space="0" w:color="auto"/>
            <w:right w:val="none" w:sz="0" w:space="0" w:color="auto"/>
          </w:divBdr>
        </w:div>
        <w:div w:id="1812213803">
          <w:marLeft w:val="0"/>
          <w:marRight w:val="0"/>
          <w:marTop w:val="0"/>
          <w:marBottom w:val="0"/>
          <w:divBdr>
            <w:top w:val="none" w:sz="0" w:space="0" w:color="auto"/>
            <w:left w:val="none" w:sz="0" w:space="0" w:color="auto"/>
            <w:bottom w:val="none" w:sz="0" w:space="0" w:color="auto"/>
            <w:right w:val="none" w:sz="0" w:space="0" w:color="auto"/>
          </w:divBdr>
        </w:div>
        <w:div w:id="1508250019">
          <w:marLeft w:val="0"/>
          <w:marRight w:val="0"/>
          <w:marTop w:val="0"/>
          <w:marBottom w:val="0"/>
          <w:divBdr>
            <w:top w:val="none" w:sz="0" w:space="0" w:color="auto"/>
            <w:left w:val="none" w:sz="0" w:space="0" w:color="auto"/>
            <w:bottom w:val="none" w:sz="0" w:space="0" w:color="auto"/>
            <w:right w:val="none" w:sz="0" w:space="0" w:color="auto"/>
          </w:divBdr>
        </w:div>
        <w:div w:id="671490067">
          <w:marLeft w:val="0"/>
          <w:marRight w:val="0"/>
          <w:marTop w:val="0"/>
          <w:marBottom w:val="0"/>
          <w:divBdr>
            <w:top w:val="none" w:sz="0" w:space="0" w:color="auto"/>
            <w:left w:val="none" w:sz="0" w:space="0" w:color="auto"/>
            <w:bottom w:val="none" w:sz="0" w:space="0" w:color="auto"/>
            <w:right w:val="none" w:sz="0" w:space="0" w:color="auto"/>
          </w:divBdr>
        </w:div>
        <w:div w:id="963266036">
          <w:marLeft w:val="0"/>
          <w:marRight w:val="0"/>
          <w:marTop w:val="0"/>
          <w:marBottom w:val="0"/>
          <w:divBdr>
            <w:top w:val="none" w:sz="0" w:space="0" w:color="auto"/>
            <w:left w:val="none" w:sz="0" w:space="0" w:color="auto"/>
            <w:bottom w:val="none" w:sz="0" w:space="0" w:color="auto"/>
            <w:right w:val="none" w:sz="0" w:space="0" w:color="auto"/>
          </w:divBdr>
        </w:div>
        <w:div w:id="294333758">
          <w:marLeft w:val="0"/>
          <w:marRight w:val="0"/>
          <w:marTop w:val="0"/>
          <w:marBottom w:val="0"/>
          <w:divBdr>
            <w:top w:val="none" w:sz="0" w:space="0" w:color="auto"/>
            <w:left w:val="none" w:sz="0" w:space="0" w:color="auto"/>
            <w:bottom w:val="none" w:sz="0" w:space="0" w:color="auto"/>
            <w:right w:val="none" w:sz="0" w:space="0" w:color="auto"/>
          </w:divBdr>
        </w:div>
        <w:div w:id="373386208">
          <w:marLeft w:val="0"/>
          <w:marRight w:val="0"/>
          <w:marTop w:val="0"/>
          <w:marBottom w:val="0"/>
          <w:divBdr>
            <w:top w:val="none" w:sz="0" w:space="0" w:color="auto"/>
            <w:left w:val="none" w:sz="0" w:space="0" w:color="auto"/>
            <w:bottom w:val="none" w:sz="0" w:space="0" w:color="auto"/>
            <w:right w:val="none" w:sz="0" w:space="0" w:color="auto"/>
          </w:divBdr>
        </w:div>
        <w:div w:id="2046131194">
          <w:marLeft w:val="0"/>
          <w:marRight w:val="0"/>
          <w:marTop w:val="0"/>
          <w:marBottom w:val="0"/>
          <w:divBdr>
            <w:top w:val="none" w:sz="0" w:space="0" w:color="auto"/>
            <w:left w:val="none" w:sz="0" w:space="0" w:color="auto"/>
            <w:bottom w:val="none" w:sz="0" w:space="0" w:color="auto"/>
            <w:right w:val="none" w:sz="0" w:space="0" w:color="auto"/>
          </w:divBdr>
        </w:div>
        <w:div w:id="856770711">
          <w:marLeft w:val="0"/>
          <w:marRight w:val="0"/>
          <w:marTop w:val="0"/>
          <w:marBottom w:val="0"/>
          <w:divBdr>
            <w:top w:val="none" w:sz="0" w:space="0" w:color="auto"/>
            <w:left w:val="none" w:sz="0" w:space="0" w:color="auto"/>
            <w:bottom w:val="none" w:sz="0" w:space="0" w:color="auto"/>
            <w:right w:val="none" w:sz="0" w:space="0" w:color="auto"/>
          </w:divBdr>
        </w:div>
        <w:div w:id="1020083756">
          <w:marLeft w:val="0"/>
          <w:marRight w:val="0"/>
          <w:marTop w:val="0"/>
          <w:marBottom w:val="0"/>
          <w:divBdr>
            <w:top w:val="none" w:sz="0" w:space="0" w:color="auto"/>
            <w:left w:val="none" w:sz="0" w:space="0" w:color="auto"/>
            <w:bottom w:val="none" w:sz="0" w:space="0" w:color="auto"/>
            <w:right w:val="none" w:sz="0" w:space="0" w:color="auto"/>
          </w:divBdr>
        </w:div>
        <w:div w:id="998847154">
          <w:marLeft w:val="0"/>
          <w:marRight w:val="0"/>
          <w:marTop w:val="0"/>
          <w:marBottom w:val="0"/>
          <w:divBdr>
            <w:top w:val="none" w:sz="0" w:space="0" w:color="auto"/>
            <w:left w:val="none" w:sz="0" w:space="0" w:color="auto"/>
            <w:bottom w:val="none" w:sz="0" w:space="0" w:color="auto"/>
            <w:right w:val="none" w:sz="0" w:space="0" w:color="auto"/>
          </w:divBdr>
        </w:div>
        <w:div w:id="588275873">
          <w:marLeft w:val="0"/>
          <w:marRight w:val="0"/>
          <w:marTop w:val="0"/>
          <w:marBottom w:val="0"/>
          <w:divBdr>
            <w:top w:val="none" w:sz="0" w:space="0" w:color="auto"/>
            <w:left w:val="none" w:sz="0" w:space="0" w:color="auto"/>
            <w:bottom w:val="none" w:sz="0" w:space="0" w:color="auto"/>
            <w:right w:val="none" w:sz="0" w:space="0" w:color="auto"/>
          </w:divBdr>
        </w:div>
        <w:div w:id="326444536">
          <w:marLeft w:val="0"/>
          <w:marRight w:val="0"/>
          <w:marTop w:val="0"/>
          <w:marBottom w:val="0"/>
          <w:divBdr>
            <w:top w:val="none" w:sz="0" w:space="0" w:color="auto"/>
            <w:left w:val="none" w:sz="0" w:space="0" w:color="auto"/>
            <w:bottom w:val="none" w:sz="0" w:space="0" w:color="auto"/>
            <w:right w:val="none" w:sz="0" w:space="0" w:color="auto"/>
          </w:divBdr>
        </w:div>
        <w:div w:id="1143084237">
          <w:marLeft w:val="0"/>
          <w:marRight w:val="0"/>
          <w:marTop w:val="0"/>
          <w:marBottom w:val="0"/>
          <w:divBdr>
            <w:top w:val="none" w:sz="0" w:space="0" w:color="auto"/>
            <w:left w:val="none" w:sz="0" w:space="0" w:color="auto"/>
            <w:bottom w:val="none" w:sz="0" w:space="0" w:color="auto"/>
            <w:right w:val="none" w:sz="0" w:space="0" w:color="auto"/>
          </w:divBdr>
        </w:div>
        <w:div w:id="337468102">
          <w:marLeft w:val="0"/>
          <w:marRight w:val="0"/>
          <w:marTop w:val="0"/>
          <w:marBottom w:val="0"/>
          <w:divBdr>
            <w:top w:val="none" w:sz="0" w:space="0" w:color="auto"/>
            <w:left w:val="none" w:sz="0" w:space="0" w:color="auto"/>
            <w:bottom w:val="none" w:sz="0" w:space="0" w:color="auto"/>
            <w:right w:val="none" w:sz="0" w:space="0" w:color="auto"/>
          </w:divBdr>
        </w:div>
        <w:div w:id="1672953016">
          <w:marLeft w:val="0"/>
          <w:marRight w:val="0"/>
          <w:marTop w:val="0"/>
          <w:marBottom w:val="0"/>
          <w:divBdr>
            <w:top w:val="none" w:sz="0" w:space="0" w:color="auto"/>
            <w:left w:val="none" w:sz="0" w:space="0" w:color="auto"/>
            <w:bottom w:val="none" w:sz="0" w:space="0" w:color="auto"/>
            <w:right w:val="none" w:sz="0" w:space="0" w:color="auto"/>
          </w:divBdr>
        </w:div>
        <w:div w:id="1718896704">
          <w:marLeft w:val="0"/>
          <w:marRight w:val="0"/>
          <w:marTop w:val="0"/>
          <w:marBottom w:val="0"/>
          <w:divBdr>
            <w:top w:val="none" w:sz="0" w:space="0" w:color="auto"/>
            <w:left w:val="none" w:sz="0" w:space="0" w:color="auto"/>
            <w:bottom w:val="none" w:sz="0" w:space="0" w:color="auto"/>
            <w:right w:val="none" w:sz="0" w:space="0" w:color="auto"/>
          </w:divBdr>
        </w:div>
        <w:div w:id="270550341">
          <w:marLeft w:val="0"/>
          <w:marRight w:val="0"/>
          <w:marTop w:val="0"/>
          <w:marBottom w:val="0"/>
          <w:divBdr>
            <w:top w:val="none" w:sz="0" w:space="0" w:color="auto"/>
            <w:left w:val="none" w:sz="0" w:space="0" w:color="auto"/>
            <w:bottom w:val="none" w:sz="0" w:space="0" w:color="auto"/>
            <w:right w:val="none" w:sz="0" w:space="0" w:color="auto"/>
          </w:divBdr>
        </w:div>
        <w:div w:id="35007649">
          <w:marLeft w:val="0"/>
          <w:marRight w:val="0"/>
          <w:marTop w:val="0"/>
          <w:marBottom w:val="0"/>
          <w:divBdr>
            <w:top w:val="none" w:sz="0" w:space="0" w:color="auto"/>
            <w:left w:val="none" w:sz="0" w:space="0" w:color="auto"/>
            <w:bottom w:val="none" w:sz="0" w:space="0" w:color="auto"/>
            <w:right w:val="none" w:sz="0" w:space="0" w:color="auto"/>
          </w:divBdr>
          <w:divsChild>
            <w:div w:id="1455323473">
              <w:marLeft w:val="0"/>
              <w:marRight w:val="0"/>
              <w:marTop w:val="0"/>
              <w:marBottom w:val="0"/>
              <w:divBdr>
                <w:top w:val="none" w:sz="0" w:space="0" w:color="auto"/>
                <w:left w:val="none" w:sz="0" w:space="0" w:color="auto"/>
                <w:bottom w:val="none" w:sz="0" w:space="0" w:color="auto"/>
                <w:right w:val="none" w:sz="0" w:space="0" w:color="auto"/>
              </w:divBdr>
              <w:divsChild>
                <w:div w:id="1138452623">
                  <w:marLeft w:val="0"/>
                  <w:marRight w:val="0"/>
                  <w:marTop w:val="0"/>
                  <w:marBottom w:val="0"/>
                  <w:divBdr>
                    <w:top w:val="none" w:sz="0" w:space="0" w:color="auto"/>
                    <w:left w:val="none" w:sz="0" w:space="0" w:color="auto"/>
                    <w:bottom w:val="none" w:sz="0" w:space="0" w:color="auto"/>
                    <w:right w:val="none" w:sz="0" w:space="0" w:color="auto"/>
                  </w:divBdr>
                </w:div>
                <w:div w:id="997920795">
                  <w:marLeft w:val="0"/>
                  <w:marRight w:val="0"/>
                  <w:marTop w:val="0"/>
                  <w:marBottom w:val="0"/>
                  <w:divBdr>
                    <w:top w:val="none" w:sz="0" w:space="0" w:color="auto"/>
                    <w:left w:val="none" w:sz="0" w:space="0" w:color="auto"/>
                    <w:bottom w:val="none" w:sz="0" w:space="0" w:color="auto"/>
                    <w:right w:val="none" w:sz="0" w:space="0" w:color="auto"/>
                  </w:divBdr>
                </w:div>
                <w:div w:id="2009937412">
                  <w:marLeft w:val="0"/>
                  <w:marRight w:val="0"/>
                  <w:marTop w:val="0"/>
                  <w:marBottom w:val="0"/>
                  <w:divBdr>
                    <w:top w:val="none" w:sz="0" w:space="0" w:color="auto"/>
                    <w:left w:val="none" w:sz="0" w:space="0" w:color="auto"/>
                    <w:bottom w:val="none" w:sz="0" w:space="0" w:color="auto"/>
                    <w:right w:val="none" w:sz="0" w:space="0" w:color="auto"/>
                  </w:divBdr>
                </w:div>
                <w:div w:id="285309058">
                  <w:marLeft w:val="0"/>
                  <w:marRight w:val="0"/>
                  <w:marTop w:val="0"/>
                  <w:marBottom w:val="0"/>
                  <w:divBdr>
                    <w:top w:val="none" w:sz="0" w:space="0" w:color="auto"/>
                    <w:left w:val="none" w:sz="0" w:space="0" w:color="auto"/>
                    <w:bottom w:val="none" w:sz="0" w:space="0" w:color="auto"/>
                    <w:right w:val="none" w:sz="0" w:space="0" w:color="auto"/>
                  </w:divBdr>
                </w:div>
                <w:div w:id="1536430145">
                  <w:marLeft w:val="0"/>
                  <w:marRight w:val="0"/>
                  <w:marTop w:val="0"/>
                  <w:marBottom w:val="0"/>
                  <w:divBdr>
                    <w:top w:val="none" w:sz="0" w:space="0" w:color="auto"/>
                    <w:left w:val="none" w:sz="0" w:space="0" w:color="auto"/>
                    <w:bottom w:val="none" w:sz="0" w:space="0" w:color="auto"/>
                    <w:right w:val="none" w:sz="0" w:space="0" w:color="auto"/>
                  </w:divBdr>
                </w:div>
                <w:div w:id="303629599">
                  <w:marLeft w:val="0"/>
                  <w:marRight w:val="0"/>
                  <w:marTop w:val="0"/>
                  <w:marBottom w:val="0"/>
                  <w:divBdr>
                    <w:top w:val="none" w:sz="0" w:space="0" w:color="auto"/>
                    <w:left w:val="none" w:sz="0" w:space="0" w:color="auto"/>
                    <w:bottom w:val="none" w:sz="0" w:space="0" w:color="auto"/>
                    <w:right w:val="none" w:sz="0" w:space="0" w:color="auto"/>
                  </w:divBdr>
                </w:div>
                <w:div w:id="1431468046">
                  <w:marLeft w:val="0"/>
                  <w:marRight w:val="0"/>
                  <w:marTop w:val="0"/>
                  <w:marBottom w:val="0"/>
                  <w:divBdr>
                    <w:top w:val="none" w:sz="0" w:space="0" w:color="auto"/>
                    <w:left w:val="none" w:sz="0" w:space="0" w:color="auto"/>
                    <w:bottom w:val="none" w:sz="0" w:space="0" w:color="auto"/>
                    <w:right w:val="none" w:sz="0" w:space="0" w:color="auto"/>
                  </w:divBdr>
                </w:div>
                <w:div w:id="417674117">
                  <w:marLeft w:val="0"/>
                  <w:marRight w:val="0"/>
                  <w:marTop w:val="0"/>
                  <w:marBottom w:val="0"/>
                  <w:divBdr>
                    <w:top w:val="none" w:sz="0" w:space="0" w:color="auto"/>
                    <w:left w:val="none" w:sz="0" w:space="0" w:color="auto"/>
                    <w:bottom w:val="none" w:sz="0" w:space="0" w:color="auto"/>
                    <w:right w:val="none" w:sz="0" w:space="0" w:color="auto"/>
                  </w:divBdr>
                </w:div>
                <w:div w:id="1432310682">
                  <w:marLeft w:val="0"/>
                  <w:marRight w:val="0"/>
                  <w:marTop w:val="0"/>
                  <w:marBottom w:val="0"/>
                  <w:divBdr>
                    <w:top w:val="none" w:sz="0" w:space="0" w:color="auto"/>
                    <w:left w:val="none" w:sz="0" w:space="0" w:color="auto"/>
                    <w:bottom w:val="none" w:sz="0" w:space="0" w:color="auto"/>
                    <w:right w:val="none" w:sz="0" w:space="0" w:color="auto"/>
                  </w:divBdr>
                </w:div>
                <w:div w:id="269627361">
                  <w:marLeft w:val="0"/>
                  <w:marRight w:val="0"/>
                  <w:marTop w:val="0"/>
                  <w:marBottom w:val="0"/>
                  <w:divBdr>
                    <w:top w:val="none" w:sz="0" w:space="0" w:color="auto"/>
                    <w:left w:val="none" w:sz="0" w:space="0" w:color="auto"/>
                    <w:bottom w:val="none" w:sz="0" w:space="0" w:color="auto"/>
                    <w:right w:val="none" w:sz="0" w:space="0" w:color="auto"/>
                  </w:divBdr>
                </w:div>
                <w:div w:id="1003044052">
                  <w:marLeft w:val="0"/>
                  <w:marRight w:val="0"/>
                  <w:marTop w:val="0"/>
                  <w:marBottom w:val="0"/>
                  <w:divBdr>
                    <w:top w:val="none" w:sz="0" w:space="0" w:color="auto"/>
                    <w:left w:val="none" w:sz="0" w:space="0" w:color="auto"/>
                    <w:bottom w:val="none" w:sz="0" w:space="0" w:color="auto"/>
                    <w:right w:val="none" w:sz="0" w:space="0" w:color="auto"/>
                  </w:divBdr>
                </w:div>
                <w:div w:id="1617904585">
                  <w:marLeft w:val="0"/>
                  <w:marRight w:val="0"/>
                  <w:marTop w:val="0"/>
                  <w:marBottom w:val="0"/>
                  <w:divBdr>
                    <w:top w:val="none" w:sz="0" w:space="0" w:color="auto"/>
                    <w:left w:val="none" w:sz="0" w:space="0" w:color="auto"/>
                    <w:bottom w:val="none" w:sz="0" w:space="0" w:color="auto"/>
                    <w:right w:val="none" w:sz="0" w:space="0" w:color="auto"/>
                  </w:divBdr>
                </w:div>
                <w:div w:id="1526555011">
                  <w:marLeft w:val="0"/>
                  <w:marRight w:val="0"/>
                  <w:marTop w:val="0"/>
                  <w:marBottom w:val="0"/>
                  <w:divBdr>
                    <w:top w:val="none" w:sz="0" w:space="0" w:color="auto"/>
                    <w:left w:val="none" w:sz="0" w:space="0" w:color="auto"/>
                    <w:bottom w:val="none" w:sz="0" w:space="0" w:color="auto"/>
                    <w:right w:val="none" w:sz="0" w:space="0" w:color="auto"/>
                  </w:divBdr>
                </w:div>
                <w:div w:id="465052741">
                  <w:marLeft w:val="0"/>
                  <w:marRight w:val="0"/>
                  <w:marTop w:val="0"/>
                  <w:marBottom w:val="0"/>
                  <w:divBdr>
                    <w:top w:val="none" w:sz="0" w:space="0" w:color="auto"/>
                    <w:left w:val="none" w:sz="0" w:space="0" w:color="auto"/>
                    <w:bottom w:val="none" w:sz="0" w:space="0" w:color="auto"/>
                    <w:right w:val="none" w:sz="0" w:space="0" w:color="auto"/>
                  </w:divBdr>
                </w:div>
                <w:div w:id="861286059">
                  <w:marLeft w:val="0"/>
                  <w:marRight w:val="0"/>
                  <w:marTop w:val="0"/>
                  <w:marBottom w:val="0"/>
                  <w:divBdr>
                    <w:top w:val="none" w:sz="0" w:space="0" w:color="auto"/>
                    <w:left w:val="none" w:sz="0" w:space="0" w:color="auto"/>
                    <w:bottom w:val="none" w:sz="0" w:space="0" w:color="auto"/>
                    <w:right w:val="none" w:sz="0" w:space="0" w:color="auto"/>
                  </w:divBdr>
                </w:div>
                <w:div w:id="1521163764">
                  <w:marLeft w:val="0"/>
                  <w:marRight w:val="0"/>
                  <w:marTop w:val="0"/>
                  <w:marBottom w:val="0"/>
                  <w:divBdr>
                    <w:top w:val="none" w:sz="0" w:space="0" w:color="auto"/>
                    <w:left w:val="none" w:sz="0" w:space="0" w:color="auto"/>
                    <w:bottom w:val="none" w:sz="0" w:space="0" w:color="auto"/>
                    <w:right w:val="none" w:sz="0" w:space="0" w:color="auto"/>
                  </w:divBdr>
                </w:div>
                <w:div w:id="340397878">
                  <w:marLeft w:val="0"/>
                  <w:marRight w:val="0"/>
                  <w:marTop w:val="0"/>
                  <w:marBottom w:val="0"/>
                  <w:divBdr>
                    <w:top w:val="none" w:sz="0" w:space="0" w:color="auto"/>
                    <w:left w:val="none" w:sz="0" w:space="0" w:color="auto"/>
                    <w:bottom w:val="none" w:sz="0" w:space="0" w:color="auto"/>
                    <w:right w:val="none" w:sz="0" w:space="0" w:color="auto"/>
                  </w:divBdr>
                </w:div>
                <w:div w:id="1982433">
                  <w:marLeft w:val="0"/>
                  <w:marRight w:val="0"/>
                  <w:marTop w:val="0"/>
                  <w:marBottom w:val="0"/>
                  <w:divBdr>
                    <w:top w:val="none" w:sz="0" w:space="0" w:color="auto"/>
                    <w:left w:val="none" w:sz="0" w:space="0" w:color="auto"/>
                    <w:bottom w:val="none" w:sz="0" w:space="0" w:color="auto"/>
                    <w:right w:val="none" w:sz="0" w:space="0" w:color="auto"/>
                  </w:divBdr>
                </w:div>
                <w:div w:id="1329946227">
                  <w:marLeft w:val="0"/>
                  <w:marRight w:val="0"/>
                  <w:marTop w:val="0"/>
                  <w:marBottom w:val="0"/>
                  <w:divBdr>
                    <w:top w:val="none" w:sz="0" w:space="0" w:color="auto"/>
                    <w:left w:val="none" w:sz="0" w:space="0" w:color="auto"/>
                    <w:bottom w:val="none" w:sz="0" w:space="0" w:color="auto"/>
                    <w:right w:val="none" w:sz="0" w:space="0" w:color="auto"/>
                  </w:divBdr>
                </w:div>
                <w:div w:id="2145153935">
                  <w:marLeft w:val="0"/>
                  <w:marRight w:val="0"/>
                  <w:marTop w:val="0"/>
                  <w:marBottom w:val="0"/>
                  <w:divBdr>
                    <w:top w:val="none" w:sz="0" w:space="0" w:color="auto"/>
                    <w:left w:val="none" w:sz="0" w:space="0" w:color="auto"/>
                    <w:bottom w:val="none" w:sz="0" w:space="0" w:color="auto"/>
                    <w:right w:val="none" w:sz="0" w:space="0" w:color="auto"/>
                  </w:divBdr>
                </w:div>
                <w:div w:id="1951666915">
                  <w:marLeft w:val="0"/>
                  <w:marRight w:val="0"/>
                  <w:marTop w:val="0"/>
                  <w:marBottom w:val="0"/>
                  <w:divBdr>
                    <w:top w:val="none" w:sz="0" w:space="0" w:color="auto"/>
                    <w:left w:val="none" w:sz="0" w:space="0" w:color="auto"/>
                    <w:bottom w:val="none" w:sz="0" w:space="0" w:color="auto"/>
                    <w:right w:val="none" w:sz="0" w:space="0" w:color="auto"/>
                  </w:divBdr>
                </w:div>
                <w:div w:id="555630499">
                  <w:marLeft w:val="0"/>
                  <w:marRight w:val="0"/>
                  <w:marTop w:val="0"/>
                  <w:marBottom w:val="0"/>
                  <w:divBdr>
                    <w:top w:val="none" w:sz="0" w:space="0" w:color="auto"/>
                    <w:left w:val="none" w:sz="0" w:space="0" w:color="auto"/>
                    <w:bottom w:val="none" w:sz="0" w:space="0" w:color="auto"/>
                    <w:right w:val="none" w:sz="0" w:space="0" w:color="auto"/>
                  </w:divBdr>
                </w:div>
                <w:div w:id="2090760684">
                  <w:marLeft w:val="0"/>
                  <w:marRight w:val="0"/>
                  <w:marTop w:val="0"/>
                  <w:marBottom w:val="0"/>
                  <w:divBdr>
                    <w:top w:val="none" w:sz="0" w:space="0" w:color="auto"/>
                    <w:left w:val="none" w:sz="0" w:space="0" w:color="auto"/>
                    <w:bottom w:val="none" w:sz="0" w:space="0" w:color="auto"/>
                    <w:right w:val="none" w:sz="0" w:space="0" w:color="auto"/>
                  </w:divBdr>
                </w:div>
                <w:div w:id="1425153903">
                  <w:marLeft w:val="0"/>
                  <w:marRight w:val="0"/>
                  <w:marTop w:val="0"/>
                  <w:marBottom w:val="0"/>
                  <w:divBdr>
                    <w:top w:val="none" w:sz="0" w:space="0" w:color="auto"/>
                    <w:left w:val="none" w:sz="0" w:space="0" w:color="auto"/>
                    <w:bottom w:val="none" w:sz="0" w:space="0" w:color="auto"/>
                    <w:right w:val="none" w:sz="0" w:space="0" w:color="auto"/>
                  </w:divBdr>
                </w:div>
                <w:div w:id="549463080">
                  <w:marLeft w:val="0"/>
                  <w:marRight w:val="0"/>
                  <w:marTop w:val="0"/>
                  <w:marBottom w:val="0"/>
                  <w:divBdr>
                    <w:top w:val="none" w:sz="0" w:space="0" w:color="auto"/>
                    <w:left w:val="none" w:sz="0" w:space="0" w:color="auto"/>
                    <w:bottom w:val="none" w:sz="0" w:space="0" w:color="auto"/>
                    <w:right w:val="none" w:sz="0" w:space="0" w:color="auto"/>
                  </w:divBdr>
                </w:div>
                <w:div w:id="1562523927">
                  <w:marLeft w:val="0"/>
                  <w:marRight w:val="0"/>
                  <w:marTop w:val="0"/>
                  <w:marBottom w:val="0"/>
                  <w:divBdr>
                    <w:top w:val="none" w:sz="0" w:space="0" w:color="auto"/>
                    <w:left w:val="none" w:sz="0" w:space="0" w:color="auto"/>
                    <w:bottom w:val="none" w:sz="0" w:space="0" w:color="auto"/>
                    <w:right w:val="none" w:sz="0" w:space="0" w:color="auto"/>
                  </w:divBdr>
                </w:div>
                <w:div w:id="691302459">
                  <w:marLeft w:val="0"/>
                  <w:marRight w:val="0"/>
                  <w:marTop w:val="0"/>
                  <w:marBottom w:val="0"/>
                  <w:divBdr>
                    <w:top w:val="none" w:sz="0" w:space="0" w:color="auto"/>
                    <w:left w:val="none" w:sz="0" w:space="0" w:color="auto"/>
                    <w:bottom w:val="none" w:sz="0" w:space="0" w:color="auto"/>
                    <w:right w:val="none" w:sz="0" w:space="0" w:color="auto"/>
                  </w:divBdr>
                </w:div>
                <w:div w:id="740523955">
                  <w:marLeft w:val="0"/>
                  <w:marRight w:val="0"/>
                  <w:marTop w:val="0"/>
                  <w:marBottom w:val="0"/>
                  <w:divBdr>
                    <w:top w:val="none" w:sz="0" w:space="0" w:color="auto"/>
                    <w:left w:val="none" w:sz="0" w:space="0" w:color="auto"/>
                    <w:bottom w:val="none" w:sz="0" w:space="0" w:color="auto"/>
                    <w:right w:val="none" w:sz="0" w:space="0" w:color="auto"/>
                  </w:divBdr>
                </w:div>
                <w:div w:id="702249289">
                  <w:marLeft w:val="0"/>
                  <w:marRight w:val="0"/>
                  <w:marTop w:val="0"/>
                  <w:marBottom w:val="0"/>
                  <w:divBdr>
                    <w:top w:val="none" w:sz="0" w:space="0" w:color="auto"/>
                    <w:left w:val="none" w:sz="0" w:space="0" w:color="auto"/>
                    <w:bottom w:val="none" w:sz="0" w:space="0" w:color="auto"/>
                    <w:right w:val="none" w:sz="0" w:space="0" w:color="auto"/>
                  </w:divBdr>
                </w:div>
                <w:div w:id="163932726">
                  <w:marLeft w:val="0"/>
                  <w:marRight w:val="0"/>
                  <w:marTop w:val="0"/>
                  <w:marBottom w:val="0"/>
                  <w:divBdr>
                    <w:top w:val="none" w:sz="0" w:space="0" w:color="auto"/>
                    <w:left w:val="none" w:sz="0" w:space="0" w:color="auto"/>
                    <w:bottom w:val="none" w:sz="0" w:space="0" w:color="auto"/>
                    <w:right w:val="none" w:sz="0" w:space="0" w:color="auto"/>
                  </w:divBdr>
                </w:div>
                <w:div w:id="1188833943">
                  <w:marLeft w:val="0"/>
                  <w:marRight w:val="0"/>
                  <w:marTop w:val="0"/>
                  <w:marBottom w:val="0"/>
                  <w:divBdr>
                    <w:top w:val="none" w:sz="0" w:space="0" w:color="auto"/>
                    <w:left w:val="none" w:sz="0" w:space="0" w:color="auto"/>
                    <w:bottom w:val="none" w:sz="0" w:space="0" w:color="auto"/>
                    <w:right w:val="none" w:sz="0" w:space="0" w:color="auto"/>
                  </w:divBdr>
                </w:div>
                <w:div w:id="1609973242">
                  <w:marLeft w:val="0"/>
                  <w:marRight w:val="0"/>
                  <w:marTop w:val="0"/>
                  <w:marBottom w:val="0"/>
                  <w:divBdr>
                    <w:top w:val="none" w:sz="0" w:space="0" w:color="auto"/>
                    <w:left w:val="none" w:sz="0" w:space="0" w:color="auto"/>
                    <w:bottom w:val="none" w:sz="0" w:space="0" w:color="auto"/>
                    <w:right w:val="none" w:sz="0" w:space="0" w:color="auto"/>
                  </w:divBdr>
                </w:div>
                <w:div w:id="398284509">
                  <w:marLeft w:val="0"/>
                  <w:marRight w:val="0"/>
                  <w:marTop w:val="0"/>
                  <w:marBottom w:val="0"/>
                  <w:divBdr>
                    <w:top w:val="none" w:sz="0" w:space="0" w:color="auto"/>
                    <w:left w:val="none" w:sz="0" w:space="0" w:color="auto"/>
                    <w:bottom w:val="none" w:sz="0" w:space="0" w:color="auto"/>
                    <w:right w:val="none" w:sz="0" w:space="0" w:color="auto"/>
                  </w:divBdr>
                </w:div>
                <w:div w:id="1597324470">
                  <w:marLeft w:val="0"/>
                  <w:marRight w:val="0"/>
                  <w:marTop w:val="0"/>
                  <w:marBottom w:val="0"/>
                  <w:divBdr>
                    <w:top w:val="none" w:sz="0" w:space="0" w:color="auto"/>
                    <w:left w:val="none" w:sz="0" w:space="0" w:color="auto"/>
                    <w:bottom w:val="none" w:sz="0" w:space="0" w:color="auto"/>
                    <w:right w:val="none" w:sz="0" w:space="0" w:color="auto"/>
                  </w:divBdr>
                </w:div>
                <w:div w:id="1993370423">
                  <w:marLeft w:val="0"/>
                  <w:marRight w:val="0"/>
                  <w:marTop w:val="0"/>
                  <w:marBottom w:val="0"/>
                  <w:divBdr>
                    <w:top w:val="none" w:sz="0" w:space="0" w:color="auto"/>
                    <w:left w:val="none" w:sz="0" w:space="0" w:color="auto"/>
                    <w:bottom w:val="none" w:sz="0" w:space="0" w:color="auto"/>
                    <w:right w:val="none" w:sz="0" w:space="0" w:color="auto"/>
                  </w:divBdr>
                </w:div>
                <w:div w:id="2135630218">
                  <w:marLeft w:val="0"/>
                  <w:marRight w:val="0"/>
                  <w:marTop w:val="0"/>
                  <w:marBottom w:val="0"/>
                  <w:divBdr>
                    <w:top w:val="none" w:sz="0" w:space="0" w:color="auto"/>
                    <w:left w:val="none" w:sz="0" w:space="0" w:color="auto"/>
                    <w:bottom w:val="none" w:sz="0" w:space="0" w:color="auto"/>
                    <w:right w:val="none" w:sz="0" w:space="0" w:color="auto"/>
                  </w:divBdr>
                </w:div>
                <w:div w:id="1125929300">
                  <w:marLeft w:val="0"/>
                  <w:marRight w:val="0"/>
                  <w:marTop w:val="0"/>
                  <w:marBottom w:val="0"/>
                  <w:divBdr>
                    <w:top w:val="none" w:sz="0" w:space="0" w:color="auto"/>
                    <w:left w:val="none" w:sz="0" w:space="0" w:color="auto"/>
                    <w:bottom w:val="none" w:sz="0" w:space="0" w:color="auto"/>
                    <w:right w:val="none" w:sz="0" w:space="0" w:color="auto"/>
                  </w:divBdr>
                </w:div>
                <w:div w:id="1752695685">
                  <w:marLeft w:val="0"/>
                  <w:marRight w:val="0"/>
                  <w:marTop w:val="0"/>
                  <w:marBottom w:val="0"/>
                  <w:divBdr>
                    <w:top w:val="none" w:sz="0" w:space="0" w:color="auto"/>
                    <w:left w:val="none" w:sz="0" w:space="0" w:color="auto"/>
                    <w:bottom w:val="none" w:sz="0" w:space="0" w:color="auto"/>
                    <w:right w:val="none" w:sz="0" w:space="0" w:color="auto"/>
                  </w:divBdr>
                </w:div>
              </w:divsChild>
            </w:div>
            <w:div w:id="1357273741">
              <w:marLeft w:val="0"/>
              <w:marRight w:val="0"/>
              <w:marTop w:val="0"/>
              <w:marBottom w:val="0"/>
              <w:divBdr>
                <w:top w:val="none" w:sz="0" w:space="0" w:color="auto"/>
                <w:left w:val="none" w:sz="0" w:space="0" w:color="auto"/>
                <w:bottom w:val="none" w:sz="0" w:space="0" w:color="auto"/>
                <w:right w:val="none" w:sz="0" w:space="0" w:color="auto"/>
              </w:divBdr>
              <w:divsChild>
                <w:div w:id="1351758782">
                  <w:marLeft w:val="0"/>
                  <w:marRight w:val="0"/>
                  <w:marTop w:val="0"/>
                  <w:marBottom w:val="0"/>
                  <w:divBdr>
                    <w:top w:val="none" w:sz="0" w:space="0" w:color="auto"/>
                    <w:left w:val="none" w:sz="0" w:space="0" w:color="auto"/>
                    <w:bottom w:val="none" w:sz="0" w:space="0" w:color="auto"/>
                    <w:right w:val="none" w:sz="0" w:space="0" w:color="auto"/>
                  </w:divBdr>
                </w:div>
                <w:div w:id="179710683">
                  <w:marLeft w:val="0"/>
                  <w:marRight w:val="0"/>
                  <w:marTop w:val="0"/>
                  <w:marBottom w:val="0"/>
                  <w:divBdr>
                    <w:top w:val="none" w:sz="0" w:space="0" w:color="auto"/>
                    <w:left w:val="none" w:sz="0" w:space="0" w:color="auto"/>
                    <w:bottom w:val="none" w:sz="0" w:space="0" w:color="auto"/>
                    <w:right w:val="none" w:sz="0" w:space="0" w:color="auto"/>
                  </w:divBdr>
                </w:div>
                <w:div w:id="575557655">
                  <w:marLeft w:val="0"/>
                  <w:marRight w:val="0"/>
                  <w:marTop w:val="0"/>
                  <w:marBottom w:val="0"/>
                  <w:divBdr>
                    <w:top w:val="none" w:sz="0" w:space="0" w:color="auto"/>
                    <w:left w:val="none" w:sz="0" w:space="0" w:color="auto"/>
                    <w:bottom w:val="none" w:sz="0" w:space="0" w:color="auto"/>
                    <w:right w:val="none" w:sz="0" w:space="0" w:color="auto"/>
                  </w:divBdr>
                </w:div>
                <w:div w:id="939800514">
                  <w:marLeft w:val="0"/>
                  <w:marRight w:val="0"/>
                  <w:marTop w:val="0"/>
                  <w:marBottom w:val="0"/>
                  <w:divBdr>
                    <w:top w:val="none" w:sz="0" w:space="0" w:color="auto"/>
                    <w:left w:val="none" w:sz="0" w:space="0" w:color="auto"/>
                    <w:bottom w:val="none" w:sz="0" w:space="0" w:color="auto"/>
                    <w:right w:val="none" w:sz="0" w:space="0" w:color="auto"/>
                  </w:divBdr>
                </w:div>
                <w:div w:id="1692098812">
                  <w:marLeft w:val="0"/>
                  <w:marRight w:val="0"/>
                  <w:marTop w:val="0"/>
                  <w:marBottom w:val="0"/>
                  <w:divBdr>
                    <w:top w:val="none" w:sz="0" w:space="0" w:color="auto"/>
                    <w:left w:val="none" w:sz="0" w:space="0" w:color="auto"/>
                    <w:bottom w:val="none" w:sz="0" w:space="0" w:color="auto"/>
                    <w:right w:val="none" w:sz="0" w:space="0" w:color="auto"/>
                  </w:divBdr>
                </w:div>
                <w:div w:id="1456021620">
                  <w:marLeft w:val="0"/>
                  <w:marRight w:val="0"/>
                  <w:marTop w:val="0"/>
                  <w:marBottom w:val="0"/>
                  <w:divBdr>
                    <w:top w:val="none" w:sz="0" w:space="0" w:color="auto"/>
                    <w:left w:val="none" w:sz="0" w:space="0" w:color="auto"/>
                    <w:bottom w:val="none" w:sz="0" w:space="0" w:color="auto"/>
                    <w:right w:val="none" w:sz="0" w:space="0" w:color="auto"/>
                  </w:divBdr>
                </w:div>
                <w:div w:id="1632174935">
                  <w:marLeft w:val="0"/>
                  <w:marRight w:val="0"/>
                  <w:marTop w:val="0"/>
                  <w:marBottom w:val="0"/>
                  <w:divBdr>
                    <w:top w:val="none" w:sz="0" w:space="0" w:color="auto"/>
                    <w:left w:val="none" w:sz="0" w:space="0" w:color="auto"/>
                    <w:bottom w:val="none" w:sz="0" w:space="0" w:color="auto"/>
                    <w:right w:val="none" w:sz="0" w:space="0" w:color="auto"/>
                  </w:divBdr>
                </w:div>
                <w:div w:id="1926838960">
                  <w:marLeft w:val="0"/>
                  <w:marRight w:val="0"/>
                  <w:marTop w:val="0"/>
                  <w:marBottom w:val="0"/>
                  <w:divBdr>
                    <w:top w:val="none" w:sz="0" w:space="0" w:color="auto"/>
                    <w:left w:val="none" w:sz="0" w:space="0" w:color="auto"/>
                    <w:bottom w:val="none" w:sz="0" w:space="0" w:color="auto"/>
                    <w:right w:val="none" w:sz="0" w:space="0" w:color="auto"/>
                  </w:divBdr>
                </w:div>
                <w:div w:id="1534658736">
                  <w:marLeft w:val="0"/>
                  <w:marRight w:val="0"/>
                  <w:marTop w:val="0"/>
                  <w:marBottom w:val="0"/>
                  <w:divBdr>
                    <w:top w:val="none" w:sz="0" w:space="0" w:color="auto"/>
                    <w:left w:val="none" w:sz="0" w:space="0" w:color="auto"/>
                    <w:bottom w:val="none" w:sz="0" w:space="0" w:color="auto"/>
                    <w:right w:val="none" w:sz="0" w:space="0" w:color="auto"/>
                  </w:divBdr>
                </w:div>
                <w:div w:id="666783731">
                  <w:marLeft w:val="0"/>
                  <w:marRight w:val="0"/>
                  <w:marTop w:val="0"/>
                  <w:marBottom w:val="0"/>
                  <w:divBdr>
                    <w:top w:val="none" w:sz="0" w:space="0" w:color="auto"/>
                    <w:left w:val="none" w:sz="0" w:space="0" w:color="auto"/>
                    <w:bottom w:val="none" w:sz="0" w:space="0" w:color="auto"/>
                    <w:right w:val="none" w:sz="0" w:space="0" w:color="auto"/>
                  </w:divBdr>
                </w:div>
                <w:div w:id="105008785">
                  <w:marLeft w:val="0"/>
                  <w:marRight w:val="0"/>
                  <w:marTop w:val="0"/>
                  <w:marBottom w:val="0"/>
                  <w:divBdr>
                    <w:top w:val="none" w:sz="0" w:space="0" w:color="auto"/>
                    <w:left w:val="none" w:sz="0" w:space="0" w:color="auto"/>
                    <w:bottom w:val="none" w:sz="0" w:space="0" w:color="auto"/>
                    <w:right w:val="none" w:sz="0" w:space="0" w:color="auto"/>
                  </w:divBdr>
                </w:div>
                <w:div w:id="942374732">
                  <w:marLeft w:val="0"/>
                  <w:marRight w:val="0"/>
                  <w:marTop w:val="0"/>
                  <w:marBottom w:val="0"/>
                  <w:divBdr>
                    <w:top w:val="none" w:sz="0" w:space="0" w:color="auto"/>
                    <w:left w:val="none" w:sz="0" w:space="0" w:color="auto"/>
                    <w:bottom w:val="none" w:sz="0" w:space="0" w:color="auto"/>
                    <w:right w:val="none" w:sz="0" w:space="0" w:color="auto"/>
                  </w:divBdr>
                </w:div>
                <w:div w:id="1391078827">
                  <w:marLeft w:val="0"/>
                  <w:marRight w:val="0"/>
                  <w:marTop w:val="0"/>
                  <w:marBottom w:val="0"/>
                  <w:divBdr>
                    <w:top w:val="none" w:sz="0" w:space="0" w:color="auto"/>
                    <w:left w:val="none" w:sz="0" w:space="0" w:color="auto"/>
                    <w:bottom w:val="none" w:sz="0" w:space="0" w:color="auto"/>
                    <w:right w:val="none" w:sz="0" w:space="0" w:color="auto"/>
                  </w:divBdr>
                </w:div>
                <w:div w:id="1876458242">
                  <w:marLeft w:val="0"/>
                  <w:marRight w:val="0"/>
                  <w:marTop w:val="0"/>
                  <w:marBottom w:val="0"/>
                  <w:divBdr>
                    <w:top w:val="none" w:sz="0" w:space="0" w:color="auto"/>
                    <w:left w:val="none" w:sz="0" w:space="0" w:color="auto"/>
                    <w:bottom w:val="none" w:sz="0" w:space="0" w:color="auto"/>
                    <w:right w:val="none" w:sz="0" w:space="0" w:color="auto"/>
                  </w:divBdr>
                </w:div>
                <w:div w:id="1221749255">
                  <w:marLeft w:val="0"/>
                  <w:marRight w:val="0"/>
                  <w:marTop w:val="0"/>
                  <w:marBottom w:val="0"/>
                  <w:divBdr>
                    <w:top w:val="none" w:sz="0" w:space="0" w:color="auto"/>
                    <w:left w:val="none" w:sz="0" w:space="0" w:color="auto"/>
                    <w:bottom w:val="none" w:sz="0" w:space="0" w:color="auto"/>
                    <w:right w:val="none" w:sz="0" w:space="0" w:color="auto"/>
                  </w:divBdr>
                </w:div>
                <w:div w:id="1569925964">
                  <w:marLeft w:val="0"/>
                  <w:marRight w:val="0"/>
                  <w:marTop w:val="0"/>
                  <w:marBottom w:val="0"/>
                  <w:divBdr>
                    <w:top w:val="none" w:sz="0" w:space="0" w:color="auto"/>
                    <w:left w:val="none" w:sz="0" w:space="0" w:color="auto"/>
                    <w:bottom w:val="none" w:sz="0" w:space="0" w:color="auto"/>
                    <w:right w:val="none" w:sz="0" w:space="0" w:color="auto"/>
                  </w:divBdr>
                </w:div>
                <w:div w:id="1902861874">
                  <w:marLeft w:val="0"/>
                  <w:marRight w:val="0"/>
                  <w:marTop w:val="0"/>
                  <w:marBottom w:val="0"/>
                  <w:divBdr>
                    <w:top w:val="none" w:sz="0" w:space="0" w:color="auto"/>
                    <w:left w:val="none" w:sz="0" w:space="0" w:color="auto"/>
                    <w:bottom w:val="none" w:sz="0" w:space="0" w:color="auto"/>
                    <w:right w:val="none" w:sz="0" w:space="0" w:color="auto"/>
                  </w:divBdr>
                </w:div>
                <w:div w:id="1143698535">
                  <w:marLeft w:val="0"/>
                  <w:marRight w:val="0"/>
                  <w:marTop w:val="0"/>
                  <w:marBottom w:val="0"/>
                  <w:divBdr>
                    <w:top w:val="none" w:sz="0" w:space="0" w:color="auto"/>
                    <w:left w:val="none" w:sz="0" w:space="0" w:color="auto"/>
                    <w:bottom w:val="none" w:sz="0" w:space="0" w:color="auto"/>
                    <w:right w:val="none" w:sz="0" w:space="0" w:color="auto"/>
                  </w:divBdr>
                </w:div>
                <w:div w:id="1922445313">
                  <w:marLeft w:val="0"/>
                  <w:marRight w:val="0"/>
                  <w:marTop w:val="0"/>
                  <w:marBottom w:val="0"/>
                  <w:divBdr>
                    <w:top w:val="none" w:sz="0" w:space="0" w:color="auto"/>
                    <w:left w:val="none" w:sz="0" w:space="0" w:color="auto"/>
                    <w:bottom w:val="none" w:sz="0" w:space="0" w:color="auto"/>
                    <w:right w:val="none" w:sz="0" w:space="0" w:color="auto"/>
                  </w:divBdr>
                </w:div>
                <w:div w:id="477460790">
                  <w:marLeft w:val="0"/>
                  <w:marRight w:val="0"/>
                  <w:marTop w:val="0"/>
                  <w:marBottom w:val="0"/>
                  <w:divBdr>
                    <w:top w:val="none" w:sz="0" w:space="0" w:color="auto"/>
                    <w:left w:val="none" w:sz="0" w:space="0" w:color="auto"/>
                    <w:bottom w:val="none" w:sz="0" w:space="0" w:color="auto"/>
                    <w:right w:val="none" w:sz="0" w:space="0" w:color="auto"/>
                  </w:divBdr>
                </w:div>
                <w:div w:id="503471648">
                  <w:marLeft w:val="0"/>
                  <w:marRight w:val="0"/>
                  <w:marTop w:val="0"/>
                  <w:marBottom w:val="0"/>
                  <w:divBdr>
                    <w:top w:val="none" w:sz="0" w:space="0" w:color="auto"/>
                    <w:left w:val="none" w:sz="0" w:space="0" w:color="auto"/>
                    <w:bottom w:val="none" w:sz="0" w:space="0" w:color="auto"/>
                    <w:right w:val="none" w:sz="0" w:space="0" w:color="auto"/>
                  </w:divBdr>
                </w:div>
                <w:div w:id="2033453318">
                  <w:marLeft w:val="0"/>
                  <w:marRight w:val="0"/>
                  <w:marTop w:val="0"/>
                  <w:marBottom w:val="0"/>
                  <w:divBdr>
                    <w:top w:val="none" w:sz="0" w:space="0" w:color="auto"/>
                    <w:left w:val="none" w:sz="0" w:space="0" w:color="auto"/>
                    <w:bottom w:val="none" w:sz="0" w:space="0" w:color="auto"/>
                    <w:right w:val="none" w:sz="0" w:space="0" w:color="auto"/>
                  </w:divBdr>
                </w:div>
                <w:div w:id="541401715">
                  <w:marLeft w:val="0"/>
                  <w:marRight w:val="0"/>
                  <w:marTop w:val="0"/>
                  <w:marBottom w:val="0"/>
                  <w:divBdr>
                    <w:top w:val="none" w:sz="0" w:space="0" w:color="auto"/>
                    <w:left w:val="none" w:sz="0" w:space="0" w:color="auto"/>
                    <w:bottom w:val="none" w:sz="0" w:space="0" w:color="auto"/>
                    <w:right w:val="none" w:sz="0" w:space="0" w:color="auto"/>
                  </w:divBdr>
                </w:div>
                <w:div w:id="917523026">
                  <w:marLeft w:val="0"/>
                  <w:marRight w:val="0"/>
                  <w:marTop w:val="0"/>
                  <w:marBottom w:val="0"/>
                  <w:divBdr>
                    <w:top w:val="none" w:sz="0" w:space="0" w:color="auto"/>
                    <w:left w:val="none" w:sz="0" w:space="0" w:color="auto"/>
                    <w:bottom w:val="none" w:sz="0" w:space="0" w:color="auto"/>
                    <w:right w:val="none" w:sz="0" w:space="0" w:color="auto"/>
                  </w:divBdr>
                </w:div>
                <w:div w:id="743916726">
                  <w:marLeft w:val="0"/>
                  <w:marRight w:val="0"/>
                  <w:marTop w:val="0"/>
                  <w:marBottom w:val="0"/>
                  <w:divBdr>
                    <w:top w:val="none" w:sz="0" w:space="0" w:color="auto"/>
                    <w:left w:val="none" w:sz="0" w:space="0" w:color="auto"/>
                    <w:bottom w:val="none" w:sz="0" w:space="0" w:color="auto"/>
                    <w:right w:val="none" w:sz="0" w:space="0" w:color="auto"/>
                  </w:divBdr>
                </w:div>
                <w:div w:id="359091800">
                  <w:marLeft w:val="0"/>
                  <w:marRight w:val="0"/>
                  <w:marTop w:val="0"/>
                  <w:marBottom w:val="0"/>
                  <w:divBdr>
                    <w:top w:val="none" w:sz="0" w:space="0" w:color="auto"/>
                    <w:left w:val="none" w:sz="0" w:space="0" w:color="auto"/>
                    <w:bottom w:val="none" w:sz="0" w:space="0" w:color="auto"/>
                    <w:right w:val="none" w:sz="0" w:space="0" w:color="auto"/>
                  </w:divBdr>
                </w:div>
                <w:div w:id="1713572658">
                  <w:marLeft w:val="0"/>
                  <w:marRight w:val="0"/>
                  <w:marTop w:val="0"/>
                  <w:marBottom w:val="0"/>
                  <w:divBdr>
                    <w:top w:val="none" w:sz="0" w:space="0" w:color="auto"/>
                    <w:left w:val="none" w:sz="0" w:space="0" w:color="auto"/>
                    <w:bottom w:val="none" w:sz="0" w:space="0" w:color="auto"/>
                    <w:right w:val="none" w:sz="0" w:space="0" w:color="auto"/>
                  </w:divBdr>
                </w:div>
                <w:div w:id="262229065">
                  <w:marLeft w:val="0"/>
                  <w:marRight w:val="0"/>
                  <w:marTop w:val="0"/>
                  <w:marBottom w:val="0"/>
                  <w:divBdr>
                    <w:top w:val="none" w:sz="0" w:space="0" w:color="auto"/>
                    <w:left w:val="none" w:sz="0" w:space="0" w:color="auto"/>
                    <w:bottom w:val="none" w:sz="0" w:space="0" w:color="auto"/>
                    <w:right w:val="none" w:sz="0" w:space="0" w:color="auto"/>
                  </w:divBdr>
                </w:div>
                <w:div w:id="580985722">
                  <w:marLeft w:val="0"/>
                  <w:marRight w:val="0"/>
                  <w:marTop w:val="0"/>
                  <w:marBottom w:val="0"/>
                  <w:divBdr>
                    <w:top w:val="none" w:sz="0" w:space="0" w:color="auto"/>
                    <w:left w:val="none" w:sz="0" w:space="0" w:color="auto"/>
                    <w:bottom w:val="none" w:sz="0" w:space="0" w:color="auto"/>
                    <w:right w:val="none" w:sz="0" w:space="0" w:color="auto"/>
                  </w:divBdr>
                </w:div>
                <w:div w:id="1433620947">
                  <w:marLeft w:val="0"/>
                  <w:marRight w:val="0"/>
                  <w:marTop w:val="0"/>
                  <w:marBottom w:val="0"/>
                  <w:divBdr>
                    <w:top w:val="none" w:sz="0" w:space="0" w:color="auto"/>
                    <w:left w:val="none" w:sz="0" w:space="0" w:color="auto"/>
                    <w:bottom w:val="none" w:sz="0" w:space="0" w:color="auto"/>
                    <w:right w:val="none" w:sz="0" w:space="0" w:color="auto"/>
                  </w:divBdr>
                </w:div>
                <w:div w:id="1256675213">
                  <w:marLeft w:val="0"/>
                  <w:marRight w:val="0"/>
                  <w:marTop w:val="0"/>
                  <w:marBottom w:val="0"/>
                  <w:divBdr>
                    <w:top w:val="none" w:sz="0" w:space="0" w:color="auto"/>
                    <w:left w:val="none" w:sz="0" w:space="0" w:color="auto"/>
                    <w:bottom w:val="none" w:sz="0" w:space="0" w:color="auto"/>
                    <w:right w:val="none" w:sz="0" w:space="0" w:color="auto"/>
                  </w:divBdr>
                </w:div>
                <w:div w:id="366686677">
                  <w:marLeft w:val="0"/>
                  <w:marRight w:val="0"/>
                  <w:marTop w:val="0"/>
                  <w:marBottom w:val="0"/>
                  <w:divBdr>
                    <w:top w:val="none" w:sz="0" w:space="0" w:color="auto"/>
                    <w:left w:val="none" w:sz="0" w:space="0" w:color="auto"/>
                    <w:bottom w:val="none" w:sz="0" w:space="0" w:color="auto"/>
                    <w:right w:val="none" w:sz="0" w:space="0" w:color="auto"/>
                  </w:divBdr>
                </w:div>
                <w:div w:id="1154180863">
                  <w:marLeft w:val="0"/>
                  <w:marRight w:val="0"/>
                  <w:marTop w:val="0"/>
                  <w:marBottom w:val="0"/>
                  <w:divBdr>
                    <w:top w:val="none" w:sz="0" w:space="0" w:color="auto"/>
                    <w:left w:val="none" w:sz="0" w:space="0" w:color="auto"/>
                    <w:bottom w:val="none" w:sz="0" w:space="0" w:color="auto"/>
                    <w:right w:val="none" w:sz="0" w:space="0" w:color="auto"/>
                  </w:divBdr>
                </w:div>
                <w:div w:id="207492484">
                  <w:marLeft w:val="0"/>
                  <w:marRight w:val="0"/>
                  <w:marTop w:val="0"/>
                  <w:marBottom w:val="0"/>
                  <w:divBdr>
                    <w:top w:val="none" w:sz="0" w:space="0" w:color="auto"/>
                    <w:left w:val="none" w:sz="0" w:space="0" w:color="auto"/>
                    <w:bottom w:val="none" w:sz="0" w:space="0" w:color="auto"/>
                    <w:right w:val="none" w:sz="0" w:space="0" w:color="auto"/>
                  </w:divBdr>
                </w:div>
                <w:div w:id="2086952119">
                  <w:marLeft w:val="0"/>
                  <w:marRight w:val="0"/>
                  <w:marTop w:val="0"/>
                  <w:marBottom w:val="0"/>
                  <w:divBdr>
                    <w:top w:val="none" w:sz="0" w:space="0" w:color="auto"/>
                    <w:left w:val="none" w:sz="0" w:space="0" w:color="auto"/>
                    <w:bottom w:val="none" w:sz="0" w:space="0" w:color="auto"/>
                    <w:right w:val="none" w:sz="0" w:space="0" w:color="auto"/>
                  </w:divBdr>
                </w:div>
                <w:div w:id="216825574">
                  <w:marLeft w:val="0"/>
                  <w:marRight w:val="0"/>
                  <w:marTop w:val="0"/>
                  <w:marBottom w:val="0"/>
                  <w:divBdr>
                    <w:top w:val="none" w:sz="0" w:space="0" w:color="auto"/>
                    <w:left w:val="none" w:sz="0" w:space="0" w:color="auto"/>
                    <w:bottom w:val="none" w:sz="0" w:space="0" w:color="auto"/>
                    <w:right w:val="none" w:sz="0" w:space="0" w:color="auto"/>
                  </w:divBdr>
                </w:div>
                <w:div w:id="1197039708">
                  <w:marLeft w:val="0"/>
                  <w:marRight w:val="0"/>
                  <w:marTop w:val="0"/>
                  <w:marBottom w:val="0"/>
                  <w:divBdr>
                    <w:top w:val="none" w:sz="0" w:space="0" w:color="auto"/>
                    <w:left w:val="none" w:sz="0" w:space="0" w:color="auto"/>
                    <w:bottom w:val="none" w:sz="0" w:space="0" w:color="auto"/>
                    <w:right w:val="none" w:sz="0" w:space="0" w:color="auto"/>
                  </w:divBdr>
                </w:div>
                <w:div w:id="1021006292">
                  <w:marLeft w:val="0"/>
                  <w:marRight w:val="0"/>
                  <w:marTop w:val="0"/>
                  <w:marBottom w:val="0"/>
                  <w:divBdr>
                    <w:top w:val="none" w:sz="0" w:space="0" w:color="auto"/>
                    <w:left w:val="none" w:sz="0" w:space="0" w:color="auto"/>
                    <w:bottom w:val="none" w:sz="0" w:space="0" w:color="auto"/>
                    <w:right w:val="none" w:sz="0" w:space="0" w:color="auto"/>
                  </w:divBdr>
                </w:div>
              </w:divsChild>
            </w:div>
            <w:div w:id="515581116">
              <w:marLeft w:val="0"/>
              <w:marRight w:val="0"/>
              <w:marTop w:val="0"/>
              <w:marBottom w:val="0"/>
              <w:divBdr>
                <w:top w:val="none" w:sz="0" w:space="0" w:color="auto"/>
                <w:left w:val="none" w:sz="0" w:space="0" w:color="auto"/>
                <w:bottom w:val="none" w:sz="0" w:space="0" w:color="auto"/>
                <w:right w:val="none" w:sz="0" w:space="0" w:color="auto"/>
              </w:divBdr>
              <w:divsChild>
                <w:div w:id="1296713073">
                  <w:marLeft w:val="0"/>
                  <w:marRight w:val="0"/>
                  <w:marTop w:val="0"/>
                  <w:marBottom w:val="0"/>
                  <w:divBdr>
                    <w:top w:val="none" w:sz="0" w:space="0" w:color="auto"/>
                    <w:left w:val="none" w:sz="0" w:space="0" w:color="auto"/>
                    <w:bottom w:val="none" w:sz="0" w:space="0" w:color="auto"/>
                    <w:right w:val="none" w:sz="0" w:space="0" w:color="auto"/>
                  </w:divBdr>
                </w:div>
                <w:div w:id="681202940">
                  <w:marLeft w:val="0"/>
                  <w:marRight w:val="0"/>
                  <w:marTop w:val="0"/>
                  <w:marBottom w:val="0"/>
                  <w:divBdr>
                    <w:top w:val="none" w:sz="0" w:space="0" w:color="auto"/>
                    <w:left w:val="none" w:sz="0" w:space="0" w:color="auto"/>
                    <w:bottom w:val="none" w:sz="0" w:space="0" w:color="auto"/>
                    <w:right w:val="none" w:sz="0" w:space="0" w:color="auto"/>
                  </w:divBdr>
                </w:div>
                <w:div w:id="605308849">
                  <w:marLeft w:val="0"/>
                  <w:marRight w:val="0"/>
                  <w:marTop w:val="0"/>
                  <w:marBottom w:val="0"/>
                  <w:divBdr>
                    <w:top w:val="none" w:sz="0" w:space="0" w:color="auto"/>
                    <w:left w:val="none" w:sz="0" w:space="0" w:color="auto"/>
                    <w:bottom w:val="none" w:sz="0" w:space="0" w:color="auto"/>
                    <w:right w:val="none" w:sz="0" w:space="0" w:color="auto"/>
                  </w:divBdr>
                </w:div>
                <w:div w:id="773980310">
                  <w:marLeft w:val="0"/>
                  <w:marRight w:val="0"/>
                  <w:marTop w:val="0"/>
                  <w:marBottom w:val="0"/>
                  <w:divBdr>
                    <w:top w:val="none" w:sz="0" w:space="0" w:color="auto"/>
                    <w:left w:val="none" w:sz="0" w:space="0" w:color="auto"/>
                    <w:bottom w:val="none" w:sz="0" w:space="0" w:color="auto"/>
                    <w:right w:val="none" w:sz="0" w:space="0" w:color="auto"/>
                  </w:divBdr>
                </w:div>
                <w:div w:id="1261764713">
                  <w:marLeft w:val="0"/>
                  <w:marRight w:val="0"/>
                  <w:marTop w:val="0"/>
                  <w:marBottom w:val="0"/>
                  <w:divBdr>
                    <w:top w:val="none" w:sz="0" w:space="0" w:color="auto"/>
                    <w:left w:val="none" w:sz="0" w:space="0" w:color="auto"/>
                    <w:bottom w:val="none" w:sz="0" w:space="0" w:color="auto"/>
                    <w:right w:val="none" w:sz="0" w:space="0" w:color="auto"/>
                  </w:divBdr>
                </w:div>
                <w:div w:id="1130824372">
                  <w:marLeft w:val="0"/>
                  <w:marRight w:val="0"/>
                  <w:marTop w:val="0"/>
                  <w:marBottom w:val="0"/>
                  <w:divBdr>
                    <w:top w:val="none" w:sz="0" w:space="0" w:color="auto"/>
                    <w:left w:val="none" w:sz="0" w:space="0" w:color="auto"/>
                    <w:bottom w:val="none" w:sz="0" w:space="0" w:color="auto"/>
                    <w:right w:val="none" w:sz="0" w:space="0" w:color="auto"/>
                  </w:divBdr>
                </w:div>
                <w:div w:id="1120605938">
                  <w:marLeft w:val="0"/>
                  <w:marRight w:val="0"/>
                  <w:marTop w:val="0"/>
                  <w:marBottom w:val="0"/>
                  <w:divBdr>
                    <w:top w:val="none" w:sz="0" w:space="0" w:color="auto"/>
                    <w:left w:val="none" w:sz="0" w:space="0" w:color="auto"/>
                    <w:bottom w:val="none" w:sz="0" w:space="0" w:color="auto"/>
                    <w:right w:val="none" w:sz="0" w:space="0" w:color="auto"/>
                  </w:divBdr>
                </w:div>
                <w:div w:id="148864778">
                  <w:marLeft w:val="0"/>
                  <w:marRight w:val="0"/>
                  <w:marTop w:val="0"/>
                  <w:marBottom w:val="0"/>
                  <w:divBdr>
                    <w:top w:val="none" w:sz="0" w:space="0" w:color="auto"/>
                    <w:left w:val="none" w:sz="0" w:space="0" w:color="auto"/>
                    <w:bottom w:val="none" w:sz="0" w:space="0" w:color="auto"/>
                    <w:right w:val="none" w:sz="0" w:space="0" w:color="auto"/>
                  </w:divBdr>
                </w:div>
                <w:div w:id="1467578731">
                  <w:marLeft w:val="0"/>
                  <w:marRight w:val="0"/>
                  <w:marTop w:val="0"/>
                  <w:marBottom w:val="0"/>
                  <w:divBdr>
                    <w:top w:val="none" w:sz="0" w:space="0" w:color="auto"/>
                    <w:left w:val="none" w:sz="0" w:space="0" w:color="auto"/>
                    <w:bottom w:val="none" w:sz="0" w:space="0" w:color="auto"/>
                    <w:right w:val="none" w:sz="0" w:space="0" w:color="auto"/>
                  </w:divBdr>
                </w:div>
                <w:div w:id="1011176365">
                  <w:marLeft w:val="0"/>
                  <w:marRight w:val="0"/>
                  <w:marTop w:val="0"/>
                  <w:marBottom w:val="0"/>
                  <w:divBdr>
                    <w:top w:val="none" w:sz="0" w:space="0" w:color="auto"/>
                    <w:left w:val="none" w:sz="0" w:space="0" w:color="auto"/>
                    <w:bottom w:val="none" w:sz="0" w:space="0" w:color="auto"/>
                    <w:right w:val="none" w:sz="0" w:space="0" w:color="auto"/>
                  </w:divBdr>
                </w:div>
                <w:div w:id="1434284686">
                  <w:marLeft w:val="0"/>
                  <w:marRight w:val="0"/>
                  <w:marTop w:val="0"/>
                  <w:marBottom w:val="0"/>
                  <w:divBdr>
                    <w:top w:val="none" w:sz="0" w:space="0" w:color="auto"/>
                    <w:left w:val="none" w:sz="0" w:space="0" w:color="auto"/>
                    <w:bottom w:val="none" w:sz="0" w:space="0" w:color="auto"/>
                    <w:right w:val="none" w:sz="0" w:space="0" w:color="auto"/>
                  </w:divBdr>
                </w:div>
                <w:div w:id="1453748445">
                  <w:marLeft w:val="0"/>
                  <w:marRight w:val="0"/>
                  <w:marTop w:val="0"/>
                  <w:marBottom w:val="0"/>
                  <w:divBdr>
                    <w:top w:val="none" w:sz="0" w:space="0" w:color="auto"/>
                    <w:left w:val="none" w:sz="0" w:space="0" w:color="auto"/>
                    <w:bottom w:val="none" w:sz="0" w:space="0" w:color="auto"/>
                    <w:right w:val="none" w:sz="0" w:space="0" w:color="auto"/>
                  </w:divBdr>
                </w:div>
                <w:div w:id="647976721">
                  <w:marLeft w:val="0"/>
                  <w:marRight w:val="0"/>
                  <w:marTop w:val="0"/>
                  <w:marBottom w:val="0"/>
                  <w:divBdr>
                    <w:top w:val="none" w:sz="0" w:space="0" w:color="auto"/>
                    <w:left w:val="none" w:sz="0" w:space="0" w:color="auto"/>
                    <w:bottom w:val="none" w:sz="0" w:space="0" w:color="auto"/>
                    <w:right w:val="none" w:sz="0" w:space="0" w:color="auto"/>
                  </w:divBdr>
                </w:div>
                <w:div w:id="541751736">
                  <w:marLeft w:val="0"/>
                  <w:marRight w:val="0"/>
                  <w:marTop w:val="0"/>
                  <w:marBottom w:val="0"/>
                  <w:divBdr>
                    <w:top w:val="none" w:sz="0" w:space="0" w:color="auto"/>
                    <w:left w:val="none" w:sz="0" w:space="0" w:color="auto"/>
                    <w:bottom w:val="none" w:sz="0" w:space="0" w:color="auto"/>
                    <w:right w:val="none" w:sz="0" w:space="0" w:color="auto"/>
                  </w:divBdr>
                </w:div>
                <w:div w:id="1515074525">
                  <w:marLeft w:val="0"/>
                  <w:marRight w:val="0"/>
                  <w:marTop w:val="0"/>
                  <w:marBottom w:val="0"/>
                  <w:divBdr>
                    <w:top w:val="none" w:sz="0" w:space="0" w:color="auto"/>
                    <w:left w:val="none" w:sz="0" w:space="0" w:color="auto"/>
                    <w:bottom w:val="none" w:sz="0" w:space="0" w:color="auto"/>
                    <w:right w:val="none" w:sz="0" w:space="0" w:color="auto"/>
                  </w:divBdr>
                </w:div>
                <w:div w:id="1022129601">
                  <w:marLeft w:val="0"/>
                  <w:marRight w:val="0"/>
                  <w:marTop w:val="0"/>
                  <w:marBottom w:val="0"/>
                  <w:divBdr>
                    <w:top w:val="none" w:sz="0" w:space="0" w:color="auto"/>
                    <w:left w:val="none" w:sz="0" w:space="0" w:color="auto"/>
                    <w:bottom w:val="none" w:sz="0" w:space="0" w:color="auto"/>
                    <w:right w:val="none" w:sz="0" w:space="0" w:color="auto"/>
                  </w:divBdr>
                </w:div>
                <w:div w:id="502477306">
                  <w:marLeft w:val="0"/>
                  <w:marRight w:val="0"/>
                  <w:marTop w:val="0"/>
                  <w:marBottom w:val="0"/>
                  <w:divBdr>
                    <w:top w:val="none" w:sz="0" w:space="0" w:color="auto"/>
                    <w:left w:val="none" w:sz="0" w:space="0" w:color="auto"/>
                    <w:bottom w:val="none" w:sz="0" w:space="0" w:color="auto"/>
                    <w:right w:val="none" w:sz="0" w:space="0" w:color="auto"/>
                  </w:divBdr>
                </w:div>
                <w:div w:id="1691564115">
                  <w:marLeft w:val="0"/>
                  <w:marRight w:val="0"/>
                  <w:marTop w:val="0"/>
                  <w:marBottom w:val="0"/>
                  <w:divBdr>
                    <w:top w:val="none" w:sz="0" w:space="0" w:color="auto"/>
                    <w:left w:val="none" w:sz="0" w:space="0" w:color="auto"/>
                    <w:bottom w:val="none" w:sz="0" w:space="0" w:color="auto"/>
                    <w:right w:val="none" w:sz="0" w:space="0" w:color="auto"/>
                  </w:divBdr>
                </w:div>
                <w:div w:id="1101267054">
                  <w:marLeft w:val="0"/>
                  <w:marRight w:val="0"/>
                  <w:marTop w:val="0"/>
                  <w:marBottom w:val="0"/>
                  <w:divBdr>
                    <w:top w:val="none" w:sz="0" w:space="0" w:color="auto"/>
                    <w:left w:val="none" w:sz="0" w:space="0" w:color="auto"/>
                    <w:bottom w:val="none" w:sz="0" w:space="0" w:color="auto"/>
                    <w:right w:val="none" w:sz="0" w:space="0" w:color="auto"/>
                  </w:divBdr>
                </w:div>
                <w:div w:id="123618468">
                  <w:marLeft w:val="0"/>
                  <w:marRight w:val="0"/>
                  <w:marTop w:val="0"/>
                  <w:marBottom w:val="0"/>
                  <w:divBdr>
                    <w:top w:val="none" w:sz="0" w:space="0" w:color="auto"/>
                    <w:left w:val="none" w:sz="0" w:space="0" w:color="auto"/>
                    <w:bottom w:val="none" w:sz="0" w:space="0" w:color="auto"/>
                    <w:right w:val="none" w:sz="0" w:space="0" w:color="auto"/>
                  </w:divBdr>
                </w:div>
                <w:div w:id="1447235437">
                  <w:marLeft w:val="0"/>
                  <w:marRight w:val="0"/>
                  <w:marTop w:val="0"/>
                  <w:marBottom w:val="0"/>
                  <w:divBdr>
                    <w:top w:val="none" w:sz="0" w:space="0" w:color="auto"/>
                    <w:left w:val="none" w:sz="0" w:space="0" w:color="auto"/>
                    <w:bottom w:val="none" w:sz="0" w:space="0" w:color="auto"/>
                    <w:right w:val="none" w:sz="0" w:space="0" w:color="auto"/>
                  </w:divBdr>
                </w:div>
                <w:div w:id="625239493">
                  <w:marLeft w:val="0"/>
                  <w:marRight w:val="0"/>
                  <w:marTop w:val="0"/>
                  <w:marBottom w:val="0"/>
                  <w:divBdr>
                    <w:top w:val="none" w:sz="0" w:space="0" w:color="auto"/>
                    <w:left w:val="none" w:sz="0" w:space="0" w:color="auto"/>
                    <w:bottom w:val="none" w:sz="0" w:space="0" w:color="auto"/>
                    <w:right w:val="none" w:sz="0" w:space="0" w:color="auto"/>
                  </w:divBdr>
                </w:div>
                <w:div w:id="508521258">
                  <w:marLeft w:val="0"/>
                  <w:marRight w:val="0"/>
                  <w:marTop w:val="0"/>
                  <w:marBottom w:val="0"/>
                  <w:divBdr>
                    <w:top w:val="none" w:sz="0" w:space="0" w:color="auto"/>
                    <w:left w:val="none" w:sz="0" w:space="0" w:color="auto"/>
                    <w:bottom w:val="none" w:sz="0" w:space="0" w:color="auto"/>
                    <w:right w:val="none" w:sz="0" w:space="0" w:color="auto"/>
                  </w:divBdr>
                </w:div>
                <w:div w:id="223418832">
                  <w:marLeft w:val="0"/>
                  <w:marRight w:val="0"/>
                  <w:marTop w:val="0"/>
                  <w:marBottom w:val="0"/>
                  <w:divBdr>
                    <w:top w:val="none" w:sz="0" w:space="0" w:color="auto"/>
                    <w:left w:val="none" w:sz="0" w:space="0" w:color="auto"/>
                    <w:bottom w:val="none" w:sz="0" w:space="0" w:color="auto"/>
                    <w:right w:val="none" w:sz="0" w:space="0" w:color="auto"/>
                  </w:divBdr>
                </w:div>
                <w:div w:id="194467964">
                  <w:marLeft w:val="0"/>
                  <w:marRight w:val="0"/>
                  <w:marTop w:val="0"/>
                  <w:marBottom w:val="0"/>
                  <w:divBdr>
                    <w:top w:val="none" w:sz="0" w:space="0" w:color="auto"/>
                    <w:left w:val="none" w:sz="0" w:space="0" w:color="auto"/>
                    <w:bottom w:val="none" w:sz="0" w:space="0" w:color="auto"/>
                    <w:right w:val="none" w:sz="0" w:space="0" w:color="auto"/>
                  </w:divBdr>
                </w:div>
                <w:div w:id="169149282">
                  <w:marLeft w:val="0"/>
                  <w:marRight w:val="0"/>
                  <w:marTop w:val="0"/>
                  <w:marBottom w:val="0"/>
                  <w:divBdr>
                    <w:top w:val="none" w:sz="0" w:space="0" w:color="auto"/>
                    <w:left w:val="none" w:sz="0" w:space="0" w:color="auto"/>
                    <w:bottom w:val="none" w:sz="0" w:space="0" w:color="auto"/>
                    <w:right w:val="none" w:sz="0" w:space="0" w:color="auto"/>
                  </w:divBdr>
                </w:div>
                <w:div w:id="962539992">
                  <w:marLeft w:val="0"/>
                  <w:marRight w:val="0"/>
                  <w:marTop w:val="0"/>
                  <w:marBottom w:val="0"/>
                  <w:divBdr>
                    <w:top w:val="none" w:sz="0" w:space="0" w:color="auto"/>
                    <w:left w:val="none" w:sz="0" w:space="0" w:color="auto"/>
                    <w:bottom w:val="none" w:sz="0" w:space="0" w:color="auto"/>
                    <w:right w:val="none" w:sz="0" w:space="0" w:color="auto"/>
                  </w:divBdr>
                </w:div>
                <w:div w:id="639387295">
                  <w:marLeft w:val="0"/>
                  <w:marRight w:val="0"/>
                  <w:marTop w:val="0"/>
                  <w:marBottom w:val="0"/>
                  <w:divBdr>
                    <w:top w:val="none" w:sz="0" w:space="0" w:color="auto"/>
                    <w:left w:val="none" w:sz="0" w:space="0" w:color="auto"/>
                    <w:bottom w:val="none" w:sz="0" w:space="0" w:color="auto"/>
                    <w:right w:val="none" w:sz="0" w:space="0" w:color="auto"/>
                  </w:divBdr>
                </w:div>
                <w:div w:id="535823139">
                  <w:marLeft w:val="0"/>
                  <w:marRight w:val="0"/>
                  <w:marTop w:val="0"/>
                  <w:marBottom w:val="0"/>
                  <w:divBdr>
                    <w:top w:val="none" w:sz="0" w:space="0" w:color="auto"/>
                    <w:left w:val="none" w:sz="0" w:space="0" w:color="auto"/>
                    <w:bottom w:val="none" w:sz="0" w:space="0" w:color="auto"/>
                    <w:right w:val="none" w:sz="0" w:space="0" w:color="auto"/>
                  </w:divBdr>
                </w:div>
                <w:div w:id="1216742731">
                  <w:marLeft w:val="0"/>
                  <w:marRight w:val="0"/>
                  <w:marTop w:val="0"/>
                  <w:marBottom w:val="0"/>
                  <w:divBdr>
                    <w:top w:val="none" w:sz="0" w:space="0" w:color="auto"/>
                    <w:left w:val="none" w:sz="0" w:space="0" w:color="auto"/>
                    <w:bottom w:val="none" w:sz="0" w:space="0" w:color="auto"/>
                    <w:right w:val="none" w:sz="0" w:space="0" w:color="auto"/>
                  </w:divBdr>
                </w:div>
                <w:div w:id="170149576">
                  <w:marLeft w:val="0"/>
                  <w:marRight w:val="0"/>
                  <w:marTop w:val="0"/>
                  <w:marBottom w:val="0"/>
                  <w:divBdr>
                    <w:top w:val="none" w:sz="0" w:space="0" w:color="auto"/>
                    <w:left w:val="none" w:sz="0" w:space="0" w:color="auto"/>
                    <w:bottom w:val="none" w:sz="0" w:space="0" w:color="auto"/>
                    <w:right w:val="none" w:sz="0" w:space="0" w:color="auto"/>
                  </w:divBdr>
                </w:div>
                <w:div w:id="1359426647">
                  <w:marLeft w:val="0"/>
                  <w:marRight w:val="0"/>
                  <w:marTop w:val="0"/>
                  <w:marBottom w:val="0"/>
                  <w:divBdr>
                    <w:top w:val="none" w:sz="0" w:space="0" w:color="auto"/>
                    <w:left w:val="none" w:sz="0" w:space="0" w:color="auto"/>
                    <w:bottom w:val="none" w:sz="0" w:space="0" w:color="auto"/>
                    <w:right w:val="none" w:sz="0" w:space="0" w:color="auto"/>
                  </w:divBdr>
                </w:div>
                <w:div w:id="1368144439">
                  <w:marLeft w:val="0"/>
                  <w:marRight w:val="0"/>
                  <w:marTop w:val="0"/>
                  <w:marBottom w:val="0"/>
                  <w:divBdr>
                    <w:top w:val="none" w:sz="0" w:space="0" w:color="auto"/>
                    <w:left w:val="none" w:sz="0" w:space="0" w:color="auto"/>
                    <w:bottom w:val="none" w:sz="0" w:space="0" w:color="auto"/>
                    <w:right w:val="none" w:sz="0" w:space="0" w:color="auto"/>
                  </w:divBdr>
                </w:div>
                <w:div w:id="1244872058">
                  <w:marLeft w:val="0"/>
                  <w:marRight w:val="0"/>
                  <w:marTop w:val="0"/>
                  <w:marBottom w:val="0"/>
                  <w:divBdr>
                    <w:top w:val="none" w:sz="0" w:space="0" w:color="auto"/>
                    <w:left w:val="none" w:sz="0" w:space="0" w:color="auto"/>
                    <w:bottom w:val="none" w:sz="0" w:space="0" w:color="auto"/>
                    <w:right w:val="none" w:sz="0" w:space="0" w:color="auto"/>
                  </w:divBdr>
                </w:div>
                <w:div w:id="1061632217">
                  <w:marLeft w:val="0"/>
                  <w:marRight w:val="0"/>
                  <w:marTop w:val="0"/>
                  <w:marBottom w:val="0"/>
                  <w:divBdr>
                    <w:top w:val="none" w:sz="0" w:space="0" w:color="auto"/>
                    <w:left w:val="none" w:sz="0" w:space="0" w:color="auto"/>
                    <w:bottom w:val="none" w:sz="0" w:space="0" w:color="auto"/>
                    <w:right w:val="none" w:sz="0" w:space="0" w:color="auto"/>
                  </w:divBdr>
                </w:div>
                <w:div w:id="2113895290">
                  <w:marLeft w:val="0"/>
                  <w:marRight w:val="0"/>
                  <w:marTop w:val="0"/>
                  <w:marBottom w:val="0"/>
                  <w:divBdr>
                    <w:top w:val="none" w:sz="0" w:space="0" w:color="auto"/>
                    <w:left w:val="none" w:sz="0" w:space="0" w:color="auto"/>
                    <w:bottom w:val="none" w:sz="0" w:space="0" w:color="auto"/>
                    <w:right w:val="none" w:sz="0" w:space="0" w:color="auto"/>
                  </w:divBdr>
                </w:div>
                <w:div w:id="1737820330">
                  <w:marLeft w:val="0"/>
                  <w:marRight w:val="0"/>
                  <w:marTop w:val="0"/>
                  <w:marBottom w:val="0"/>
                  <w:divBdr>
                    <w:top w:val="none" w:sz="0" w:space="0" w:color="auto"/>
                    <w:left w:val="none" w:sz="0" w:space="0" w:color="auto"/>
                    <w:bottom w:val="none" w:sz="0" w:space="0" w:color="auto"/>
                    <w:right w:val="none" w:sz="0" w:space="0" w:color="auto"/>
                  </w:divBdr>
                </w:div>
                <w:div w:id="991324967">
                  <w:marLeft w:val="0"/>
                  <w:marRight w:val="0"/>
                  <w:marTop w:val="0"/>
                  <w:marBottom w:val="0"/>
                  <w:divBdr>
                    <w:top w:val="none" w:sz="0" w:space="0" w:color="auto"/>
                    <w:left w:val="none" w:sz="0" w:space="0" w:color="auto"/>
                    <w:bottom w:val="none" w:sz="0" w:space="0" w:color="auto"/>
                    <w:right w:val="none" w:sz="0" w:space="0" w:color="auto"/>
                  </w:divBdr>
                </w:div>
              </w:divsChild>
            </w:div>
            <w:div w:id="66811085">
              <w:marLeft w:val="0"/>
              <w:marRight w:val="0"/>
              <w:marTop w:val="0"/>
              <w:marBottom w:val="0"/>
              <w:divBdr>
                <w:top w:val="none" w:sz="0" w:space="0" w:color="auto"/>
                <w:left w:val="none" w:sz="0" w:space="0" w:color="auto"/>
                <w:bottom w:val="none" w:sz="0" w:space="0" w:color="auto"/>
                <w:right w:val="none" w:sz="0" w:space="0" w:color="auto"/>
              </w:divBdr>
              <w:divsChild>
                <w:div w:id="1261378055">
                  <w:marLeft w:val="0"/>
                  <w:marRight w:val="0"/>
                  <w:marTop w:val="0"/>
                  <w:marBottom w:val="0"/>
                  <w:divBdr>
                    <w:top w:val="none" w:sz="0" w:space="0" w:color="auto"/>
                    <w:left w:val="none" w:sz="0" w:space="0" w:color="auto"/>
                    <w:bottom w:val="none" w:sz="0" w:space="0" w:color="auto"/>
                    <w:right w:val="none" w:sz="0" w:space="0" w:color="auto"/>
                  </w:divBdr>
                </w:div>
                <w:div w:id="1581480157">
                  <w:marLeft w:val="0"/>
                  <w:marRight w:val="0"/>
                  <w:marTop w:val="0"/>
                  <w:marBottom w:val="0"/>
                  <w:divBdr>
                    <w:top w:val="none" w:sz="0" w:space="0" w:color="auto"/>
                    <w:left w:val="none" w:sz="0" w:space="0" w:color="auto"/>
                    <w:bottom w:val="none" w:sz="0" w:space="0" w:color="auto"/>
                    <w:right w:val="none" w:sz="0" w:space="0" w:color="auto"/>
                  </w:divBdr>
                </w:div>
                <w:div w:id="1586917378">
                  <w:marLeft w:val="0"/>
                  <w:marRight w:val="0"/>
                  <w:marTop w:val="0"/>
                  <w:marBottom w:val="0"/>
                  <w:divBdr>
                    <w:top w:val="none" w:sz="0" w:space="0" w:color="auto"/>
                    <w:left w:val="none" w:sz="0" w:space="0" w:color="auto"/>
                    <w:bottom w:val="none" w:sz="0" w:space="0" w:color="auto"/>
                    <w:right w:val="none" w:sz="0" w:space="0" w:color="auto"/>
                  </w:divBdr>
                </w:div>
                <w:div w:id="522406625">
                  <w:marLeft w:val="0"/>
                  <w:marRight w:val="0"/>
                  <w:marTop w:val="0"/>
                  <w:marBottom w:val="0"/>
                  <w:divBdr>
                    <w:top w:val="none" w:sz="0" w:space="0" w:color="auto"/>
                    <w:left w:val="none" w:sz="0" w:space="0" w:color="auto"/>
                    <w:bottom w:val="none" w:sz="0" w:space="0" w:color="auto"/>
                    <w:right w:val="none" w:sz="0" w:space="0" w:color="auto"/>
                  </w:divBdr>
                </w:div>
                <w:div w:id="376126403">
                  <w:marLeft w:val="0"/>
                  <w:marRight w:val="0"/>
                  <w:marTop w:val="0"/>
                  <w:marBottom w:val="0"/>
                  <w:divBdr>
                    <w:top w:val="none" w:sz="0" w:space="0" w:color="auto"/>
                    <w:left w:val="none" w:sz="0" w:space="0" w:color="auto"/>
                    <w:bottom w:val="none" w:sz="0" w:space="0" w:color="auto"/>
                    <w:right w:val="none" w:sz="0" w:space="0" w:color="auto"/>
                  </w:divBdr>
                </w:div>
                <w:div w:id="222449741">
                  <w:marLeft w:val="0"/>
                  <w:marRight w:val="0"/>
                  <w:marTop w:val="0"/>
                  <w:marBottom w:val="0"/>
                  <w:divBdr>
                    <w:top w:val="none" w:sz="0" w:space="0" w:color="auto"/>
                    <w:left w:val="none" w:sz="0" w:space="0" w:color="auto"/>
                    <w:bottom w:val="none" w:sz="0" w:space="0" w:color="auto"/>
                    <w:right w:val="none" w:sz="0" w:space="0" w:color="auto"/>
                  </w:divBdr>
                </w:div>
                <w:div w:id="1626809830">
                  <w:marLeft w:val="0"/>
                  <w:marRight w:val="0"/>
                  <w:marTop w:val="0"/>
                  <w:marBottom w:val="0"/>
                  <w:divBdr>
                    <w:top w:val="none" w:sz="0" w:space="0" w:color="auto"/>
                    <w:left w:val="none" w:sz="0" w:space="0" w:color="auto"/>
                    <w:bottom w:val="none" w:sz="0" w:space="0" w:color="auto"/>
                    <w:right w:val="none" w:sz="0" w:space="0" w:color="auto"/>
                  </w:divBdr>
                </w:div>
                <w:div w:id="64034272">
                  <w:marLeft w:val="0"/>
                  <w:marRight w:val="0"/>
                  <w:marTop w:val="0"/>
                  <w:marBottom w:val="0"/>
                  <w:divBdr>
                    <w:top w:val="none" w:sz="0" w:space="0" w:color="auto"/>
                    <w:left w:val="none" w:sz="0" w:space="0" w:color="auto"/>
                    <w:bottom w:val="none" w:sz="0" w:space="0" w:color="auto"/>
                    <w:right w:val="none" w:sz="0" w:space="0" w:color="auto"/>
                  </w:divBdr>
                </w:div>
                <w:div w:id="731926432">
                  <w:marLeft w:val="0"/>
                  <w:marRight w:val="0"/>
                  <w:marTop w:val="0"/>
                  <w:marBottom w:val="0"/>
                  <w:divBdr>
                    <w:top w:val="none" w:sz="0" w:space="0" w:color="auto"/>
                    <w:left w:val="none" w:sz="0" w:space="0" w:color="auto"/>
                    <w:bottom w:val="none" w:sz="0" w:space="0" w:color="auto"/>
                    <w:right w:val="none" w:sz="0" w:space="0" w:color="auto"/>
                  </w:divBdr>
                </w:div>
                <w:div w:id="717515318">
                  <w:marLeft w:val="0"/>
                  <w:marRight w:val="0"/>
                  <w:marTop w:val="0"/>
                  <w:marBottom w:val="0"/>
                  <w:divBdr>
                    <w:top w:val="none" w:sz="0" w:space="0" w:color="auto"/>
                    <w:left w:val="none" w:sz="0" w:space="0" w:color="auto"/>
                    <w:bottom w:val="none" w:sz="0" w:space="0" w:color="auto"/>
                    <w:right w:val="none" w:sz="0" w:space="0" w:color="auto"/>
                  </w:divBdr>
                </w:div>
                <w:div w:id="212691294">
                  <w:marLeft w:val="0"/>
                  <w:marRight w:val="0"/>
                  <w:marTop w:val="0"/>
                  <w:marBottom w:val="0"/>
                  <w:divBdr>
                    <w:top w:val="none" w:sz="0" w:space="0" w:color="auto"/>
                    <w:left w:val="none" w:sz="0" w:space="0" w:color="auto"/>
                    <w:bottom w:val="none" w:sz="0" w:space="0" w:color="auto"/>
                    <w:right w:val="none" w:sz="0" w:space="0" w:color="auto"/>
                  </w:divBdr>
                </w:div>
                <w:div w:id="1016036503">
                  <w:marLeft w:val="0"/>
                  <w:marRight w:val="0"/>
                  <w:marTop w:val="0"/>
                  <w:marBottom w:val="0"/>
                  <w:divBdr>
                    <w:top w:val="none" w:sz="0" w:space="0" w:color="auto"/>
                    <w:left w:val="none" w:sz="0" w:space="0" w:color="auto"/>
                    <w:bottom w:val="none" w:sz="0" w:space="0" w:color="auto"/>
                    <w:right w:val="none" w:sz="0" w:space="0" w:color="auto"/>
                  </w:divBdr>
                </w:div>
                <w:div w:id="1202286572">
                  <w:marLeft w:val="0"/>
                  <w:marRight w:val="0"/>
                  <w:marTop w:val="0"/>
                  <w:marBottom w:val="0"/>
                  <w:divBdr>
                    <w:top w:val="none" w:sz="0" w:space="0" w:color="auto"/>
                    <w:left w:val="none" w:sz="0" w:space="0" w:color="auto"/>
                    <w:bottom w:val="none" w:sz="0" w:space="0" w:color="auto"/>
                    <w:right w:val="none" w:sz="0" w:space="0" w:color="auto"/>
                  </w:divBdr>
                </w:div>
                <w:div w:id="868881862">
                  <w:marLeft w:val="0"/>
                  <w:marRight w:val="0"/>
                  <w:marTop w:val="0"/>
                  <w:marBottom w:val="0"/>
                  <w:divBdr>
                    <w:top w:val="none" w:sz="0" w:space="0" w:color="auto"/>
                    <w:left w:val="none" w:sz="0" w:space="0" w:color="auto"/>
                    <w:bottom w:val="none" w:sz="0" w:space="0" w:color="auto"/>
                    <w:right w:val="none" w:sz="0" w:space="0" w:color="auto"/>
                  </w:divBdr>
                </w:div>
                <w:div w:id="954751703">
                  <w:marLeft w:val="0"/>
                  <w:marRight w:val="0"/>
                  <w:marTop w:val="0"/>
                  <w:marBottom w:val="0"/>
                  <w:divBdr>
                    <w:top w:val="none" w:sz="0" w:space="0" w:color="auto"/>
                    <w:left w:val="none" w:sz="0" w:space="0" w:color="auto"/>
                    <w:bottom w:val="none" w:sz="0" w:space="0" w:color="auto"/>
                    <w:right w:val="none" w:sz="0" w:space="0" w:color="auto"/>
                  </w:divBdr>
                </w:div>
                <w:div w:id="1648588545">
                  <w:marLeft w:val="0"/>
                  <w:marRight w:val="0"/>
                  <w:marTop w:val="0"/>
                  <w:marBottom w:val="0"/>
                  <w:divBdr>
                    <w:top w:val="none" w:sz="0" w:space="0" w:color="auto"/>
                    <w:left w:val="none" w:sz="0" w:space="0" w:color="auto"/>
                    <w:bottom w:val="none" w:sz="0" w:space="0" w:color="auto"/>
                    <w:right w:val="none" w:sz="0" w:space="0" w:color="auto"/>
                  </w:divBdr>
                </w:div>
                <w:div w:id="1322349194">
                  <w:marLeft w:val="0"/>
                  <w:marRight w:val="0"/>
                  <w:marTop w:val="0"/>
                  <w:marBottom w:val="0"/>
                  <w:divBdr>
                    <w:top w:val="none" w:sz="0" w:space="0" w:color="auto"/>
                    <w:left w:val="none" w:sz="0" w:space="0" w:color="auto"/>
                    <w:bottom w:val="none" w:sz="0" w:space="0" w:color="auto"/>
                    <w:right w:val="none" w:sz="0" w:space="0" w:color="auto"/>
                  </w:divBdr>
                </w:div>
                <w:div w:id="1043333757">
                  <w:marLeft w:val="0"/>
                  <w:marRight w:val="0"/>
                  <w:marTop w:val="0"/>
                  <w:marBottom w:val="0"/>
                  <w:divBdr>
                    <w:top w:val="none" w:sz="0" w:space="0" w:color="auto"/>
                    <w:left w:val="none" w:sz="0" w:space="0" w:color="auto"/>
                    <w:bottom w:val="none" w:sz="0" w:space="0" w:color="auto"/>
                    <w:right w:val="none" w:sz="0" w:space="0" w:color="auto"/>
                  </w:divBdr>
                </w:div>
                <w:div w:id="592126831">
                  <w:marLeft w:val="0"/>
                  <w:marRight w:val="0"/>
                  <w:marTop w:val="0"/>
                  <w:marBottom w:val="0"/>
                  <w:divBdr>
                    <w:top w:val="none" w:sz="0" w:space="0" w:color="auto"/>
                    <w:left w:val="none" w:sz="0" w:space="0" w:color="auto"/>
                    <w:bottom w:val="none" w:sz="0" w:space="0" w:color="auto"/>
                    <w:right w:val="none" w:sz="0" w:space="0" w:color="auto"/>
                  </w:divBdr>
                </w:div>
                <w:div w:id="136729677">
                  <w:marLeft w:val="0"/>
                  <w:marRight w:val="0"/>
                  <w:marTop w:val="0"/>
                  <w:marBottom w:val="0"/>
                  <w:divBdr>
                    <w:top w:val="none" w:sz="0" w:space="0" w:color="auto"/>
                    <w:left w:val="none" w:sz="0" w:space="0" w:color="auto"/>
                    <w:bottom w:val="none" w:sz="0" w:space="0" w:color="auto"/>
                    <w:right w:val="none" w:sz="0" w:space="0" w:color="auto"/>
                  </w:divBdr>
                </w:div>
                <w:div w:id="1460419164">
                  <w:marLeft w:val="0"/>
                  <w:marRight w:val="0"/>
                  <w:marTop w:val="0"/>
                  <w:marBottom w:val="0"/>
                  <w:divBdr>
                    <w:top w:val="none" w:sz="0" w:space="0" w:color="auto"/>
                    <w:left w:val="none" w:sz="0" w:space="0" w:color="auto"/>
                    <w:bottom w:val="none" w:sz="0" w:space="0" w:color="auto"/>
                    <w:right w:val="none" w:sz="0" w:space="0" w:color="auto"/>
                  </w:divBdr>
                </w:div>
                <w:div w:id="1718355955">
                  <w:marLeft w:val="0"/>
                  <w:marRight w:val="0"/>
                  <w:marTop w:val="0"/>
                  <w:marBottom w:val="0"/>
                  <w:divBdr>
                    <w:top w:val="none" w:sz="0" w:space="0" w:color="auto"/>
                    <w:left w:val="none" w:sz="0" w:space="0" w:color="auto"/>
                    <w:bottom w:val="none" w:sz="0" w:space="0" w:color="auto"/>
                    <w:right w:val="none" w:sz="0" w:space="0" w:color="auto"/>
                  </w:divBdr>
                </w:div>
                <w:div w:id="1041788371">
                  <w:marLeft w:val="0"/>
                  <w:marRight w:val="0"/>
                  <w:marTop w:val="0"/>
                  <w:marBottom w:val="0"/>
                  <w:divBdr>
                    <w:top w:val="none" w:sz="0" w:space="0" w:color="auto"/>
                    <w:left w:val="none" w:sz="0" w:space="0" w:color="auto"/>
                    <w:bottom w:val="none" w:sz="0" w:space="0" w:color="auto"/>
                    <w:right w:val="none" w:sz="0" w:space="0" w:color="auto"/>
                  </w:divBdr>
                </w:div>
                <w:div w:id="648093000">
                  <w:marLeft w:val="0"/>
                  <w:marRight w:val="0"/>
                  <w:marTop w:val="0"/>
                  <w:marBottom w:val="0"/>
                  <w:divBdr>
                    <w:top w:val="none" w:sz="0" w:space="0" w:color="auto"/>
                    <w:left w:val="none" w:sz="0" w:space="0" w:color="auto"/>
                    <w:bottom w:val="none" w:sz="0" w:space="0" w:color="auto"/>
                    <w:right w:val="none" w:sz="0" w:space="0" w:color="auto"/>
                  </w:divBdr>
                </w:div>
                <w:div w:id="657727331">
                  <w:marLeft w:val="0"/>
                  <w:marRight w:val="0"/>
                  <w:marTop w:val="0"/>
                  <w:marBottom w:val="0"/>
                  <w:divBdr>
                    <w:top w:val="none" w:sz="0" w:space="0" w:color="auto"/>
                    <w:left w:val="none" w:sz="0" w:space="0" w:color="auto"/>
                    <w:bottom w:val="none" w:sz="0" w:space="0" w:color="auto"/>
                    <w:right w:val="none" w:sz="0" w:space="0" w:color="auto"/>
                  </w:divBdr>
                </w:div>
                <w:div w:id="1634211025">
                  <w:marLeft w:val="0"/>
                  <w:marRight w:val="0"/>
                  <w:marTop w:val="0"/>
                  <w:marBottom w:val="0"/>
                  <w:divBdr>
                    <w:top w:val="none" w:sz="0" w:space="0" w:color="auto"/>
                    <w:left w:val="none" w:sz="0" w:space="0" w:color="auto"/>
                    <w:bottom w:val="none" w:sz="0" w:space="0" w:color="auto"/>
                    <w:right w:val="none" w:sz="0" w:space="0" w:color="auto"/>
                  </w:divBdr>
                </w:div>
                <w:div w:id="62341990">
                  <w:marLeft w:val="0"/>
                  <w:marRight w:val="0"/>
                  <w:marTop w:val="0"/>
                  <w:marBottom w:val="0"/>
                  <w:divBdr>
                    <w:top w:val="none" w:sz="0" w:space="0" w:color="auto"/>
                    <w:left w:val="none" w:sz="0" w:space="0" w:color="auto"/>
                    <w:bottom w:val="none" w:sz="0" w:space="0" w:color="auto"/>
                    <w:right w:val="none" w:sz="0" w:space="0" w:color="auto"/>
                  </w:divBdr>
                </w:div>
                <w:div w:id="908659490">
                  <w:marLeft w:val="0"/>
                  <w:marRight w:val="0"/>
                  <w:marTop w:val="0"/>
                  <w:marBottom w:val="0"/>
                  <w:divBdr>
                    <w:top w:val="none" w:sz="0" w:space="0" w:color="auto"/>
                    <w:left w:val="none" w:sz="0" w:space="0" w:color="auto"/>
                    <w:bottom w:val="none" w:sz="0" w:space="0" w:color="auto"/>
                    <w:right w:val="none" w:sz="0" w:space="0" w:color="auto"/>
                  </w:divBdr>
                </w:div>
                <w:div w:id="1447314806">
                  <w:marLeft w:val="0"/>
                  <w:marRight w:val="0"/>
                  <w:marTop w:val="0"/>
                  <w:marBottom w:val="0"/>
                  <w:divBdr>
                    <w:top w:val="none" w:sz="0" w:space="0" w:color="auto"/>
                    <w:left w:val="none" w:sz="0" w:space="0" w:color="auto"/>
                    <w:bottom w:val="none" w:sz="0" w:space="0" w:color="auto"/>
                    <w:right w:val="none" w:sz="0" w:space="0" w:color="auto"/>
                  </w:divBdr>
                </w:div>
                <w:div w:id="1799060620">
                  <w:marLeft w:val="0"/>
                  <w:marRight w:val="0"/>
                  <w:marTop w:val="0"/>
                  <w:marBottom w:val="0"/>
                  <w:divBdr>
                    <w:top w:val="none" w:sz="0" w:space="0" w:color="auto"/>
                    <w:left w:val="none" w:sz="0" w:space="0" w:color="auto"/>
                    <w:bottom w:val="none" w:sz="0" w:space="0" w:color="auto"/>
                    <w:right w:val="none" w:sz="0" w:space="0" w:color="auto"/>
                  </w:divBdr>
                </w:div>
                <w:div w:id="1924947292">
                  <w:marLeft w:val="0"/>
                  <w:marRight w:val="0"/>
                  <w:marTop w:val="0"/>
                  <w:marBottom w:val="0"/>
                  <w:divBdr>
                    <w:top w:val="none" w:sz="0" w:space="0" w:color="auto"/>
                    <w:left w:val="none" w:sz="0" w:space="0" w:color="auto"/>
                    <w:bottom w:val="none" w:sz="0" w:space="0" w:color="auto"/>
                    <w:right w:val="none" w:sz="0" w:space="0" w:color="auto"/>
                  </w:divBdr>
                </w:div>
                <w:div w:id="1227914796">
                  <w:marLeft w:val="0"/>
                  <w:marRight w:val="0"/>
                  <w:marTop w:val="0"/>
                  <w:marBottom w:val="0"/>
                  <w:divBdr>
                    <w:top w:val="none" w:sz="0" w:space="0" w:color="auto"/>
                    <w:left w:val="none" w:sz="0" w:space="0" w:color="auto"/>
                    <w:bottom w:val="none" w:sz="0" w:space="0" w:color="auto"/>
                    <w:right w:val="none" w:sz="0" w:space="0" w:color="auto"/>
                  </w:divBdr>
                </w:div>
                <w:div w:id="346100324">
                  <w:marLeft w:val="0"/>
                  <w:marRight w:val="0"/>
                  <w:marTop w:val="0"/>
                  <w:marBottom w:val="0"/>
                  <w:divBdr>
                    <w:top w:val="none" w:sz="0" w:space="0" w:color="auto"/>
                    <w:left w:val="none" w:sz="0" w:space="0" w:color="auto"/>
                    <w:bottom w:val="none" w:sz="0" w:space="0" w:color="auto"/>
                    <w:right w:val="none" w:sz="0" w:space="0" w:color="auto"/>
                  </w:divBdr>
                </w:div>
                <w:div w:id="51077926">
                  <w:marLeft w:val="0"/>
                  <w:marRight w:val="0"/>
                  <w:marTop w:val="0"/>
                  <w:marBottom w:val="0"/>
                  <w:divBdr>
                    <w:top w:val="none" w:sz="0" w:space="0" w:color="auto"/>
                    <w:left w:val="none" w:sz="0" w:space="0" w:color="auto"/>
                    <w:bottom w:val="none" w:sz="0" w:space="0" w:color="auto"/>
                    <w:right w:val="none" w:sz="0" w:space="0" w:color="auto"/>
                  </w:divBdr>
                </w:div>
                <w:div w:id="1381319449">
                  <w:marLeft w:val="0"/>
                  <w:marRight w:val="0"/>
                  <w:marTop w:val="0"/>
                  <w:marBottom w:val="0"/>
                  <w:divBdr>
                    <w:top w:val="none" w:sz="0" w:space="0" w:color="auto"/>
                    <w:left w:val="none" w:sz="0" w:space="0" w:color="auto"/>
                    <w:bottom w:val="none" w:sz="0" w:space="0" w:color="auto"/>
                    <w:right w:val="none" w:sz="0" w:space="0" w:color="auto"/>
                  </w:divBdr>
                </w:div>
                <w:div w:id="1560045291">
                  <w:marLeft w:val="0"/>
                  <w:marRight w:val="0"/>
                  <w:marTop w:val="0"/>
                  <w:marBottom w:val="0"/>
                  <w:divBdr>
                    <w:top w:val="none" w:sz="0" w:space="0" w:color="auto"/>
                    <w:left w:val="none" w:sz="0" w:space="0" w:color="auto"/>
                    <w:bottom w:val="none" w:sz="0" w:space="0" w:color="auto"/>
                    <w:right w:val="none" w:sz="0" w:space="0" w:color="auto"/>
                  </w:divBdr>
                </w:div>
                <w:div w:id="1233731596">
                  <w:marLeft w:val="0"/>
                  <w:marRight w:val="0"/>
                  <w:marTop w:val="0"/>
                  <w:marBottom w:val="0"/>
                  <w:divBdr>
                    <w:top w:val="none" w:sz="0" w:space="0" w:color="auto"/>
                    <w:left w:val="none" w:sz="0" w:space="0" w:color="auto"/>
                    <w:bottom w:val="none" w:sz="0" w:space="0" w:color="auto"/>
                    <w:right w:val="none" w:sz="0" w:space="0" w:color="auto"/>
                  </w:divBdr>
                </w:div>
                <w:div w:id="2031099407">
                  <w:marLeft w:val="0"/>
                  <w:marRight w:val="0"/>
                  <w:marTop w:val="0"/>
                  <w:marBottom w:val="0"/>
                  <w:divBdr>
                    <w:top w:val="none" w:sz="0" w:space="0" w:color="auto"/>
                    <w:left w:val="none" w:sz="0" w:space="0" w:color="auto"/>
                    <w:bottom w:val="none" w:sz="0" w:space="0" w:color="auto"/>
                    <w:right w:val="none" w:sz="0" w:space="0" w:color="auto"/>
                  </w:divBdr>
                </w:div>
              </w:divsChild>
            </w:div>
            <w:div w:id="2092239939">
              <w:marLeft w:val="0"/>
              <w:marRight w:val="0"/>
              <w:marTop w:val="0"/>
              <w:marBottom w:val="0"/>
              <w:divBdr>
                <w:top w:val="none" w:sz="0" w:space="0" w:color="auto"/>
                <w:left w:val="none" w:sz="0" w:space="0" w:color="auto"/>
                <w:bottom w:val="none" w:sz="0" w:space="0" w:color="auto"/>
                <w:right w:val="none" w:sz="0" w:space="0" w:color="auto"/>
              </w:divBdr>
              <w:divsChild>
                <w:div w:id="1245188368">
                  <w:marLeft w:val="0"/>
                  <w:marRight w:val="0"/>
                  <w:marTop w:val="0"/>
                  <w:marBottom w:val="0"/>
                  <w:divBdr>
                    <w:top w:val="none" w:sz="0" w:space="0" w:color="auto"/>
                    <w:left w:val="none" w:sz="0" w:space="0" w:color="auto"/>
                    <w:bottom w:val="none" w:sz="0" w:space="0" w:color="auto"/>
                    <w:right w:val="none" w:sz="0" w:space="0" w:color="auto"/>
                  </w:divBdr>
                </w:div>
                <w:div w:id="1843203396">
                  <w:marLeft w:val="0"/>
                  <w:marRight w:val="0"/>
                  <w:marTop w:val="0"/>
                  <w:marBottom w:val="0"/>
                  <w:divBdr>
                    <w:top w:val="none" w:sz="0" w:space="0" w:color="auto"/>
                    <w:left w:val="none" w:sz="0" w:space="0" w:color="auto"/>
                    <w:bottom w:val="none" w:sz="0" w:space="0" w:color="auto"/>
                    <w:right w:val="none" w:sz="0" w:space="0" w:color="auto"/>
                  </w:divBdr>
                </w:div>
                <w:div w:id="1409231927">
                  <w:marLeft w:val="0"/>
                  <w:marRight w:val="0"/>
                  <w:marTop w:val="0"/>
                  <w:marBottom w:val="0"/>
                  <w:divBdr>
                    <w:top w:val="none" w:sz="0" w:space="0" w:color="auto"/>
                    <w:left w:val="none" w:sz="0" w:space="0" w:color="auto"/>
                    <w:bottom w:val="none" w:sz="0" w:space="0" w:color="auto"/>
                    <w:right w:val="none" w:sz="0" w:space="0" w:color="auto"/>
                  </w:divBdr>
                </w:div>
                <w:div w:id="1794715318">
                  <w:marLeft w:val="0"/>
                  <w:marRight w:val="0"/>
                  <w:marTop w:val="0"/>
                  <w:marBottom w:val="0"/>
                  <w:divBdr>
                    <w:top w:val="none" w:sz="0" w:space="0" w:color="auto"/>
                    <w:left w:val="none" w:sz="0" w:space="0" w:color="auto"/>
                    <w:bottom w:val="none" w:sz="0" w:space="0" w:color="auto"/>
                    <w:right w:val="none" w:sz="0" w:space="0" w:color="auto"/>
                  </w:divBdr>
                </w:div>
                <w:div w:id="540897623">
                  <w:marLeft w:val="0"/>
                  <w:marRight w:val="0"/>
                  <w:marTop w:val="0"/>
                  <w:marBottom w:val="0"/>
                  <w:divBdr>
                    <w:top w:val="none" w:sz="0" w:space="0" w:color="auto"/>
                    <w:left w:val="none" w:sz="0" w:space="0" w:color="auto"/>
                    <w:bottom w:val="none" w:sz="0" w:space="0" w:color="auto"/>
                    <w:right w:val="none" w:sz="0" w:space="0" w:color="auto"/>
                  </w:divBdr>
                </w:div>
                <w:div w:id="624965574">
                  <w:marLeft w:val="0"/>
                  <w:marRight w:val="0"/>
                  <w:marTop w:val="0"/>
                  <w:marBottom w:val="0"/>
                  <w:divBdr>
                    <w:top w:val="none" w:sz="0" w:space="0" w:color="auto"/>
                    <w:left w:val="none" w:sz="0" w:space="0" w:color="auto"/>
                    <w:bottom w:val="none" w:sz="0" w:space="0" w:color="auto"/>
                    <w:right w:val="none" w:sz="0" w:space="0" w:color="auto"/>
                  </w:divBdr>
                </w:div>
                <w:div w:id="852452628">
                  <w:marLeft w:val="0"/>
                  <w:marRight w:val="0"/>
                  <w:marTop w:val="0"/>
                  <w:marBottom w:val="0"/>
                  <w:divBdr>
                    <w:top w:val="none" w:sz="0" w:space="0" w:color="auto"/>
                    <w:left w:val="none" w:sz="0" w:space="0" w:color="auto"/>
                    <w:bottom w:val="none" w:sz="0" w:space="0" w:color="auto"/>
                    <w:right w:val="none" w:sz="0" w:space="0" w:color="auto"/>
                  </w:divBdr>
                </w:div>
                <w:div w:id="1736974958">
                  <w:marLeft w:val="0"/>
                  <w:marRight w:val="0"/>
                  <w:marTop w:val="0"/>
                  <w:marBottom w:val="0"/>
                  <w:divBdr>
                    <w:top w:val="none" w:sz="0" w:space="0" w:color="auto"/>
                    <w:left w:val="none" w:sz="0" w:space="0" w:color="auto"/>
                    <w:bottom w:val="none" w:sz="0" w:space="0" w:color="auto"/>
                    <w:right w:val="none" w:sz="0" w:space="0" w:color="auto"/>
                  </w:divBdr>
                </w:div>
                <w:div w:id="469707303">
                  <w:marLeft w:val="0"/>
                  <w:marRight w:val="0"/>
                  <w:marTop w:val="0"/>
                  <w:marBottom w:val="0"/>
                  <w:divBdr>
                    <w:top w:val="none" w:sz="0" w:space="0" w:color="auto"/>
                    <w:left w:val="none" w:sz="0" w:space="0" w:color="auto"/>
                    <w:bottom w:val="none" w:sz="0" w:space="0" w:color="auto"/>
                    <w:right w:val="none" w:sz="0" w:space="0" w:color="auto"/>
                  </w:divBdr>
                </w:div>
                <w:div w:id="1611356454">
                  <w:marLeft w:val="0"/>
                  <w:marRight w:val="0"/>
                  <w:marTop w:val="0"/>
                  <w:marBottom w:val="0"/>
                  <w:divBdr>
                    <w:top w:val="none" w:sz="0" w:space="0" w:color="auto"/>
                    <w:left w:val="none" w:sz="0" w:space="0" w:color="auto"/>
                    <w:bottom w:val="none" w:sz="0" w:space="0" w:color="auto"/>
                    <w:right w:val="none" w:sz="0" w:space="0" w:color="auto"/>
                  </w:divBdr>
                </w:div>
                <w:div w:id="1612738044">
                  <w:marLeft w:val="0"/>
                  <w:marRight w:val="0"/>
                  <w:marTop w:val="0"/>
                  <w:marBottom w:val="0"/>
                  <w:divBdr>
                    <w:top w:val="none" w:sz="0" w:space="0" w:color="auto"/>
                    <w:left w:val="none" w:sz="0" w:space="0" w:color="auto"/>
                    <w:bottom w:val="none" w:sz="0" w:space="0" w:color="auto"/>
                    <w:right w:val="none" w:sz="0" w:space="0" w:color="auto"/>
                  </w:divBdr>
                </w:div>
                <w:div w:id="1766342823">
                  <w:marLeft w:val="0"/>
                  <w:marRight w:val="0"/>
                  <w:marTop w:val="0"/>
                  <w:marBottom w:val="0"/>
                  <w:divBdr>
                    <w:top w:val="none" w:sz="0" w:space="0" w:color="auto"/>
                    <w:left w:val="none" w:sz="0" w:space="0" w:color="auto"/>
                    <w:bottom w:val="none" w:sz="0" w:space="0" w:color="auto"/>
                    <w:right w:val="none" w:sz="0" w:space="0" w:color="auto"/>
                  </w:divBdr>
                </w:div>
                <w:div w:id="1251885313">
                  <w:marLeft w:val="0"/>
                  <w:marRight w:val="0"/>
                  <w:marTop w:val="0"/>
                  <w:marBottom w:val="0"/>
                  <w:divBdr>
                    <w:top w:val="none" w:sz="0" w:space="0" w:color="auto"/>
                    <w:left w:val="none" w:sz="0" w:space="0" w:color="auto"/>
                    <w:bottom w:val="none" w:sz="0" w:space="0" w:color="auto"/>
                    <w:right w:val="none" w:sz="0" w:space="0" w:color="auto"/>
                  </w:divBdr>
                </w:div>
                <w:div w:id="1758478376">
                  <w:marLeft w:val="0"/>
                  <w:marRight w:val="0"/>
                  <w:marTop w:val="0"/>
                  <w:marBottom w:val="0"/>
                  <w:divBdr>
                    <w:top w:val="none" w:sz="0" w:space="0" w:color="auto"/>
                    <w:left w:val="none" w:sz="0" w:space="0" w:color="auto"/>
                    <w:bottom w:val="none" w:sz="0" w:space="0" w:color="auto"/>
                    <w:right w:val="none" w:sz="0" w:space="0" w:color="auto"/>
                  </w:divBdr>
                </w:div>
                <w:div w:id="1425809901">
                  <w:marLeft w:val="0"/>
                  <w:marRight w:val="0"/>
                  <w:marTop w:val="0"/>
                  <w:marBottom w:val="0"/>
                  <w:divBdr>
                    <w:top w:val="none" w:sz="0" w:space="0" w:color="auto"/>
                    <w:left w:val="none" w:sz="0" w:space="0" w:color="auto"/>
                    <w:bottom w:val="none" w:sz="0" w:space="0" w:color="auto"/>
                    <w:right w:val="none" w:sz="0" w:space="0" w:color="auto"/>
                  </w:divBdr>
                </w:div>
                <w:div w:id="430123863">
                  <w:marLeft w:val="0"/>
                  <w:marRight w:val="0"/>
                  <w:marTop w:val="0"/>
                  <w:marBottom w:val="0"/>
                  <w:divBdr>
                    <w:top w:val="none" w:sz="0" w:space="0" w:color="auto"/>
                    <w:left w:val="none" w:sz="0" w:space="0" w:color="auto"/>
                    <w:bottom w:val="none" w:sz="0" w:space="0" w:color="auto"/>
                    <w:right w:val="none" w:sz="0" w:space="0" w:color="auto"/>
                  </w:divBdr>
                </w:div>
                <w:div w:id="874731412">
                  <w:marLeft w:val="0"/>
                  <w:marRight w:val="0"/>
                  <w:marTop w:val="0"/>
                  <w:marBottom w:val="0"/>
                  <w:divBdr>
                    <w:top w:val="none" w:sz="0" w:space="0" w:color="auto"/>
                    <w:left w:val="none" w:sz="0" w:space="0" w:color="auto"/>
                    <w:bottom w:val="none" w:sz="0" w:space="0" w:color="auto"/>
                    <w:right w:val="none" w:sz="0" w:space="0" w:color="auto"/>
                  </w:divBdr>
                </w:div>
                <w:div w:id="892886304">
                  <w:marLeft w:val="0"/>
                  <w:marRight w:val="0"/>
                  <w:marTop w:val="0"/>
                  <w:marBottom w:val="0"/>
                  <w:divBdr>
                    <w:top w:val="none" w:sz="0" w:space="0" w:color="auto"/>
                    <w:left w:val="none" w:sz="0" w:space="0" w:color="auto"/>
                    <w:bottom w:val="none" w:sz="0" w:space="0" w:color="auto"/>
                    <w:right w:val="none" w:sz="0" w:space="0" w:color="auto"/>
                  </w:divBdr>
                </w:div>
                <w:div w:id="873033075">
                  <w:marLeft w:val="0"/>
                  <w:marRight w:val="0"/>
                  <w:marTop w:val="0"/>
                  <w:marBottom w:val="0"/>
                  <w:divBdr>
                    <w:top w:val="none" w:sz="0" w:space="0" w:color="auto"/>
                    <w:left w:val="none" w:sz="0" w:space="0" w:color="auto"/>
                    <w:bottom w:val="none" w:sz="0" w:space="0" w:color="auto"/>
                    <w:right w:val="none" w:sz="0" w:space="0" w:color="auto"/>
                  </w:divBdr>
                </w:div>
                <w:div w:id="1699157926">
                  <w:marLeft w:val="0"/>
                  <w:marRight w:val="0"/>
                  <w:marTop w:val="0"/>
                  <w:marBottom w:val="0"/>
                  <w:divBdr>
                    <w:top w:val="none" w:sz="0" w:space="0" w:color="auto"/>
                    <w:left w:val="none" w:sz="0" w:space="0" w:color="auto"/>
                    <w:bottom w:val="none" w:sz="0" w:space="0" w:color="auto"/>
                    <w:right w:val="none" w:sz="0" w:space="0" w:color="auto"/>
                  </w:divBdr>
                </w:div>
                <w:div w:id="1603296630">
                  <w:marLeft w:val="0"/>
                  <w:marRight w:val="0"/>
                  <w:marTop w:val="0"/>
                  <w:marBottom w:val="0"/>
                  <w:divBdr>
                    <w:top w:val="none" w:sz="0" w:space="0" w:color="auto"/>
                    <w:left w:val="none" w:sz="0" w:space="0" w:color="auto"/>
                    <w:bottom w:val="none" w:sz="0" w:space="0" w:color="auto"/>
                    <w:right w:val="none" w:sz="0" w:space="0" w:color="auto"/>
                  </w:divBdr>
                </w:div>
                <w:div w:id="1193375294">
                  <w:marLeft w:val="0"/>
                  <w:marRight w:val="0"/>
                  <w:marTop w:val="0"/>
                  <w:marBottom w:val="0"/>
                  <w:divBdr>
                    <w:top w:val="none" w:sz="0" w:space="0" w:color="auto"/>
                    <w:left w:val="none" w:sz="0" w:space="0" w:color="auto"/>
                    <w:bottom w:val="none" w:sz="0" w:space="0" w:color="auto"/>
                    <w:right w:val="none" w:sz="0" w:space="0" w:color="auto"/>
                  </w:divBdr>
                </w:div>
                <w:div w:id="304702177">
                  <w:marLeft w:val="0"/>
                  <w:marRight w:val="0"/>
                  <w:marTop w:val="0"/>
                  <w:marBottom w:val="0"/>
                  <w:divBdr>
                    <w:top w:val="none" w:sz="0" w:space="0" w:color="auto"/>
                    <w:left w:val="none" w:sz="0" w:space="0" w:color="auto"/>
                    <w:bottom w:val="none" w:sz="0" w:space="0" w:color="auto"/>
                    <w:right w:val="none" w:sz="0" w:space="0" w:color="auto"/>
                  </w:divBdr>
                </w:div>
                <w:div w:id="1179543779">
                  <w:marLeft w:val="0"/>
                  <w:marRight w:val="0"/>
                  <w:marTop w:val="0"/>
                  <w:marBottom w:val="0"/>
                  <w:divBdr>
                    <w:top w:val="none" w:sz="0" w:space="0" w:color="auto"/>
                    <w:left w:val="none" w:sz="0" w:space="0" w:color="auto"/>
                    <w:bottom w:val="none" w:sz="0" w:space="0" w:color="auto"/>
                    <w:right w:val="none" w:sz="0" w:space="0" w:color="auto"/>
                  </w:divBdr>
                </w:div>
                <w:div w:id="881017496">
                  <w:marLeft w:val="0"/>
                  <w:marRight w:val="0"/>
                  <w:marTop w:val="0"/>
                  <w:marBottom w:val="0"/>
                  <w:divBdr>
                    <w:top w:val="none" w:sz="0" w:space="0" w:color="auto"/>
                    <w:left w:val="none" w:sz="0" w:space="0" w:color="auto"/>
                    <w:bottom w:val="none" w:sz="0" w:space="0" w:color="auto"/>
                    <w:right w:val="none" w:sz="0" w:space="0" w:color="auto"/>
                  </w:divBdr>
                </w:div>
                <w:div w:id="1805270252">
                  <w:marLeft w:val="0"/>
                  <w:marRight w:val="0"/>
                  <w:marTop w:val="0"/>
                  <w:marBottom w:val="0"/>
                  <w:divBdr>
                    <w:top w:val="none" w:sz="0" w:space="0" w:color="auto"/>
                    <w:left w:val="none" w:sz="0" w:space="0" w:color="auto"/>
                    <w:bottom w:val="none" w:sz="0" w:space="0" w:color="auto"/>
                    <w:right w:val="none" w:sz="0" w:space="0" w:color="auto"/>
                  </w:divBdr>
                </w:div>
                <w:div w:id="786197307">
                  <w:marLeft w:val="0"/>
                  <w:marRight w:val="0"/>
                  <w:marTop w:val="0"/>
                  <w:marBottom w:val="0"/>
                  <w:divBdr>
                    <w:top w:val="none" w:sz="0" w:space="0" w:color="auto"/>
                    <w:left w:val="none" w:sz="0" w:space="0" w:color="auto"/>
                    <w:bottom w:val="none" w:sz="0" w:space="0" w:color="auto"/>
                    <w:right w:val="none" w:sz="0" w:space="0" w:color="auto"/>
                  </w:divBdr>
                </w:div>
                <w:div w:id="121385231">
                  <w:marLeft w:val="0"/>
                  <w:marRight w:val="0"/>
                  <w:marTop w:val="0"/>
                  <w:marBottom w:val="0"/>
                  <w:divBdr>
                    <w:top w:val="none" w:sz="0" w:space="0" w:color="auto"/>
                    <w:left w:val="none" w:sz="0" w:space="0" w:color="auto"/>
                    <w:bottom w:val="none" w:sz="0" w:space="0" w:color="auto"/>
                    <w:right w:val="none" w:sz="0" w:space="0" w:color="auto"/>
                  </w:divBdr>
                </w:div>
                <w:div w:id="1828084010">
                  <w:marLeft w:val="0"/>
                  <w:marRight w:val="0"/>
                  <w:marTop w:val="0"/>
                  <w:marBottom w:val="0"/>
                  <w:divBdr>
                    <w:top w:val="none" w:sz="0" w:space="0" w:color="auto"/>
                    <w:left w:val="none" w:sz="0" w:space="0" w:color="auto"/>
                    <w:bottom w:val="none" w:sz="0" w:space="0" w:color="auto"/>
                    <w:right w:val="none" w:sz="0" w:space="0" w:color="auto"/>
                  </w:divBdr>
                </w:div>
                <w:div w:id="1911573168">
                  <w:marLeft w:val="0"/>
                  <w:marRight w:val="0"/>
                  <w:marTop w:val="0"/>
                  <w:marBottom w:val="0"/>
                  <w:divBdr>
                    <w:top w:val="none" w:sz="0" w:space="0" w:color="auto"/>
                    <w:left w:val="none" w:sz="0" w:space="0" w:color="auto"/>
                    <w:bottom w:val="none" w:sz="0" w:space="0" w:color="auto"/>
                    <w:right w:val="none" w:sz="0" w:space="0" w:color="auto"/>
                  </w:divBdr>
                </w:div>
                <w:div w:id="2058888506">
                  <w:marLeft w:val="0"/>
                  <w:marRight w:val="0"/>
                  <w:marTop w:val="0"/>
                  <w:marBottom w:val="0"/>
                  <w:divBdr>
                    <w:top w:val="none" w:sz="0" w:space="0" w:color="auto"/>
                    <w:left w:val="none" w:sz="0" w:space="0" w:color="auto"/>
                    <w:bottom w:val="none" w:sz="0" w:space="0" w:color="auto"/>
                    <w:right w:val="none" w:sz="0" w:space="0" w:color="auto"/>
                  </w:divBdr>
                </w:div>
                <w:div w:id="1353921512">
                  <w:marLeft w:val="0"/>
                  <w:marRight w:val="0"/>
                  <w:marTop w:val="0"/>
                  <w:marBottom w:val="0"/>
                  <w:divBdr>
                    <w:top w:val="none" w:sz="0" w:space="0" w:color="auto"/>
                    <w:left w:val="none" w:sz="0" w:space="0" w:color="auto"/>
                    <w:bottom w:val="none" w:sz="0" w:space="0" w:color="auto"/>
                    <w:right w:val="none" w:sz="0" w:space="0" w:color="auto"/>
                  </w:divBdr>
                </w:div>
                <w:div w:id="1367754409">
                  <w:marLeft w:val="0"/>
                  <w:marRight w:val="0"/>
                  <w:marTop w:val="0"/>
                  <w:marBottom w:val="0"/>
                  <w:divBdr>
                    <w:top w:val="none" w:sz="0" w:space="0" w:color="auto"/>
                    <w:left w:val="none" w:sz="0" w:space="0" w:color="auto"/>
                    <w:bottom w:val="none" w:sz="0" w:space="0" w:color="auto"/>
                    <w:right w:val="none" w:sz="0" w:space="0" w:color="auto"/>
                  </w:divBdr>
                </w:div>
                <w:div w:id="1299611049">
                  <w:marLeft w:val="0"/>
                  <w:marRight w:val="0"/>
                  <w:marTop w:val="0"/>
                  <w:marBottom w:val="0"/>
                  <w:divBdr>
                    <w:top w:val="none" w:sz="0" w:space="0" w:color="auto"/>
                    <w:left w:val="none" w:sz="0" w:space="0" w:color="auto"/>
                    <w:bottom w:val="none" w:sz="0" w:space="0" w:color="auto"/>
                    <w:right w:val="none" w:sz="0" w:space="0" w:color="auto"/>
                  </w:divBdr>
                </w:div>
                <w:div w:id="612174455">
                  <w:marLeft w:val="0"/>
                  <w:marRight w:val="0"/>
                  <w:marTop w:val="0"/>
                  <w:marBottom w:val="0"/>
                  <w:divBdr>
                    <w:top w:val="none" w:sz="0" w:space="0" w:color="auto"/>
                    <w:left w:val="none" w:sz="0" w:space="0" w:color="auto"/>
                    <w:bottom w:val="none" w:sz="0" w:space="0" w:color="auto"/>
                    <w:right w:val="none" w:sz="0" w:space="0" w:color="auto"/>
                  </w:divBdr>
                </w:div>
                <w:div w:id="765929200">
                  <w:marLeft w:val="0"/>
                  <w:marRight w:val="0"/>
                  <w:marTop w:val="0"/>
                  <w:marBottom w:val="0"/>
                  <w:divBdr>
                    <w:top w:val="none" w:sz="0" w:space="0" w:color="auto"/>
                    <w:left w:val="none" w:sz="0" w:space="0" w:color="auto"/>
                    <w:bottom w:val="none" w:sz="0" w:space="0" w:color="auto"/>
                    <w:right w:val="none" w:sz="0" w:space="0" w:color="auto"/>
                  </w:divBdr>
                </w:div>
                <w:div w:id="435171365">
                  <w:marLeft w:val="0"/>
                  <w:marRight w:val="0"/>
                  <w:marTop w:val="0"/>
                  <w:marBottom w:val="0"/>
                  <w:divBdr>
                    <w:top w:val="none" w:sz="0" w:space="0" w:color="auto"/>
                    <w:left w:val="none" w:sz="0" w:space="0" w:color="auto"/>
                    <w:bottom w:val="none" w:sz="0" w:space="0" w:color="auto"/>
                    <w:right w:val="none" w:sz="0" w:space="0" w:color="auto"/>
                  </w:divBdr>
                </w:div>
                <w:div w:id="1609966964">
                  <w:marLeft w:val="0"/>
                  <w:marRight w:val="0"/>
                  <w:marTop w:val="0"/>
                  <w:marBottom w:val="0"/>
                  <w:divBdr>
                    <w:top w:val="none" w:sz="0" w:space="0" w:color="auto"/>
                    <w:left w:val="none" w:sz="0" w:space="0" w:color="auto"/>
                    <w:bottom w:val="none" w:sz="0" w:space="0" w:color="auto"/>
                    <w:right w:val="none" w:sz="0" w:space="0" w:color="auto"/>
                  </w:divBdr>
                </w:div>
              </w:divsChild>
            </w:div>
            <w:div w:id="949821144">
              <w:marLeft w:val="0"/>
              <w:marRight w:val="0"/>
              <w:marTop w:val="0"/>
              <w:marBottom w:val="0"/>
              <w:divBdr>
                <w:top w:val="none" w:sz="0" w:space="0" w:color="auto"/>
                <w:left w:val="none" w:sz="0" w:space="0" w:color="auto"/>
                <w:bottom w:val="none" w:sz="0" w:space="0" w:color="auto"/>
                <w:right w:val="none" w:sz="0" w:space="0" w:color="auto"/>
              </w:divBdr>
              <w:divsChild>
                <w:div w:id="1228953762">
                  <w:marLeft w:val="0"/>
                  <w:marRight w:val="0"/>
                  <w:marTop w:val="0"/>
                  <w:marBottom w:val="0"/>
                  <w:divBdr>
                    <w:top w:val="none" w:sz="0" w:space="0" w:color="auto"/>
                    <w:left w:val="none" w:sz="0" w:space="0" w:color="auto"/>
                    <w:bottom w:val="none" w:sz="0" w:space="0" w:color="auto"/>
                    <w:right w:val="none" w:sz="0" w:space="0" w:color="auto"/>
                  </w:divBdr>
                </w:div>
                <w:div w:id="1733194572">
                  <w:marLeft w:val="0"/>
                  <w:marRight w:val="0"/>
                  <w:marTop w:val="0"/>
                  <w:marBottom w:val="0"/>
                  <w:divBdr>
                    <w:top w:val="none" w:sz="0" w:space="0" w:color="auto"/>
                    <w:left w:val="none" w:sz="0" w:space="0" w:color="auto"/>
                    <w:bottom w:val="none" w:sz="0" w:space="0" w:color="auto"/>
                    <w:right w:val="none" w:sz="0" w:space="0" w:color="auto"/>
                  </w:divBdr>
                </w:div>
                <w:div w:id="801651747">
                  <w:marLeft w:val="0"/>
                  <w:marRight w:val="0"/>
                  <w:marTop w:val="0"/>
                  <w:marBottom w:val="0"/>
                  <w:divBdr>
                    <w:top w:val="none" w:sz="0" w:space="0" w:color="auto"/>
                    <w:left w:val="none" w:sz="0" w:space="0" w:color="auto"/>
                    <w:bottom w:val="none" w:sz="0" w:space="0" w:color="auto"/>
                    <w:right w:val="none" w:sz="0" w:space="0" w:color="auto"/>
                  </w:divBdr>
                </w:div>
                <w:div w:id="240872493">
                  <w:marLeft w:val="0"/>
                  <w:marRight w:val="0"/>
                  <w:marTop w:val="0"/>
                  <w:marBottom w:val="0"/>
                  <w:divBdr>
                    <w:top w:val="none" w:sz="0" w:space="0" w:color="auto"/>
                    <w:left w:val="none" w:sz="0" w:space="0" w:color="auto"/>
                    <w:bottom w:val="none" w:sz="0" w:space="0" w:color="auto"/>
                    <w:right w:val="none" w:sz="0" w:space="0" w:color="auto"/>
                  </w:divBdr>
                </w:div>
                <w:div w:id="346293474">
                  <w:marLeft w:val="0"/>
                  <w:marRight w:val="0"/>
                  <w:marTop w:val="0"/>
                  <w:marBottom w:val="0"/>
                  <w:divBdr>
                    <w:top w:val="none" w:sz="0" w:space="0" w:color="auto"/>
                    <w:left w:val="none" w:sz="0" w:space="0" w:color="auto"/>
                    <w:bottom w:val="none" w:sz="0" w:space="0" w:color="auto"/>
                    <w:right w:val="none" w:sz="0" w:space="0" w:color="auto"/>
                  </w:divBdr>
                </w:div>
                <w:div w:id="874655384">
                  <w:marLeft w:val="0"/>
                  <w:marRight w:val="0"/>
                  <w:marTop w:val="0"/>
                  <w:marBottom w:val="0"/>
                  <w:divBdr>
                    <w:top w:val="none" w:sz="0" w:space="0" w:color="auto"/>
                    <w:left w:val="none" w:sz="0" w:space="0" w:color="auto"/>
                    <w:bottom w:val="none" w:sz="0" w:space="0" w:color="auto"/>
                    <w:right w:val="none" w:sz="0" w:space="0" w:color="auto"/>
                  </w:divBdr>
                </w:div>
                <w:div w:id="593131773">
                  <w:marLeft w:val="0"/>
                  <w:marRight w:val="0"/>
                  <w:marTop w:val="0"/>
                  <w:marBottom w:val="0"/>
                  <w:divBdr>
                    <w:top w:val="none" w:sz="0" w:space="0" w:color="auto"/>
                    <w:left w:val="none" w:sz="0" w:space="0" w:color="auto"/>
                    <w:bottom w:val="none" w:sz="0" w:space="0" w:color="auto"/>
                    <w:right w:val="none" w:sz="0" w:space="0" w:color="auto"/>
                  </w:divBdr>
                </w:div>
                <w:div w:id="710568816">
                  <w:marLeft w:val="0"/>
                  <w:marRight w:val="0"/>
                  <w:marTop w:val="0"/>
                  <w:marBottom w:val="0"/>
                  <w:divBdr>
                    <w:top w:val="none" w:sz="0" w:space="0" w:color="auto"/>
                    <w:left w:val="none" w:sz="0" w:space="0" w:color="auto"/>
                    <w:bottom w:val="none" w:sz="0" w:space="0" w:color="auto"/>
                    <w:right w:val="none" w:sz="0" w:space="0" w:color="auto"/>
                  </w:divBdr>
                </w:div>
                <w:div w:id="945384864">
                  <w:marLeft w:val="0"/>
                  <w:marRight w:val="0"/>
                  <w:marTop w:val="0"/>
                  <w:marBottom w:val="0"/>
                  <w:divBdr>
                    <w:top w:val="none" w:sz="0" w:space="0" w:color="auto"/>
                    <w:left w:val="none" w:sz="0" w:space="0" w:color="auto"/>
                    <w:bottom w:val="none" w:sz="0" w:space="0" w:color="auto"/>
                    <w:right w:val="none" w:sz="0" w:space="0" w:color="auto"/>
                  </w:divBdr>
                </w:div>
                <w:div w:id="1329208927">
                  <w:marLeft w:val="0"/>
                  <w:marRight w:val="0"/>
                  <w:marTop w:val="0"/>
                  <w:marBottom w:val="0"/>
                  <w:divBdr>
                    <w:top w:val="none" w:sz="0" w:space="0" w:color="auto"/>
                    <w:left w:val="none" w:sz="0" w:space="0" w:color="auto"/>
                    <w:bottom w:val="none" w:sz="0" w:space="0" w:color="auto"/>
                    <w:right w:val="none" w:sz="0" w:space="0" w:color="auto"/>
                  </w:divBdr>
                </w:div>
                <w:div w:id="1269661604">
                  <w:marLeft w:val="0"/>
                  <w:marRight w:val="0"/>
                  <w:marTop w:val="0"/>
                  <w:marBottom w:val="0"/>
                  <w:divBdr>
                    <w:top w:val="none" w:sz="0" w:space="0" w:color="auto"/>
                    <w:left w:val="none" w:sz="0" w:space="0" w:color="auto"/>
                    <w:bottom w:val="none" w:sz="0" w:space="0" w:color="auto"/>
                    <w:right w:val="none" w:sz="0" w:space="0" w:color="auto"/>
                  </w:divBdr>
                </w:div>
                <w:div w:id="762142997">
                  <w:marLeft w:val="0"/>
                  <w:marRight w:val="0"/>
                  <w:marTop w:val="0"/>
                  <w:marBottom w:val="0"/>
                  <w:divBdr>
                    <w:top w:val="none" w:sz="0" w:space="0" w:color="auto"/>
                    <w:left w:val="none" w:sz="0" w:space="0" w:color="auto"/>
                    <w:bottom w:val="none" w:sz="0" w:space="0" w:color="auto"/>
                    <w:right w:val="none" w:sz="0" w:space="0" w:color="auto"/>
                  </w:divBdr>
                </w:div>
                <w:div w:id="1917284338">
                  <w:marLeft w:val="0"/>
                  <w:marRight w:val="0"/>
                  <w:marTop w:val="0"/>
                  <w:marBottom w:val="0"/>
                  <w:divBdr>
                    <w:top w:val="none" w:sz="0" w:space="0" w:color="auto"/>
                    <w:left w:val="none" w:sz="0" w:space="0" w:color="auto"/>
                    <w:bottom w:val="none" w:sz="0" w:space="0" w:color="auto"/>
                    <w:right w:val="none" w:sz="0" w:space="0" w:color="auto"/>
                  </w:divBdr>
                </w:div>
                <w:div w:id="1530679982">
                  <w:marLeft w:val="0"/>
                  <w:marRight w:val="0"/>
                  <w:marTop w:val="0"/>
                  <w:marBottom w:val="0"/>
                  <w:divBdr>
                    <w:top w:val="none" w:sz="0" w:space="0" w:color="auto"/>
                    <w:left w:val="none" w:sz="0" w:space="0" w:color="auto"/>
                    <w:bottom w:val="none" w:sz="0" w:space="0" w:color="auto"/>
                    <w:right w:val="none" w:sz="0" w:space="0" w:color="auto"/>
                  </w:divBdr>
                </w:div>
                <w:div w:id="1148715910">
                  <w:marLeft w:val="0"/>
                  <w:marRight w:val="0"/>
                  <w:marTop w:val="0"/>
                  <w:marBottom w:val="0"/>
                  <w:divBdr>
                    <w:top w:val="none" w:sz="0" w:space="0" w:color="auto"/>
                    <w:left w:val="none" w:sz="0" w:space="0" w:color="auto"/>
                    <w:bottom w:val="none" w:sz="0" w:space="0" w:color="auto"/>
                    <w:right w:val="none" w:sz="0" w:space="0" w:color="auto"/>
                  </w:divBdr>
                </w:div>
                <w:div w:id="1574048100">
                  <w:marLeft w:val="0"/>
                  <w:marRight w:val="0"/>
                  <w:marTop w:val="0"/>
                  <w:marBottom w:val="0"/>
                  <w:divBdr>
                    <w:top w:val="none" w:sz="0" w:space="0" w:color="auto"/>
                    <w:left w:val="none" w:sz="0" w:space="0" w:color="auto"/>
                    <w:bottom w:val="none" w:sz="0" w:space="0" w:color="auto"/>
                    <w:right w:val="none" w:sz="0" w:space="0" w:color="auto"/>
                  </w:divBdr>
                </w:div>
                <w:div w:id="1071389367">
                  <w:marLeft w:val="0"/>
                  <w:marRight w:val="0"/>
                  <w:marTop w:val="0"/>
                  <w:marBottom w:val="0"/>
                  <w:divBdr>
                    <w:top w:val="none" w:sz="0" w:space="0" w:color="auto"/>
                    <w:left w:val="none" w:sz="0" w:space="0" w:color="auto"/>
                    <w:bottom w:val="none" w:sz="0" w:space="0" w:color="auto"/>
                    <w:right w:val="none" w:sz="0" w:space="0" w:color="auto"/>
                  </w:divBdr>
                </w:div>
                <w:div w:id="1973899780">
                  <w:marLeft w:val="0"/>
                  <w:marRight w:val="0"/>
                  <w:marTop w:val="0"/>
                  <w:marBottom w:val="0"/>
                  <w:divBdr>
                    <w:top w:val="none" w:sz="0" w:space="0" w:color="auto"/>
                    <w:left w:val="none" w:sz="0" w:space="0" w:color="auto"/>
                    <w:bottom w:val="none" w:sz="0" w:space="0" w:color="auto"/>
                    <w:right w:val="none" w:sz="0" w:space="0" w:color="auto"/>
                  </w:divBdr>
                </w:div>
                <w:div w:id="1184173499">
                  <w:marLeft w:val="0"/>
                  <w:marRight w:val="0"/>
                  <w:marTop w:val="0"/>
                  <w:marBottom w:val="0"/>
                  <w:divBdr>
                    <w:top w:val="none" w:sz="0" w:space="0" w:color="auto"/>
                    <w:left w:val="none" w:sz="0" w:space="0" w:color="auto"/>
                    <w:bottom w:val="none" w:sz="0" w:space="0" w:color="auto"/>
                    <w:right w:val="none" w:sz="0" w:space="0" w:color="auto"/>
                  </w:divBdr>
                </w:div>
                <w:div w:id="1943218557">
                  <w:marLeft w:val="0"/>
                  <w:marRight w:val="0"/>
                  <w:marTop w:val="0"/>
                  <w:marBottom w:val="0"/>
                  <w:divBdr>
                    <w:top w:val="none" w:sz="0" w:space="0" w:color="auto"/>
                    <w:left w:val="none" w:sz="0" w:space="0" w:color="auto"/>
                    <w:bottom w:val="none" w:sz="0" w:space="0" w:color="auto"/>
                    <w:right w:val="none" w:sz="0" w:space="0" w:color="auto"/>
                  </w:divBdr>
                </w:div>
                <w:div w:id="1047265841">
                  <w:marLeft w:val="0"/>
                  <w:marRight w:val="0"/>
                  <w:marTop w:val="0"/>
                  <w:marBottom w:val="0"/>
                  <w:divBdr>
                    <w:top w:val="none" w:sz="0" w:space="0" w:color="auto"/>
                    <w:left w:val="none" w:sz="0" w:space="0" w:color="auto"/>
                    <w:bottom w:val="none" w:sz="0" w:space="0" w:color="auto"/>
                    <w:right w:val="none" w:sz="0" w:space="0" w:color="auto"/>
                  </w:divBdr>
                </w:div>
                <w:div w:id="248661187">
                  <w:marLeft w:val="0"/>
                  <w:marRight w:val="0"/>
                  <w:marTop w:val="0"/>
                  <w:marBottom w:val="0"/>
                  <w:divBdr>
                    <w:top w:val="none" w:sz="0" w:space="0" w:color="auto"/>
                    <w:left w:val="none" w:sz="0" w:space="0" w:color="auto"/>
                    <w:bottom w:val="none" w:sz="0" w:space="0" w:color="auto"/>
                    <w:right w:val="none" w:sz="0" w:space="0" w:color="auto"/>
                  </w:divBdr>
                </w:div>
                <w:div w:id="624042423">
                  <w:marLeft w:val="0"/>
                  <w:marRight w:val="0"/>
                  <w:marTop w:val="0"/>
                  <w:marBottom w:val="0"/>
                  <w:divBdr>
                    <w:top w:val="none" w:sz="0" w:space="0" w:color="auto"/>
                    <w:left w:val="none" w:sz="0" w:space="0" w:color="auto"/>
                    <w:bottom w:val="none" w:sz="0" w:space="0" w:color="auto"/>
                    <w:right w:val="none" w:sz="0" w:space="0" w:color="auto"/>
                  </w:divBdr>
                </w:div>
                <w:div w:id="894008860">
                  <w:marLeft w:val="0"/>
                  <w:marRight w:val="0"/>
                  <w:marTop w:val="0"/>
                  <w:marBottom w:val="0"/>
                  <w:divBdr>
                    <w:top w:val="none" w:sz="0" w:space="0" w:color="auto"/>
                    <w:left w:val="none" w:sz="0" w:space="0" w:color="auto"/>
                    <w:bottom w:val="none" w:sz="0" w:space="0" w:color="auto"/>
                    <w:right w:val="none" w:sz="0" w:space="0" w:color="auto"/>
                  </w:divBdr>
                </w:div>
                <w:div w:id="1209876986">
                  <w:marLeft w:val="0"/>
                  <w:marRight w:val="0"/>
                  <w:marTop w:val="0"/>
                  <w:marBottom w:val="0"/>
                  <w:divBdr>
                    <w:top w:val="none" w:sz="0" w:space="0" w:color="auto"/>
                    <w:left w:val="none" w:sz="0" w:space="0" w:color="auto"/>
                    <w:bottom w:val="none" w:sz="0" w:space="0" w:color="auto"/>
                    <w:right w:val="none" w:sz="0" w:space="0" w:color="auto"/>
                  </w:divBdr>
                </w:div>
                <w:div w:id="225993866">
                  <w:marLeft w:val="0"/>
                  <w:marRight w:val="0"/>
                  <w:marTop w:val="0"/>
                  <w:marBottom w:val="0"/>
                  <w:divBdr>
                    <w:top w:val="none" w:sz="0" w:space="0" w:color="auto"/>
                    <w:left w:val="none" w:sz="0" w:space="0" w:color="auto"/>
                    <w:bottom w:val="none" w:sz="0" w:space="0" w:color="auto"/>
                    <w:right w:val="none" w:sz="0" w:space="0" w:color="auto"/>
                  </w:divBdr>
                </w:div>
                <w:div w:id="1191534096">
                  <w:marLeft w:val="0"/>
                  <w:marRight w:val="0"/>
                  <w:marTop w:val="0"/>
                  <w:marBottom w:val="0"/>
                  <w:divBdr>
                    <w:top w:val="none" w:sz="0" w:space="0" w:color="auto"/>
                    <w:left w:val="none" w:sz="0" w:space="0" w:color="auto"/>
                    <w:bottom w:val="none" w:sz="0" w:space="0" w:color="auto"/>
                    <w:right w:val="none" w:sz="0" w:space="0" w:color="auto"/>
                  </w:divBdr>
                </w:div>
                <w:div w:id="1142499119">
                  <w:marLeft w:val="0"/>
                  <w:marRight w:val="0"/>
                  <w:marTop w:val="0"/>
                  <w:marBottom w:val="0"/>
                  <w:divBdr>
                    <w:top w:val="none" w:sz="0" w:space="0" w:color="auto"/>
                    <w:left w:val="none" w:sz="0" w:space="0" w:color="auto"/>
                    <w:bottom w:val="none" w:sz="0" w:space="0" w:color="auto"/>
                    <w:right w:val="none" w:sz="0" w:space="0" w:color="auto"/>
                  </w:divBdr>
                </w:div>
                <w:div w:id="489253032">
                  <w:marLeft w:val="0"/>
                  <w:marRight w:val="0"/>
                  <w:marTop w:val="0"/>
                  <w:marBottom w:val="0"/>
                  <w:divBdr>
                    <w:top w:val="none" w:sz="0" w:space="0" w:color="auto"/>
                    <w:left w:val="none" w:sz="0" w:space="0" w:color="auto"/>
                    <w:bottom w:val="none" w:sz="0" w:space="0" w:color="auto"/>
                    <w:right w:val="none" w:sz="0" w:space="0" w:color="auto"/>
                  </w:divBdr>
                </w:div>
                <w:div w:id="1929266679">
                  <w:marLeft w:val="0"/>
                  <w:marRight w:val="0"/>
                  <w:marTop w:val="0"/>
                  <w:marBottom w:val="0"/>
                  <w:divBdr>
                    <w:top w:val="none" w:sz="0" w:space="0" w:color="auto"/>
                    <w:left w:val="none" w:sz="0" w:space="0" w:color="auto"/>
                    <w:bottom w:val="none" w:sz="0" w:space="0" w:color="auto"/>
                    <w:right w:val="none" w:sz="0" w:space="0" w:color="auto"/>
                  </w:divBdr>
                </w:div>
                <w:div w:id="393938347">
                  <w:marLeft w:val="0"/>
                  <w:marRight w:val="0"/>
                  <w:marTop w:val="0"/>
                  <w:marBottom w:val="0"/>
                  <w:divBdr>
                    <w:top w:val="none" w:sz="0" w:space="0" w:color="auto"/>
                    <w:left w:val="none" w:sz="0" w:space="0" w:color="auto"/>
                    <w:bottom w:val="none" w:sz="0" w:space="0" w:color="auto"/>
                    <w:right w:val="none" w:sz="0" w:space="0" w:color="auto"/>
                  </w:divBdr>
                </w:div>
                <w:div w:id="47459332">
                  <w:marLeft w:val="0"/>
                  <w:marRight w:val="0"/>
                  <w:marTop w:val="0"/>
                  <w:marBottom w:val="0"/>
                  <w:divBdr>
                    <w:top w:val="none" w:sz="0" w:space="0" w:color="auto"/>
                    <w:left w:val="none" w:sz="0" w:space="0" w:color="auto"/>
                    <w:bottom w:val="none" w:sz="0" w:space="0" w:color="auto"/>
                    <w:right w:val="none" w:sz="0" w:space="0" w:color="auto"/>
                  </w:divBdr>
                </w:div>
                <w:div w:id="714768344">
                  <w:marLeft w:val="0"/>
                  <w:marRight w:val="0"/>
                  <w:marTop w:val="0"/>
                  <w:marBottom w:val="0"/>
                  <w:divBdr>
                    <w:top w:val="none" w:sz="0" w:space="0" w:color="auto"/>
                    <w:left w:val="none" w:sz="0" w:space="0" w:color="auto"/>
                    <w:bottom w:val="none" w:sz="0" w:space="0" w:color="auto"/>
                    <w:right w:val="none" w:sz="0" w:space="0" w:color="auto"/>
                  </w:divBdr>
                </w:div>
                <w:div w:id="1546600569">
                  <w:marLeft w:val="0"/>
                  <w:marRight w:val="0"/>
                  <w:marTop w:val="0"/>
                  <w:marBottom w:val="0"/>
                  <w:divBdr>
                    <w:top w:val="none" w:sz="0" w:space="0" w:color="auto"/>
                    <w:left w:val="none" w:sz="0" w:space="0" w:color="auto"/>
                    <w:bottom w:val="none" w:sz="0" w:space="0" w:color="auto"/>
                    <w:right w:val="none" w:sz="0" w:space="0" w:color="auto"/>
                  </w:divBdr>
                </w:div>
                <w:div w:id="1085035624">
                  <w:marLeft w:val="0"/>
                  <w:marRight w:val="0"/>
                  <w:marTop w:val="0"/>
                  <w:marBottom w:val="0"/>
                  <w:divBdr>
                    <w:top w:val="none" w:sz="0" w:space="0" w:color="auto"/>
                    <w:left w:val="none" w:sz="0" w:space="0" w:color="auto"/>
                    <w:bottom w:val="none" w:sz="0" w:space="0" w:color="auto"/>
                    <w:right w:val="none" w:sz="0" w:space="0" w:color="auto"/>
                  </w:divBdr>
                </w:div>
                <w:div w:id="649596548">
                  <w:marLeft w:val="0"/>
                  <w:marRight w:val="0"/>
                  <w:marTop w:val="0"/>
                  <w:marBottom w:val="0"/>
                  <w:divBdr>
                    <w:top w:val="none" w:sz="0" w:space="0" w:color="auto"/>
                    <w:left w:val="none" w:sz="0" w:space="0" w:color="auto"/>
                    <w:bottom w:val="none" w:sz="0" w:space="0" w:color="auto"/>
                    <w:right w:val="none" w:sz="0" w:space="0" w:color="auto"/>
                  </w:divBdr>
                </w:div>
                <w:div w:id="1790583683">
                  <w:marLeft w:val="0"/>
                  <w:marRight w:val="0"/>
                  <w:marTop w:val="0"/>
                  <w:marBottom w:val="0"/>
                  <w:divBdr>
                    <w:top w:val="none" w:sz="0" w:space="0" w:color="auto"/>
                    <w:left w:val="none" w:sz="0" w:space="0" w:color="auto"/>
                    <w:bottom w:val="none" w:sz="0" w:space="0" w:color="auto"/>
                    <w:right w:val="none" w:sz="0" w:space="0" w:color="auto"/>
                  </w:divBdr>
                </w:div>
                <w:div w:id="1558276863">
                  <w:marLeft w:val="0"/>
                  <w:marRight w:val="0"/>
                  <w:marTop w:val="0"/>
                  <w:marBottom w:val="0"/>
                  <w:divBdr>
                    <w:top w:val="none" w:sz="0" w:space="0" w:color="auto"/>
                    <w:left w:val="none" w:sz="0" w:space="0" w:color="auto"/>
                    <w:bottom w:val="none" w:sz="0" w:space="0" w:color="auto"/>
                    <w:right w:val="none" w:sz="0" w:space="0" w:color="auto"/>
                  </w:divBdr>
                </w:div>
              </w:divsChild>
            </w:div>
            <w:div w:id="810289086">
              <w:marLeft w:val="0"/>
              <w:marRight w:val="0"/>
              <w:marTop w:val="0"/>
              <w:marBottom w:val="0"/>
              <w:divBdr>
                <w:top w:val="none" w:sz="0" w:space="0" w:color="auto"/>
                <w:left w:val="none" w:sz="0" w:space="0" w:color="auto"/>
                <w:bottom w:val="none" w:sz="0" w:space="0" w:color="auto"/>
                <w:right w:val="none" w:sz="0" w:space="0" w:color="auto"/>
              </w:divBdr>
              <w:divsChild>
                <w:div w:id="2052462269">
                  <w:marLeft w:val="0"/>
                  <w:marRight w:val="0"/>
                  <w:marTop w:val="0"/>
                  <w:marBottom w:val="0"/>
                  <w:divBdr>
                    <w:top w:val="none" w:sz="0" w:space="0" w:color="auto"/>
                    <w:left w:val="none" w:sz="0" w:space="0" w:color="auto"/>
                    <w:bottom w:val="none" w:sz="0" w:space="0" w:color="auto"/>
                    <w:right w:val="none" w:sz="0" w:space="0" w:color="auto"/>
                  </w:divBdr>
                </w:div>
                <w:div w:id="2115707666">
                  <w:marLeft w:val="0"/>
                  <w:marRight w:val="0"/>
                  <w:marTop w:val="0"/>
                  <w:marBottom w:val="0"/>
                  <w:divBdr>
                    <w:top w:val="none" w:sz="0" w:space="0" w:color="auto"/>
                    <w:left w:val="none" w:sz="0" w:space="0" w:color="auto"/>
                    <w:bottom w:val="none" w:sz="0" w:space="0" w:color="auto"/>
                    <w:right w:val="none" w:sz="0" w:space="0" w:color="auto"/>
                  </w:divBdr>
                </w:div>
                <w:div w:id="1804419826">
                  <w:marLeft w:val="0"/>
                  <w:marRight w:val="0"/>
                  <w:marTop w:val="0"/>
                  <w:marBottom w:val="0"/>
                  <w:divBdr>
                    <w:top w:val="none" w:sz="0" w:space="0" w:color="auto"/>
                    <w:left w:val="none" w:sz="0" w:space="0" w:color="auto"/>
                    <w:bottom w:val="none" w:sz="0" w:space="0" w:color="auto"/>
                    <w:right w:val="none" w:sz="0" w:space="0" w:color="auto"/>
                  </w:divBdr>
                </w:div>
                <w:div w:id="1318604781">
                  <w:marLeft w:val="0"/>
                  <w:marRight w:val="0"/>
                  <w:marTop w:val="0"/>
                  <w:marBottom w:val="0"/>
                  <w:divBdr>
                    <w:top w:val="none" w:sz="0" w:space="0" w:color="auto"/>
                    <w:left w:val="none" w:sz="0" w:space="0" w:color="auto"/>
                    <w:bottom w:val="none" w:sz="0" w:space="0" w:color="auto"/>
                    <w:right w:val="none" w:sz="0" w:space="0" w:color="auto"/>
                  </w:divBdr>
                </w:div>
                <w:div w:id="825628434">
                  <w:marLeft w:val="0"/>
                  <w:marRight w:val="0"/>
                  <w:marTop w:val="0"/>
                  <w:marBottom w:val="0"/>
                  <w:divBdr>
                    <w:top w:val="none" w:sz="0" w:space="0" w:color="auto"/>
                    <w:left w:val="none" w:sz="0" w:space="0" w:color="auto"/>
                    <w:bottom w:val="none" w:sz="0" w:space="0" w:color="auto"/>
                    <w:right w:val="none" w:sz="0" w:space="0" w:color="auto"/>
                  </w:divBdr>
                </w:div>
                <w:div w:id="261691070">
                  <w:marLeft w:val="0"/>
                  <w:marRight w:val="0"/>
                  <w:marTop w:val="0"/>
                  <w:marBottom w:val="0"/>
                  <w:divBdr>
                    <w:top w:val="none" w:sz="0" w:space="0" w:color="auto"/>
                    <w:left w:val="none" w:sz="0" w:space="0" w:color="auto"/>
                    <w:bottom w:val="none" w:sz="0" w:space="0" w:color="auto"/>
                    <w:right w:val="none" w:sz="0" w:space="0" w:color="auto"/>
                  </w:divBdr>
                </w:div>
                <w:div w:id="2044598468">
                  <w:marLeft w:val="0"/>
                  <w:marRight w:val="0"/>
                  <w:marTop w:val="0"/>
                  <w:marBottom w:val="0"/>
                  <w:divBdr>
                    <w:top w:val="none" w:sz="0" w:space="0" w:color="auto"/>
                    <w:left w:val="none" w:sz="0" w:space="0" w:color="auto"/>
                    <w:bottom w:val="none" w:sz="0" w:space="0" w:color="auto"/>
                    <w:right w:val="none" w:sz="0" w:space="0" w:color="auto"/>
                  </w:divBdr>
                </w:div>
                <w:div w:id="511335237">
                  <w:marLeft w:val="0"/>
                  <w:marRight w:val="0"/>
                  <w:marTop w:val="0"/>
                  <w:marBottom w:val="0"/>
                  <w:divBdr>
                    <w:top w:val="none" w:sz="0" w:space="0" w:color="auto"/>
                    <w:left w:val="none" w:sz="0" w:space="0" w:color="auto"/>
                    <w:bottom w:val="none" w:sz="0" w:space="0" w:color="auto"/>
                    <w:right w:val="none" w:sz="0" w:space="0" w:color="auto"/>
                  </w:divBdr>
                </w:div>
                <w:div w:id="1990279306">
                  <w:marLeft w:val="0"/>
                  <w:marRight w:val="0"/>
                  <w:marTop w:val="0"/>
                  <w:marBottom w:val="0"/>
                  <w:divBdr>
                    <w:top w:val="none" w:sz="0" w:space="0" w:color="auto"/>
                    <w:left w:val="none" w:sz="0" w:space="0" w:color="auto"/>
                    <w:bottom w:val="none" w:sz="0" w:space="0" w:color="auto"/>
                    <w:right w:val="none" w:sz="0" w:space="0" w:color="auto"/>
                  </w:divBdr>
                </w:div>
                <w:div w:id="380058529">
                  <w:marLeft w:val="0"/>
                  <w:marRight w:val="0"/>
                  <w:marTop w:val="0"/>
                  <w:marBottom w:val="0"/>
                  <w:divBdr>
                    <w:top w:val="none" w:sz="0" w:space="0" w:color="auto"/>
                    <w:left w:val="none" w:sz="0" w:space="0" w:color="auto"/>
                    <w:bottom w:val="none" w:sz="0" w:space="0" w:color="auto"/>
                    <w:right w:val="none" w:sz="0" w:space="0" w:color="auto"/>
                  </w:divBdr>
                </w:div>
                <w:div w:id="950355845">
                  <w:marLeft w:val="0"/>
                  <w:marRight w:val="0"/>
                  <w:marTop w:val="0"/>
                  <w:marBottom w:val="0"/>
                  <w:divBdr>
                    <w:top w:val="none" w:sz="0" w:space="0" w:color="auto"/>
                    <w:left w:val="none" w:sz="0" w:space="0" w:color="auto"/>
                    <w:bottom w:val="none" w:sz="0" w:space="0" w:color="auto"/>
                    <w:right w:val="none" w:sz="0" w:space="0" w:color="auto"/>
                  </w:divBdr>
                </w:div>
                <w:div w:id="2101217972">
                  <w:marLeft w:val="0"/>
                  <w:marRight w:val="0"/>
                  <w:marTop w:val="0"/>
                  <w:marBottom w:val="0"/>
                  <w:divBdr>
                    <w:top w:val="none" w:sz="0" w:space="0" w:color="auto"/>
                    <w:left w:val="none" w:sz="0" w:space="0" w:color="auto"/>
                    <w:bottom w:val="none" w:sz="0" w:space="0" w:color="auto"/>
                    <w:right w:val="none" w:sz="0" w:space="0" w:color="auto"/>
                  </w:divBdr>
                </w:div>
                <w:div w:id="1716081091">
                  <w:marLeft w:val="0"/>
                  <w:marRight w:val="0"/>
                  <w:marTop w:val="0"/>
                  <w:marBottom w:val="0"/>
                  <w:divBdr>
                    <w:top w:val="none" w:sz="0" w:space="0" w:color="auto"/>
                    <w:left w:val="none" w:sz="0" w:space="0" w:color="auto"/>
                    <w:bottom w:val="none" w:sz="0" w:space="0" w:color="auto"/>
                    <w:right w:val="none" w:sz="0" w:space="0" w:color="auto"/>
                  </w:divBdr>
                </w:div>
                <w:div w:id="30959272">
                  <w:marLeft w:val="0"/>
                  <w:marRight w:val="0"/>
                  <w:marTop w:val="0"/>
                  <w:marBottom w:val="0"/>
                  <w:divBdr>
                    <w:top w:val="none" w:sz="0" w:space="0" w:color="auto"/>
                    <w:left w:val="none" w:sz="0" w:space="0" w:color="auto"/>
                    <w:bottom w:val="none" w:sz="0" w:space="0" w:color="auto"/>
                    <w:right w:val="none" w:sz="0" w:space="0" w:color="auto"/>
                  </w:divBdr>
                </w:div>
                <w:div w:id="1099368730">
                  <w:marLeft w:val="0"/>
                  <w:marRight w:val="0"/>
                  <w:marTop w:val="0"/>
                  <w:marBottom w:val="0"/>
                  <w:divBdr>
                    <w:top w:val="none" w:sz="0" w:space="0" w:color="auto"/>
                    <w:left w:val="none" w:sz="0" w:space="0" w:color="auto"/>
                    <w:bottom w:val="none" w:sz="0" w:space="0" w:color="auto"/>
                    <w:right w:val="none" w:sz="0" w:space="0" w:color="auto"/>
                  </w:divBdr>
                </w:div>
                <w:div w:id="513569866">
                  <w:marLeft w:val="0"/>
                  <w:marRight w:val="0"/>
                  <w:marTop w:val="0"/>
                  <w:marBottom w:val="0"/>
                  <w:divBdr>
                    <w:top w:val="none" w:sz="0" w:space="0" w:color="auto"/>
                    <w:left w:val="none" w:sz="0" w:space="0" w:color="auto"/>
                    <w:bottom w:val="none" w:sz="0" w:space="0" w:color="auto"/>
                    <w:right w:val="none" w:sz="0" w:space="0" w:color="auto"/>
                  </w:divBdr>
                </w:div>
                <w:div w:id="91711145">
                  <w:marLeft w:val="0"/>
                  <w:marRight w:val="0"/>
                  <w:marTop w:val="0"/>
                  <w:marBottom w:val="0"/>
                  <w:divBdr>
                    <w:top w:val="none" w:sz="0" w:space="0" w:color="auto"/>
                    <w:left w:val="none" w:sz="0" w:space="0" w:color="auto"/>
                    <w:bottom w:val="none" w:sz="0" w:space="0" w:color="auto"/>
                    <w:right w:val="none" w:sz="0" w:space="0" w:color="auto"/>
                  </w:divBdr>
                </w:div>
                <w:div w:id="500005122">
                  <w:marLeft w:val="0"/>
                  <w:marRight w:val="0"/>
                  <w:marTop w:val="0"/>
                  <w:marBottom w:val="0"/>
                  <w:divBdr>
                    <w:top w:val="none" w:sz="0" w:space="0" w:color="auto"/>
                    <w:left w:val="none" w:sz="0" w:space="0" w:color="auto"/>
                    <w:bottom w:val="none" w:sz="0" w:space="0" w:color="auto"/>
                    <w:right w:val="none" w:sz="0" w:space="0" w:color="auto"/>
                  </w:divBdr>
                </w:div>
                <w:div w:id="729839469">
                  <w:marLeft w:val="0"/>
                  <w:marRight w:val="0"/>
                  <w:marTop w:val="0"/>
                  <w:marBottom w:val="0"/>
                  <w:divBdr>
                    <w:top w:val="none" w:sz="0" w:space="0" w:color="auto"/>
                    <w:left w:val="none" w:sz="0" w:space="0" w:color="auto"/>
                    <w:bottom w:val="none" w:sz="0" w:space="0" w:color="auto"/>
                    <w:right w:val="none" w:sz="0" w:space="0" w:color="auto"/>
                  </w:divBdr>
                </w:div>
                <w:div w:id="258223732">
                  <w:marLeft w:val="0"/>
                  <w:marRight w:val="0"/>
                  <w:marTop w:val="0"/>
                  <w:marBottom w:val="0"/>
                  <w:divBdr>
                    <w:top w:val="none" w:sz="0" w:space="0" w:color="auto"/>
                    <w:left w:val="none" w:sz="0" w:space="0" w:color="auto"/>
                    <w:bottom w:val="none" w:sz="0" w:space="0" w:color="auto"/>
                    <w:right w:val="none" w:sz="0" w:space="0" w:color="auto"/>
                  </w:divBdr>
                </w:div>
                <w:div w:id="1200360981">
                  <w:marLeft w:val="0"/>
                  <w:marRight w:val="0"/>
                  <w:marTop w:val="0"/>
                  <w:marBottom w:val="0"/>
                  <w:divBdr>
                    <w:top w:val="none" w:sz="0" w:space="0" w:color="auto"/>
                    <w:left w:val="none" w:sz="0" w:space="0" w:color="auto"/>
                    <w:bottom w:val="none" w:sz="0" w:space="0" w:color="auto"/>
                    <w:right w:val="none" w:sz="0" w:space="0" w:color="auto"/>
                  </w:divBdr>
                </w:div>
                <w:div w:id="344483817">
                  <w:marLeft w:val="0"/>
                  <w:marRight w:val="0"/>
                  <w:marTop w:val="0"/>
                  <w:marBottom w:val="0"/>
                  <w:divBdr>
                    <w:top w:val="none" w:sz="0" w:space="0" w:color="auto"/>
                    <w:left w:val="none" w:sz="0" w:space="0" w:color="auto"/>
                    <w:bottom w:val="none" w:sz="0" w:space="0" w:color="auto"/>
                    <w:right w:val="none" w:sz="0" w:space="0" w:color="auto"/>
                  </w:divBdr>
                </w:div>
                <w:div w:id="1746412080">
                  <w:marLeft w:val="0"/>
                  <w:marRight w:val="0"/>
                  <w:marTop w:val="0"/>
                  <w:marBottom w:val="0"/>
                  <w:divBdr>
                    <w:top w:val="none" w:sz="0" w:space="0" w:color="auto"/>
                    <w:left w:val="none" w:sz="0" w:space="0" w:color="auto"/>
                    <w:bottom w:val="none" w:sz="0" w:space="0" w:color="auto"/>
                    <w:right w:val="none" w:sz="0" w:space="0" w:color="auto"/>
                  </w:divBdr>
                </w:div>
                <w:div w:id="300161501">
                  <w:marLeft w:val="0"/>
                  <w:marRight w:val="0"/>
                  <w:marTop w:val="0"/>
                  <w:marBottom w:val="0"/>
                  <w:divBdr>
                    <w:top w:val="none" w:sz="0" w:space="0" w:color="auto"/>
                    <w:left w:val="none" w:sz="0" w:space="0" w:color="auto"/>
                    <w:bottom w:val="none" w:sz="0" w:space="0" w:color="auto"/>
                    <w:right w:val="none" w:sz="0" w:space="0" w:color="auto"/>
                  </w:divBdr>
                </w:div>
                <w:div w:id="1714191810">
                  <w:marLeft w:val="0"/>
                  <w:marRight w:val="0"/>
                  <w:marTop w:val="0"/>
                  <w:marBottom w:val="0"/>
                  <w:divBdr>
                    <w:top w:val="none" w:sz="0" w:space="0" w:color="auto"/>
                    <w:left w:val="none" w:sz="0" w:space="0" w:color="auto"/>
                    <w:bottom w:val="none" w:sz="0" w:space="0" w:color="auto"/>
                    <w:right w:val="none" w:sz="0" w:space="0" w:color="auto"/>
                  </w:divBdr>
                </w:div>
                <w:div w:id="1568760745">
                  <w:marLeft w:val="0"/>
                  <w:marRight w:val="0"/>
                  <w:marTop w:val="0"/>
                  <w:marBottom w:val="0"/>
                  <w:divBdr>
                    <w:top w:val="none" w:sz="0" w:space="0" w:color="auto"/>
                    <w:left w:val="none" w:sz="0" w:space="0" w:color="auto"/>
                    <w:bottom w:val="none" w:sz="0" w:space="0" w:color="auto"/>
                    <w:right w:val="none" w:sz="0" w:space="0" w:color="auto"/>
                  </w:divBdr>
                </w:div>
                <w:div w:id="832061600">
                  <w:marLeft w:val="0"/>
                  <w:marRight w:val="0"/>
                  <w:marTop w:val="0"/>
                  <w:marBottom w:val="0"/>
                  <w:divBdr>
                    <w:top w:val="none" w:sz="0" w:space="0" w:color="auto"/>
                    <w:left w:val="none" w:sz="0" w:space="0" w:color="auto"/>
                    <w:bottom w:val="none" w:sz="0" w:space="0" w:color="auto"/>
                    <w:right w:val="none" w:sz="0" w:space="0" w:color="auto"/>
                  </w:divBdr>
                </w:div>
                <w:div w:id="757406672">
                  <w:marLeft w:val="0"/>
                  <w:marRight w:val="0"/>
                  <w:marTop w:val="0"/>
                  <w:marBottom w:val="0"/>
                  <w:divBdr>
                    <w:top w:val="none" w:sz="0" w:space="0" w:color="auto"/>
                    <w:left w:val="none" w:sz="0" w:space="0" w:color="auto"/>
                    <w:bottom w:val="none" w:sz="0" w:space="0" w:color="auto"/>
                    <w:right w:val="none" w:sz="0" w:space="0" w:color="auto"/>
                  </w:divBdr>
                </w:div>
                <w:div w:id="1930191676">
                  <w:marLeft w:val="0"/>
                  <w:marRight w:val="0"/>
                  <w:marTop w:val="0"/>
                  <w:marBottom w:val="0"/>
                  <w:divBdr>
                    <w:top w:val="none" w:sz="0" w:space="0" w:color="auto"/>
                    <w:left w:val="none" w:sz="0" w:space="0" w:color="auto"/>
                    <w:bottom w:val="none" w:sz="0" w:space="0" w:color="auto"/>
                    <w:right w:val="none" w:sz="0" w:space="0" w:color="auto"/>
                  </w:divBdr>
                </w:div>
                <w:div w:id="534582301">
                  <w:marLeft w:val="0"/>
                  <w:marRight w:val="0"/>
                  <w:marTop w:val="0"/>
                  <w:marBottom w:val="0"/>
                  <w:divBdr>
                    <w:top w:val="none" w:sz="0" w:space="0" w:color="auto"/>
                    <w:left w:val="none" w:sz="0" w:space="0" w:color="auto"/>
                    <w:bottom w:val="none" w:sz="0" w:space="0" w:color="auto"/>
                    <w:right w:val="none" w:sz="0" w:space="0" w:color="auto"/>
                  </w:divBdr>
                </w:div>
                <w:div w:id="1960867134">
                  <w:marLeft w:val="0"/>
                  <w:marRight w:val="0"/>
                  <w:marTop w:val="0"/>
                  <w:marBottom w:val="0"/>
                  <w:divBdr>
                    <w:top w:val="none" w:sz="0" w:space="0" w:color="auto"/>
                    <w:left w:val="none" w:sz="0" w:space="0" w:color="auto"/>
                    <w:bottom w:val="none" w:sz="0" w:space="0" w:color="auto"/>
                    <w:right w:val="none" w:sz="0" w:space="0" w:color="auto"/>
                  </w:divBdr>
                </w:div>
                <w:div w:id="1300184049">
                  <w:marLeft w:val="0"/>
                  <w:marRight w:val="0"/>
                  <w:marTop w:val="0"/>
                  <w:marBottom w:val="0"/>
                  <w:divBdr>
                    <w:top w:val="none" w:sz="0" w:space="0" w:color="auto"/>
                    <w:left w:val="none" w:sz="0" w:space="0" w:color="auto"/>
                    <w:bottom w:val="none" w:sz="0" w:space="0" w:color="auto"/>
                    <w:right w:val="none" w:sz="0" w:space="0" w:color="auto"/>
                  </w:divBdr>
                </w:div>
                <w:div w:id="1076974476">
                  <w:marLeft w:val="0"/>
                  <w:marRight w:val="0"/>
                  <w:marTop w:val="0"/>
                  <w:marBottom w:val="0"/>
                  <w:divBdr>
                    <w:top w:val="none" w:sz="0" w:space="0" w:color="auto"/>
                    <w:left w:val="none" w:sz="0" w:space="0" w:color="auto"/>
                    <w:bottom w:val="none" w:sz="0" w:space="0" w:color="auto"/>
                    <w:right w:val="none" w:sz="0" w:space="0" w:color="auto"/>
                  </w:divBdr>
                </w:div>
                <w:div w:id="1303651638">
                  <w:marLeft w:val="0"/>
                  <w:marRight w:val="0"/>
                  <w:marTop w:val="0"/>
                  <w:marBottom w:val="0"/>
                  <w:divBdr>
                    <w:top w:val="none" w:sz="0" w:space="0" w:color="auto"/>
                    <w:left w:val="none" w:sz="0" w:space="0" w:color="auto"/>
                    <w:bottom w:val="none" w:sz="0" w:space="0" w:color="auto"/>
                    <w:right w:val="none" w:sz="0" w:space="0" w:color="auto"/>
                  </w:divBdr>
                </w:div>
                <w:div w:id="1488280220">
                  <w:marLeft w:val="0"/>
                  <w:marRight w:val="0"/>
                  <w:marTop w:val="0"/>
                  <w:marBottom w:val="0"/>
                  <w:divBdr>
                    <w:top w:val="none" w:sz="0" w:space="0" w:color="auto"/>
                    <w:left w:val="none" w:sz="0" w:space="0" w:color="auto"/>
                    <w:bottom w:val="none" w:sz="0" w:space="0" w:color="auto"/>
                    <w:right w:val="none" w:sz="0" w:space="0" w:color="auto"/>
                  </w:divBdr>
                </w:div>
                <w:div w:id="1368489635">
                  <w:marLeft w:val="0"/>
                  <w:marRight w:val="0"/>
                  <w:marTop w:val="0"/>
                  <w:marBottom w:val="0"/>
                  <w:divBdr>
                    <w:top w:val="none" w:sz="0" w:space="0" w:color="auto"/>
                    <w:left w:val="none" w:sz="0" w:space="0" w:color="auto"/>
                    <w:bottom w:val="none" w:sz="0" w:space="0" w:color="auto"/>
                    <w:right w:val="none" w:sz="0" w:space="0" w:color="auto"/>
                  </w:divBdr>
                </w:div>
                <w:div w:id="1505511403">
                  <w:marLeft w:val="0"/>
                  <w:marRight w:val="0"/>
                  <w:marTop w:val="0"/>
                  <w:marBottom w:val="0"/>
                  <w:divBdr>
                    <w:top w:val="none" w:sz="0" w:space="0" w:color="auto"/>
                    <w:left w:val="none" w:sz="0" w:space="0" w:color="auto"/>
                    <w:bottom w:val="none" w:sz="0" w:space="0" w:color="auto"/>
                    <w:right w:val="none" w:sz="0" w:space="0" w:color="auto"/>
                  </w:divBdr>
                </w:div>
                <w:div w:id="584920172">
                  <w:marLeft w:val="0"/>
                  <w:marRight w:val="0"/>
                  <w:marTop w:val="0"/>
                  <w:marBottom w:val="0"/>
                  <w:divBdr>
                    <w:top w:val="none" w:sz="0" w:space="0" w:color="auto"/>
                    <w:left w:val="none" w:sz="0" w:space="0" w:color="auto"/>
                    <w:bottom w:val="none" w:sz="0" w:space="0" w:color="auto"/>
                    <w:right w:val="none" w:sz="0" w:space="0" w:color="auto"/>
                  </w:divBdr>
                </w:div>
              </w:divsChild>
            </w:div>
            <w:div w:id="20061164">
              <w:marLeft w:val="0"/>
              <w:marRight w:val="0"/>
              <w:marTop w:val="0"/>
              <w:marBottom w:val="0"/>
              <w:divBdr>
                <w:top w:val="none" w:sz="0" w:space="0" w:color="auto"/>
                <w:left w:val="none" w:sz="0" w:space="0" w:color="auto"/>
                <w:bottom w:val="none" w:sz="0" w:space="0" w:color="auto"/>
                <w:right w:val="none" w:sz="0" w:space="0" w:color="auto"/>
              </w:divBdr>
              <w:divsChild>
                <w:div w:id="1142892118">
                  <w:marLeft w:val="0"/>
                  <w:marRight w:val="0"/>
                  <w:marTop w:val="0"/>
                  <w:marBottom w:val="0"/>
                  <w:divBdr>
                    <w:top w:val="none" w:sz="0" w:space="0" w:color="auto"/>
                    <w:left w:val="none" w:sz="0" w:space="0" w:color="auto"/>
                    <w:bottom w:val="none" w:sz="0" w:space="0" w:color="auto"/>
                    <w:right w:val="none" w:sz="0" w:space="0" w:color="auto"/>
                  </w:divBdr>
                </w:div>
                <w:div w:id="1510176930">
                  <w:marLeft w:val="0"/>
                  <w:marRight w:val="0"/>
                  <w:marTop w:val="0"/>
                  <w:marBottom w:val="0"/>
                  <w:divBdr>
                    <w:top w:val="none" w:sz="0" w:space="0" w:color="auto"/>
                    <w:left w:val="none" w:sz="0" w:space="0" w:color="auto"/>
                    <w:bottom w:val="none" w:sz="0" w:space="0" w:color="auto"/>
                    <w:right w:val="none" w:sz="0" w:space="0" w:color="auto"/>
                  </w:divBdr>
                </w:div>
                <w:div w:id="1548838000">
                  <w:marLeft w:val="0"/>
                  <w:marRight w:val="0"/>
                  <w:marTop w:val="0"/>
                  <w:marBottom w:val="0"/>
                  <w:divBdr>
                    <w:top w:val="none" w:sz="0" w:space="0" w:color="auto"/>
                    <w:left w:val="none" w:sz="0" w:space="0" w:color="auto"/>
                    <w:bottom w:val="none" w:sz="0" w:space="0" w:color="auto"/>
                    <w:right w:val="none" w:sz="0" w:space="0" w:color="auto"/>
                  </w:divBdr>
                </w:div>
                <w:div w:id="1834295786">
                  <w:marLeft w:val="0"/>
                  <w:marRight w:val="0"/>
                  <w:marTop w:val="0"/>
                  <w:marBottom w:val="0"/>
                  <w:divBdr>
                    <w:top w:val="none" w:sz="0" w:space="0" w:color="auto"/>
                    <w:left w:val="none" w:sz="0" w:space="0" w:color="auto"/>
                    <w:bottom w:val="none" w:sz="0" w:space="0" w:color="auto"/>
                    <w:right w:val="none" w:sz="0" w:space="0" w:color="auto"/>
                  </w:divBdr>
                </w:div>
                <w:div w:id="1094211091">
                  <w:marLeft w:val="0"/>
                  <w:marRight w:val="0"/>
                  <w:marTop w:val="0"/>
                  <w:marBottom w:val="0"/>
                  <w:divBdr>
                    <w:top w:val="none" w:sz="0" w:space="0" w:color="auto"/>
                    <w:left w:val="none" w:sz="0" w:space="0" w:color="auto"/>
                    <w:bottom w:val="none" w:sz="0" w:space="0" w:color="auto"/>
                    <w:right w:val="none" w:sz="0" w:space="0" w:color="auto"/>
                  </w:divBdr>
                </w:div>
                <w:div w:id="2088259121">
                  <w:marLeft w:val="0"/>
                  <w:marRight w:val="0"/>
                  <w:marTop w:val="0"/>
                  <w:marBottom w:val="0"/>
                  <w:divBdr>
                    <w:top w:val="none" w:sz="0" w:space="0" w:color="auto"/>
                    <w:left w:val="none" w:sz="0" w:space="0" w:color="auto"/>
                    <w:bottom w:val="none" w:sz="0" w:space="0" w:color="auto"/>
                    <w:right w:val="none" w:sz="0" w:space="0" w:color="auto"/>
                  </w:divBdr>
                </w:div>
                <w:div w:id="1127820182">
                  <w:marLeft w:val="0"/>
                  <w:marRight w:val="0"/>
                  <w:marTop w:val="0"/>
                  <w:marBottom w:val="0"/>
                  <w:divBdr>
                    <w:top w:val="none" w:sz="0" w:space="0" w:color="auto"/>
                    <w:left w:val="none" w:sz="0" w:space="0" w:color="auto"/>
                    <w:bottom w:val="none" w:sz="0" w:space="0" w:color="auto"/>
                    <w:right w:val="none" w:sz="0" w:space="0" w:color="auto"/>
                  </w:divBdr>
                </w:div>
                <w:div w:id="1649478697">
                  <w:marLeft w:val="0"/>
                  <w:marRight w:val="0"/>
                  <w:marTop w:val="0"/>
                  <w:marBottom w:val="0"/>
                  <w:divBdr>
                    <w:top w:val="none" w:sz="0" w:space="0" w:color="auto"/>
                    <w:left w:val="none" w:sz="0" w:space="0" w:color="auto"/>
                    <w:bottom w:val="none" w:sz="0" w:space="0" w:color="auto"/>
                    <w:right w:val="none" w:sz="0" w:space="0" w:color="auto"/>
                  </w:divBdr>
                </w:div>
                <w:div w:id="536816213">
                  <w:marLeft w:val="0"/>
                  <w:marRight w:val="0"/>
                  <w:marTop w:val="0"/>
                  <w:marBottom w:val="0"/>
                  <w:divBdr>
                    <w:top w:val="none" w:sz="0" w:space="0" w:color="auto"/>
                    <w:left w:val="none" w:sz="0" w:space="0" w:color="auto"/>
                    <w:bottom w:val="none" w:sz="0" w:space="0" w:color="auto"/>
                    <w:right w:val="none" w:sz="0" w:space="0" w:color="auto"/>
                  </w:divBdr>
                </w:div>
                <w:div w:id="285738619">
                  <w:marLeft w:val="0"/>
                  <w:marRight w:val="0"/>
                  <w:marTop w:val="0"/>
                  <w:marBottom w:val="0"/>
                  <w:divBdr>
                    <w:top w:val="none" w:sz="0" w:space="0" w:color="auto"/>
                    <w:left w:val="none" w:sz="0" w:space="0" w:color="auto"/>
                    <w:bottom w:val="none" w:sz="0" w:space="0" w:color="auto"/>
                    <w:right w:val="none" w:sz="0" w:space="0" w:color="auto"/>
                  </w:divBdr>
                </w:div>
                <w:div w:id="362483006">
                  <w:marLeft w:val="0"/>
                  <w:marRight w:val="0"/>
                  <w:marTop w:val="0"/>
                  <w:marBottom w:val="0"/>
                  <w:divBdr>
                    <w:top w:val="none" w:sz="0" w:space="0" w:color="auto"/>
                    <w:left w:val="none" w:sz="0" w:space="0" w:color="auto"/>
                    <w:bottom w:val="none" w:sz="0" w:space="0" w:color="auto"/>
                    <w:right w:val="none" w:sz="0" w:space="0" w:color="auto"/>
                  </w:divBdr>
                </w:div>
                <w:div w:id="1771700384">
                  <w:marLeft w:val="0"/>
                  <w:marRight w:val="0"/>
                  <w:marTop w:val="0"/>
                  <w:marBottom w:val="0"/>
                  <w:divBdr>
                    <w:top w:val="none" w:sz="0" w:space="0" w:color="auto"/>
                    <w:left w:val="none" w:sz="0" w:space="0" w:color="auto"/>
                    <w:bottom w:val="none" w:sz="0" w:space="0" w:color="auto"/>
                    <w:right w:val="none" w:sz="0" w:space="0" w:color="auto"/>
                  </w:divBdr>
                </w:div>
                <w:div w:id="1863320975">
                  <w:marLeft w:val="0"/>
                  <w:marRight w:val="0"/>
                  <w:marTop w:val="0"/>
                  <w:marBottom w:val="0"/>
                  <w:divBdr>
                    <w:top w:val="none" w:sz="0" w:space="0" w:color="auto"/>
                    <w:left w:val="none" w:sz="0" w:space="0" w:color="auto"/>
                    <w:bottom w:val="none" w:sz="0" w:space="0" w:color="auto"/>
                    <w:right w:val="none" w:sz="0" w:space="0" w:color="auto"/>
                  </w:divBdr>
                </w:div>
                <w:div w:id="1450705963">
                  <w:marLeft w:val="0"/>
                  <w:marRight w:val="0"/>
                  <w:marTop w:val="0"/>
                  <w:marBottom w:val="0"/>
                  <w:divBdr>
                    <w:top w:val="none" w:sz="0" w:space="0" w:color="auto"/>
                    <w:left w:val="none" w:sz="0" w:space="0" w:color="auto"/>
                    <w:bottom w:val="none" w:sz="0" w:space="0" w:color="auto"/>
                    <w:right w:val="none" w:sz="0" w:space="0" w:color="auto"/>
                  </w:divBdr>
                </w:div>
                <w:div w:id="172844636">
                  <w:marLeft w:val="0"/>
                  <w:marRight w:val="0"/>
                  <w:marTop w:val="0"/>
                  <w:marBottom w:val="0"/>
                  <w:divBdr>
                    <w:top w:val="none" w:sz="0" w:space="0" w:color="auto"/>
                    <w:left w:val="none" w:sz="0" w:space="0" w:color="auto"/>
                    <w:bottom w:val="none" w:sz="0" w:space="0" w:color="auto"/>
                    <w:right w:val="none" w:sz="0" w:space="0" w:color="auto"/>
                  </w:divBdr>
                </w:div>
                <w:div w:id="1079055951">
                  <w:marLeft w:val="0"/>
                  <w:marRight w:val="0"/>
                  <w:marTop w:val="0"/>
                  <w:marBottom w:val="0"/>
                  <w:divBdr>
                    <w:top w:val="none" w:sz="0" w:space="0" w:color="auto"/>
                    <w:left w:val="none" w:sz="0" w:space="0" w:color="auto"/>
                    <w:bottom w:val="none" w:sz="0" w:space="0" w:color="auto"/>
                    <w:right w:val="none" w:sz="0" w:space="0" w:color="auto"/>
                  </w:divBdr>
                </w:div>
                <w:div w:id="1021398582">
                  <w:marLeft w:val="0"/>
                  <w:marRight w:val="0"/>
                  <w:marTop w:val="0"/>
                  <w:marBottom w:val="0"/>
                  <w:divBdr>
                    <w:top w:val="none" w:sz="0" w:space="0" w:color="auto"/>
                    <w:left w:val="none" w:sz="0" w:space="0" w:color="auto"/>
                    <w:bottom w:val="none" w:sz="0" w:space="0" w:color="auto"/>
                    <w:right w:val="none" w:sz="0" w:space="0" w:color="auto"/>
                  </w:divBdr>
                </w:div>
                <w:div w:id="933323878">
                  <w:marLeft w:val="0"/>
                  <w:marRight w:val="0"/>
                  <w:marTop w:val="0"/>
                  <w:marBottom w:val="0"/>
                  <w:divBdr>
                    <w:top w:val="none" w:sz="0" w:space="0" w:color="auto"/>
                    <w:left w:val="none" w:sz="0" w:space="0" w:color="auto"/>
                    <w:bottom w:val="none" w:sz="0" w:space="0" w:color="auto"/>
                    <w:right w:val="none" w:sz="0" w:space="0" w:color="auto"/>
                  </w:divBdr>
                </w:div>
                <w:div w:id="629171418">
                  <w:marLeft w:val="0"/>
                  <w:marRight w:val="0"/>
                  <w:marTop w:val="0"/>
                  <w:marBottom w:val="0"/>
                  <w:divBdr>
                    <w:top w:val="none" w:sz="0" w:space="0" w:color="auto"/>
                    <w:left w:val="none" w:sz="0" w:space="0" w:color="auto"/>
                    <w:bottom w:val="none" w:sz="0" w:space="0" w:color="auto"/>
                    <w:right w:val="none" w:sz="0" w:space="0" w:color="auto"/>
                  </w:divBdr>
                </w:div>
                <w:div w:id="1459254592">
                  <w:marLeft w:val="0"/>
                  <w:marRight w:val="0"/>
                  <w:marTop w:val="0"/>
                  <w:marBottom w:val="0"/>
                  <w:divBdr>
                    <w:top w:val="none" w:sz="0" w:space="0" w:color="auto"/>
                    <w:left w:val="none" w:sz="0" w:space="0" w:color="auto"/>
                    <w:bottom w:val="none" w:sz="0" w:space="0" w:color="auto"/>
                    <w:right w:val="none" w:sz="0" w:space="0" w:color="auto"/>
                  </w:divBdr>
                </w:div>
                <w:div w:id="785849566">
                  <w:marLeft w:val="0"/>
                  <w:marRight w:val="0"/>
                  <w:marTop w:val="0"/>
                  <w:marBottom w:val="0"/>
                  <w:divBdr>
                    <w:top w:val="none" w:sz="0" w:space="0" w:color="auto"/>
                    <w:left w:val="none" w:sz="0" w:space="0" w:color="auto"/>
                    <w:bottom w:val="none" w:sz="0" w:space="0" w:color="auto"/>
                    <w:right w:val="none" w:sz="0" w:space="0" w:color="auto"/>
                  </w:divBdr>
                </w:div>
                <w:div w:id="793788859">
                  <w:marLeft w:val="0"/>
                  <w:marRight w:val="0"/>
                  <w:marTop w:val="0"/>
                  <w:marBottom w:val="0"/>
                  <w:divBdr>
                    <w:top w:val="none" w:sz="0" w:space="0" w:color="auto"/>
                    <w:left w:val="none" w:sz="0" w:space="0" w:color="auto"/>
                    <w:bottom w:val="none" w:sz="0" w:space="0" w:color="auto"/>
                    <w:right w:val="none" w:sz="0" w:space="0" w:color="auto"/>
                  </w:divBdr>
                </w:div>
                <w:div w:id="1860659263">
                  <w:marLeft w:val="0"/>
                  <w:marRight w:val="0"/>
                  <w:marTop w:val="0"/>
                  <w:marBottom w:val="0"/>
                  <w:divBdr>
                    <w:top w:val="none" w:sz="0" w:space="0" w:color="auto"/>
                    <w:left w:val="none" w:sz="0" w:space="0" w:color="auto"/>
                    <w:bottom w:val="none" w:sz="0" w:space="0" w:color="auto"/>
                    <w:right w:val="none" w:sz="0" w:space="0" w:color="auto"/>
                  </w:divBdr>
                </w:div>
                <w:div w:id="2105875577">
                  <w:marLeft w:val="0"/>
                  <w:marRight w:val="0"/>
                  <w:marTop w:val="0"/>
                  <w:marBottom w:val="0"/>
                  <w:divBdr>
                    <w:top w:val="none" w:sz="0" w:space="0" w:color="auto"/>
                    <w:left w:val="none" w:sz="0" w:space="0" w:color="auto"/>
                    <w:bottom w:val="none" w:sz="0" w:space="0" w:color="auto"/>
                    <w:right w:val="none" w:sz="0" w:space="0" w:color="auto"/>
                  </w:divBdr>
                </w:div>
                <w:div w:id="1240627925">
                  <w:marLeft w:val="0"/>
                  <w:marRight w:val="0"/>
                  <w:marTop w:val="0"/>
                  <w:marBottom w:val="0"/>
                  <w:divBdr>
                    <w:top w:val="none" w:sz="0" w:space="0" w:color="auto"/>
                    <w:left w:val="none" w:sz="0" w:space="0" w:color="auto"/>
                    <w:bottom w:val="none" w:sz="0" w:space="0" w:color="auto"/>
                    <w:right w:val="none" w:sz="0" w:space="0" w:color="auto"/>
                  </w:divBdr>
                </w:div>
                <w:div w:id="840318527">
                  <w:marLeft w:val="0"/>
                  <w:marRight w:val="0"/>
                  <w:marTop w:val="0"/>
                  <w:marBottom w:val="0"/>
                  <w:divBdr>
                    <w:top w:val="none" w:sz="0" w:space="0" w:color="auto"/>
                    <w:left w:val="none" w:sz="0" w:space="0" w:color="auto"/>
                    <w:bottom w:val="none" w:sz="0" w:space="0" w:color="auto"/>
                    <w:right w:val="none" w:sz="0" w:space="0" w:color="auto"/>
                  </w:divBdr>
                </w:div>
                <w:div w:id="1008368417">
                  <w:marLeft w:val="0"/>
                  <w:marRight w:val="0"/>
                  <w:marTop w:val="0"/>
                  <w:marBottom w:val="0"/>
                  <w:divBdr>
                    <w:top w:val="none" w:sz="0" w:space="0" w:color="auto"/>
                    <w:left w:val="none" w:sz="0" w:space="0" w:color="auto"/>
                    <w:bottom w:val="none" w:sz="0" w:space="0" w:color="auto"/>
                    <w:right w:val="none" w:sz="0" w:space="0" w:color="auto"/>
                  </w:divBdr>
                </w:div>
                <w:div w:id="137503620">
                  <w:marLeft w:val="0"/>
                  <w:marRight w:val="0"/>
                  <w:marTop w:val="0"/>
                  <w:marBottom w:val="0"/>
                  <w:divBdr>
                    <w:top w:val="none" w:sz="0" w:space="0" w:color="auto"/>
                    <w:left w:val="none" w:sz="0" w:space="0" w:color="auto"/>
                    <w:bottom w:val="none" w:sz="0" w:space="0" w:color="auto"/>
                    <w:right w:val="none" w:sz="0" w:space="0" w:color="auto"/>
                  </w:divBdr>
                </w:div>
                <w:div w:id="1720471306">
                  <w:marLeft w:val="0"/>
                  <w:marRight w:val="0"/>
                  <w:marTop w:val="0"/>
                  <w:marBottom w:val="0"/>
                  <w:divBdr>
                    <w:top w:val="none" w:sz="0" w:space="0" w:color="auto"/>
                    <w:left w:val="none" w:sz="0" w:space="0" w:color="auto"/>
                    <w:bottom w:val="none" w:sz="0" w:space="0" w:color="auto"/>
                    <w:right w:val="none" w:sz="0" w:space="0" w:color="auto"/>
                  </w:divBdr>
                </w:div>
                <w:div w:id="321931105">
                  <w:marLeft w:val="0"/>
                  <w:marRight w:val="0"/>
                  <w:marTop w:val="0"/>
                  <w:marBottom w:val="0"/>
                  <w:divBdr>
                    <w:top w:val="none" w:sz="0" w:space="0" w:color="auto"/>
                    <w:left w:val="none" w:sz="0" w:space="0" w:color="auto"/>
                    <w:bottom w:val="none" w:sz="0" w:space="0" w:color="auto"/>
                    <w:right w:val="none" w:sz="0" w:space="0" w:color="auto"/>
                  </w:divBdr>
                </w:div>
                <w:div w:id="1195382383">
                  <w:marLeft w:val="0"/>
                  <w:marRight w:val="0"/>
                  <w:marTop w:val="0"/>
                  <w:marBottom w:val="0"/>
                  <w:divBdr>
                    <w:top w:val="none" w:sz="0" w:space="0" w:color="auto"/>
                    <w:left w:val="none" w:sz="0" w:space="0" w:color="auto"/>
                    <w:bottom w:val="none" w:sz="0" w:space="0" w:color="auto"/>
                    <w:right w:val="none" w:sz="0" w:space="0" w:color="auto"/>
                  </w:divBdr>
                </w:div>
                <w:div w:id="99496044">
                  <w:marLeft w:val="0"/>
                  <w:marRight w:val="0"/>
                  <w:marTop w:val="0"/>
                  <w:marBottom w:val="0"/>
                  <w:divBdr>
                    <w:top w:val="none" w:sz="0" w:space="0" w:color="auto"/>
                    <w:left w:val="none" w:sz="0" w:space="0" w:color="auto"/>
                    <w:bottom w:val="none" w:sz="0" w:space="0" w:color="auto"/>
                    <w:right w:val="none" w:sz="0" w:space="0" w:color="auto"/>
                  </w:divBdr>
                </w:div>
                <w:div w:id="1288782466">
                  <w:marLeft w:val="0"/>
                  <w:marRight w:val="0"/>
                  <w:marTop w:val="0"/>
                  <w:marBottom w:val="0"/>
                  <w:divBdr>
                    <w:top w:val="none" w:sz="0" w:space="0" w:color="auto"/>
                    <w:left w:val="none" w:sz="0" w:space="0" w:color="auto"/>
                    <w:bottom w:val="none" w:sz="0" w:space="0" w:color="auto"/>
                    <w:right w:val="none" w:sz="0" w:space="0" w:color="auto"/>
                  </w:divBdr>
                </w:div>
                <w:div w:id="237255382">
                  <w:marLeft w:val="0"/>
                  <w:marRight w:val="0"/>
                  <w:marTop w:val="0"/>
                  <w:marBottom w:val="0"/>
                  <w:divBdr>
                    <w:top w:val="none" w:sz="0" w:space="0" w:color="auto"/>
                    <w:left w:val="none" w:sz="0" w:space="0" w:color="auto"/>
                    <w:bottom w:val="none" w:sz="0" w:space="0" w:color="auto"/>
                    <w:right w:val="none" w:sz="0" w:space="0" w:color="auto"/>
                  </w:divBdr>
                </w:div>
                <w:div w:id="1298216269">
                  <w:marLeft w:val="0"/>
                  <w:marRight w:val="0"/>
                  <w:marTop w:val="0"/>
                  <w:marBottom w:val="0"/>
                  <w:divBdr>
                    <w:top w:val="none" w:sz="0" w:space="0" w:color="auto"/>
                    <w:left w:val="none" w:sz="0" w:space="0" w:color="auto"/>
                    <w:bottom w:val="none" w:sz="0" w:space="0" w:color="auto"/>
                    <w:right w:val="none" w:sz="0" w:space="0" w:color="auto"/>
                  </w:divBdr>
                </w:div>
                <w:div w:id="1829974557">
                  <w:marLeft w:val="0"/>
                  <w:marRight w:val="0"/>
                  <w:marTop w:val="0"/>
                  <w:marBottom w:val="0"/>
                  <w:divBdr>
                    <w:top w:val="none" w:sz="0" w:space="0" w:color="auto"/>
                    <w:left w:val="none" w:sz="0" w:space="0" w:color="auto"/>
                    <w:bottom w:val="none" w:sz="0" w:space="0" w:color="auto"/>
                    <w:right w:val="none" w:sz="0" w:space="0" w:color="auto"/>
                  </w:divBdr>
                </w:div>
                <w:div w:id="1703094129">
                  <w:marLeft w:val="0"/>
                  <w:marRight w:val="0"/>
                  <w:marTop w:val="0"/>
                  <w:marBottom w:val="0"/>
                  <w:divBdr>
                    <w:top w:val="none" w:sz="0" w:space="0" w:color="auto"/>
                    <w:left w:val="none" w:sz="0" w:space="0" w:color="auto"/>
                    <w:bottom w:val="none" w:sz="0" w:space="0" w:color="auto"/>
                    <w:right w:val="none" w:sz="0" w:space="0" w:color="auto"/>
                  </w:divBdr>
                </w:div>
                <w:div w:id="1133327453">
                  <w:marLeft w:val="0"/>
                  <w:marRight w:val="0"/>
                  <w:marTop w:val="0"/>
                  <w:marBottom w:val="0"/>
                  <w:divBdr>
                    <w:top w:val="none" w:sz="0" w:space="0" w:color="auto"/>
                    <w:left w:val="none" w:sz="0" w:space="0" w:color="auto"/>
                    <w:bottom w:val="none" w:sz="0" w:space="0" w:color="auto"/>
                    <w:right w:val="none" w:sz="0" w:space="0" w:color="auto"/>
                  </w:divBdr>
                </w:div>
                <w:div w:id="780688168">
                  <w:marLeft w:val="0"/>
                  <w:marRight w:val="0"/>
                  <w:marTop w:val="0"/>
                  <w:marBottom w:val="0"/>
                  <w:divBdr>
                    <w:top w:val="none" w:sz="0" w:space="0" w:color="auto"/>
                    <w:left w:val="none" w:sz="0" w:space="0" w:color="auto"/>
                    <w:bottom w:val="none" w:sz="0" w:space="0" w:color="auto"/>
                    <w:right w:val="none" w:sz="0" w:space="0" w:color="auto"/>
                  </w:divBdr>
                </w:div>
                <w:div w:id="59910972">
                  <w:marLeft w:val="0"/>
                  <w:marRight w:val="0"/>
                  <w:marTop w:val="0"/>
                  <w:marBottom w:val="0"/>
                  <w:divBdr>
                    <w:top w:val="none" w:sz="0" w:space="0" w:color="auto"/>
                    <w:left w:val="none" w:sz="0" w:space="0" w:color="auto"/>
                    <w:bottom w:val="none" w:sz="0" w:space="0" w:color="auto"/>
                    <w:right w:val="none" w:sz="0" w:space="0" w:color="auto"/>
                  </w:divBdr>
                </w:div>
              </w:divsChild>
            </w:div>
            <w:div w:id="1446534860">
              <w:marLeft w:val="0"/>
              <w:marRight w:val="0"/>
              <w:marTop w:val="0"/>
              <w:marBottom w:val="0"/>
              <w:divBdr>
                <w:top w:val="none" w:sz="0" w:space="0" w:color="auto"/>
                <w:left w:val="none" w:sz="0" w:space="0" w:color="auto"/>
                <w:bottom w:val="none" w:sz="0" w:space="0" w:color="auto"/>
                <w:right w:val="none" w:sz="0" w:space="0" w:color="auto"/>
              </w:divBdr>
              <w:divsChild>
                <w:div w:id="1583028056">
                  <w:marLeft w:val="0"/>
                  <w:marRight w:val="0"/>
                  <w:marTop w:val="0"/>
                  <w:marBottom w:val="0"/>
                  <w:divBdr>
                    <w:top w:val="none" w:sz="0" w:space="0" w:color="auto"/>
                    <w:left w:val="none" w:sz="0" w:space="0" w:color="auto"/>
                    <w:bottom w:val="none" w:sz="0" w:space="0" w:color="auto"/>
                    <w:right w:val="none" w:sz="0" w:space="0" w:color="auto"/>
                  </w:divBdr>
                </w:div>
                <w:div w:id="678237718">
                  <w:marLeft w:val="0"/>
                  <w:marRight w:val="0"/>
                  <w:marTop w:val="0"/>
                  <w:marBottom w:val="0"/>
                  <w:divBdr>
                    <w:top w:val="none" w:sz="0" w:space="0" w:color="auto"/>
                    <w:left w:val="none" w:sz="0" w:space="0" w:color="auto"/>
                    <w:bottom w:val="none" w:sz="0" w:space="0" w:color="auto"/>
                    <w:right w:val="none" w:sz="0" w:space="0" w:color="auto"/>
                  </w:divBdr>
                </w:div>
                <w:div w:id="593247009">
                  <w:marLeft w:val="0"/>
                  <w:marRight w:val="0"/>
                  <w:marTop w:val="0"/>
                  <w:marBottom w:val="0"/>
                  <w:divBdr>
                    <w:top w:val="none" w:sz="0" w:space="0" w:color="auto"/>
                    <w:left w:val="none" w:sz="0" w:space="0" w:color="auto"/>
                    <w:bottom w:val="none" w:sz="0" w:space="0" w:color="auto"/>
                    <w:right w:val="none" w:sz="0" w:space="0" w:color="auto"/>
                  </w:divBdr>
                </w:div>
                <w:div w:id="1606770440">
                  <w:marLeft w:val="0"/>
                  <w:marRight w:val="0"/>
                  <w:marTop w:val="0"/>
                  <w:marBottom w:val="0"/>
                  <w:divBdr>
                    <w:top w:val="none" w:sz="0" w:space="0" w:color="auto"/>
                    <w:left w:val="none" w:sz="0" w:space="0" w:color="auto"/>
                    <w:bottom w:val="none" w:sz="0" w:space="0" w:color="auto"/>
                    <w:right w:val="none" w:sz="0" w:space="0" w:color="auto"/>
                  </w:divBdr>
                </w:div>
                <w:div w:id="1384908123">
                  <w:marLeft w:val="0"/>
                  <w:marRight w:val="0"/>
                  <w:marTop w:val="0"/>
                  <w:marBottom w:val="0"/>
                  <w:divBdr>
                    <w:top w:val="none" w:sz="0" w:space="0" w:color="auto"/>
                    <w:left w:val="none" w:sz="0" w:space="0" w:color="auto"/>
                    <w:bottom w:val="none" w:sz="0" w:space="0" w:color="auto"/>
                    <w:right w:val="none" w:sz="0" w:space="0" w:color="auto"/>
                  </w:divBdr>
                </w:div>
                <w:div w:id="41484485">
                  <w:marLeft w:val="0"/>
                  <w:marRight w:val="0"/>
                  <w:marTop w:val="0"/>
                  <w:marBottom w:val="0"/>
                  <w:divBdr>
                    <w:top w:val="none" w:sz="0" w:space="0" w:color="auto"/>
                    <w:left w:val="none" w:sz="0" w:space="0" w:color="auto"/>
                    <w:bottom w:val="none" w:sz="0" w:space="0" w:color="auto"/>
                    <w:right w:val="none" w:sz="0" w:space="0" w:color="auto"/>
                  </w:divBdr>
                </w:div>
                <w:div w:id="1701515392">
                  <w:marLeft w:val="0"/>
                  <w:marRight w:val="0"/>
                  <w:marTop w:val="0"/>
                  <w:marBottom w:val="0"/>
                  <w:divBdr>
                    <w:top w:val="none" w:sz="0" w:space="0" w:color="auto"/>
                    <w:left w:val="none" w:sz="0" w:space="0" w:color="auto"/>
                    <w:bottom w:val="none" w:sz="0" w:space="0" w:color="auto"/>
                    <w:right w:val="none" w:sz="0" w:space="0" w:color="auto"/>
                  </w:divBdr>
                </w:div>
                <w:div w:id="2093043571">
                  <w:marLeft w:val="0"/>
                  <w:marRight w:val="0"/>
                  <w:marTop w:val="0"/>
                  <w:marBottom w:val="0"/>
                  <w:divBdr>
                    <w:top w:val="none" w:sz="0" w:space="0" w:color="auto"/>
                    <w:left w:val="none" w:sz="0" w:space="0" w:color="auto"/>
                    <w:bottom w:val="none" w:sz="0" w:space="0" w:color="auto"/>
                    <w:right w:val="none" w:sz="0" w:space="0" w:color="auto"/>
                  </w:divBdr>
                </w:div>
                <w:div w:id="804586253">
                  <w:marLeft w:val="0"/>
                  <w:marRight w:val="0"/>
                  <w:marTop w:val="0"/>
                  <w:marBottom w:val="0"/>
                  <w:divBdr>
                    <w:top w:val="none" w:sz="0" w:space="0" w:color="auto"/>
                    <w:left w:val="none" w:sz="0" w:space="0" w:color="auto"/>
                    <w:bottom w:val="none" w:sz="0" w:space="0" w:color="auto"/>
                    <w:right w:val="none" w:sz="0" w:space="0" w:color="auto"/>
                  </w:divBdr>
                </w:div>
                <w:div w:id="898053812">
                  <w:marLeft w:val="0"/>
                  <w:marRight w:val="0"/>
                  <w:marTop w:val="0"/>
                  <w:marBottom w:val="0"/>
                  <w:divBdr>
                    <w:top w:val="none" w:sz="0" w:space="0" w:color="auto"/>
                    <w:left w:val="none" w:sz="0" w:space="0" w:color="auto"/>
                    <w:bottom w:val="none" w:sz="0" w:space="0" w:color="auto"/>
                    <w:right w:val="none" w:sz="0" w:space="0" w:color="auto"/>
                  </w:divBdr>
                </w:div>
                <w:div w:id="1494099768">
                  <w:marLeft w:val="0"/>
                  <w:marRight w:val="0"/>
                  <w:marTop w:val="0"/>
                  <w:marBottom w:val="0"/>
                  <w:divBdr>
                    <w:top w:val="none" w:sz="0" w:space="0" w:color="auto"/>
                    <w:left w:val="none" w:sz="0" w:space="0" w:color="auto"/>
                    <w:bottom w:val="none" w:sz="0" w:space="0" w:color="auto"/>
                    <w:right w:val="none" w:sz="0" w:space="0" w:color="auto"/>
                  </w:divBdr>
                </w:div>
                <w:div w:id="1960918041">
                  <w:marLeft w:val="0"/>
                  <w:marRight w:val="0"/>
                  <w:marTop w:val="0"/>
                  <w:marBottom w:val="0"/>
                  <w:divBdr>
                    <w:top w:val="none" w:sz="0" w:space="0" w:color="auto"/>
                    <w:left w:val="none" w:sz="0" w:space="0" w:color="auto"/>
                    <w:bottom w:val="none" w:sz="0" w:space="0" w:color="auto"/>
                    <w:right w:val="none" w:sz="0" w:space="0" w:color="auto"/>
                  </w:divBdr>
                </w:div>
                <w:div w:id="1149442696">
                  <w:marLeft w:val="0"/>
                  <w:marRight w:val="0"/>
                  <w:marTop w:val="0"/>
                  <w:marBottom w:val="0"/>
                  <w:divBdr>
                    <w:top w:val="none" w:sz="0" w:space="0" w:color="auto"/>
                    <w:left w:val="none" w:sz="0" w:space="0" w:color="auto"/>
                    <w:bottom w:val="none" w:sz="0" w:space="0" w:color="auto"/>
                    <w:right w:val="none" w:sz="0" w:space="0" w:color="auto"/>
                  </w:divBdr>
                </w:div>
                <w:div w:id="1080561893">
                  <w:marLeft w:val="0"/>
                  <w:marRight w:val="0"/>
                  <w:marTop w:val="0"/>
                  <w:marBottom w:val="0"/>
                  <w:divBdr>
                    <w:top w:val="none" w:sz="0" w:space="0" w:color="auto"/>
                    <w:left w:val="none" w:sz="0" w:space="0" w:color="auto"/>
                    <w:bottom w:val="none" w:sz="0" w:space="0" w:color="auto"/>
                    <w:right w:val="none" w:sz="0" w:space="0" w:color="auto"/>
                  </w:divBdr>
                </w:div>
                <w:div w:id="67504007">
                  <w:marLeft w:val="0"/>
                  <w:marRight w:val="0"/>
                  <w:marTop w:val="0"/>
                  <w:marBottom w:val="0"/>
                  <w:divBdr>
                    <w:top w:val="none" w:sz="0" w:space="0" w:color="auto"/>
                    <w:left w:val="none" w:sz="0" w:space="0" w:color="auto"/>
                    <w:bottom w:val="none" w:sz="0" w:space="0" w:color="auto"/>
                    <w:right w:val="none" w:sz="0" w:space="0" w:color="auto"/>
                  </w:divBdr>
                </w:div>
                <w:div w:id="867990874">
                  <w:marLeft w:val="0"/>
                  <w:marRight w:val="0"/>
                  <w:marTop w:val="0"/>
                  <w:marBottom w:val="0"/>
                  <w:divBdr>
                    <w:top w:val="none" w:sz="0" w:space="0" w:color="auto"/>
                    <w:left w:val="none" w:sz="0" w:space="0" w:color="auto"/>
                    <w:bottom w:val="none" w:sz="0" w:space="0" w:color="auto"/>
                    <w:right w:val="none" w:sz="0" w:space="0" w:color="auto"/>
                  </w:divBdr>
                </w:div>
                <w:div w:id="953444678">
                  <w:marLeft w:val="0"/>
                  <w:marRight w:val="0"/>
                  <w:marTop w:val="0"/>
                  <w:marBottom w:val="0"/>
                  <w:divBdr>
                    <w:top w:val="none" w:sz="0" w:space="0" w:color="auto"/>
                    <w:left w:val="none" w:sz="0" w:space="0" w:color="auto"/>
                    <w:bottom w:val="none" w:sz="0" w:space="0" w:color="auto"/>
                    <w:right w:val="none" w:sz="0" w:space="0" w:color="auto"/>
                  </w:divBdr>
                </w:div>
                <w:div w:id="4478420">
                  <w:marLeft w:val="0"/>
                  <w:marRight w:val="0"/>
                  <w:marTop w:val="0"/>
                  <w:marBottom w:val="0"/>
                  <w:divBdr>
                    <w:top w:val="none" w:sz="0" w:space="0" w:color="auto"/>
                    <w:left w:val="none" w:sz="0" w:space="0" w:color="auto"/>
                    <w:bottom w:val="none" w:sz="0" w:space="0" w:color="auto"/>
                    <w:right w:val="none" w:sz="0" w:space="0" w:color="auto"/>
                  </w:divBdr>
                </w:div>
                <w:div w:id="1625651056">
                  <w:marLeft w:val="0"/>
                  <w:marRight w:val="0"/>
                  <w:marTop w:val="0"/>
                  <w:marBottom w:val="0"/>
                  <w:divBdr>
                    <w:top w:val="none" w:sz="0" w:space="0" w:color="auto"/>
                    <w:left w:val="none" w:sz="0" w:space="0" w:color="auto"/>
                    <w:bottom w:val="none" w:sz="0" w:space="0" w:color="auto"/>
                    <w:right w:val="none" w:sz="0" w:space="0" w:color="auto"/>
                  </w:divBdr>
                </w:div>
                <w:div w:id="1558323108">
                  <w:marLeft w:val="0"/>
                  <w:marRight w:val="0"/>
                  <w:marTop w:val="0"/>
                  <w:marBottom w:val="0"/>
                  <w:divBdr>
                    <w:top w:val="none" w:sz="0" w:space="0" w:color="auto"/>
                    <w:left w:val="none" w:sz="0" w:space="0" w:color="auto"/>
                    <w:bottom w:val="none" w:sz="0" w:space="0" w:color="auto"/>
                    <w:right w:val="none" w:sz="0" w:space="0" w:color="auto"/>
                  </w:divBdr>
                </w:div>
                <w:div w:id="1572620276">
                  <w:marLeft w:val="0"/>
                  <w:marRight w:val="0"/>
                  <w:marTop w:val="0"/>
                  <w:marBottom w:val="0"/>
                  <w:divBdr>
                    <w:top w:val="none" w:sz="0" w:space="0" w:color="auto"/>
                    <w:left w:val="none" w:sz="0" w:space="0" w:color="auto"/>
                    <w:bottom w:val="none" w:sz="0" w:space="0" w:color="auto"/>
                    <w:right w:val="none" w:sz="0" w:space="0" w:color="auto"/>
                  </w:divBdr>
                </w:div>
                <w:div w:id="80880876">
                  <w:marLeft w:val="0"/>
                  <w:marRight w:val="0"/>
                  <w:marTop w:val="0"/>
                  <w:marBottom w:val="0"/>
                  <w:divBdr>
                    <w:top w:val="none" w:sz="0" w:space="0" w:color="auto"/>
                    <w:left w:val="none" w:sz="0" w:space="0" w:color="auto"/>
                    <w:bottom w:val="none" w:sz="0" w:space="0" w:color="auto"/>
                    <w:right w:val="none" w:sz="0" w:space="0" w:color="auto"/>
                  </w:divBdr>
                </w:div>
                <w:div w:id="556629467">
                  <w:marLeft w:val="0"/>
                  <w:marRight w:val="0"/>
                  <w:marTop w:val="0"/>
                  <w:marBottom w:val="0"/>
                  <w:divBdr>
                    <w:top w:val="none" w:sz="0" w:space="0" w:color="auto"/>
                    <w:left w:val="none" w:sz="0" w:space="0" w:color="auto"/>
                    <w:bottom w:val="none" w:sz="0" w:space="0" w:color="auto"/>
                    <w:right w:val="none" w:sz="0" w:space="0" w:color="auto"/>
                  </w:divBdr>
                </w:div>
                <w:div w:id="1571576883">
                  <w:marLeft w:val="0"/>
                  <w:marRight w:val="0"/>
                  <w:marTop w:val="0"/>
                  <w:marBottom w:val="0"/>
                  <w:divBdr>
                    <w:top w:val="none" w:sz="0" w:space="0" w:color="auto"/>
                    <w:left w:val="none" w:sz="0" w:space="0" w:color="auto"/>
                    <w:bottom w:val="none" w:sz="0" w:space="0" w:color="auto"/>
                    <w:right w:val="none" w:sz="0" w:space="0" w:color="auto"/>
                  </w:divBdr>
                </w:div>
                <w:div w:id="189491291">
                  <w:marLeft w:val="0"/>
                  <w:marRight w:val="0"/>
                  <w:marTop w:val="0"/>
                  <w:marBottom w:val="0"/>
                  <w:divBdr>
                    <w:top w:val="none" w:sz="0" w:space="0" w:color="auto"/>
                    <w:left w:val="none" w:sz="0" w:space="0" w:color="auto"/>
                    <w:bottom w:val="none" w:sz="0" w:space="0" w:color="auto"/>
                    <w:right w:val="none" w:sz="0" w:space="0" w:color="auto"/>
                  </w:divBdr>
                </w:div>
                <w:div w:id="1287850086">
                  <w:marLeft w:val="0"/>
                  <w:marRight w:val="0"/>
                  <w:marTop w:val="0"/>
                  <w:marBottom w:val="0"/>
                  <w:divBdr>
                    <w:top w:val="none" w:sz="0" w:space="0" w:color="auto"/>
                    <w:left w:val="none" w:sz="0" w:space="0" w:color="auto"/>
                    <w:bottom w:val="none" w:sz="0" w:space="0" w:color="auto"/>
                    <w:right w:val="none" w:sz="0" w:space="0" w:color="auto"/>
                  </w:divBdr>
                </w:div>
                <w:div w:id="72170310">
                  <w:marLeft w:val="0"/>
                  <w:marRight w:val="0"/>
                  <w:marTop w:val="0"/>
                  <w:marBottom w:val="0"/>
                  <w:divBdr>
                    <w:top w:val="none" w:sz="0" w:space="0" w:color="auto"/>
                    <w:left w:val="none" w:sz="0" w:space="0" w:color="auto"/>
                    <w:bottom w:val="none" w:sz="0" w:space="0" w:color="auto"/>
                    <w:right w:val="none" w:sz="0" w:space="0" w:color="auto"/>
                  </w:divBdr>
                </w:div>
                <w:div w:id="906065332">
                  <w:marLeft w:val="0"/>
                  <w:marRight w:val="0"/>
                  <w:marTop w:val="0"/>
                  <w:marBottom w:val="0"/>
                  <w:divBdr>
                    <w:top w:val="none" w:sz="0" w:space="0" w:color="auto"/>
                    <w:left w:val="none" w:sz="0" w:space="0" w:color="auto"/>
                    <w:bottom w:val="none" w:sz="0" w:space="0" w:color="auto"/>
                    <w:right w:val="none" w:sz="0" w:space="0" w:color="auto"/>
                  </w:divBdr>
                </w:div>
                <w:div w:id="1940597927">
                  <w:marLeft w:val="0"/>
                  <w:marRight w:val="0"/>
                  <w:marTop w:val="0"/>
                  <w:marBottom w:val="0"/>
                  <w:divBdr>
                    <w:top w:val="none" w:sz="0" w:space="0" w:color="auto"/>
                    <w:left w:val="none" w:sz="0" w:space="0" w:color="auto"/>
                    <w:bottom w:val="none" w:sz="0" w:space="0" w:color="auto"/>
                    <w:right w:val="none" w:sz="0" w:space="0" w:color="auto"/>
                  </w:divBdr>
                </w:div>
                <w:div w:id="537203798">
                  <w:marLeft w:val="0"/>
                  <w:marRight w:val="0"/>
                  <w:marTop w:val="0"/>
                  <w:marBottom w:val="0"/>
                  <w:divBdr>
                    <w:top w:val="none" w:sz="0" w:space="0" w:color="auto"/>
                    <w:left w:val="none" w:sz="0" w:space="0" w:color="auto"/>
                    <w:bottom w:val="none" w:sz="0" w:space="0" w:color="auto"/>
                    <w:right w:val="none" w:sz="0" w:space="0" w:color="auto"/>
                  </w:divBdr>
                </w:div>
                <w:div w:id="1045106077">
                  <w:marLeft w:val="0"/>
                  <w:marRight w:val="0"/>
                  <w:marTop w:val="0"/>
                  <w:marBottom w:val="0"/>
                  <w:divBdr>
                    <w:top w:val="none" w:sz="0" w:space="0" w:color="auto"/>
                    <w:left w:val="none" w:sz="0" w:space="0" w:color="auto"/>
                    <w:bottom w:val="none" w:sz="0" w:space="0" w:color="auto"/>
                    <w:right w:val="none" w:sz="0" w:space="0" w:color="auto"/>
                  </w:divBdr>
                </w:div>
                <w:div w:id="99490800">
                  <w:marLeft w:val="0"/>
                  <w:marRight w:val="0"/>
                  <w:marTop w:val="0"/>
                  <w:marBottom w:val="0"/>
                  <w:divBdr>
                    <w:top w:val="none" w:sz="0" w:space="0" w:color="auto"/>
                    <w:left w:val="none" w:sz="0" w:space="0" w:color="auto"/>
                    <w:bottom w:val="none" w:sz="0" w:space="0" w:color="auto"/>
                    <w:right w:val="none" w:sz="0" w:space="0" w:color="auto"/>
                  </w:divBdr>
                </w:div>
                <w:div w:id="965623220">
                  <w:marLeft w:val="0"/>
                  <w:marRight w:val="0"/>
                  <w:marTop w:val="0"/>
                  <w:marBottom w:val="0"/>
                  <w:divBdr>
                    <w:top w:val="none" w:sz="0" w:space="0" w:color="auto"/>
                    <w:left w:val="none" w:sz="0" w:space="0" w:color="auto"/>
                    <w:bottom w:val="none" w:sz="0" w:space="0" w:color="auto"/>
                    <w:right w:val="none" w:sz="0" w:space="0" w:color="auto"/>
                  </w:divBdr>
                </w:div>
                <w:div w:id="1486435576">
                  <w:marLeft w:val="0"/>
                  <w:marRight w:val="0"/>
                  <w:marTop w:val="0"/>
                  <w:marBottom w:val="0"/>
                  <w:divBdr>
                    <w:top w:val="none" w:sz="0" w:space="0" w:color="auto"/>
                    <w:left w:val="none" w:sz="0" w:space="0" w:color="auto"/>
                    <w:bottom w:val="none" w:sz="0" w:space="0" w:color="auto"/>
                    <w:right w:val="none" w:sz="0" w:space="0" w:color="auto"/>
                  </w:divBdr>
                </w:div>
                <w:div w:id="94250575">
                  <w:marLeft w:val="0"/>
                  <w:marRight w:val="0"/>
                  <w:marTop w:val="0"/>
                  <w:marBottom w:val="0"/>
                  <w:divBdr>
                    <w:top w:val="none" w:sz="0" w:space="0" w:color="auto"/>
                    <w:left w:val="none" w:sz="0" w:space="0" w:color="auto"/>
                    <w:bottom w:val="none" w:sz="0" w:space="0" w:color="auto"/>
                    <w:right w:val="none" w:sz="0" w:space="0" w:color="auto"/>
                  </w:divBdr>
                </w:div>
                <w:div w:id="981075746">
                  <w:marLeft w:val="0"/>
                  <w:marRight w:val="0"/>
                  <w:marTop w:val="0"/>
                  <w:marBottom w:val="0"/>
                  <w:divBdr>
                    <w:top w:val="none" w:sz="0" w:space="0" w:color="auto"/>
                    <w:left w:val="none" w:sz="0" w:space="0" w:color="auto"/>
                    <w:bottom w:val="none" w:sz="0" w:space="0" w:color="auto"/>
                    <w:right w:val="none" w:sz="0" w:space="0" w:color="auto"/>
                  </w:divBdr>
                </w:div>
                <w:div w:id="1808207689">
                  <w:marLeft w:val="0"/>
                  <w:marRight w:val="0"/>
                  <w:marTop w:val="0"/>
                  <w:marBottom w:val="0"/>
                  <w:divBdr>
                    <w:top w:val="none" w:sz="0" w:space="0" w:color="auto"/>
                    <w:left w:val="none" w:sz="0" w:space="0" w:color="auto"/>
                    <w:bottom w:val="none" w:sz="0" w:space="0" w:color="auto"/>
                    <w:right w:val="none" w:sz="0" w:space="0" w:color="auto"/>
                  </w:divBdr>
                </w:div>
                <w:div w:id="719672910">
                  <w:marLeft w:val="0"/>
                  <w:marRight w:val="0"/>
                  <w:marTop w:val="0"/>
                  <w:marBottom w:val="0"/>
                  <w:divBdr>
                    <w:top w:val="none" w:sz="0" w:space="0" w:color="auto"/>
                    <w:left w:val="none" w:sz="0" w:space="0" w:color="auto"/>
                    <w:bottom w:val="none" w:sz="0" w:space="0" w:color="auto"/>
                    <w:right w:val="none" w:sz="0" w:space="0" w:color="auto"/>
                  </w:divBdr>
                </w:div>
                <w:div w:id="534851674">
                  <w:marLeft w:val="0"/>
                  <w:marRight w:val="0"/>
                  <w:marTop w:val="0"/>
                  <w:marBottom w:val="0"/>
                  <w:divBdr>
                    <w:top w:val="none" w:sz="0" w:space="0" w:color="auto"/>
                    <w:left w:val="none" w:sz="0" w:space="0" w:color="auto"/>
                    <w:bottom w:val="none" w:sz="0" w:space="0" w:color="auto"/>
                    <w:right w:val="none" w:sz="0" w:space="0" w:color="auto"/>
                  </w:divBdr>
                </w:div>
                <w:div w:id="945115235">
                  <w:marLeft w:val="0"/>
                  <w:marRight w:val="0"/>
                  <w:marTop w:val="0"/>
                  <w:marBottom w:val="0"/>
                  <w:divBdr>
                    <w:top w:val="none" w:sz="0" w:space="0" w:color="auto"/>
                    <w:left w:val="none" w:sz="0" w:space="0" w:color="auto"/>
                    <w:bottom w:val="none" w:sz="0" w:space="0" w:color="auto"/>
                    <w:right w:val="none" w:sz="0" w:space="0" w:color="auto"/>
                  </w:divBdr>
                </w:div>
              </w:divsChild>
            </w:div>
            <w:div w:id="1820069191">
              <w:marLeft w:val="0"/>
              <w:marRight w:val="0"/>
              <w:marTop w:val="0"/>
              <w:marBottom w:val="0"/>
              <w:divBdr>
                <w:top w:val="none" w:sz="0" w:space="0" w:color="auto"/>
                <w:left w:val="none" w:sz="0" w:space="0" w:color="auto"/>
                <w:bottom w:val="none" w:sz="0" w:space="0" w:color="auto"/>
                <w:right w:val="none" w:sz="0" w:space="0" w:color="auto"/>
              </w:divBdr>
              <w:divsChild>
                <w:div w:id="1474323568">
                  <w:marLeft w:val="0"/>
                  <w:marRight w:val="0"/>
                  <w:marTop w:val="0"/>
                  <w:marBottom w:val="0"/>
                  <w:divBdr>
                    <w:top w:val="none" w:sz="0" w:space="0" w:color="auto"/>
                    <w:left w:val="none" w:sz="0" w:space="0" w:color="auto"/>
                    <w:bottom w:val="none" w:sz="0" w:space="0" w:color="auto"/>
                    <w:right w:val="none" w:sz="0" w:space="0" w:color="auto"/>
                  </w:divBdr>
                </w:div>
                <w:div w:id="1012683363">
                  <w:marLeft w:val="0"/>
                  <w:marRight w:val="0"/>
                  <w:marTop w:val="0"/>
                  <w:marBottom w:val="0"/>
                  <w:divBdr>
                    <w:top w:val="none" w:sz="0" w:space="0" w:color="auto"/>
                    <w:left w:val="none" w:sz="0" w:space="0" w:color="auto"/>
                    <w:bottom w:val="none" w:sz="0" w:space="0" w:color="auto"/>
                    <w:right w:val="none" w:sz="0" w:space="0" w:color="auto"/>
                  </w:divBdr>
                </w:div>
                <w:div w:id="2089837730">
                  <w:marLeft w:val="0"/>
                  <w:marRight w:val="0"/>
                  <w:marTop w:val="0"/>
                  <w:marBottom w:val="0"/>
                  <w:divBdr>
                    <w:top w:val="none" w:sz="0" w:space="0" w:color="auto"/>
                    <w:left w:val="none" w:sz="0" w:space="0" w:color="auto"/>
                    <w:bottom w:val="none" w:sz="0" w:space="0" w:color="auto"/>
                    <w:right w:val="none" w:sz="0" w:space="0" w:color="auto"/>
                  </w:divBdr>
                </w:div>
                <w:div w:id="1064377992">
                  <w:marLeft w:val="0"/>
                  <w:marRight w:val="0"/>
                  <w:marTop w:val="0"/>
                  <w:marBottom w:val="0"/>
                  <w:divBdr>
                    <w:top w:val="none" w:sz="0" w:space="0" w:color="auto"/>
                    <w:left w:val="none" w:sz="0" w:space="0" w:color="auto"/>
                    <w:bottom w:val="none" w:sz="0" w:space="0" w:color="auto"/>
                    <w:right w:val="none" w:sz="0" w:space="0" w:color="auto"/>
                  </w:divBdr>
                </w:div>
                <w:div w:id="645167187">
                  <w:marLeft w:val="0"/>
                  <w:marRight w:val="0"/>
                  <w:marTop w:val="0"/>
                  <w:marBottom w:val="0"/>
                  <w:divBdr>
                    <w:top w:val="none" w:sz="0" w:space="0" w:color="auto"/>
                    <w:left w:val="none" w:sz="0" w:space="0" w:color="auto"/>
                    <w:bottom w:val="none" w:sz="0" w:space="0" w:color="auto"/>
                    <w:right w:val="none" w:sz="0" w:space="0" w:color="auto"/>
                  </w:divBdr>
                </w:div>
                <w:div w:id="1421369445">
                  <w:marLeft w:val="0"/>
                  <w:marRight w:val="0"/>
                  <w:marTop w:val="0"/>
                  <w:marBottom w:val="0"/>
                  <w:divBdr>
                    <w:top w:val="none" w:sz="0" w:space="0" w:color="auto"/>
                    <w:left w:val="none" w:sz="0" w:space="0" w:color="auto"/>
                    <w:bottom w:val="none" w:sz="0" w:space="0" w:color="auto"/>
                    <w:right w:val="none" w:sz="0" w:space="0" w:color="auto"/>
                  </w:divBdr>
                </w:div>
                <w:div w:id="182331594">
                  <w:marLeft w:val="0"/>
                  <w:marRight w:val="0"/>
                  <w:marTop w:val="0"/>
                  <w:marBottom w:val="0"/>
                  <w:divBdr>
                    <w:top w:val="none" w:sz="0" w:space="0" w:color="auto"/>
                    <w:left w:val="none" w:sz="0" w:space="0" w:color="auto"/>
                    <w:bottom w:val="none" w:sz="0" w:space="0" w:color="auto"/>
                    <w:right w:val="none" w:sz="0" w:space="0" w:color="auto"/>
                  </w:divBdr>
                </w:div>
                <w:div w:id="361130618">
                  <w:marLeft w:val="0"/>
                  <w:marRight w:val="0"/>
                  <w:marTop w:val="0"/>
                  <w:marBottom w:val="0"/>
                  <w:divBdr>
                    <w:top w:val="none" w:sz="0" w:space="0" w:color="auto"/>
                    <w:left w:val="none" w:sz="0" w:space="0" w:color="auto"/>
                    <w:bottom w:val="none" w:sz="0" w:space="0" w:color="auto"/>
                    <w:right w:val="none" w:sz="0" w:space="0" w:color="auto"/>
                  </w:divBdr>
                </w:div>
                <w:div w:id="1573202263">
                  <w:marLeft w:val="0"/>
                  <w:marRight w:val="0"/>
                  <w:marTop w:val="0"/>
                  <w:marBottom w:val="0"/>
                  <w:divBdr>
                    <w:top w:val="none" w:sz="0" w:space="0" w:color="auto"/>
                    <w:left w:val="none" w:sz="0" w:space="0" w:color="auto"/>
                    <w:bottom w:val="none" w:sz="0" w:space="0" w:color="auto"/>
                    <w:right w:val="none" w:sz="0" w:space="0" w:color="auto"/>
                  </w:divBdr>
                </w:div>
                <w:div w:id="606349721">
                  <w:marLeft w:val="0"/>
                  <w:marRight w:val="0"/>
                  <w:marTop w:val="0"/>
                  <w:marBottom w:val="0"/>
                  <w:divBdr>
                    <w:top w:val="none" w:sz="0" w:space="0" w:color="auto"/>
                    <w:left w:val="none" w:sz="0" w:space="0" w:color="auto"/>
                    <w:bottom w:val="none" w:sz="0" w:space="0" w:color="auto"/>
                    <w:right w:val="none" w:sz="0" w:space="0" w:color="auto"/>
                  </w:divBdr>
                </w:div>
                <w:div w:id="1502814794">
                  <w:marLeft w:val="0"/>
                  <w:marRight w:val="0"/>
                  <w:marTop w:val="0"/>
                  <w:marBottom w:val="0"/>
                  <w:divBdr>
                    <w:top w:val="none" w:sz="0" w:space="0" w:color="auto"/>
                    <w:left w:val="none" w:sz="0" w:space="0" w:color="auto"/>
                    <w:bottom w:val="none" w:sz="0" w:space="0" w:color="auto"/>
                    <w:right w:val="none" w:sz="0" w:space="0" w:color="auto"/>
                  </w:divBdr>
                </w:div>
                <w:div w:id="584725075">
                  <w:marLeft w:val="0"/>
                  <w:marRight w:val="0"/>
                  <w:marTop w:val="0"/>
                  <w:marBottom w:val="0"/>
                  <w:divBdr>
                    <w:top w:val="none" w:sz="0" w:space="0" w:color="auto"/>
                    <w:left w:val="none" w:sz="0" w:space="0" w:color="auto"/>
                    <w:bottom w:val="none" w:sz="0" w:space="0" w:color="auto"/>
                    <w:right w:val="none" w:sz="0" w:space="0" w:color="auto"/>
                  </w:divBdr>
                </w:div>
                <w:div w:id="394739603">
                  <w:marLeft w:val="0"/>
                  <w:marRight w:val="0"/>
                  <w:marTop w:val="0"/>
                  <w:marBottom w:val="0"/>
                  <w:divBdr>
                    <w:top w:val="none" w:sz="0" w:space="0" w:color="auto"/>
                    <w:left w:val="none" w:sz="0" w:space="0" w:color="auto"/>
                    <w:bottom w:val="none" w:sz="0" w:space="0" w:color="auto"/>
                    <w:right w:val="none" w:sz="0" w:space="0" w:color="auto"/>
                  </w:divBdr>
                </w:div>
                <w:div w:id="1887177241">
                  <w:marLeft w:val="0"/>
                  <w:marRight w:val="0"/>
                  <w:marTop w:val="0"/>
                  <w:marBottom w:val="0"/>
                  <w:divBdr>
                    <w:top w:val="none" w:sz="0" w:space="0" w:color="auto"/>
                    <w:left w:val="none" w:sz="0" w:space="0" w:color="auto"/>
                    <w:bottom w:val="none" w:sz="0" w:space="0" w:color="auto"/>
                    <w:right w:val="none" w:sz="0" w:space="0" w:color="auto"/>
                  </w:divBdr>
                </w:div>
                <w:div w:id="1206143149">
                  <w:marLeft w:val="0"/>
                  <w:marRight w:val="0"/>
                  <w:marTop w:val="0"/>
                  <w:marBottom w:val="0"/>
                  <w:divBdr>
                    <w:top w:val="none" w:sz="0" w:space="0" w:color="auto"/>
                    <w:left w:val="none" w:sz="0" w:space="0" w:color="auto"/>
                    <w:bottom w:val="none" w:sz="0" w:space="0" w:color="auto"/>
                    <w:right w:val="none" w:sz="0" w:space="0" w:color="auto"/>
                  </w:divBdr>
                </w:div>
                <w:div w:id="608397195">
                  <w:marLeft w:val="0"/>
                  <w:marRight w:val="0"/>
                  <w:marTop w:val="0"/>
                  <w:marBottom w:val="0"/>
                  <w:divBdr>
                    <w:top w:val="none" w:sz="0" w:space="0" w:color="auto"/>
                    <w:left w:val="none" w:sz="0" w:space="0" w:color="auto"/>
                    <w:bottom w:val="none" w:sz="0" w:space="0" w:color="auto"/>
                    <w:right w:val="none" w:sz="0" w:space="0" w:color="auto"/>
                  </w:divBdr>
                </w:div>
                <w:div w:id="1587807384">
                  <w:marLeft w:val="0"/>
                  <w:marRight w:val="0"/>
                  <w:marTop w:val="0"/>
                  <w:marBottom w:val="0"/>
                  <w:divBdr>
                    <w:top w:val="none" w:sz="0" w:space="0" w:color="auto"/>
                    <w:left w:val="none" w:sz="0" w:space="0" w:color="auto"/>
                    <w:bottom w:val="none" w:sz="0" w:space="0" w:color="auto"/>
                    <w:right w:val="none" w:sz="0" w:space="0" w:color="auto"/>
                  </w:divBdr>
                </w:div>
                <w:div w:id="1803500781">
                  <w:marLeft w:val="0"/>
                  <w:marRight w:val="0"/>
                  <w:marTop w:val="0"/>
                  <w:marBottom w:val="0"/>
                  <w:divBdr>
                    <w:top w:val="none" w:sz="0" w:space="0" w:color="auto"/>
                    <w:left w:val="none" w:sz="0" w:space="0" w:color="auto"/>
                    <w:bottom w:val="none" w:sz="0" w:space="0" w:color="auto"/>
                    <w:right w:val="none" w:sz="0" w:space="0" w:color="auto"/>
                  </w:divBdr>
                </w:div>
                <w:div w:id="1484859100">
                  <w:marLeft w:val="0"/>
                  <w:marRight w:val="0"/>
                  <w:marTop w:val="0"/>
                  <w:marBottom w:val="0"/>
                  <w:divBdr>
                    <w:top w:val="none" w:sz="0" w:space="0" w:color="auto"/>
                    <w:left w:val="none" w:sz="0" w:space="0" w:color="auto"/>
                    <w:bottom w:val="none" w:sz="0" w:space="0" w:color="auto"/>
                    <w:right w:val="none" w:sz="0" w:space="0" w:color="auto"/>
                  </w:divBdr>
                </w:div>
                <w:div w:id="2092460744">
                  <w:marLeft w:val="0"/>
                  <w:marRight w:val="0"/>
                  <w:marTop w:val="0"/>
                  <w:marBottom w:val="0"/>
                  <w:divBdr>
                    <w:top w:val="none" w:sz="0" w:space="0" w:color="auto"/>
                    <w:left w:val="none" w:sz="0" w:space="0" w:color="auto"/>
                    <w:bottom w:val="none" w:sz="0" w:space="0" w:color="auto"/>
                    <w:right w:val="none" w:sz="0" w:space="0" w:color="auto"/>
                  </w:divBdr>
                </w:div>
                <w:div w:id="1924414213">
                  <w:marLeft w:val="0"/>
                  <w:marRight w:val="0"/>
                  <w:marTop w:val="0"/>
                  <w:marBottom w:val="0"/>
                  <w:divBdr>
                    <w:top w:val="none" w:sz="0" w:space="0" w:color="auto"/>
                    <w:left w:val="none" w:sz="0" w:space="0" w:color="auto"/>
                    <w:bottom w:val="none" w:sz="0" w:space="0" w:color="auto"/>
                    <w:right w:val="none" w:sz="0" w:space="0" w:color="auto"/>
                  </w:divBdr>
                </w:div>
                <w:div w:id="1430613740">
                  <w:marLeft w:val="0"/>
                  <w:marRight w:val="0"/>
                  <w:marTop w:val="0"/>
                  <w:marBottom w:val="0"/>
                  <w:divBdr>
                    <w:top w:val="none" w:sz="0" w:space="0" w:color="auto"/>
                    <w:left w:val="none" w:sz="0" w:space="0" w:color="auto"/>
                    <w:bottom w:val="none" w:sz="0" w:space="0" w:color="auto"/>
                    <w:right w:val="none" w:sz="0" w:space="0" w:color="auto"/>
                  </w:divBdr>
                </w:div>
                <w:div w:id="981345858">
                  <w:marLeft w:val="0"/>
                  <w:marRight w:val="0"/>
                  <w:marTop w:val="0"/>
                  <w:marBottom w:val="0"/>
                  <w:divBdr>
                    <w:top w:val="none" w:sz="0" w:space="0" w:color="auto"/>
                    <w:left w:val="none" w:sz="0" w:space="0" w:color="auto"/>
                    <w:bottom w:val="none" w:sz="0" w:space="0" w:color="auto"/>
                    <w:right w:val="none" w:sz="0" w:space="0" w:color="auto"/>
                  </w:divBdr>
                </w:div>
                <w:div w:id="1165314657">
                  <w:marLeft w:val="0"/>
                  <w:marRight w:val="0"/>
                  <w:marTop w:val="0"/>
                  <w:marBottom w:val="0"/>
                  <w:divBdr>
                    <w:top w:val="none" w:sz="0" w:space="0" w:color="auto"/>
                    <w:left w:val="none" w:sz="0" w:space="0" w:color="auto"/>
                    <w:bottom w:val="none" w:sz="0" w:space="0" w:color="auto"/>
                    <w:right w:val="none" w:sz="0" w:space="0" w:color="auto"/>
                  </w:divBdr>
                </w:div>
                <w:div w:id="767194007">
                  <w:marLeft w:val="0"/>
                  <w:marRight w:val="0"/>
                  <w:marTop w:val="0"/>
                  <w:marBottom w:val="0"/>
                  <w:divBdr>
                    <w:top w:val="none" w:sz="0" w:space="0" w:color="auto"/>
                    <w:left w:val="none" w:sz="0" w:space="0" w:color="auto"/>
                    <w:bottom w:val="none" w:sz="0" w:space="0" w:color="auto"/>
                    <w:right w:val="none" w:sz="0" w:space="0" w:color="auto"/>
                  </w:divBdr>
                </w:div>
                <w:div w:id="368146232">
                  <w:marLeft w:val="0"/>
                  <w:marRight w:val="0"/>
                  <w:marTop w:val="0"/>
                  <w:marBottom w:val="0"/>
                  <w:divBdr>
                    <w:top w:val="none" w:sz="0" w:space="0" w:color="auto"/>
                    <w:left w:val="none" w:sz="0" w:space="0" w:color="auto"/>
                    <w:bottom w:val="none" w:sz="0" w:space="0" w:color="auto"/>
                    <w:right w:val="none" w:sz="0" w:space="0" w:color="auto"/>
                  </w:divBdr>
                </w:div>
                <w:div w:id="1996569110">
                  <w:marLeft w:val="0"/>
                  <w:marRight w:val="0"/>
                  <w:marTop w:val="0"/>
                  <w:marBottom w:val="0"/>
                  <w:divBdr>
                    <w:top w:val="none" w:sz="0" w:space="0" w:color="auto"/>
                    <w:left w:val="none" w:sz="0" w:space="0" w:color="auto"/>
                    <w:bottom w:val="none" w:sz="0" w:space="0" w:color="auto"/>
                    <w:right w:val="none" w:sz="0" w:space="0" w:color="auto"/>
                  </w:divBdr>
                </w:div>
                <w:div w:id="858854786">
                  <w:marLeft w:val="0"/>
                  <w:marRight w:val="0"/>
                  <w:marTop w:val="0"/>
                  <w:marBottom w:val="0"/>
                  <w:divBdr>
                    <w:top w:val="none" w:sz="0" w:space="0" w:color="auto"/>
                    <w:left w:val="none" w:sz="0" w:space="0" w:color="auto"/>
                    <w:bottom w:val="none" w:sz="0" w:space="0" w:color="auto"/>
                    <w:right w:val="none" w:sz="0" w:space="0" w:color="auto"/>
                  </w:divBdr>
                </w:div>
                <w:div w:id="489950139">
                  <w:marLeft w:val="0"/>
                  <w:marRight w:val="0"/>
                  <w:marTop w:val="0"/>
                  <w:marBottom w:val="0"/>
                  <w:divBdr>
                    <w:top w:val="none" w:sz="0" w:space="0" w:color="auto"/>
                    <w:left w:val="none" w:sz="0" w:space="0" w:color="auto"/>
                    <w:bottom w:val="none" w:sz="0" w:space="0" w:color="auto"/>
                    <w:right w:val="none" w:sz="0" w:space="0" w:color="auto"/>
                  </w:divBdr>
                </w:div>
                <w:div w:id="733964864">
                  <w:marLeft w:val="0"/>
                  <w:marRight w:val="0"/>
                  <w:marTop w:val="0"/>
                  <w:marBottom w:val="0"/>
                  <w:divBdr>
                    <w:top w:val="none" w:sz="0" w:space="0" w:color="auto"/>
                    <w:left w:val="none" w:sz="0" w:space="0" w:color="auto"/>
                    <w:bottom w:val="none" w:sz="0" w:space="0" w:color="auto"/>
                    <w:right w:val="none" w:sz="0" w:space="0" w:color="auto"/>
                  </w:divBdr>
                </w:div>
                <w:div w:id="1102915017">
                  <w:marLeft w:val="0"/>
                  <w:marRight w:val="0"/>
                  <w:marTop w:val="0"/>
                  <w:marBottom w:val="0"/>
                  <w:divBdr>
                    <w:top w:val="none" w:sz="0" w:space="0" w:color="auto"/>
                    <w:left w:val="none" w:sz="0" w:space="0" w:color="auto"/>
                    <w:bottom w:val="none" w:sz="0" w:space="0" w:color="auto"/>
                    <w:right w:val="none" w:sz="0" w:space="0" w:color="auto"/>
                  </w:divBdr>
                </w:div>
                <w:div w:id="522716856">
                  <w:marLeft w:val="0"/>
                  <w:marRight w:val="0"/>
                  <w:marTop w:val="0"/>
                  <w:marBottom w:val="0"/>
                  <w:divBdr>
                    <w:top w:val="none" w:sz="0" w:space="0" w:color="auto"/>
                    <w:left w:val="none" w:sz="0" w:space="0" w:color="auto"/>
                    <w:bottom w:val="none" w:sz="0" w:space="0" w:color="auto"/>
                    <w:right w:val="none" w:sz="0" w:space="0" w:color="auto"/>
                  </w:divBdr>
                </w:div>
                <w:div w:id="1739355882">
                  <w:marLeft w:val="0"/>
                  <w:marRight w:val="0"/>
                  <w:marTop w:val="0"/>
                  <w:marBottom w:val="0"/>
                  <w:divBdr>
                    <w:top w:val="none" w:sz="0" w:space="0" w:color="auto"/>
                    <w:left w:val="none" w:sz="0" w:space="0" w:color="auto"/>
                    <w:bottom w:val="none" w:sz="0" w:space="0" w:color="auto"/>
                    <w:right w:val="none" w:sz="0" w:space="0" w:color="auto"/>
                  </w:divBdr>
                </w:div>
                <w:div w:id="383600768">
                  <w:marLeft w:val="0"/>
                  <w:marRight w:val="0"/>
                  <w:marTop w:val="0"/>
                  <w:marBottom w:val="0"/>
                  <w:divBdr>
                    <w:top w:val="none" w:sz="0" w:space="0" w:color="auto"/>
                    <w:left w:val="none" w:sz="0" w:space="0" w:color="auto"/>
                    <w:bottom w:val="none" w:sz="0" w:space="0" w:color="auto"/>
                    <w:right w:val="none" w:sz="0" w:space="0" w:color="auto"/>
                  </w:divBdr>
                </w:div>
                <w:div w:id="1627421489">
                  <w:marLeft w:val="0"/>
                  <w:marRight w:val="0"/>
                  <w:marTop w:val="0"/>
                  <w:marBottom w:val="0"/>
                  <w:divBdr>
                    <w:top w:val="none" w:sz="0" w:space="0" w:color="auto"/>
                    <w:left w:val="none" w:sz="0" w:space="0" w:color="auto"/>
                    <w:bottom w:val="none" w:sz="0" w:space="0" w:color="auto"/>
                    <w:right w:val="none" w:sz="0" w:space="0" w:color="auto"/>
                  </w:divBdr>
                </w:div>
                <w:div w:id="1189413645">
                  <w:marLeft w:val="0"/>
                  <w:marRight w:val="0"/>
                  <w:marTop w:val="0"/>
                  <w:marBottom w:val="0"/>
                  <w:divBdr>
                    <w:top w:val="none" w:sz="0" w:space="0" w:color="auto"/>
                    <w:left w:val="none" w:sz="0" w:space="0" w:color="auto"/>
                    <w:bottom w:val="none" w:sz="0" w:space="0" w:color="auto"/>
                    <w:right w:val="none" w:sz="0" w:space="0" w:color="auto"/>
                  </w:divBdr>
                </w:div>
                <w:div w:id="1185636144">
                  <w:marLeft w:val="0"/>
                  <w:marRight w:val="0"/>
                  <w:marTop w:val="0"/>
                  <w:marBottom w:val="0"/>
                  <w:divBdr>
                    <w:top w:val="none" w:sz="0" w:space="0" w:color="auto"/>
                    <w:left w:val="none" w:sz="0" w:space="0" w:color="auto"/>
                    <w:bottom w:val="none" w:sz="0" w:space="0" w:color="auto"/>
                    <w:right w:val="none" w:sz="0" w:space="0" w:color="auto"/>
                  </w:divBdr>
                </w:div>
                <w:div w:id="392315972">
                  <w:marLeft w:val="0"/>
                  <w:marRight w:val="0"/>
                  <w:marTop w:val="0"/>
                  <w:marBottom w:val="0"/>
                  <w:divBdr>
                    <w:top w:val="none" w:sz="0" w:space="0" w:color="auto"/>
                    <w:left w:val="none" w:sz="0" w:space="0" w:color="auto"/>
                    <w:bottom w:val="none" w:sz="0" w:space="0" w:color="auto"/>
                    <w:right w:val="none" w:sz="0" w:space="0" w:color="auto"/>
                  </w:divBdr>
                </w:div>
                <w:div w:id="1817256079">
                  <w:marLeft w:val="0"/>
                  <w:marRight w:val="0"/>
                  <w:marTop w:val="0"/>
                  <w:marBottom w:val="0"/>
                  <w:divBdr>
                    <w:top w:val="none" w:sz="0" w:space="0" w:color="auto"/>
                    <w:left w:val="none" w:sz="0" w:space="0" w:color="auto"/>
                    <w:bottom w:val="none" w:sz="0" w:space="0" w:color="auto"/>
                    <w:right w:val="none" w:sz="0" w:space="0" w:color="auto"/>
                  </w:divBdr>
                </w:div>
                <w:div w:id="2038776044">
                  <w:marLeft w:val="0"/>
                  <w:marRight w:val="0"/>
                  <w:marTop w:val="0"/>
                  <w:marBottom w:val="0"/>
                  <w:divBdr>
                    <w:top w:val="none" w:sz="0" w:space="0" w:color="auto"/>
                    <w:left w:val="none" w:sz="0" w:space="0" w:color="auto"/>
                    <w:bottom w:val="none" w:sz="0" w:space="0" w:color="auto"/>
                    <w:right w:val="none" w:sz="0" w:space="0" w:color="auto"/>
                  </w:divBdr>
                </w:div>
              </w:divsChild>
            </w:div>
            <w:div w:id="1256011826">
              <w:marLeft w:val="0"/>
              <w:marRight w:val="0"/>
              <w:marTop w:val="0"/>
              <w:marBottom w:val="0"/>
              <w:divBdr>
                <w:top w:val="none" w:sz="0" w:space="0" w:color="auto"/>
                <w:left w:val="none" w:sz="0" w:space="0" w:color="auto"/>
                <w:bottom w:val="none" w:sz="0" w:space="0" w:color="auto"/>
                <w:right w:val="none" w:sz="0" w:space="0" w:color="auto"/>
              </w:divBdr>
              <w:divsChild>
                <w:div w:id="1638222394">
                  <w:marLeft w:val="0"/>
                  <w:marRight w:val="0"/>
                  <w:marTop w:val="0"/>
                  <w:marBottom w:val="0"/>
                  <w:divBdr>
                    <w:top w:val="none" w:sz="0" w:space="0" w:color="auto"/>
                    <w:left w:val="none" w:sz="0" w:space="0" w:color="auto"/>
                    <w:bottom w:val="none" w:sz="0" w:space="0" w:color="auto"/>
                    <w:right w:val="none" w:sz="0" w:space="0" w:color="auto"/>
                  </w:divBdr>
                </w:div>
                <w:div w:id="1647930229">
                  <w:marLeft w:val="0"/>
                  <w:marRight w:val="0"/>
                  <w:marTop w:val="0"/>
                  <w:marBottom w:val="0"/>
                  <w:divBdr>
                    <w:top w:val="none" w:sz="0" w:space="0" w:color="auto"/>
                    <w:left w:val="none" w:sz="0" w:space="0" w:color="auto"/>
                    <w:bottom w:val="none" w:sz="0" w:space="0" w:color="auto"/>
                    <w:right w:val="none" w:sz="0" w:space="0" w:color="auto"/>
                  </w:divBdr>
                </w:div>
                <w:div w:id="849761331">
                  <w:marLeft w:val="0"/>
                  <w:marRight w:val="0"/>
                  <w:marTop w:val="0"/>
                  <w:marBottom w:val="0"/>
                  <w:divBdr>
                    <w:top w:val="none" w:sz="0" w:space="0" w:color="auto"/>
                    <w:left w:val="none" w:sz="0" w:space="0" w:color="auto"/>
                    <w:bottom w:val="none" w:sz="0" w:space="0" w:color="auto"/>
                    <w:right w:val="none" w:sz="0" w:space="0" w:color="auto"/>
                  </w:divBdr>
                </w:div>
                <w:div w:id="1028411287">
                  <w:marLeft w:val="0"/>
                  <w:marRight w:val="0"/>
                  <w:marTop w:val="0"/>
                  <w:marBottom w:val="0"/>
                  <w:divBdr>
                    <w:top w:val="none" w:sz="0" w:space="0" w:color="auto"/>
                    <w:left w:val="none" w:sz="0" w:space="0" w:color="auto"/>
                    <w:bottom w:val="none" w:sz="0" w:space="0" w:color="auto"/>
                    <w:right w:val="none" w:sz="0" w:space="0" w:color="auto"/>
                  </w:divBdr>
                </w:div>
                <w:div w:id="2101216774">
                  <w:marLeft w:val="0"/>
                  <w:marRight w:val="0"/>
                  <w:marTop w:val="0"/>
                  <w:marBottom w:val="0"/>
                  <w:divBdr>
                    <w:top w:val="none" w:sz="0" w:space="0" w:color="auto"/>
                    <w:left w:val="none" w:sz="0" w:space="0" w:color="auto"/>
                    <w:bottom w:val="none" w:sz="0" w:space="0" w:color="auto"/>
                    <w:right w:val="none" w:sz="0" w:space="0" w:color="auto"/>
                  </w:divBdr>
                </w:div>
                <w:div w:id="1952781387">
                  <w:marLeft w:val="0"/>
                  <w:marRight w:val="0"/>
                  <w:marTop w:val="0"/>
                  <w:marBottom w:val="0"/>
                  <w:divBdr>
                    <w:top w:val="none" w:sz="0" w:space="0" w:color="auto"/>
                    <w:left w:val="none" w:sz="0" w:space="0" w:color="auto"/>
                    <w:bottom w:val="none" w:sz="0" w:space="0" w:color="auto"/>
                    <w:right w:val="none" w:sz="0" w:space="0" w:color="auto"/>
                  </w:divBdr>
                </w:div>
                <w:div w:id="1248034297">
                  <w:marLeft w:val="0"/>
                  <w:marRight w:val="0"/>
                  <w:marTop w:val="0"/>
                  <w:marBottom w:val="0"/>
                  <w:divBdr>
                    <w:top w:val="none" w:sz="0" w:space="0" w:color="auto"/>
                    <w:left w:val="none" w:sz="0" w:space="0" w:color="auto"/>
                    <w:bottom w:val="none" w:sz="0" w:space="0" w:color="auto"/>
                    <w:right w:val="none" w:sz="0" w:space="0" w:color="auto"/>
                  </w:divBdr>
                </w:div>
                <w:div w:id="2102414038">
                  <w:marLeft w:val="0"/>
                  <w:marRight w:val="0"/>
                  <w:marTop w:val="0"/>
                  <w:marBottom w:val="0"/>
                  <w:divBdr>
                    <w:top w:val="none" w:sz="0" w:space="0" w:color="auto"/>
                    <w:left w:val="none" w:sz="0" w:space="0" w:color="auto"/>
                    <w:bottom w:val="none" w:sz="0" w:space="0" w:color="auto"/>
                    <w:right w:val="none" w:sz="0" w:space="0" w:color="auto"/>
                  </w:divBdr>
                </w:div>
                <w:div w:id="1266841909">
                  <w:marLeft w:val="0"/>
                  <w:marRight w:val="0"/>
                  <w:marTop w:val="0"/>
                  <w:marBottom w:val="0"/>
                  <w:divBdr>
                    <w:top w:val="none" w:sz="0" w:space="0" w:color="auto"/>
                    <w:left w:val="none" w:sz="0" w:space="0" w:color="auto"/>
                    <w:bottom w:val="none" w:sz="0" w:space="0" w:color="auto"/>
                    <w:right w:val="none" w:sz="0" w:space="0" w:color="auto"/>
                  </w:divBdr>
                </w:div>
                <w:div w:id="750615947">
                  <w:marLeft w:val="0"/>
                  <w:marRight w:val="0"/>
                  <w:marTop w:val="0"/>
                  <w:marBottom w:val="0"/>
                  <w:divBdr>
                    <w:top w:val="none" w:sz="0" w:space="0" w:color="auto"/>
                    <w:left w:val="none" w:sz="0" w:space="0" w:color="auto"/>
                    <w:bottom w:val="none" w:sz="0" w:space="0" w:color="auto"/>
                    <w:right w:val="none" w:sz="0" w:space="0" w:color="auto"/>
                  </w:divBdr>
                </w:div>
                <w:div w:id="2077583083">
                  <w:marLeft w:val="0"/>
                  <w:marRight w:val="0"/>
                  <w:marTop w:val="0"/>
                  <w:marBottom w:val="0"/>
                  <w:divBdr>
                    <w:top w:val="none" w:sz="0" w:space="0" w:color="auto"/>
                    <w:left w:val="none" w:sz="0" w:space="0" w:color="auto"/>
                    <w:bottom w:val="none" w:sz="0" w:space="0" w:color="auto"/>
                    <w:right w:val="none" w:sz="0" w:space="0" w:color="auto"/>
                  </w:divBdr>
                </w:div>
                <w:div w:id="919409965">
                  <w:marLeft w:val="0"/>
                  <w:marRight w:val="0"/>
                  <w:marTop w:val="0"/>
                  <w:marBottom w:val="0"/>
                  <w:divBdr>
                    <w:top w:val="none" w:sz="0" w:space="0" w:color="auto"/>
                    <w:left w:val="none" w:sz="0" w:space="0" w:color="auto"/>
                    <w:bottom w:val="none" w:sz="0" w:space="0" w:color="auto"/>
                    <w:right w:val="none" w:sz="0" w:space="0" w:color="auto"/>
                  </w:divBdr>
                </w:div>
                <w:div w:id="615217629">
                  <w:marLeft w:val="0"/>
                  <w:marRight w:val="0"/>
                  <w:marTop w:val="0"/>
                  <w:marBottom w:val="0"/>
                  <w:divBdr>
                    <w:top w:val="none" w:sz="0" w:space="0" w:color="auto"/>
                    <w:left w:val="none" w:sz="0" w:space="0" w:color="auto"/>
                    <w:bottom w:val="none" w:sz="0" w:space="0" w:color="auto"/>
                    <w:right w:val="none" w:sz="0" w:space="0" w:color="auto"/>
                  </w:divBdr>
                </w:div>
                <w:div w:id="2063210930">
                  <w:marLeft w:val="0"/>
                  <w:marRight w:val="0"/>
                  <w:marTop w:val="0"/>
                  <w:marBottom w:val="0"/>
                  <w:divBdr>
                    <w:top w:val="none" w:sz="0" w:space="0" w:color="auto"/>
                    <w:left w:val="none" w:sz="0" w:space="0" w:color="auto"/>
                    <w:bottom w:val="none" w:sz="0" w:space="0" w:color="auto"/>
                    <w:right w:val="none" w:sz="0" w:space="0" w:color="auto"/>
                  </w:divBdr>
                </w:div>
                <w:div w:id="1809933653">
                  <w:marLeft w:val="0"/>
                  <w:marRight w:val="0"/>
                  <w:marTop w:val="0"/>
                  <w:marBottom w:val="0"/>
                  <w:divBdr>
                    <w:top w:val="none" w:sz="0" w:space="0" w:color="auto"/>
                    <w:left w:val="none" w:sz="0" w:space="0" w:color="auto"/>
                    <w:bottom w:val="none" w:sz="0" w:space="0" w:color="auto"/>
                    <w:right w:val="none" w:sz="0" w:space="0" w:color="auto"/>
                  </w:divBdr>
                </w:div>
                <w:div w:id="2108230940">
                  <w:marLeft w:val="0"/>
                  <w:marRight w:val="0"/>
                  <w:marTop w:val="0"/>
                  <w:marBottom w:val="0"/>
                  <w:divBdr>
                    <w:top w:val="none" w:sz="0" w:space="0" w:color="auto"/>
                    <w:left w:val="none" w:sz="0" w:space="0" w:color="auto"/>
                    <w:bottom w:val="none" w:sz="0" w:space="0" w:color="auto"/>
                    <w:right w:val="none" w:sz="0" w:space="0" w:color="auto"/>
                  </w:divBdr>
                </w:div>
                <w:div w:id="498159105">
                  <w:marLeft w:val="0"/>
                  <w:marRight w:val="0"/>
                  <w:marTop w:val="0"/>
                  <w:marBottom w:val="0"/>
                  <w:divBdr>
                    <w:top w:val="none" w:sz="0" w:space="0" w:color="auto"/>
                    <w:left w:val="none" w:sz="0" w:space="0" w:color="auto"/>
                    <w:bottom w:val="none" w:sz="0" w:space="0" w:color="auto"/>
                    <w:right w:val="none" w:sz="0" w:space="0" w:color="auto"/>
                  </w:divBdr>
                </w:div>
                <w:div w:id="596522929">
                  <w:marLeft w:val="0"/>
                  <w:marRight w:val="0"/>
                  <w:marTop w:val="0"/>
                  <w:marBottom w:val="0"/>
                  <w:divBdr>
                    <w:top w:val="none" w:sz="0" w:space="0" w:color="auto"/>
                    <w:left w:val="none" w:sz="0" w:space="0" w:color="auto"/>
                    <w:bottom w:val="none" w:sz="0" w:space="0" w:color="auto"/>
                    <w:right w:val="none" w:sz="0" w:space="0" w:color="auto"/>
                  </w:divBdr>
                </w:div>
                <w:div w:id="2112121504">
                  <w:marLeft w:val="0"/>
                  <w:marRight w:val="0"/>
                  <w:marTop w:val="0"/>
                  <w:marBottom w:val="0"/>
                  <w:divBdr>
                    <w:top w:val="none" w:sz="0" w:space="0" w:color="auto"/>
                    <w:left w:val="none" w:sz="0" w:space="0" w:color="auto"/>
                    <w:bottom w:val="none" w:sz="0" w:space="0" w:color="auto"/>
                    <w:right w:val="none" w:sz="0" w:space="0" w:color="auto"/>
                  </w:divBdr>
                </w:div>
                <w:div w:id="307827185">
                  <w:marLeft w:val="0"/>
                  <w:marRight w:val="0"/>
                  <w:marTop w:val="0"/>
                  <w:marBottom w:val="0"/>
                  <w:divBdr>
                    <w:top w:val="none" w:sz="0" w:space="0" w:color="auto"/>
                    <w:left w:val="none" w:sz="0" w:space="0" w:color="auto"/>
                    <w:bottom w:val="none" w:sz="0" w:space="0" w:color="auto"/>
                    <w:right w:val="none" w:sz="0" w:space="0" w:color="auto"/>
                  </w:divBdr>
                </w:div>
                <w:div w:id="1993439161">
                  <w:marLeft w:val="0"/>
                  <w:marRight w:val="0"/>
                  <w:marTop w:val="0"/>
                  <w:marBottom w:val="0"/>
                  <w:divBdr>
                    <w:top w:val="none" w:sz="0" w:space="0" w:color="auto"/>
                    <w:left w:val="none" w:sz="0" w:space="0" w:color="auto"/>
                    <w:bottom w:val="none" w:sz="0" w:space="0" w:color="auto"/>
                    <w:right w:val="none" w:sz="0" w:space="0" w:color="auto"/>
                  </w:divBdr>
                </w:div>
                <w:div w:id="1198810450">
                  <w:marLeft w:val="0"/>
                  <w:marRight w:val="0"/>
                  <w:marTop w:val="0"/>
                  <w:marBottom w:val="0"/>
                  <w:divBdr>
                    <w:top w:val="none" w:sz="0" w:space="0" w:color="auto"/>
                    <w:left w:val="none" w:sz="0" w:space="0" w:color="auto"/>
                    <w:bottom w:val="none" w:sz="0" w:space="0" w:color="auto"/>
                    <w:right w:val="none" w:sz="0" w:space="0" w:color="auto"/>
                  </w:divBdr>
                </w:div>
                <w:div w:id="1975400883">
                  <w:marLeft w:val="0"/>
                  <w:marRight w:val="0"/>
                  <w:marTop w:val="0"/>
                  <w:marBottom w:val="0"/>
                  <w:divBdr>
                    <w:top w:val="none" w:sz="0" w:space="0" w:color="auto"/>
                    <w:left w:val="none" w:sz="0" w:space="0" w:color="auto"/>
                    <w:bottom w:val="none" w:sz="0" w:space="0" w:color="auto"/>
                    <w:right w:val="none" w:sz="0" w:space="0" w:color="auto"/>
                  </w:divBdr>
                </w:div>
                <w:div w:id="970668189">
                  <w:marLeft w:val="0"/>
                  <w:marRight w:val="0"/>
                  <w:marTop w:val="0"/>
                  <w:marBottom w:val="0"/>
                  <w:divBdr>
                    <w:top w:val="none" w:sz="0" w:space="0" w:color="auto"/>
                    <w:left w:val="none" w:sz="0" w:space="0" w:color="auto"/>
                    <w:bottom w:val="none" w:sz="0" w:space="0" w:color="auto"/>
                    <w:right w:val="none" w:sz="0" w:space="0" w:color="auto"/>
                  </w:divBdr>
                </w:div>
                <w:div w:id="1394625338">
                  <w:marLeft w:val="0"/>
                  <w:marRight w:val="0"/>
                  <w:marTop w:val="0"/>
                  <w:marBottom w:val="0"/>
                  <w:divBdr>
                    <w:top w:val="none" w:sz="0" w:space="0" w:color="auto"/>
                    <w:left w:val="none" w:sz="0" w:space="0" w:color="auto"/>
                    <w:bottom w:val="none" w:sz="0" w:space="0" w:color="auto"/>
                    <w:right w:val="none" w:sz="0" w:space="0" w:color="auto"/>
                  </w:divBdr>
                </w:div>
                <w:div w:id="96607539">
                  <w:marLeft w:val="0"/>
                  <w:marRight w:val="0"/>
                  <w:marTop w:val="0"/>
                  <w:marBottom w:val="0"/>
                  <w:divBdr>
                    <w:top w:val="none" w:sz="0" w:space="0" w:color="auto"/>
                    <w:left w:val="none" w:sz="0" w:space="0" w:color="auto"/>
                    <w:bottom w:val="none" w:sz="0" w:space="0" w:color="auto"/>
                    <w:right w:val="none" w:sz="0" w:space="0" w:color="auto"/>
                  </w:divBdr>
                </w:div>
                <w:div w:id="679740926">
                  <w:marLeft w:val="0"/>
                  <w:marRight w:val="0"/>
                  <w:marTop w:val="0"/>
                  <w:marBottom w:val="0"/>
                  <w:divBdr>
                    <w:top w:val="none" w:sz="0" w:space="0" w:color="auto"/>
                    <w:left w:val="none" w:sz="0" w:space="0" w:color="auto"/>
                    <w:bottom w:val="none" w:sz="0" w:space="0" w:color="auto"/>
                    <w:right w:val="none" w:sz="0" w:space="0" w:color="auto"/>
                  </w:divBdr>
                </w:div>
                <w:div w:id="1288311754">
                  <w:marLeft w:val="0"/>
                  <w:marRight w:val="0"/>
                  <w:marTop w:val="0"/>
                  <w:marBottom w:val="0"/>
                  <w:divBdr>
                    <w:top w:val="none" w:sz="0" w:space="0" w:color="auto"/>
                    <w:left w:val="none" w:sz="0" w:space="0" w:color="auto"/>
                    <w:bottom w:val="none" w:sz="0" w:space="0" w:color="auto"/>
                    <w:right w:val="none" w:sz="0" w:space="0" w:color="auto"/>
                  </w:divBdr>
                </w:div>
                <w:div w:id="1399595268">
                  <w:marLeft w:val="0"/>
                  <w:marRight w:val="0"/>
                  <w:marTop w:val="0"/>
                  <w:marBottom w:val="0"/>
                  <w:divBdr>
                    <w:top w:val="none" w:sz="0" w:space="0" w:color="auto"/>
                    <w:left w:val="none" w:sz="0" w:space="0" w:color="auto"/>
                    <w:bottom w:val="none" w:sz="0" w:space="0" w:color="auto"/>
                    <w:right w:val="none" w:sz="0" w:space="0" w:color="auto"/>
                  </w:divBdr>
                </w:div>
                <w:div w:id="1911772097">
                  <w:marLeft w:val="0"/>
                  <w:marRight w:val="0"/>
                  <w:marTop w:val="0"/>
                  <w:marBottom w:val="0"/>
                  <w:divBdr>
                    <w:top w:val="none" w:sz="0" w:space="0" w:color="auto"/>
                    <w:left w:val="none" w:sz="0" w:space="0" w:color="auto"/>
                    <w:bottom w:val="none" w:sz="0" w:space="0" w:color="auto"/>
                    <w:right w:val="none" w:sz="0" w:space="0" w:color="auto"/>
                  </w:divBdr>
                </w:div>
                <w:div w:id="350037540">
                  <w:marLeft w:val="0"/>
                  <w:marRight w:val="0"/>
                  <w:marTop w:val="0"/>
                  <w:marBottom w:val="0"/>
                  <w:divBdr>
                    <w:top w:val="none" w:sz="0" w:space="0" w:color="auto"/>
                    <w:left w:val="none" w:sz="0" w:space="0" w:color="auto"/>
                    <w:bottom w:val="none" w:sz="0" w:space="0" w:color="auto"/>
                    <w:right w:val="none" w:sz="0" w:space="0" w:color="auto"/>
                  </w:divBdr>
                </w:div>
                <w:div w:id="182329672">
                  <w:marLeft w:val="0"/>
                  <w:marRight w:val="0"/>
                  <w:marTop w:val="0"/>
                  <w:marBottom w:val="0"/>
                  <w:divBdr>
                    <w:top w:val="none" w:sz="0" w:space="0" w:color="auto"/>
                    <w:left w:val="none" w:sz="0" w:space="0" w:color="auto"/>
                    <w:bottom w:val="none" w:sz="0" w:space="0" w:color="auto"/>
                    <w:right w:val="none" w:sz="0" w:space="0" w:color="auto"/>
                  </w:divBdr>
                </w:div>
                <w:div w:id="1345783252">
                  <w:marLeft w:val="0"/>
                  <w:marRight w:val="0"/>
                  <w:marTop w:val="0"/>
                  <w:marBottom w:val="0"/>
                  <w:divBdr>
                    <w:top w:val="none" w:sz="0" w:space="0" w:color="auto"/>
                    <w:left w:val="none" w:sz="0" w:space="0" w:color="auto"/>
                    <w:bottom w:val="none" w:sz="0" w:space="0" w:color="auto"/>
                    <w:right w:val="none" w:sz="0" w:space="0" w:color="auto"/>
                  </w:divBdr>
                </w:div>
                <w:div w:id="2112823351">
                  <w:marLeft w:val="0"/>
                  <w:marRight w:val="0"/>
                  <w:marTop w:val="0"/>
                  <w:marBottom w:val="0"/>
                  <w:divBdr>
                    <w:top w:val="none" w:sz="0" w:space="0" w:color="auto"/>
                    <w:left w:val="none" w:sz="0" w:space="0" w:color="auto"/>
                    <w:bottom w:val="none" w:sz="0" w:space="0" w:color="auto"/>
                    <w:right w:val="none" w:sz="0" w:space="0" w:color="auto"/>
                  </w:divBdr>
                </w:div>
                <w:div w:id="1548644245">
                  <w:marLeft w:val="0"/>
                  <w:marRight w:val="0"/>
                  <w:marTop w:val="0"/>
                  <w:marBottom w:val="0"/>
                  <w:divBdr>
                    <w:top w:val="none" w:sz="0" w:space="0" w:color="auto"/>
                    <w:left w:val="none" w:sz="0" w:space="0" w:color="auto"/>
                    <w:bottom w:val="none" w:sz="0" w:space="0" w:color="auto"/>
                    <w:right w:val="none" w:sz="0" w:space="0" w:color="auto"/>
                  </w:divBdr>
                </w:div>
                <w:div w:id="725688397">
                  <w:marLeft w:val="0"/>
                  <w:marRight w:val="0"/>
                  <w:marTop w:val="0"/>
                  <w:marBottom w:val="0"/>
                  <w:divBdr>
                    <w:top w:val="none" w:sz="0" w:space="0" w:color="auto"/>
                    <w:left w:val="none" w:sz="0" w:space="0" w:color="auto"/>
                    <w:bottom w:val="none" w:sz="0" w:space="0" w:color="auto"/>
                    <w:right w:val="none" w:sz="0" w:space="0" w:color="auto"/>
                  </w:divBdr>
                </w:div>
                <w:div w:id="97607388">
                  <w:marLeft w:val="0"/>
                  <w:marRight w:val="0"/>
                  <w:marTop w:val="0"/>
                  <w:marBottom w:val="0"/>
                  <w:divBdr>
                    <w:top w:val="none" w:sz="0" w:space="0" w:color="auto"/>
                    <w:left w:val="none" w:sz="0" w:space="0" w:color="auto"/>
                    <w:bottom w:val="none" w:sz="0" w:space="0" w:color="auto"/>
                    <w:right w:val="none" w:sz="0" w:space="0" w:color="auto"/>
                  </w:divBdr>
                </w:div>
                <w:div w:id="1535147294">
                  <w:marLeft w:val="0"/>
                  <w:marRight w:val="0"/>
                  <w:marTop w:val="0"/>
                  <w:marBottom w:val="0"/>
                  <w:divBdr>
                    <w:top w:val="none" w:sz="0" w:space="0" w:color="auto"/>
                    <w:left w:val="none" w:sz="0" w:space="0" w:color="auto"/>
                    <w:bottom w:val="none" w:sz="0" w:space="0" w:color="auto"/>
                    <w:right w:val="none" w:sz="0" w:space="0" w:color="auto"/>
                  </w:divBdr>
                </w:div>
                <w:div w:id="2067221850">
                  <w:marLeft w:val="0"/>
                  <w:marRight w:val="0"/>
                  <w:marTop w:val="0"/>
                  <w:marBottom w:val="0"/>
                  <w:divBdr>
                    <w:top w:val="none" w:sz="0" w:space="0" w:color="auto"/>
                    <w:left w:val="none" w:sz="0" w:space="0" w:color="auto"/>
                    <w:bottom w:val="none" w:sz="0" w:space="0" w:color="auto"/>
                    <w:right w:val="none" w:sz="0" w:space="0" w:color="auto"/>
                  </w:divBdr>
                </w:div>
                <w:div w:id="20634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7229">
      <w:bodyDiv w:val="1"/>
      <w:marLeft w:val="0"/>
      <w:marRight w:val="0"/>
      <w:marTop w:val="0"/>
      <w:marBottom w:val="0"/>
      <w:divBdr>
        <w:top w:val="none" w:sz="0" w:space="0" w:color="auto"/>
        <w:left w:val="none" w:sz="0" w:space="0" w:color="auto"/>
        <w:bottom w:val="none" w:sz="0" w:space="0" w:color="auto"/>
        <w:right w:val="none" w:sz="0" w:space="0" w:color="auto"/>
      </w:divBdr>
      <w:divsChild>
        <w:div w:id="625089137">
          <w:marLeft w:val="480"/>
          <w:marRight w:val="0"/>
          <w:marTop w:val="0"/>
          <w:marBottom w:val="0"/>
          <w:divBdr>
            <w:top w:val="none" w:sz="0" w:space="0" w:color="auto"/>
            <w:left w:val="none" w:sz="0" w:space="0" w:color="auto"/>
            <w:bottom w:val="none" w:sz="0" w:space="0" w:color="auto"/>
            <w:right w:val="none" w:sz="0" w:space="0" w:color="auto"/>
          </w:divBdr>
        </w:div>
        <w:div w:id="163334">
          <w:marLeft w:val="480"/>
          <w:marRight w:val="0"/>
          <w:marTop w:val="0"/>
          <w:marBottom w:val="0"/>
          <w:divBdr>
            <w:top w:val="none" w:sz="0" w:space="0" w:color="auto"/>
            <w:left w:val="none" w:sz="0" w:space="0" w:color="auto"/>
            <w:bottom w:val="none" w:sz="0" w:space="0" w:color="auto"/>
            <w:right w:val="none" w:sz="0" w:space="0" w:color="auto"/>
          </w:divBdr>
        </w:div>
      </w:divsChild>
    </w:div>
    <w:div w:id="1366253979">
      <w:bodyDiv w:val="1"/>
      <w:marLeft w:val="0"/>
      <w:marRight w:val="0"/>
      <w:marTop w:val="0"/>
      <w:marBottom w:val="0"/>
      <w:divBdr>
        <w:top w:val="none" w:sz="0" w:space="0" w:color="auto"/>
        <w:left w:val="none" w:sz="0" w:space="0" w:color="auto"/>
        <w:bottom w:val="none" w:sz="0" w:space="0" w:color="auto"/>
        <w:right w:val="none" w:sz="0" w:space="0" w:color="auto"/>
      </w:divBdr>
      <w:divsChild>
        <w:div w:id="1587615706">
          <w:marLeft w:val="0"/>
          <w:marRight w:val="0"/>
          <w:marTop w:val="0"/>
          <w:marBottom w:val="0"/>
          <w:divBdr>
            <w:top w:val="none" w:sz="0" w:space="0" w:color="auto"/>
            <w:left w:val="none" w:sz="0" w:space="0" w:color="auto"/>
            <w:bottom w:val="none" w:sz="0" w:space="0" w:color="auto"/>
            <w:right w:val="none" w:sz="0" w:space="0" w:color="auto"/>
          </w:divBdr>
        </w:div>
        <w:div w:id="630938513">
          <w:marLeft w:val="0"/>
          <w:marRight w:val="0"/>
          <w:marTop w:val="0"/>
          <w:marBottom w:val="0"/>
          <w:divBdr>
            <w:top w:val="none" w:sz="0" w:space="0" w:color="auto"/>
            <w:left w:val="none" w:sz="0" w:space="0" w:color="auto"/>
            <w:bottom w:val="none" w:sz="0" w:space="0" w:color="auto"/>
            <w:right w:val="none" w:sz="0" w:space="0" w:color="auto"/>
          </w:divBdr>
        </w:div>
        <w:div w:id="1656375883">
          <w:marLeft w:val="0"/>
          <w:marRight w:val="0"/>
          <w:marTop w:val="0"/>
          <w:marBottom w:val="0"/>
          <w:divBdr>
            <w:top w:val="none" w:sz="0" w:space="0" w:color="auto"/>
            <w:left w:val="none" w:sz="0" w:space="0" w:color="auto"/>
            <w:bottom w:val="none" w:sz="0" w:space="0" w:color="auto"/>
            <w:right w:val="none" w:sz="0" w:space="0" w:color="auto"/>
          </w:divBdr>
        </w:div>
        <w:div w:id="1079522027">
          <w:marLeft w:val="0"/>
          <w:marRight w:val="0"/>
          <w:marTop w:val="0"/>
          <w:marBottom w:val="0"/>
          <w:divBdr>
            <w:top w:val="none" w:sz="0" w:space="0" w:color="auto"/>
            <w:left w:val="none" w:sz="0" w:space="0" w:color="auto"/>
            <w:bottom w:val="none" w:sz="0" w:space="0" w:color="auto"/>
            <w:right w:val="none" w:sz="0" w:space="0" w:color="auto"/>
          </w:divBdr>
        </w:div>
        <w:div w:id="2072583440">
          <w:marLeft w:val="0"/>
          <w:marRight w:val="0"/>
          <w:marTop w:val="0"/>
          <w:marBottom w:val="0"/>
          <w:divBdr>
            <w:top w:val="none" w:sz="0" w:space="0" w:color="auto"/>
            <w:left w:val="none" w:sz="0" w:space="0" w:color="auto"/>
            <w:bottom w:val="none" w:sz="0" w:space="0" w:color="auto"/>
            <w:right w:val="none" w:sz="0" w:space="0" w:color="auto"/>
          </w:divBdr>
        </w:div>
        <w:div w:id="23019029">
          <w:marLeft w:val="0"/>
          <w:marRight w:val="0"/>
          <w:marTop w:val="0"/>
          <w:marBottom w:val="0"/>
          <w:divBdr>
            <w:top w:val="none" w:sz="0" w:space="0" w:color="auto"/>
            <w:left w:val="none" w:sz="0" w:space="0" w:color="auto"/>
            <w:bottom w:val="none" w:sz="0" w:space="0" w:color="auto"/>
            <w:right w:val="none" w:sz="0" w:space="0" w:color="auto"/>
          </w:divBdr>
        </w:div>
        <w:div w:id="1184713024">
          <w:marLeft w:val="0"/>
          <w:marRight w:val="0"/>
          <w:marTop w:val="0"/>
          <w:marBottom w:val="0"/>
          <w:divBdr>
            <w:top w:val="none" w:sz="0" w:space="0" w:color="auto"/>
            <w:left w:val="none" w:sz="0" w:space="0" w:color="auto"/>
            <w:bottom w:val="none" w:sz="0" w:space="0" w:color="auto"/>
            <w:right w:val="none" w:sz="0" w:space="0" w:color="auto"/>
          </w:divBdr>
        </w:div>
        <w:div w:id="720400186">
          <w:marLeft w:val="0"/>
          <w:marRight w:val="0"/>
          <w:marTop w:val="0"/>
          <w:marBottom w:val="0"/>
          <w:divBdr>
            <w:top w:val="none" w:sz="0" w:space="0" w:color="auto"/>
            <w:left w:val="none" w:sz="0" w:space="0" w:color="auto"/>
            <w:bottom w:val="none" w:sz="0" w:space="0" w:color="auto"/>
            <w:right w:val="none" w:sz="0" w:space="0" w:color="auto"/>
          </w:divBdr>
        </w:div>
        <w:div w:id="875241771">
          <w:marLeft w:val="0"/>
          <w:marRight w:val="0"/>
          <w:marTop w:val="0"/>
          <w:marBottom w:val="0"/>
          <w:divBdr>
            <w:top w:val="none" w:sz="0" w:space="0" w:color="auto"/>
            <w:left w:val="none" w:sz="0" w:space="0" w:color="auto"/>
            <w:bottom w:val="none" w:sz="0" w:space="0" w:color="auto"/>
            <w:right w:val="none" w:sz="0" w:space="0" w:color="auto"/>
          </w:divBdr>
        </w:div>
        <w:div w:id="93941575">
          <w:marLeft w:val="0"/>
          <w:marRight w:val="0"/>
          <w:marTop w:val="0"/>
          <w:marBottom w:val="0"/>
          <w:divBdr>
            <w:top w:val="none" w:sz="0" w:space="0" w:color="auto"/>
            <w:left w:val="none" w:sz="0" w:space="0" w:color="auto"/>
            <w:bottom w:val="none" w:sz="0" w:space="0" w:color="auto"/>
            <w:right w:val="none" w:sz="0" w:space="0" w:color="auto"/>
          </w:divBdr>
        </w:div>
        <w:div w:id="606427432">
          <w:marLeft w:val="0"/>
          <w:marRight w:val="0"/>
          <w:marTop w:val="0"/>
          <w:marBottom w:val="0"/>
          <w:divBdr>
            <w:top w:val="none" w:sz="0" w:space="0" w:color="auto"/>
            <w:left w:val="none" w:sz="0" w:space="0" w:color="auto"/>
            <w:bottom w:val="none" w:sz="0" w:space="0" w:color="auto"/>
            <w:right w:val="none" w:sz="0" w:space="0" w:color="auto"/>
          </w:divBdr>
        </w:div>
        <w:div w:id="2061246056">
          <w:marLeft w:val="0"/>
          <w:marRight w:val="0"/>
          <w:marTop w:val="0"/>
          <w:marBottom w:val="0"/>
          <w:divBdr>
            <w:top w:val="none" w:sz="0" w:space="0" w:color="auto"/>
            <w:left w:val="none" w:sz="0" w:space="0" w:color="auto"/>
            <w:bottom w:val="none" w:sz="0" w:space="0" w:color="auto"/>
            <w:right w:val="none" w:sz="0" w:space="0" w:color="auto"/>
          </w:divBdr>
        </w:div>
        <w:div w:id="2112584618">
          <w:marLeft w:val="0"/>
          <w:marRight w:val="0"/>
          <w:marTop w:val="0"/>
          <w:marBottom w:val="0"/>
          <w:divBdr>
            <w:top w:val="none" w:sz="0" w:space="0" w:color="auto"/>
            <w:left w:val="none" w:sz="0" w:space="0" w:color="auto"/>
            <w:bottom w:val="none" w:sz="0" w:space="0" w:color="auto"/>
            <w:right w:val="none" w:sz="0" w:space="0" w:color="auto"/>
          </w:divBdr>
        </w:div>
        <w:div w:id="1697854551">
          <w:marLeft w:val="0"/>
          <w:marRight w:val="0"/>
          <w:marTop w:val="0"/>
          <w:marBottom w:val="0"/>
          <w:divBdr>
            <w:top w:val="none" w:sz="0" w:space="0" w:color="auto"/>
            <w:left w:val="none" w:sz="0" w:space="0" w:color="auto"/>
            <w:bottom w:val="none" w:sz="0" w:space="0" w:color="auto"/>
            <w:right w:val="none" w:sz="0" w:space="0" w:color="auto"/>
          </w:divBdr>
        </w:div>
        <w:div w:id="310327763">
          <w:marLeft w:val="0"/>
          <w:marRight w:val="0"/>
          <w:marTop w:val="0"/>
          <w:marBottom w:val="0"/>
          <w:divBdr>
            <w:top w:val="none" w:sz="0" w:space="0" w:color="auto"/>
            <w:left w:val="none" w:sz="0" w:space="0" w:color="auto"/>
            <w:bottom w:val="none" w:sz="0" w:space="0" w:color="auto"/>
            <w:right w:val="none" w:sz="0" w:space="0" w:color="auto"/>
          </w:divBdr>
        </w:div>
        <w:div w:id="1784643199">
          <w:marLeft w:val="0"/>
          <w:marRight w:val="0"/>
          <w:marTop w:val="0"/>
          <w:marBottom w:val="0"/>
          <w:divBdr>
            <w:top w:val="none" w:sz="0" w:space="0" w:color="auto"/>
            <w:left w:val="none" w:sz="0" w:space="0" w:color="auto"/>
            <w:bottom w:val="none" w:sz="0" w:space="0" w:color="auto"/>
            <w:right w:val="none" w:sz="0" w:space="0" w:color="auto"/>
          </w:divBdr>
        </w:div>
        <w:div w:id="2057503293">
          <w:marLeft w:val="0"/>
          <w:marRight w:val="0"/>
          <w:marTop w:val="0"/>
          <w:marBottom w:val="0"/>
          <w:divBdr>
            <w:top w:val="none" w:sz="0" w:space="0" w:color="auto"/>
            <w:left w:val="none" w:sz="0" w:space="0" w:color="auto"/>
            <w:bottom w:val="none" w:sz="0" w:space="0" w:color="auto"/>
            <w:right w:val="none" w:sz="0" w:space="0" w:color="auto"/>
          </w:divBdr>
        </w:div>
        <w:div w:id="1981380392">
          <w:marLeft w:val="0"/>
          <w:marRight w:val="0"/>
          <w:marTop w:val="0"/>
          <w:marBottom w:val="0"/>
          <w:divBdr>
            <w:top w:val="none" w:sz="0" w:space="0" w:color="auto"/>
            <w:left w:val="none" w:sz="0" w:space="0" w:color="auto"/>
            <w:bottom w:val="none" w:sz="0" w:space="0" w:color="auto"/>
            <w:right w:val="none" w:sz="0" w:space="0" w:color="auto"/>
          </w:divBdr>
        </w:div>
        <w:div w:id="1995404051">
          <w:marLeft w:val="0"/>
          <w:marRight w:val="0"/>
          <w:marTop w:val="0"/>
          <w:marBottom w:val="0"/>
          <w:divBdr>
            <w:top w:val="none" w:sz="0" w:space="0" w:color="auto"/>
            <w:left w:val="none" w:sz="0" w:space="0" w:color="auto"/>
            <w:bottom w:val="none" w:sz="0" w:space="0" w:color="auto"/>
            <w:right w:val="none" w:sz="0" w:space="0" w:color="auto"/>
          </w:divBdr>
        </w:div>
        <w:div w:id="1057776043">
          <w:marLeft w:val="0"/>
          <w:marRight w:val="0"/>
          <w:marTop w:val="0"/>
          <w:marBottom w:val="0"/>
          <w:divBdr>
            <w:top w:val="none" w:sz="0" w:space="0" w:color="auto"/>
            <w:left w:val="none" w:sz="0" w:space="0" w:color="auto"/>
            <w:bottom w:val="none" w:sz="0" w:space="0" w:color="auto"/>
            <w:right w:val="none" w:sz="0" w:space="0" w:color="auto"/>
          </w:divBdr>
        </w:div>
        <w:div w:id="173496489">
          <w:marLeft w:val="0"/>
          <w:marRight w:val="0"/>
          <w:marTop w:val="0"/>
          <w:marBottom w:val="0"/>
          <w:divBdr>
            <w:top w:val="none" w:sz="0" w:space="0" w:color="auto"/>
            <w:left w:val="none" w:sz="0" w:space="0" w:color="auto"/>
            <w:bottom w:val="none" w:sz="0" w:space="0" w:color="auto"/>
            <w:right w:val="none" w:sz="0" w:space="0" w:color="auto"/>
          </w:divBdr>
        </w:div>
        <w:div w:id="1766073713">
          <w:marLeft w:val="0"/>
          <w:marRight w:val="0"/>
          <w:marTop w:val="0"/>
          <w:marBottom w:val="0"/>
          <w:divBdr>
            <w:top w:val="none" w:sz="0" w:space="0" w:color="auto"/>
            <w:left w:val="none" w:sz="0" w:space="0" w:color="auto"/>
            <w:bottom w:val="none" w:sz="0" w:space="0" w:color="auto"/>
            <w:right w:val="none" w:sz="0" w:space="0" w:color="auto"/>
          </w:divBdr>
        </w:div>
        <w:div w:id="1871381030">
          <w:marLeft w:val="0"/>
          <w:marRight w:val="0"/>
          <w:marTop w:val="0"/>
          <w:marBottom w:val="0"/>
          <w:divBdr>
            <w:top w:val="none" w:sz="0" w:space="0" w:color="auto"/>
            <w:left w:val="none" w:sz="0" w:space="0" w:color="auto"/>
            <w:bottom w:val="none" w:sz="0" w:space="0" w:color="auto"/>
            <w:right w:val="none" w:sz="0" w:space="0" w:color="auto"/>
          </w:divBdr>
        </w:div>
        <w:div w:id="1841893346">
          <w:marLeft w:val="0"/>
          <w:marRight w:val="0"/>
          <w:marTop w:val="0"/>
          <w:marBottom w:val="0"/>
          <w:divBdr>
            <w:top w:val="none" w:sz="0" w:space="0" w:color="auto"/>
            <w:left w:val="none" w:sz="0" w:space="0" w:color="auto"/>
            <w:bottom w:val="none" w:sz="0" w:space="0" w:color="auto"/>
            <w:right w:val="none" w:sz="0" w:space="0" w:color="auto"/>
          </w:divBdr>
        </w:div>
        <w:div w:id="1373535059">
          <w:marLeft w:val="0"/>
          <w:marRight w:val="0"/>
          <w:marTop w:val="0"/>
          <w:marBottom w:val="0"/>
          <w:divBdr>
            <w:top w:val="none" w:sz="0" w:space="0" w:color="auto"/>
            <w:left w:val="none" w:sz="0" w:space="0" w:color="auto"/>
            <w:bottom w:val="none" w:sz="0" w:space="0" w:color="auto"/>
            <w:right w:val="none" w:sz="0" w:space="0" w:color="auto"/>
          </w:divBdr>
        </w:div>
        <w:div w:id="968513305">
          <w:marLeft w:val="0"/>
          <w:marRight w:val="0"/>
          <w:marTop w:val="0"/>
          <w:marBottom w:val="0"/>
          <w:divBdr>
            <w:top w:val="none" w:sz="0" w:space="0" w:color="auto"/>
            <w:left w:val="none" w:sz="0" w:space="0" w:color="auto"/>
            <w:bottom w:val="none" w:sz="0" w:space="0" w:color="auto"/>
            <w:right w:val="none" w:sz="0" w:space="0" w:color="auto"/>
          </w:divBdr>
        </w:div>
        <w:div w:id="80566957">
          <w:marLeft w:val="0"/>
          <w:marRight w:val="0"/>
          <w:marTop w:val="0"/>
          <w:marBottom w:val="0"/>
          <w:divBdr>
            <w:top w:val="none" w:sz="0" w:space="0" w:color="auto"/>
            <w:left w:val="none" w:sz="0" w:space="0" w:color="auto"/>
            <w:bottom w:val="none" w:sz="0" w:space="0" w:color="auto"/>
            <w:right w:val="none" w:sz="0" w:space="0" w:color="auto"/>
          </w:divBdr>
        </w:div>
        <w:div w:id="912810154">
          <w:marLeft w:val="0"/>
          <w:marRight w:val="0"/>
          <w:marTop w:val="0"/>
          <w:marBottom w:val="0"/>
          <w:divBdr>
            <w:top w:val="none" w:sz="0" w:space="0" w:color="auto"/>
            <w:left w:val="none" w:sz="0" w:space="0" w:color="auto"/>
            <w:bottom w:val="none" w:sz="0" w:space="0" w:color="auto"/>
            <w:right w:val="none" w:sz="0" w:space="0" w:color="auto"/>
          </w:divBdr>
        </w:div>
        <w:div w:id="279066953">
          <w:marLeft w:val="0"/>
          <w:marRight w:val="0"/>
          <w:marTop w:val="0"/>
          <w:marBottom w:val="0"/>
          <w:divBdr>
            <w:top w:val="none" w:sz="0" w:space="0" w:color="auto"/>
            <w:left w:val="none" w:sz="0" w:space="0" w:color="auto"/>
            <w:bottom w:val="none" w:sz="0" w:space="0" w:color="auto"/>
            <w:right w:val="none" w:sz="0" w:space="0" w:color="auto"/>
          </w:divBdr>
        </w:div>
        <w:div w:id="852303405">
          <w:marLeft w:val="0"/>
          <w:marRight w:val="0"/>
          <w:marTop w:val="0"/>
          <w:marBottom w:val="0"/>
          <w:divBdr>
            <w:top w:val="none" w:sz="0" w:space="0" w:color="auto"/>
            <w:left w:val="none" w:sz="0" w:space="0" w:color="auto"/>
            <w:bottom w:val="none" w:sz="0" w:space="0" w:color="auto"/>
            <w:right w:val="none" w:sz="0" w:space="0" w:color="auto"/>
          </w:divBdr>
        </w:div>
        <w:div w:id="839855972">
          <w:marLeft w:val="0"/>
          <w:marRight w:val="0"/>
          <w:marTop w:val="0"/>
          <w:marBottom w:val="0"/>
          <w:divBdr>
            <w:top w:val="none" w:sz="0" w:space="0" w:color="auto"/>
            <w:left w:val="none" w:sz="0" w:space="0" w:color="auto"/>
            <w:bottom w:val="none" w:sz="0" w:space="0" w:color="auto"/>
            <w:right w:val="none" w:sz="0" w:space="0" w:color="auto"/>
          </w:divBdr>
        </w:div>
        <w:div w:id="763846829">
          <w:marLeft w:val="0"/>
          <w:marRight w:val="0"/>
          <w:marTop w:val="0"/>
          <w:marBottom w:val="0"/>
          <w:divBdr>
            <w:top w:val="none" w:sz="0" w:space="0" w:color="auto"/>
            <w:left w:val="none" w:sz="0" w:space="0" w:color="auto"/>
            <w:bottom w:val="none" w:sz="0" w:space="0" w:color="auto"/>
            <w:right w:val="none" w:sz="0" w:space="0" w:color="auto"/>
          </w:divBdr>
        </w:div>
        <w:div w:id="1810589211">
          <w:marLeft w:val="0"/>
          <w:marRight w:val="0"/>
          <w:marTop w:val="0"/>
          <w:marBottom w:val="0"/>
          <w:divBdr>
            <w:top w:val="none" w:sz="0" w:space="0" w:color="auto"/>
            <w:left w:val="none" w:sz="0" w:space="0" w:color="auto"/>
            <w:bottom w:val="none" w:sz="0" w:space="0" w:color="auto"/>
            <w:right w:val="none" w:sz="0" w:space="0" w:color="auto"/>
          </w:divBdr>
        </w:div>
        <w:div w:id="769936399">
          <w:marLeft w:val="0"/>
          <w:marRight w:val="0"/>
          <w:marTop w:val="0"/>
          <w:marBottom w:val="0"/>
          <w:divBdr>
            <w:top w:val="none" w:sz="0" w:space="0" w:color="auto"/>
            <w:left w:val="none" w:sz="0" w:space="0" w:color="auto"/>
            <w:bottom w:val="none" w:sz="0" w:space="0" w:color="auto"/>
            <w:right w:val="none" w:sz="0" w:space="0" w:color="auto"/>
          </w:divBdr>
        </w:div>
        <w:div w:id="1991789027">
          <w:marLeft w:val="0"/>
          <w:marRight w:val="0"/>
          <w:marTop w:val="0"/>
          <w:marBottom w:val="0"/>
          <w:divBdr>
            <w:top w:val="none" w:sz="0" w:space="0" w:color="auto"/>
            <w:left w:val="none" w:sz="0" w:space="0" w:color="auto"/>
            <w:bottom w:val="none" w:sz="0" w:space="0" w:color="auto"/>
            <w:right w:val="none" w:sz="0" w:space="0" w:color="auto"/>
          </w:divBdr>
        </w:div>
        <w:div w:id="720783838">
          <w:marLeft w:val="0"/>
          <w:marRight w:val="0"/>
          <w:marTop w:val="0"/>
          <w:marBottom w:val="0"/>
          <w:divBdr>
            <w:top w:val="none" w:sz="0" w:space="0" w:color="auto"/>
            <w:left w:val="none" w:sz="0" w:space="0" w:color="auto"/>
            <w:bottom w:val="none" w:sz="0" w:space="0" w:color="auto"/>
            <w:right w:val="none" w:sz="0" w:space="0" w:color="auto"/>
          </w:divBdr>
        </w:div>
        <w:div w:id="2027559050">
          <w:marLeft w:val="0"/>
          <w:marRight w:val="0"/>
          <w:marTop w:val="0"/>
          <w:marBottom w:val="0"/>
          <w:divBdr>
            <w:top w:val="none" w:sz="0" w:space="0" w:color="auto"/>
            <w:left w:val="none" w:sz="0" w:space="0" w:color="auto"/>
            <w:bottom w:val="none" w:sz="0" w:space="0" w:color="auto"/>
            <w:right w:val="none" w:sz="0" w:space="0" w:color="auto"/>
          </w:divBdr>
        </w:div>
        <w:div w:id="2058122947">
          <w:marLeft w:val="0"/>
          <w:marRight w:val="0"/>
          <w:marTop w:val="0"/>
          <w:marBottom w:val="0"/>
          <w:divBdr>
            <w:top w:val="none" w:sz="0" w:space="0" w:color="auto"/>
            <w:left w:val="none" w:sz="0" w:space="0" w:color="auto"/>
            <w:bottom w:val="none" w:sz="0" w:space="0" w:color="auto"/>
            <w:right w:val="none" w:sz="0" w:space="0" w:color="auto"/>
          </w:divBdr>
        </w:div>
      </w:divsChild>
    </w:div>
    <w:div w:id="1370951808">
      <w:bodyDiv w:val="1"/>
      <w:marLeft w:val="0"/>
      <w:marRight w:val="0"/>
      <w:marTop w:val="0"/>
      <w:marBottom w:val="0"/>
      <w:divBdr>
        <w:top w:val="none" w:sz="0" w:space="0" w:color="auto"/>
        <w:left w:val="none" w:sz="0" w:space="0" w:color="auto"/>
        <w:bottom w:val="none" w:sz="0" w:space="0" w:color="auto"/>
        <w:right w:val="none" w:sz="0" w:space="0" w:color="auto"/>
      </w:divBdr>
    </w:div>
    <w:div w:id="1371881642">
      <w:bodyDiv w:val="1"/>
      <w:marLeft w:val="0"/>
      <w:marRight w:val="0"/>
      <w:marTop w:val="0"/>
      <w:marBottom w:val="0"/>
      <w:divBdr>
        <w:top w:val="none" w:sz="0" w:space="0" w:color="auto"/>
        <w:left w:val="none" w:sz="0" w:space="0" w:color="auto"/>
        <w:bottom w:val="none" w:sz="0" w:space="0" w:color="auto"/>
        <w:right w:val="none" w:sz="0" w:space="0" w:color="auto"/>
      </w:divBdr>
    </w:div>
    <w:div w:id="1383864784">
      <w:bodyDiv w:val="1"/>
      <w:marLeft w:val="0"/>
      <w:marRight w:val="0"/>
      <w:marTop w:val="0"/>
      <w:marBottom w:val="0"/>
      <w:divBdr>
        <w:top w:val="none" w:sz="0" w:space="0" w:color="auto"/>
        <w:left w:val="none" w:sz="0" w:space="0" w:color="auto"/>
        <w:bottom w:val="none" w:sz="0" w:space="0" w:color="auto"/>
        <w:right w:val="none" w:sz="0" w:space="0" w:color="auto"/>
      </w:divBdr>
      <w:divsChild>
        <w:div w:id="1238592447">
          <w:marLeft w:val="480"/>
          <w:marRight w:val="0"/>
          <w:marTop w:val="0"/>
          <w:marBottom w:val="0"/>
          <w:divBdr>
            <w:top w:val="none" w:sz="0" w:space="0" w:color="auto"/>
            <w:left w:val="none" w:sz="0" w:space="0" w:color="auto"/>
            <w:bottom w:val="none" w:sz="0" w:space="0" w:color="auto"/>
            <w:right w:val="none" w:sz="0" w:space="0" w:color="auto"/>
          </w:divBdr>
        </w:div>
        <w:div w:id="801074033">
          <w:marLeft w:val="480"/>
          <w:marRight w:val="0"/>
          <w:marTop w:val="0"/>
          <w:marBottom w:val="0"/>
          <w:divBdr>
            <w:top w:val="none" w:sz="0" w:space="0" w:color="auto"/>
            <w:left w:val="none" w:sz="0" w:space="0" w:color="auto"/>
            <w:bottom w:val="none" w:sz="0" w:space="0" w:color="auto"/>
            <w:right w:val="none" w:sz="0" w:space="0" w:color="auto"/>
          </w:divBdr>
        </w:div>
        <w:div w:id="1669291295">
          <w:marLeft w:val="480"/>
          <w:marRight w:val="0"/>
          <w:marTop w:val="0"/>
          <w:marBottom w:val="0"/>
          <w:divBdr>
            <w:top w:val="none" w:sz="0" w:space="0" w:color="auto"/>
            <w:left w:val="none" w:sz="0" w:space="0" w:color="auto"/>
            <w:bottom w:val="none" w:sz="0" w:space="0" w:color="auto"/>
            <w:right w:val="none" w:sz="0" w:space="0" w:color="auto"/>
          </w:divBdr>
        </w:div>
        <w:div w:id="336268476">
          <w:marLeft w:val="480"/>
          <w:marRight w:val="0"/>
          <w:marTop w:val="0"/>
          <w:marBottom w:val="0"/>
          <w:divBdr>
            <w:top w:val="none" w:sz="0" w:space="0" w:color="auto"/>
            <w:left w:val="none" w:sz="0" w:space="0" w:color="auto"/>
            <w:bottom w:val="none" w:sz="0" w:space="0" w:color="auto"/>
            <w:right w:val="none" w:sz="0" w:space="0" w:color="auto"/>
          </w:divBdr>
        </w:div>
        <w:div w:id="324625615">
          <w:marLeft w:val="480"/>
          <w:marRight w:val="0"/>
          <w:marTop w:val="0"/>
          <w:marBottom w:val="0"/>
          <w:divBdr>
            <w:top w:val="none" w:sz="0" w:space="0" w:color="auto"/>
            <w:left w:val="none" w:sz="0" w:space="0" w:color="auto"/>
            <w:bottom w:val="none" w:sz="0" w:space="0" w:color="auto"/>
            <w:right w:val="none" w:sz="0" w:space="0" w:color="auto"/>
          </w:divBdr>
        </w:div>
        <w:div w:id="2018267576">
          <w:marLeft w:val="480"/>
          <w:marRight w:val="0"/>
          <w:marTop w:val="0"/>
          <w:marBottom w:val="0"/>
          <w:divBdr>
            <w:top w:val="none" w:sz="0" w:space="0" w:color="auto"/>
            <w:left w:val="none" w:sz="0" w:space="0" w:color="auto"/>
            <w:bottom w:val="none" w:sz="0" w:space="0" w:color="auto"/>
            <w:right w:val="none" w:sz="0" w:space="0" w:color="auto"/>
          </w:divBdr>
        </w:div>
        <w:div w:id="418793592">
          <w:marLeft w:val="480"/>
          <w:marRight w:val="0"/>
          <w:marTop w:val="0"/>
          <w:marBottom w:val="0"/>
          <w:divBdr>
            <w:top w:val="none" w:sz="0" w:space="0" w:color="auto"/>
            <w:left w:val="none" w:sz="0" w:space="0" w:color="auto"/>
            <w:bottom w:val="none" w:sz="0" w:space="0" w:color="auto"/>
            <w:right w:val="none" w:sz="0" w:space="0" w:color="auto"/>
          </w:divBdr>
        </w:div>
        <w:div w:id="824780172">
          <w:marLeft w:val="480"/>
          <w:marRight w:val="0"/>
          <w:marTop w:val="0"/>
          <w:marBottom w:val="0"/>
          <w:divBdr>
            <w:top w:val="none" w:sz="0" w:space="0" w:color="auto"/>
            <w:left w:val="none" w:sz="0" w:space="0" w:color="auto"/>
            <w:bottom w:val="none" w:sz="0" w:space="0" w:color="auto"/>
            <w:right w:val="none" w:sz="0" w:space="0" w:color="auto"/>
          </w:divBdr>
        </w:div>
        <w:div w:id="207256177">
          <w:marLeft w:val="480"/>
          <w:marRight w:val="0"/>
          <w:marTop w:val="0"/>
          <w:marBottom w:val="0"/>
          <w:divBdr>
            <w:top w:val="none" w:sz="0" w:space="0" w:color="auto"/>
            <w:left w:val="none" w:sz="0" w:space="0" w:color="auto"/>
            <w:bottom w:val="none" w:sz="0" w:space="0" w:color="auto"/>
            <w:right w:val="none" w:sz="0" w:space="0" w:color="auto"/>
          </w:divBdr>
        </w:div>
        <w:div w:id="1706103700">
          <w:marLeft w:val="480"/>
          <w:marRight w:val="0"/>
          <w:marTop w:val="0"/>
          <w:marBottom w:val="0"/>
          <w:divBdr>
            <w:top w:val="none" w:sz="0" w:space="0" w:color="auto"/>
            <w:left w:val="none" w:sz="0" w:space="0" w:color="auto"/>
            <w:bottom w:val="none" w:sz="0" w:space="0" w:color="auto"/>
            <w:right w:val="none" w:sz="0" w:space="0" w:color="auto"/>
          </w:divBdr>
        </w:div>
        <w:div w:id="390423070">
          <w:marLeft w:val="480"/>
          <w:marRight w:val="0"/>
          <w:marTop w:val="0"/>
          <w:marBottom w:val="0"/>
          <w:divBdr>
            <w:top w:val="none" w:sz="0" w:space="0" w:color="auto"/>
            <w:left w:val="none" w:sz="0" w:space="0" w:color="auto"/>
            <w:bottom w:val="none" w:sz="0" w:space="0" w:color="auto"/>
            <w:right w:val="none" w:sz="0" w:space="0" w:color="auto"/>
          </w:divBdr>
        </w:div>
        <w:div w:id="837813682">
          <w:marLeft w:val="480"/>
          <w:marRight w:val="0"/>
          <w:marTop w:val="0"/>
          <w:marBottom w:val="0"/>
          <w:divBdr>
            <w:top w:val="none" w:sz="0" w:space="0" w:color="auto"/>
            <w:left w:val="none" w:sz="0" w:space="0" w:color="auto"/>
            <w:bottom w:val="none" w:sz="0" w:space="0" w:color="auto"/>
            <w:right w:val="none" w:sz="0" w:space="0" w:color="auto"/>
          </w:divBdr>
        </w:div>
        <w:div w:id="186336408">
          <w:marLeft w:val="480"/>
          <w:marRight w:val="0"/>
          <w:marTop w:val="0"/>
          <w:marBottom w:val="0"/>
          <w:divBdr>
            <w:top w:val="none" w:sz="0" w:space="0" w:color="auto"/>
            <w:left w:val="none" w:sz="0" w:space="0" w:color="auto"/>
            <w:bottom w:val="none" w:sz="0" w:space="0" w:color="auto"/>
            <w:right w:val="none" w:sz="0" w:space="0" w:color="auto"/>
          </w:divBdr>
        </w:div>
        <w:div w:id="516967710">
          <w:marLeft w:val="480"/>
          <w:marRight w:val="0"/>
          <w:marTop w:val="0"/>
          <w:marBottom w:val="0"/>
          <w:divBdr>
            <w:top w:val="none" w:sz="0" w:space="0" w:color="auto"/>
            <w:left w:val="none" w:sz="0" w:space="0" w:color="auto"/>
            <w:bottom w:val="none" w:sz="0" w:space="0" w:color="auto"/>
            <w:right w:val="none" w:sz="0" w:space="0" w:color="auto"/>
          </w:divBdr>
        </w:div>
        <w:div w:id="172304168">
          <w:marLeft w:val="480"/>
          <w:marRight w:val="0"/>
          <w:marTop w:val="0"/>
          <w:marBottom w:val="0"/>
          <w:divBdr>
            <w:top w:val="none" w:sz="0" w:space="0" w:color="auto"/>
            <w:left w:val="none" w:sz="0" w:space="0" w:color="auto"/>
            <w:bottom w:val="none" w:sz="0" w:space="0" w:color="auto"/>
            <w:right w:val="none" w:sz="0" w:space="0" w:color="auto"/>
          </w:divBdr>
        </w:div>
        <w:div w:id="1178158376">
          <w:marLeft w:val="480"/>
          <w:marRight w:val="0"/>
          <w:marTop w:val="0"/>
          <w:marBottom w:val="0"/>
          <w:divBdr>
            <w:top w:val="none" w:sz="0" w:space="0" w:color="auto"/>
            <w:left w:val="none" w:sz="0" w:space="0" w:color="auto"/>
            <w:bottom w:val="none" w:sz="0" w:space="0" w:color="auto"/>
            <w:right w:val="none" w:sz="0" w:space="0" w:color="auto"/>
          </w:divBdr>
        </w:div>
        <w:div w:id="937909574">
          <w:marLeft w:val="480"/>
          <w:marRight w:val="0"/>
          <w:marTop w:val="0"/>
          <w:marBottom w:val="0"/>
          <w:divBdr>
            <w:top w:val="none" w:sz="0" w:space="0" w:color="auto"/>
            <w:left w:val="none" w:sz="0" w:space="0" w:color="auto"/>
            <w:bottom w:val="none" w:sz="0" w:space="0" w:color="auto"/>
            <w:right w:val="none" w:sz="0" w:space="0" w:color="auto"/>
          </w:divBdr>
        </w:div>
        <w:div w:id="1465196249">
          <w:marLeft w:val="480"/>
          <w:marRight w:val="0"/>
          <w:marTop w:val="0"/>
          <w:marBottom w:val="0"/>
          <w:divBdr>
            <w:top w:val="none" w:sz="0" w:space="0" w:color="auto"/>
            <w:left w:val="none" w:sz="0" w:space="0" w:color="auto"/>
            <w:bottom w:val="none" w:sz="0" w:space="0" w:color="auto"/>
            <w:right w:val="none" w:sz="0" w:space="0" w:color="auto"/>
          </w:divBdr>
        </w:div>
        <w:div w:id="193809962">
          <w:marLeft w:val="480"/>
          <w:marRight w:val="0"/>
          <w:marTop w:val="0"/>
          <w:marBottom w:val="0"/>
          <w:divBdr>
            <w:top w:val="none" w:sz="0" w:space="0" w:color="auto"/>
            <w:left w:val="none" w:sz="0" w:space="0" w:color="auto"/>
            <w:bottom w:val="none" w:sz="0" w:space="0" w:color="auto"/>
            <w:right w:val="none" w:sz="0" w:space="0" w:color="auto"/>
          </w:divBdr>
        </w:div>
        <w:div w:id="1313410388">
          <w:marLeft w:val="480"/>
          <w:marRight w:val="0"/>
          <w:marTop w:val="0"/>
          <w:marBottom w:val="0"/>
          <w:divBdr>
            <w:top w:val="none" w:sz="0" w:space="0" w:color="auto"/>
            <w:left w:val="none" w:sz="0" w:space="0" w:color="auto"/>
            <w:bottom w:val="none" w:sz="0" w:space="0" w:color="auto"/>
            <w:right w:val="none" w:sz="0" w:space="0" w:color="auto"/>
          </w:divBdr>
        </w:div>
        <w:div w:id="1458834445">
          <w:marLeft w:val="480"/>
          <w:marRight w:val="0"/>
          <w:marTop w:val="0"/>
          <w:marBottom w:val="0"/>
          <w:divBdr>
            <w:top w:val="none" w:sz="0" w:space="0" w:color="auto"/>
            <w:left w:val="none" w:sz="0" w:space="0" w:color="auto"/>
            <w:bottom w:val="none" w:sz="0" w:space="0" w:color="auto"/>
            <w:right w:val="none" w:sz="0" w:space="0" w:color="auto"/>
          </w:divBdr>
        </w:div>
        <w:div w:id="1719477242">
          <w:marLeft w:val="480"/>
          <w:marRight w:val="0"/>
          <w:marTop w:val="0"/>
          <w:marBottom w:val="0"/>
          <w:divBdr>
            <w:top w:val="none" w:sz="0" w:space="0" w:color="auto"/>
            <w:left w:val="none" w:sz="0" w:space="0" w:color="auto"/>
            <w:bottom w:val="none" w:sz="0" w:space="0" w:color="auto"/>
            <w:right w:val="none" w:sz="0" w:space="0" w:color="auto"/>
          </w:divBdr>
        </w:div>
        <w:div w:id="1024554254">
          <w:marLeft w:val="480"/>
          <w:marRight w:val="0"/>
          <w:marTop w:val="0"/>
          <w:marBottom w:val="0"/>
          <w:divBdr>
            <w:top w:val="none" w:sz="0" w:space="0" w:color="auto"/>
            <w:left w:val="none" w:sz="0" w:space="0" w:color="auto"/>
            <w:bottom w:val="none" w:sz="0" w:space="0" w:color="auto"/>
            <w:right w:val="none" w:sz="0" w:space="0" w:color="auto"/>
          </w:divBdr>
        </w:div>
        <w:div w:id="916404090">
          <w:marLeft w:val="480"/>
          <w:marRight w:val="0"/>
          <w:marTop w:val="0"/>
          <w:marBottom w:val="0"/>
          <w:divBdr>
            <w:top w:val="none" w:sz="0" w:space="0" w:color="auto"/>
            <w:left w:val="none" w:sz="0" w:space="0" w:color="auto"/>
            <w:bottom w:val="none" w:sz="0" w:space="0" w:color="auto"/>
            <w:right w:val="none" w:sz="0" w:space="0" w:color="auto"/>
          </w:divBdr>
        </w:div>
      </w:divsChild>
    </w:div>
    <w:div w:id="1391029678">
      <w:bodyDiv w:val="1"/>
      <w:marLeft w:val="0"/>
      <w:marRight w:val="0"/>
      <w:marTop w:val="0"/>
      <w:marBottom w:val="0"/>
      <w:divBdr>
        <w:top w:val="none" w:sz="0" w:space="0" w:color="auto"/>
        <w:left w:val="none" w:sz="0" w:space="0" w:color="auto"/>
        <w:bottom w:val="none" w:sz="0" w:space="0" w:color="auto"/>
        <w:right w:val="none" w:sz="0" w:space="0" w:color="auto"/>
      </w:divBdr>
    </w:div>
    <w:div w:id="1400060543">
      <w:bodyDiv w:val="1"/>
      <w:marLeft w:val="0"/>
      <w:marRight w:val="0"/>
      <w:marTop w:val="0"/>
      <w:marBottom w:val="0"/>
      <w:divBdr>
        <w:top w:val="none" w:sz="0" w:space="0" w:color="auto"/>
        <w:left w:val="none" w:sz="0" w:space="0" w:color="auto"/>
        <w:bottom w:val="none" w:sz="0" w:space="0" w:color="auto"/>
        <w:right w:val="none" w:sz="0" w:space="0" w:color="auto"/>
      </w:divBdr>
      <w:divsChild>
        <w:div w:id="1957131713">
          <w:marLeft w:val="480"/>
          <w:marRight w:val="0"/>
          <w:marTop w:val="0"/>
          <w:marBottom w:val="0"/>
          <w:divBdr>
            <w:top w:val="none" w:sz="0" w:space="0" w:color="auto"/>
            <w:left w:val="none" w:sz="0" w:space="0" w:color="auto"/>
            <w:bottom w:val="none" w:sz="0" w:space="0" w:color="auto"/>
            <w:right w:val="none" w:sz="0" w:space="0" w:color="auto"/>
          </w:divBdr>
        </w:div>
        <w:div w:id="577054178">
          <w:marLeft w:val="480"/>
          <w:marRight w:val="0"/>
          <w:marTop w:val="0"/>
          <w:marBottom w:val="0"/>
          <w:divBdr>
            <w:top w:val="none" w:sz="0" w:space="0" w:color="auto"/>
            <w:left w:val="none" w:sz="0" w:space="0" w:color="auto"/>
            <w:bottom w:val="none" w:sz="0" w:space="0" w:color="auto"/>
            <w:right w:val="none" w:sz="0" w:space="0" w:color="auto"/>
          </w:divBdr>
        </w:div>
        <w:div w:id="1728410114">
          <w:marLeft w:val="480"/>
          <w:marRight w:val="0"/>
          <w:marTop w:val="0"/>
          <w:marBottom w:val="0"/>
          <w:divBdr>
            <w:top w:val="none" w:sz="0" w:space="0" w:color="auto"/>
            <w:left w:val="none" w:sz="0" w:space="0" w:color="auto"/>
            <w:bottom w:val="none" w:sz="0" w:space="0" w:color="auto"/>
            <w:right w:val="none" w:sz="0" w:space="0" w:color="auto"/>
          </w:divBdr>
        </w:div>
        <w:div w:id="1372072832">
          <w:marLeft w:val="480"/>
          <w:marRight w:val="0"/>
          <w:marTop w:val="0"/>
          <w:marBottom w:val="0"/>
          <w:divBdr>
            <w:top w:val="none" w:sz="0" w:space="0" w:color="auto"/>
            <w:left w:val="none" w:sz="0" w:space="0" w:color="auto"/>
            <w:bottom w:val="none" w:sz="0" w:space="0" w:color="auto"/>
            <w:right w:val="none" w:sz="0" w:space="0" w:color="auto"/>
          </w:divBdr>
        </w:div>
        <w:div w:id="1648826073">
          <w:marLeft w:val="480"/>
          <w:marRight w:val="0"/>
          <w:marTop w:val="0"/>
          <w:marBottom w:val="0"/>
          <w:divBdr>
            <w:top w:val="none" w:sz="0" w:space="0" w:color="auto"/>
            <w:left w:val="none" w:sz="0" w:space="0" w:color="auto"/>
            <w:bottom w:val="none" w:sz="0" w:space="0" w:color="auto"/>
            <w:right w:val="none" w:sz="0" w:space="0" w:color="auto"/>
          </w:divBdr>
        </w:div>
        <w:div w:id="113138731">
          <w:marLeft w:val="480"/>
          <w:marRight w:val="0"/>
          <w:marTop w:val="0"/>
          <w:marBottom w:val="0"/>
          <w:divBdr>
            <w:top w:val="none" w:sz="0" w:space="0" w:color="auto"/>
            <w:left w:val="none" w:sz="0" w:space="0" w:color="auto"/>
            <w:bottom w:val="none" w:sz="0" w:space="0" w:color="auto"/>
            <w:right w:val="none" w:sz="0" w:space="0" w:color="auto"/>
          </w:divBdr>
        </w:div>
        <w:div w:id="269702074">
          <w:marLeft w:val="480"/>
          <w:marRight w:val="0"/>
          <w:marTop w:val="0"/>
          <w:marBottom w:val="0"/>
          <w:divBdr>
            <w:top w:val="none" w:sz="0" w:space="0" w:color="auto"/>
            <w:left w:val="none" w:sz="0" w:space="0" w:color="auto"/>
            <w:bottom w:val="none" w:sz="0" w:space="0" w:color="auto"/>
            <w:right w:val="none" w:sz="0" w:space="0" w:color="auto"/>
          </w:divBdr>
        </w:div>
        <w:div w:id="943851507">
          <w:marLeft w:val="480"/>
          <w:marRight w:val="0"/>
          <w:marTop w:val="0"/>
          <w:marBottom w:val="0"/>
          <w:divBdr>
            <w:top w:val="none" w:sz="0" w:space="0" w:color="auto"/>
            <w:left w:val="none" w:sz="0" w:space="0" w:color="auto"/>
            <w:bottom w:val="none" w:sz="0" w:space="0" w:color="auto"/>
            <w:right w:val="none" w:sz="0" w:space="0" w:color="auto"/>
          </w:divBdr>
        </w:div>
        <w:div w:id="1870490528">
          <w:marLeft w:val="480"/>
          <w:marRight w:val="0"/>
          <w:marTop w:val="0"/>
          <w:marBottom w:val="0"/>
          <w:divBdr>
            <w:top w:val="none" w:sz="0" w:space="0" w:color="auto"/>
            <w:left w:val="none" w:sz="0" w:space="0" w:color="auto"/>
            <w:bottom w:val="none" w:sz="0" w:space="0" w:color="auto"/>
            <w:right w:val="none" w:sz="0" w:space="0" w:color="auto"/>
          </w:divBdr>
        </w:div>
        <w:div w:id="254478562">
          <w:marLeft w:val="480"/>
          <w:marRight w:val="0"/>
          <w:marTop w:val="0"/>
          <w:marBottom w:val="0"/>
          <w:divBdr>
            <w:top w:val="none" w:sz="0" w:space="0" w:color="auto"/>
            <w:left w:val="none" w:sz="0" w:space="0" w:color="auto"/>
            <w:bottom w:val="none" w:sz="0" w:space="0" w:color="auto"/>
            <w:right w:val="none" w:sz="0" w:space="0" w:color="auto"/>
          </w:divBdr>
        </w:div>
        <w:div w:id="1514799527">
          <w:marLeft w:val="480"/>
          <w:marRight w:val="0"/>
          <w:marTop w:val="0"/>
          <w:marBottom w:val="0"/>
          <w:divBdr>
            <w:top w:val="none" w:sz="0" w:space="0" w:color="auto"/>
            <w:left w:val="none" w:sz="0" w:space="0" w:color="auto"/>
            <w:bottom w:val="none" w:sz="0" w:space="0" w:color="auto"/>
            <w:right w:val="none" w:sz="0" w:space="0" w:color="auto"/>
          </w:divBdr>
        </w:div>
        <w:div w:id="1626961123">
          <w:marLeft w:val="480"/>
          <w:marRight w:val="0"/>
          <w:marTop w:val="0"/>
          <w:marBottom w:val="0"/>
          <w:divBdr>
            <w:top w:val="none" w:sz="0" w:space="0" w:color="auto"/>
            <w:left w:val="none" w:sz="0" w:space="0" w:color="auto"/>
            <w:bottom w:val="none" w:sz="0" w:space="0" w:color="auto"/>
            <w:right w:val="none" w:sz="0" w:space="0" w:color="auto"/>
          </w:divBdr>
        </w:div>
        <w:div w:id="1345397807">
          <w:marLeft w:val="480"/>
          <w:marRight w:val="0"/>
          <w:marTop w:val="0"/>
          <w:marBottom w:val="0"/>
          <w:divBdr>
            <w:top w:val="none" w:sz="0" w:space="0" w:color="auto"/>
            <w:left w:val="none" w:sz="0" w:space="0" w:color="auto"/>
            <w:bottom w:val="none" w:sz="0" w:space="0" w:color="auto"/>
            <w:right w:val="none" w:sz="0" w:space="0" w:color="auto"/>
          </w:divBdr>
        </w:div>
        <w:div w:id="980769081">
          <w:marLeft w:val="480"/>
          <w:marRight w:val="0"/>
          <w:marTop w:val="0"/>
          <w:marBottom w:val="0"/>
          <w:divBdr>
            <w:top w:val="none" w:sz="0" w:space="0" w:color="auto"/>
            <w:left w:val="none" w:sz="0" w:space="0" w:color="auto"/>
            <w:bottom w:val="none" w:sz="0" w:space="0" w:color="auto"/>
            <w:right w:val="none" w:sz="0" w:space="0" w:color="auto"/>
          </w:divBdr>
        </w:div>
        <w:div w:id="23749671">
          <w:marLeft w:val="480"/>
          <w:marRight w:val="0"/>
          <w:marTop w:val="0"/>
          <w:marBottom w:val="0"/>
          <w:divBdr>
            <w:top w:val="none" w:sz="0" w:space="0" w:color="auto"/>
            <w:left w:val="none" w:sz="0" w:space="0" w:color="auto"/>
            <w:bottom w:val="none" w:sz="0" w:space="0" w:color="auto"/>
            <w:right w:val="none" w:sz="0" w:space="0" w:color="auto"/>
          </w:divBdr>
        </w:div>
        <w:div w:id="1651861369">
          <w:marLeft w:val="480"/>
          <w:marRight w:val="0"/>
          <w:marTop w:val="0"/>
          <w:marBottom w:val="0"/>
          <w:divBdr>
            <w:top w:val="none" w:sz="0" w:space="0" w:color="auto"/>
            <w:left w:val="none" w:sz="0" w:space="0" w:color="auto"/>
            <w:bottom w:val="none" w:sz="0" w:space="0" w:color="auto"/>
            <w:right w:val="none" w:sz="0" w:space="0" w:color="auto"/>
          </w:divBdr>
        </w:div>
        <w:div w:id="1174030492">
          <w:marLeft w:val="480"/>
          <w:marRight w:val="0"/>
          <w:marTop w:val="0"/>
          <w:marBottom w:val="0"/>
          <w:divBdr>
            <w:top w:val="none" w:sz="0" w:space="0" w:color="auto"/>
            <w:left w:val="none" w:sz="0" w:space="0" w:color="auto"/>
            <w:bottom w:val="none" w:sz="0" w:space="0" w:color="auto"/>
            <w:right w:val="none" w:sz="0" w:space="0" w:color="auto"/>
          </w:divBdr>
        </w:div>
        <w:div w:id="328366852">
          <w:marLeft w:val="480"/>
          <w:marRight w:val="0"/>
          <w:marTop w:val="0"/>
          <w:marBottom w:val="0"/>
          <w:divBdr>
            <w:top w:val="none" w:sz="0" w:space="0" w:color="auto"/>
            <w:left w:val="none" w:sz="0" w:space="0" w:color="auto"/>
            <w:bottom w:val="none" w:sz="0" w:space="0" w:color="auto"/>
            <w:right w:val="none" w:sz="0" w:space="0" w:color="auto"/>
          </w:divBdr>
        </w:div>
        <w:div w:id="21978899">
          <w:marLeft w:val="480"/>
          <w:marRight w:val="0"/>
          <w:marTop w:val="0"/>
          <w:marBottom w:val="0"/>
          <w:divBdr>
            <w:top w:val="none" w:sz="0" w:space="0" w:color="auto"/>
            <w:left w:val="none" w:sz="0" w:space="0" w:color="auto"/>
            <w:bottom w:val="none" w:sz="0" w:space="0" w:color="auto"/>
            <w:right w:val="none" w:sz="0" w:space="0" w:color="auto"/>
          </w:divBdr>
        </w:div>
        <w:div w:id="192153093">
          <w:marLeft w:val="480"/>
          <w:marRight w:val="0"/>
          <w:marTop w:val="0"/>
          <w:marBottom w:val="0"/>
          <w:divBdr>
            <w:top w:val="none" w:sz="0" w:space="0" w:color="auto"/>
            <w:left w:val="none" w:sz="0" w:space="0" w:color="auto"/>
            <w:bottom w:val="none" w:sz="0" w:space="0" w:color="auto"/>
            <w:right w:val="none" w:sz="0" w:space="0" w:color="auto"/>
          </w:divBdr>
        </w:div>
        <w:div w:id="1856725891">
          <w:marLeft w:val="480"/>
          <w:marRight w:val="0"/>
          <w:marTop w:val="0"/>
          <w:marBottom w:val="0"/>
          <w:divBdr>
            <w:top w:val="none" w:sz="0" w:space="0" w:color="auto"/>
            <w:left w:val="none" w:sz="0" w:space="0" w:color="auto"/>
            <w:bottom w:val="none" w:sz="0" w:space="0" w:color="auto"/>
            <w:right w:val="none" w:sz="0" w:space="0" w:color="auto"/>
          </w:divBdr>
        </w:div>
        <w:div w:id="768966640">
          <w:marLeft w:val="480"/>
          <w:marRight w:val="0"/>
          <w:marTop w:val="0"/>
          <w:marBottom w:val="0"/>
          <w:divBdr>
            <w:top w:val="none" w:sz="0" w:space="0" w:color="auto"/>
            <w:left w:val="none" w:sz="0" w:space="0" w:color="auto"/>
            <w:bottom w:val="none" w:sz="0" w:space="0" w:color="auto"/>
            <w:right w:val="none" w:sz="0" w:space="0" w:color="auto"/>
          </w:divBdr>
        </w:div>
        <w:div w:id="1347056468">
          <w:marLeft w:val="480"/>
          <w:marRight w:val="0"/>
          <w:marTop w:val="0"/>
          <w:marBottom w:val="0"/>
          <w:divBdr>
            <w:top w:val="none" w:sz="0" w:space="0" w:color="auto"/>
            <w:left w:val="none" w:sz="0" w:space="0" w:color="auto"/>
            <w:bottom w:val="none" w:sz="0" w:space="0" w:color="auto"/>
            <w:right w:val="none" w:sz="0" w:space="0" w:color="auto"/>
          </w:divBdr>
        </w:div>
        <w:div w:id="276374304">
          <w:marLeft w:val="480"/>
          <w:marRight w:val="0"/>
          <w:marTop w:val="0"/>
          <w:marBottom w:val="0"/>
          <w:divBdr>
            <w:top w:val="none" w:sz="0" w:space="0" w:color="auto"/>
            <w:left w:val="none" w:sz="0" w:space="0" w:color="auto"/>
            <w:bottom w:val="none" w:sz="0" w:space="0" w:color="auto"/>
            <w:right w:val="none" w:sz="0" w:space="0" w:color="auto"/>
          </w:divBdr>
        </w:div>
        <w:div w:id="112746037">
          <w:marLeft w:val="480"/>
          <w:marRight w:val="0"/>
          <w:marTop w:val="0"/>
          <w:marBottom w:val="0"/>
          <w:divBdr>
            <w:top w:val="none" w:sz="0" w:space="0" w:color="auto"/>
            <w:left w:val="none" w:sz="0" w:space="0" w:color="auto"/>
            <w:bottom w:val="none" w:sz="0" w:space="0" w:color="auto"/>
            <w:right w:val="none" w:sz="0" w:space="0" w:color="auto"/>
          </w:divBdr>
        </w:div>
        <w:div w:id="720595462">
          <w:marLeft w:val="480"/>
          <w:marRight w:val="0"/>
          <w:marTop w:val="0"/>
          <w:marBottom w:val="0"/>
          <w:divBdr>
            <w:top w:val="none" w:sz="0" w:space="0" w:color="auto"/>
            <w:left w:val="none" w:sz="0" w:space="0" w:color="auto"/>
            <w:bottom w:val="none" w:sz="0" w:space="0" w:color="auto"/>
            <w:right w:val="none" w:sz="0" w:space="0" w:color="auto"/>
          </w:divBdr>
        </w:div>
        <w:div w:id="360521180">
          <w:marLeft w:val="480"/>
          <w:marRight w:val="0"/>
          <w:marTop w:val="0"/>
          <w:marBottom w:val="0"/>
          <w:divBdr>
            <w:top w:val="none" w:sz="0" w:space="0" w:color="auto"/>
            <w:left w:val="none" w:sz="0" w:space="0" w:color="auto"/>
            <w:bottom w:val="none" w:sz="0" w:space="0" w:color="auto"/>
            <w:right w:val="none" w:sz="0" w:space="0" w:color="auto"/>
          </w:divBdr>
        </w:div>
        <w:div w:id="281501000">
          <w:marLeft w:val="480"/>
          <w:marRight w:val="0"/>
          <w:marTop w:val="0"/>
          <w:marBottom w:val="0"/>
          <w:divBdr>
            <w:top w:val="none" w:sz="0" w:space="0" w:color="auto"/>
            <w:left w:val="none" w:sz="0" w:space="0" w:color="auto"/>
            <w:bottom w:val="none" w:sz="0" w:space="0" w:color="auto"/>
            <w:right w:val="none" w:sz="0" w:space="0" w:color="auto"/>
          </w:divBdr>
        </w:div>
        <w:div w:id="616638129">
          <w:marLeft w:val="480"/>
          <w:marRight w:val="0"/>
          <w:marTop w:val="0"/>
          <w:marBottom w:val="0"/>
          <w:divBdr>
            <w:top w:val="none" w:sz="0" w:space="0" w:color="auto"/>
            <w:left w:val="none" w:sz="0" w:space="0" w:color="auto"/>
            <w:bottom w:val="none" w:sz="0" w:space="0" w:color="auto"/>
            <w:right w:val="none" w:sz="0" w:space="0" w:color="auto"/>
          </w:divBdr>
        </w:div>
        <w:div w:id="1628663310">
          <w:marLeft w:val="480"/>
          <w:marRight w:val="0"/>
          <w:marTop w:val="0"/>
          <w:marBottom w:val="0"/>
          <w:divBdr>
            <w:top w:val="none" w:sz="0" w:space="0" w:color="auto"/>
            <w:left w:val="none" w:sz="0" w:space="0" w:color="auto"/>
            <w:bottom w:val="none" w:sz="0" w:space="0" w:color="auto"/>
            <w:right w:val="none" w:sz="0" w:space="0" w:color="auto"/>
          </w:divBdr>
        </w:div>
        <w:div w:id="1190678967">
          <w:marLeft w:val="480"/>
          <w:marRight w:val="0"/>
          <w:marTop w:val="0"/>
          <w:marBottom w:val="0"/>
          <w:divBdr>
            <w:top w:val="none" w:sz="0" w:space="0" w:color="auto"/>
            <w:left w:val="none" w:sz="0" w:space="0" w:color="auto"/>
            <w:bottom w:val="none" w:sz="0" w:space="0" w:color="auto"/>
            <w:right w:val="none" w:sz="0" w:space="0" w:color="auto"/>
          </w:divBdr>
        </w:div>
        <w:div w:id="1820922358">
          <w:marLeft w:val="480"/>
          <w:marRight w:val="0"/>
          <w:marTop w:val="0"/>
          <w:marBottom w:val="0"/>
          <w:divBdr>
            <w:top w:val="none" w:sz="0" w:space="0" w:color="auto"/>
            <w:left w:val="none" w:sz="0" w:space="0" w:color="auto"/>
            <w:bottom w:val="none" w:sz="0" w:space="0" w:color="auto"/>
            <w:right w:val="none" w:sz="0" w:space="0" w:color="auto"/>
          </w:divBdr>
        </w:div>
        <w:div w:id="659576859">
          <w:marLeft w:val="480"/>
          <w:marRight w:val="0"/>
          <w:marTop w:val="0"/>
          <w:marBottom w:val="0"/>
          <w:divBdr>
            <w:top w:val="none" w:sz="0" w:space="0" w:color="auto"/>
            <w:left w:val="none" w:sz="0" w:space="0" w:color="auto"/>
            <w:bottom w:val="none" w:sz="0" w:space="0" w:color="auto"/>
            <w:right w:val="none" w:sz="0" w:space="0" w:color="auto"/>
          </w:divBdr>
        </w:div>
        <w:div w:id="395931582">
          <w:marLeft w:val="480"/>
          <w:marRight w:val="0"/>
          <w:marTop w:val="0"/>
          <w:marBottom w:val="0"/>
          <w:divBdr>
            <w:top w:val="none" w:sz="0" w:space="0" w:color="auto"/>
            <w:left w:val="none" w:sz="0" w:space="0" w:color="auto"/>
            <w:bottom w:val="none" w:sz="0" w:space="0" w:color="auto"/>
            <w:right w:val="none" w:sz="0" w:space="0" w:color="auto"/>
          </w:divBdr>
        </w:div>
        <w:div w:id="27994537">
          <w:marLeft w:val="480"/>
          <w:marRight w:val="0"/>
          <w:marTop w:val="0"/>
          <w:marBottom w:val="0"/>
          <w:divBdr>
            <w:top w:val="none" w:sz="0" w:space="0" w:color="auto"/>
            <w:left w:val="none" w:sz="0" w:space="0" w:color="auto"/>
            <w:bottom w:val="none" w:sz="0" w:space="0" w:color="auto"/>
            <w:right w:val="none" w:sz="0" w:space="0" w:color="auto"/>
          </w:divBdr>
        </w:div>
      </w:divsChild>
    </w:div>
    <w:div w:id="1412845946">
      <w:bodyDiv w:val="1"/>
      <w:marLeft w:val="0"/>
      <w:marRight w:val="0"/>
      <w:marTop w:val="0"/>
      <w:marBottom w:val="0"/>
      <w:divBdr>
        <w:top w:val="none" w:sz="0" w:space="0" w:color="auto"/>
        <w:left w:val="none" w:sz="0" w:space="0" w:color="auto"/>
        <w:bottom w:val="none" w:sz="0" w:space="0" w:color="auto"/>
        <w:right w:val="none" w:sz="0" w:space="0" w:color="auto"/>
      </w:divBdr>
    </w:div>
    <w:div w:id="1421105042">
      <w:bodyDiv w:val="1"/>
      <w:marLeft w:val="0"/>
      <w:marRight w:val="0"/>
      <w:marTop w:val="0"/>
      <w:marBottom w:val="0"/>
      <w:divBdr>
        <w:top w:val="none" w:sz="0" w:space="0" w:color="auto"/>
        <w:left w:val="none" w:sz="0" w:space="0" w:color="auto"/>
        <w:bottom w:val="none" w:sz="0" w:space="0" w:color="auto"/>
        <w:right w:val="none" w:sz="0" w:space="0" w:color="auto"/>
      </w:divBdr>
    </w:div>
    <w:div w:id="1429353475">
      <w:bodyDiv w:val="1"/>
      <w:marLeft w:val="0"/>
      <w:marRight w:val="0"/>
      <w:marTop w:val="0"/>
      <w:marBottom w:val="0"/>
      <w:divBdr>
        <w:top w:val="none" w:sz="0" w:space="0" w:color="auto"/>
        <w:left w:val="none" w:sz="0" w:space="0" w:color="auto"/>
        <w:bottom w:val="none" w:sz="0" w:space="0" w:color="auto"/>
        <w:right w:val="none" w:sz="0" w:space="0" w:color="auto"/>
      </w:divBdr>
    </w:div>
    <w:div w:id="1453405837">
      <w:bodyDiv w:val="1"/>
      <w:marLeft w:val="0"/>
      <w:marRight w:val="0"/>
      <w:marTop w:val="0"/>
      <w:marBottom w:val="0"/>
      <w:divBdr>
        <w:top w:val="none" w:sz="0" w:space="0" w:color="auto"/>
        <w:left w:val="none" w:sz="0" w:space="0" w:color="auto"/>
        <w:bottom w:val="none" w:sz="0" w:space="0" w:color="auto"/>
        <w:right w:val="none" w:sz="0" w:space="0" w:color="auto"/>
      </w:divBdr>
    </w:div>
    <w:div w:id="1454397476">
      <w:bodyDiv w:val="1"/>
      <w:marLeft w:val="0"/>
      <w:marRight w:val="0"/>
      <w:marTop w:val="0"/>
      <w:marBottom w:val="0"/>
      <w:divBdr>
        <w:top w:val="none" w:sz="0" w:space="0" w:color="auto"/>
        <w:left w:val="none" w:sz="0" w:space="0" w:color="auto"/>
        <w:bottom w:val="none" w:sz="0" w:space="0" w:color="auto"/>
        <w:right w:val="none" w:sz="0" w:space="0" w:color="auto"/>
      </w:divBdr>
      <w:divsChild>
        <w:div w:id="692730199">
          <w:marLeft w:val="480"/>
          <w:marRight w:val="0"/>
          <w:marTop w:val="0"/>
          <w:marBottom w:val="0"/>
          <w:divBdr>
            <w:top w:val="none" w:sz="0" w:space="0" w:color="auto"/>
            <w:left w:val="none" w:sz="0" w:space="0" w:color="auto"/>
            <w:bottom w:val="none" w:sz="0" w:space="0" w:color="auto"/>
            <w:right w:val="none" w:sz="0" w:space="0" w:color="auto"/>
          </w:divBdr>
        </w:div>
        <w:div w:id="1378240293">
          <w:marLeft w:val="480"/>
          <w:marRight w:val="0"/>
          <w:marTop w:val="0"/>
          <w:marBottom w:val="0"/>
          <w:divBdr>
            <w:top w:val="none" w:sz="0" w:space="0" w:color="auto"/>
            <w:left w:val="none" w:sz="0" w:space="0" w:color="auto"/>
            <w:bottom w:val="none" w:sz="0" w:space="0" w:color="auto"/>
            <w:right w:val="none" w:sz="0" w:space="0" w:color="auto"/>
          </w:divBdr>
        </w:div>
        <w:div w:id="1777410956">
          <w:marLeft w:val="480"/>
          <w:marRight w:val="0"/>
          <w:marTop w:val="0"/>
          <w:marBottom w:val="0"/>
          <w:divBdr>
            <w:top w:val="none" w:sz="0" w:space="0" w:color="auto"/>
            <w:left w:val="none" w:sz="0" w:space="0" w:color="auto"/>
            <w:bottom w:val="none" w:sz="0" w:space="0" w:color="auto"/>
            <w:right w:val="none" w:sz="0" w:space="0" w:color="auto"/>
          </w:divBdr>
        </w:div>
        <w:div w:id="1010332751">
          <w:marLeft w:val="480"/>
          <w:marRight w:val="0"/>
          <w:marTop w:val="0"/>
          <w:marBottom w:val="0"/>
          <w:divBdr>
            <w:top w:val="none" w:sz="0" w:space="0" w:color="auto"/>
            <w:left w:val="none" w:sz="0" w:space="0" w:color="auto"/>
            <w:bottom w:val="none" w:sz="0" w:space="0" w:color="auto"/>
            <w:right w:val="none" w:sz="0" w:space="0" w:color="auto"/>
          </w:divBdr>
        </w:div>
        <w:div w:id="654531363">
          <w:marLeft w:val="480"/>
          <w:marRight w:val="0"/>
          <w:marTop w:val="0"/>
          <w:marBottom w:val="0"/>
          <w:divBdr>
            <w:top w:val="none" w:sz="0" w:space="0" w:color="auto"/>
            <w:left w:val="none" w:sz="0" w:space="0" w:color="auto"/>
            <w:bottom w:val="none" w:sz="0" w:space="0" w:color="auto"/>
            <w:right w:val="none" w:sz="0" w:space="0" w:color="auto"/>
          </w:divBdr>
        </w:div>
        <w:div w:id="1860779722">
          <w:marLeft w:val="480"/>
          <w:marRight w:val="0"/>
          <w:marTop w:val="0"/>
          <w:marBottom w:val="0"/>
          <w:divBdr>
            <w:top w:val="none" w:sz="0" w:space="0" w:color="auto"/>
            <w:left w:val="none" w:sz="0" w:space="0" w:color="auto"/>
            <w:bottom w:val="none" w:sz="0" w:space="0" w:color="auto"/>
            <w:right w:val="none" w:sz="0" w:space="0" w:color="auto"/>
          </w:divBdr>
        </w:div>
        <w:div w:id="1704748165">
          <w:marLeft w:val="480"/>
          <w:marRight w:val="0"/>
          <w:marTop w:val="0"/>
          <w:marBottom w:val="0"/>
          <w:divBdr>
            <w:top w:val="none" w:sz="0" w:space="0" w:color="auto"/>
            <w:left w:val="none" w:sz="0" w:space="0" w:color="auto"/>
            <w:bottom w:val="none" w:sz="0" w:space="0" w:color="auto"/>
            <w:right w:val="none" w:sz="0" w:space="0" w:color="auto"/>
          </w:divBdr>
        </w:div>
        <w:div w:id="1751391668">
          <w:marLeft w:val="480"/>
          <w:marRight w:val="0"/>
          <w:marTop w:val="0"/>
          <w:marBottom w:val="0"/>
          <w:divBdr>
            <w:top w:val="none" w:sz="0" w:space="0" w:color="auto"/>
            <w:left w:val="none" w:sz="0" w:space="0" w:color="auto"/>
            <w:bottom w:val="none" w:sz="0" w:space="0" w:color="auto"/>
            <w:right w:val="none" w:sz="0" w:space="0" w:color="auto"/>
          </w:divBdr>
        </w:div>
        <w:div w:id="365259509">
          <w:marLeft w:val="480"/>
          <w:marRight w:val="0"/>
          <w:marTop w:val="0"/>
          <w:marBottom w:val="0"/>
          <w:divBdr>
            <w:top w:val="none" w:sz="0" w:space="0" w:color="auto"/>
            <w:left w:val="none" w:sz="0" w:space="0" w:color="auto"/>
            <w:bottom w:val="none" w:sz="0" w:space="0" w:color="auto"/>
            <w:right w:val="none" w:sz="0" w:space="0" w:color="auto"/>
          </w:divBdr>
        </w:div>
        <w:div w:id="1479496106">
          <w:marLeft w:val="480"/>
          <w:marRight w:val="0"/>
          <w:marTop w:val="0"/>
          <w:marBottom w:val="0"/>
          <w:divBdr>
            <w:top w:val="none" w:sz="0" w:space="0" w:color="auto"/>
            <w:left w:val="none" w:sz="0" w:space="0" w:color="auto"/>
            <w:bottom w:val="none" w:sz="0" w:space="0" w:color="auto"/>
            <w:right w:val="none" w:sz="0" w:space="0" w:color="auto"/>
          </w:divBdr>
        </w:div>
        <w:div w:id="138035026">
          <w:marLeft w:val="480"/>
          <w:marRight w:val="0"/>
          <w:marTop w:val="0"/>
          <w:marBottom w:val="0"/>
          <w:divBdr>
            <w:top w:val="none" w:sz="0" w:space="0" w:color="auto"/>
            <w:left w:val="none" w:sz="0" w:space="0" w:color="auto"/>
            <w:bottom w:val="none" w:sz="0" w:space="0" w:color="auto"/>
            <w:right w:val="none" w:sz="0" w:space="0" w:color="auto"/>
          </w:divBdr>
        </w:div>
        <w:div w:id="995230642">
          <w:marLeft w:val="480"/>
          <w:marRight w:val="0"/>
          <w:marTop w:val="0"/>
          <w:marBottom w:val="0"/>
          <w:divBdr>
            <w:top w:val="none" w:sz="0" w:space="0" w:color="auto"/>
            <w:left w:val="none" w:sz="0" w:space="0" w:color="auto"/>
            <w:bottom w:val="none" w:sz="0" w:space="0" w:color="auto"/>
            <w:right w:val="none" w:sz="0" w:space="0" w:color="auto"/>
          </w:divBdr>
        </w:div>
        <w:div w:id="1202784348">
          <w:marLeft w:val="480"/>
          <w:marRight w:val="0"/>
          <w:marTop w:val="0"/>
          <w:marBottom w:val="0"/>
          <w:divBdr>
            <w:top w:val="none" w:sz="0" w:space="0" w:color="auto"/>
            <w:left w:val="none" w:sz="0" w:space="0" w:color="auto"/>
            <w:bottom w:val="none" w:sz="0" w:space="0" w:color="auto"/>
            <w:right w:val="none" w:sz="0" w:space="0" w:color="auto"/>
          </w:divBdr>
        </w:div>
        <w:div w:id="796602649">
          <w:marLeft w:val="480"/>
          <w:marRight w:val="0"/>
          <w:marTop w:val="0"/>
          <w:marBottom w:val="0"/>
          <w:divBdr>
            <w:top w:val="none" w:sz="0" w:space="0" w:color="auto"/>
            <w:left w:val="none" w:sz="0" w:space="0" w:color="auto"/>
            <w:bottom w:val="none" w:sz="0" w:space="0" w:color="auto"/>
            <w:right w:val="none" w:sz="0" w:space="0" w:color="auto"/>
          </w:divBdr>
        </w:div>
        <w:div w:id="437062844">
          <w:marLeft w:val="480"/>
          <w:marRight w:val="0"/>
          <w:marTop w:val="0"/>
          <w:marBottom w:val="0"/>
          <w:divBdr>
            <w:top w:val="none" w:sz="0" w:space="0" w:color="auto"/>
            <w:left w:val="none" w:sz="0" w:space="0" w:color="auto"/>
            <w:bottom w:val="none" w:sz="0" w:space="0" w:color="auto"/>
            <w:right w:val="none" w:sz="0" w:space="0" w:color="auto"/>
          </w:divBdr>
        </w:div>
        <w:div w:id="440535732">
          <w:marLeft w:val="480"/>
          <w:marRight w:val="0"/>
          <w:marTop w:val="0"/>
          <w:marBottom w:val="0"/>
          <w:divBdr>
            <w:top w:val="none" w:sz="0" w:space="0" w:color="auto"/>
            <w:left w:val="none" w:sz="0" w:space="0" w:color="auto"/>
            <w:bottom w:val="none" w:sz="0" w:space="0" w:color="auto"/>
            <w:right w:val="none" w:sz="0" w:space="0" w:color="auto"/>
          </w:divBdr>
        </w:div>
        <w:div w:id="896475768">
          <w:marLeft w:val="480"/>
          <w:marRight w:val="0"/>
          <w:marTop w:val="0"/>
          <w:marBottom w:val="0"/>
          <w:divBdr>
            <w:top w:val="none" w:sz="0" w:space="0" w:color="auto"/>
            <w:left w:val="none" w:sz="0" w:space="0" w:color="auto"/>
            <w:bottom w:val="none" w:sz="0" w:space="0" w:color="auto"/>
            <w:right w:val="none" w:sz="0" w:space="0" w:color="auto"/>
          </w:divBdr>
        </w:div>
        <w:div w:id="1999722719">
          <w:marLeft w:val="480"/>
          <w:marRight w:val="0"/>
          <w:marTop w:val="0"/>
          <w:marBottom w:val="0"/>
          <w:divBdr>
            <w:top w:val="none" w:sz="0" w:space="0" w:color="auto"/>
            <w:left w:val="none" w:sz="0" w:space="0" w:color="auto"/>
            <w:bottom w:val="none" w:sz="0" w:space="0" w:color="auto"/>
            <w:right w:val="none" w:sz="0" w:space="0" w:color="auto"/>
          </w:divBdr>
        </w:div>
        <w:div w:id="311258813">
          <w:marLeft w:val="480"/>
          <w:marRight w:val="0"/>
          <w:marTop w:val="0"/>
          <w:marBottom w:val="0"/>
          <w:divBdr>
            <w:top w:val="none" w:sz="0" w:space="0" w:color="auto"/>
            <w:left w:val="none" w:sz="0" w:space="0" w:color="auto"/>
            <w:bottom w:val="none" w:sz="0" w:space="0" w:color="auto"/>
            <w:right w:val="none" w:sz="0" w:space="0" w:color="auto"/>
          </w:divBdr>
        </w:div>
        <w:div w:id="1799494138">
          <w:marLeft w:val="480"/>
          <w:marRight w:val="0"/>
          <w:marTop w:val="0"/>
          <w:marBottom w:val="0"/>
          <w:divBdr>
            <w:top w:val="none" w:sz="0" w:space="0" w:color="auto"/>
            <w:left w:val="none" w:sz="0" w:space="0" w:color="auto"/>
            <w:bottom w:val="none" w:sz="0" w:space="0" w:color="auto"/>
            <w:right w:val="none" w:sz="0" w:space="0" w:color="auto"/>
          </w:divBdr>
        </w:div>
        <w:div w:id="197204146">
          <w:marLeft w:val="480"/>
          <w:marRight w:val="0"/>
          <w:marTop w:val="0"/>
          <w:marBottom w:val="0"/>
          <w:divBdr>
            <w:top w:val="none" w:sz="0" w:space="0" w:color="auto"/>
            <w:left w:val="none" w:sz="0" w:space="0" w:color="auto"/>
            <w:bottom w:val="none" w:sz="0" w:space="0" w:color="auto"/>
            <w:right w:val="none" w:sz="0" w:space="0" w:color="auto"/>
          </w:divBdr>
        </w:div>
        <w:div w:id="1910075295">
          <w:marLeft w:val="480"/>
          <w:marRight w:val="0"/>
          <w:marTop w:val="0"/>
          <w:marBottom w:val="0"/>
          <w:divBdr>
            <w:top w:val="none" w:sz="0" w:space="0" w:color="auto"/>
            <w:left w:val="none" w:sz="0" w:space="0" w:color="auto"/>
            <w:bottom w:val="none" w:sz="0" w:space="0" w:color="auto"/>
            <w:right w:val="none" w:sz="0" w:space="0" w:color="auto"/>
          </w:divBdr>
        </w:div>
        <w:div w:id="1518273801">
          <w:marLeft w:val="480"/>
          <w:marRight w:val="0"/>
          <w:marTop w:val="0"/>
          <w:marBottom w:val="0"/>
          <w:divBdr>
            <w:top w:val="none" w:sz="0" w:space="0" w:color="auto"/>
            <w:left w:val="none" w:sz="0" w:space="0" w:color="auto"/>
            <w:bottom w:val="none" w:sz="0" w:space="0" w:color="auto"/>
            <w:right w:val="none" w:sz="0" w:space="0" w:color="auto"/>
          </w:divBdr>
        </w:div>
        <w:div w:id="774327608">
          <w:marLeft w:val="480"/>
          <w:marRight w:val="0"/>
          <w:marTop w:val="0"/>
          <w:marBottom w:val="0"/>
          <w:divBdr>
            <w:top w:val="none" w:sz="0" w:space="0" w:color="auto"/>
            <w:left w:val="none" w:sz="0" w:space="0" w:color="auto"/>
            <w:bottom w:val="none" w:sz="0" w:space="0" w:color="auto"/>
            <w:right w:val="none" w:sz="0" w:space="0" w:color="auto"/>
          </w:divBdr>
        </w:div>
        <w:div w:id="191846530">
          <w:marLeft w:val="480"/>
          <w:marRight w:val="0"/>
          <w:marTop w:val="0"/>
          <w:marBottom w:val="0"/>
          <w:divBdr>
            <w:top w:val="none" w:sz="0" w:space="0" w:color="auto"/>
            <w:left w:val="none" w:sz="0" w:space="0" w:color="auto"/>
            <w:bottom w:val="none" w:sz="0" w:space="0" w:color="auto"/>
            <w:right w:val="none" w:sz="0" w:space="0" w:color="auto"/>
          </w:divBdr>
        </w:div>
        <w:div w:id="381684099">
          <w:marLeft w:val="480"/>
          <w:marRight w:val="0"/>
          <w:marTop w:val="0"/>
          <w:marBottom w:val="0"/>
          <w:divBdr>
            <w:top w:val="none" w:sz="0" w:space="0" w:color="auto"/>
            <w:left w:val="none" w:sz="0" w:space="0" w:color="auto"/>
            <w:bottom w:val="none" w:sz="0" w:space="0" w:color="auto"/>
            <w:right w:val="none" w:sz="0" w:space="0" w:color="auto"/>
          </w:divBdr>
        </w:div>
        <w:div w:id="1616672611">
          <w:marLeft w:val="480"/>
          <w:marRight w:val="0"/>
          <w:marTop w:val="0"/>
          <w:marBottom w:val="0"/>
          <w:divBdr>
            <w:top w:val="none" w:sz="0" w:space="0" w:color="auto"/>
            <w:left w:val="none" w:sz="0" w:space="0" w:color="auto"/>
            <w:bottom w:val="none" w:sz="0" w:space="0" w:color="auto"/>
            <w:right w:val="none" w:sz="0" w:space="0" w:color="auto"/>
          </w:divBdr>
        </w:div>
        <w:div w:id="1174297555">
          <w:marLeft w:val="480"/>
          <w:marRight w:val="0"/>
          <w:marTop w:val="0"/>
          <w:marBottom w:val="0"/>
          <w:divBdr>
            <w:top w:val="none" w:sz="0" w:space="0" w:color="auto"/>
            <w:left w:val="none" w:sz="0" w:space="0" w:color="auto"/>
            <w:bottom w:val="none" w:sz="0" w:space="0" w:color="auto"/>
            <w:right w:val="none" w:sz="0" w:space="0" w:color="auto"/>
          </w:divBdr>
        </w:div>
        <w:div w:id="1189099499">
          <w:marLeft w:val="480"/>
          <w:marRight w:val="0"/>
          <w:marTop w:val="0"/>
          <w:marBottom w:val="0"/>
          <w:divBdr>
            <w:top w:val="none" w:sz="0" w:space="0" w:color="auto"/>
            <w:left w:val="none" w:sz="0" w:space="0" w:color="auto"/>
            <w:bottom w:val="none" w:sz="0" w:space="0" w:color="auto"/>
            <w:right w:val="none" w:sz="0" w:space="0" w:color="auto"/>
          </w:divBdr>
        </w:div>
        <w:div w:id="1412658479">
          <w:marLeft w:val="480"/>
          <w:marRight w:val="0"/>
          <w:marTop w:val="0"/>
          <w:marBottom w:val="0"/>
          <w:divBdr>
            <w:top w:val="none" w:sz="0" w:space="0" w:color="auto"/>
            <w:left w:val="none" w:sz="0" w:space="0" w:color="auto"/>
            <w:bottom w:val="none" w:sz="0" w:space="0" w:color="auto"/>
            <w:right w:val="none" w:sz="0" w:space="0" w:color="auto"/>
          </w:divBdr>
        </w:div>
        <w:div w:id="1077363214">
          <w:marLeft w:val="480"/>
          <w:marRight w:val="0"/>
          <w:marTop w:val="0"/>
          <w:marBottom w:val="0"/>
          <w:divBdr>
            <w:top w:val="none" w:sz="0" w:space="0" w:color="auto"/>
            <w:left w:val="none" w:sz="0" w:space="0" w:color="auto"/>
            <w:bottom w:val="none" w:sz="0" w:space="0" w:color="auto"/>
            <w:right w:val="none" w:sz="0" w:space="0" w:color="auto"/>
          </w:divBdr>
        </w:div>
        <w:div w:id="983048286">
          <w:marLeft w:val="480"/>
          <w:marRight w:val="0"/>
          <w:marTop w:val="0"/>
          <w:marBottom w:val="0"/>
          <w:divBdr>
            <w:top w:val="none" w:sz="0" w:space="0" w:color="auto"/>
            <w:left w:val="none" w:sz="0" w:space="0" w:color="auto"/>
            <w:bottom w:val="none" w:sz="0" w:space="0" w:color="auto"/>
            <w:right w:val="none" w:sz="0" w:space="0" w:color="auto"/>
          </w:divBdr>
        </w:div>
        <w:div w:id="1075782064">
          <w:marLeft w:val="480"/>
          <w:marRight w:val="0"/>
          <w:marTop w:val="0"/>
          <w:marBottom w:val="0"/>
          <w:divBdr>
            <w:top w:val="none" w:sz="0" w:space="0" w:color="auto"/>
            <w:left w:val="none" w:sz="0" w:space="0" w:color="auto"/>
            <w:bottom w:val="none" w:sz="0" w:space="0" w:color="auto"/>
            <w:right w:val="none" w:sz="0" w:space="0" w:color="auto"/>
          </w:divBdr>
        </w:div>
        <w:div w:id="2037346669">
          <w:marLeft w:val="480"/>
          <w:marRight w:val="0"/>
          <w:marTop w:val="0"/>
          <w:marBottom w:val="0"/>
          <w:divBdr>
            <w:top w:val="none" w:sz="0" w:space="0" w:color="auto"/>
            <w:left w:val="none" w:sz="0" w:space="0" w:color="auto"/>
            <w:bottom w:val="none" w:sz="0" w:space="0" w:color="auto"/>
            <w:right w:val="none" w:sz="0" w:space="0" w:color="auto"/>
          </w:divBdr>
        </w:div>
        <w:div w:id="464351893">
          <w:marLeft w:val="480"/>
          <w:marRight w:val="0"/>
          <w:marTop w:val="0"/>
          <w:marBottom w:val="0"/>
          <w:divBdr>
            <w:top w:val="none" w:sz="0" w:space="0" w:color="auto"/>
            <w:left w:val="none" w:sz="0" w:space="0" w:color="auto"/>
            <w:bottom w:val="none" w:sz="0" w:space="0" w:color="auto"/>
            <w:right w:val="none" w:sz="0" w:space="0" w:color="auto"/>
          </w:divBdr>
        </w:div>
        <w:div w:id="2069917174">
          <w:marLeft w:val="480"/>
          <w:marRight w:val="0"/>
          <w:marTop w:val="0"/>
          <w:marBottom w:val="0"/>
          <w:divBdr>
            <w:top w:val="none" w:sz="0" w:space="0" w:color="auto"/>
            <w:left w:val="none" w:sz="0" w:space="0" w:color="auto"/>
            <w:bottom w:val="none" w:sz="0" w:space="0" w:color="auto"/>
            <w:right w:val="none" w:sz="0" w:space="0" w:color="auto"/>
          </w:divBdr>
        </w:div>
        <w:div w:id="741949663">
          <w:marLeft w:val="480"/>
          <w:marRight w:val="0"/>
          <w:marTop w:val="0"/>
          <w:marBottom w:val="0"/>
          <w:divBdr>
            <w:top w:val="none" w:sz="0" w:space="0" w:color="auto"/>
            <w:left w:val="none" w:sz="0" w:space="0" w:color="auto"/>
            <w:bottom w:val="none" w:sz="0" w:space="0" w:color="auto"/>
            <w:right w:val="none" w:sz="0" w:space="0" w:color="auto"/>
          </w:divBdr>
        </w:div>
      </w:divsChild>
    </w:div>
    <w:div w:id="1466846665">
      <w:bodyDiv w:val="1"/>
      <w:marLeft w:val="0"/>
      <w:marRight w:val="0"/>
      <w:marTop w:val="0"/>
      <w:marBottom w:val="0"/>
      <w:divBdr>
        <w:top w:val="none" w:sz="0" w:space="0" w:color="auto"/>
        <w:left w:val="none" w:sz="0" w:space="0" w:color="auto"/>
        <w:bottom w:val="none" w:sz="0" w:space="0" w:color="auto"/>
        <w:right w:val="none" w:sz="0" w:space="0" w:color="auto"/>
      </w:divBdr>
    </w:div>
    <w:div w:id="1470586050">
      <w:bodyDiv w:val="1"/>
      <w:marLeft w:val="0"/>
      <w:marRight w:val="0"/>
      <w:marTop w:val="0"/>
      <w:marBottom w:val="0"/>
      <w:divBdr>
        <w:top w:val="none" w:sz="0" w:space="0" w:color="auto"/>
        <w:left w:val="none" w:sz="0" w:space="0" w:color="auto"/>
        <w:bottom w:val="none" w:sz="0" w:space="0" w:color="auto"/>
        <w:right w:val="none" w:sz="0" w:space="0" w:color="auto"/>
      </w:divBdr>
    </w:div>
    <w:div w:id="1473987607">
      <w:bodyDiv w:val="1"/>
      <w:marLeft w:val="0"/>
      <w:marRight w:val="0"/>
      <w:marTop w:val="0"/>
      <w:marBottom w:val="0"/>
      <w:divBdr>
        <w:top w:val="none" w:sz="0" w:space="0" w:color="auto"/>
        <w:left w:val="none" w:sz="0" w:space="0" w:color="auto"/>
        <w:bottom w:val="none" w:sz="0" w:space="0" w:color="auto"/>
        <w:right w:val="none" w:sz="0" w:space="0" w:color="auto"/>
      </w:divBdr>
    </w:div>
    <w:div w:id="1475298949">
      <w:bodyDiv w:val="1"/>
      <w:marLeft w:val="0"/>
      <w:marRight w:val="0"/>
      <w:marTop w:val="0"/>
      <w:marBottom w:val="0"/>
      <w:divBdr>
        <w:top w:val="none" w:sz="0" w:space="0" w:color="auto"/>
        <w:left w:val="none" w:sz="0" w:space="0" w:color="auto"/>
        <w:bottom w:val="none" w:sz="0" w:space="0" w:color="auto"/>
        <w:right w:val="none" w:sz="0" w:space="0" w:color="auto"/>
      </w:divBdr>
      <w:divsChild>
        <w:div w:id="987244260">
          <w:marLeft w:val="480"/>
          <w:marRight w:val="0"/>
          <w:marTop w:val="0"/>
          <w:marBottom w:val="0"/>
          <w:divBdr>
            <w:top w:val="none" w:sz="0" w:space="0" w:color="auto"/>
            <w:left w:val="none" w:sz="0" w:space="0" w:color="auto"/>
            <w:bottom w:val="none" w:sz="0" w:space="0" w:color="auto"/>
            <w:right w:val="none" w:sz="0" w:space="0" w:color="auto"/>
          </w:divBdr>
        </w:div>
        <w:div w:id="232863067">
          <w:marLeft w:val="480"/>
          <w:marRight w:val="0"/>
          <w:marTop w:val="0"/>
          <w:marBottom w:val="0"/>
          <w:divBdr>
            <w:top w:val="none" w:sz="0" w:space="0" w:color="auto"/>
            <w:left w:val="none" w:sz="0" w:space="0" w:color="auto"/>
            <w:bottom w:val="none" w:sz="0" w:space="0" w:color="auto"/>
            <w:right w:val="none" w:sz="0" w:space="0" w:color="auto"/>
          </w:divBdr>
        </w:div>
        <w:div w:id="1969360429">
          <w:marLeft w:val="480"/>
          <w:marRight w:val="0"/>
          <w:marTop w:val="0"/>
          <w:marBottom w:val="0"/>
          <w:divBdr>
            <w:top w:val="none" w:sz="0" w:space="0" w:color="auto"/>
            <w:left w:val="none" w:sz="0" w:space="0" w:color="auto"/>
            <w:bottom w:val="none" w:sz="0" w:space="0" w:color="auto"/>
            <w:right w:val="none" w:sz="0" w:space="0" w:color="auto"/>
          </w:divBdr>
        </w:div>
        <w:div w:id="1851680963">
          <w:marLeft w:val="480"/>
          <w:marRight w:val="0"/>
          <w:marTop w:val="0"/>
          <w:marBottom w:val="0"/>
          <w:divBdr>
            <w:top w:val="none" w:sz="0" w:space="0" w:color="auto"/>
            <w:left w:val="none" w:sz="0" w:space="0" w:color="auto"/>
            <w:bottom w:val="none" w:sz="0" w:space="0" w:color="auto"/>
            <w:right w:val="none" w:sz="0" w:space="0" w:color="auto"/>
          </w:divBdr>
        </w:div>
        <w:div w:id="838472741">
          <w:marLeft w:val="480"/>
          <w:marRight w:val="0"/>
          <w:marTop w:val="0"/>
          <w:marBottom w:val="0"/>
          <w:divBdr>
            <w:top w:val="none" w:sz="0" w:space="0" w:color="auto"/>
            <w:left w:val="none" w:sz="0" w:space="0" w:color="auto"/>
            <w:bottom w:val="none" w:sz="0" w:space="0" w:color="auto"/>
            <w:right w:val="none" w:sz="0" w:space="0" w:color="auto"/>
          </w:divBdr>
        </w:div>
        <w:div w:id="1425299769">
          <w:marLeft w:val="480"/>
          <w:marRight w:val="0"/>
          <w:marTop w:val="0"/>
          <w:marBottom w:val="0"/>
          <w:divBdr>
            <w:top w:val="none" w:sz="0" w:space="0" w:color="auto"/>
            <w:left w:val="none" w:sz="0" w:space="0" w:color="auto"/>
            <w:bottom w:val="none" w:sz="0" w:space="0" w:color="auto"/>
            <w:right w:val="none" w:sz="0" w:space="0" w:color="auto"/>
          </w:divBdr>
        </w:div>
        <w:div w:id="319047231">
          <w:marLeft w:val="480"/>
          <w:marRight w:val="0"/>
          <w:marTop w:val="0"/>
          <w:marBottom w:val="0"/>
          <w:divBdr>
            <w:top w:val="none" w:sz="0" w:space="0" w:color="auto"/>
            <w:left w:val="none" w:sz="0" w:space="0" w:color="auto"/>
            <w:bottom w:val="none" w:sz="0" w:space="0" w:color="auto"/>
            <w:right w:val="none" w:sz="0" w:space="0" w:color="auto"/>
          </w:divBdr>
        </w:div>
        <w:div w:id="1890606429">
          <w:marLeft w:val="480"/>
          <w:marRight w:val="0"/>
          <w:marTop w:val="0"/>
          <w:marBottom w:val="0"/>
          <w:divBdr>
            <w:top w:val="none" w:sz="0" w:space="0" w:color="auto"/>
            <w:left w:val="none" w:sz="0" w:space="0" w:color="auto"/>
            <w:bottom w:val="none" w:sz="0" w:space="0" w:color="auto"/>
            <w:right w:val="none" w:sz="0" w:space="0" w:color="auto"/>
          </w:divBdr>
        </w:div>
        <w:div w:id="1247769154">
          <w:marLeft w:val="480"/>
          <w:marRight w:val="0"/>
          <w:marTop w:val="0"/>
          <w:marBottom w:val="0"/>
          <w:divBdr>
            <w:top w:val="none" w:sz="0" w:space="0" w:color="auto"/>
            <w:left w:val="none" w:sz="0" w:space="0" w:color="auto"/>
            <w:bottom w:val="none" w:sz="0" w:space="0" w:color="auto"/>
            <w:right w:val="none" w:sz="0" w:space="0" w:color="auto"/>
          </w:divBdr>
        </w:div>
        <w:div w:id="1857763569">
          <w:marLeft w:val="480"/>
          <w:marRight w:val="0"/>
          <w:marTop w:val="0"/>
          <w:marBottom w:val="0"/>
          <w:divBdr>
            <w:top w:val="none" w:sz="0" w:space="0" w:color="auto"/>
            <w:left w:val="none" w:sz="0" w:space="0" w:color="auto"/>
            <w:bottom w:val="none" w:sz="0" w:space="0" w:color="auto"/>
            <w:right w:val="none" w:sz="0" w:space="0" w:color="auto"/>
          </w:divBdr>
        </w:div>
        <w:div w:id="202719904">
          <w:marLeft w:val="480"/>
          <w:marRight w:val="0"/>
          <w:marTop w:val="0"/>
          <w:marBottom w:val="0"/>
          <w:divBdr>
            <w:top w:val="none" w:sz="0" w:space="0" w:color="auto"/>
            <w:left w:val="none" w:sz="0" w:space="0" w:color="auto"/>
            <w:bottom w:val="none" w:sz="0" w:space="0" w:color="auto"/>
            <w:right w:val="none" w:sz="0" w:space="0" w:color="auto"/>
          </w:divBdr>
        </w:div>
        <w:div w:id="17970752">
          <w:marLeft w:val="480"/>
          <w:marRight w:val="0"/>
          <w:marTop w:val="0"/>
          <w:marBottom w:val="0"/>
          <w:divBdr>
            <w:top w:val="none" w:sz="0" w:space="0" w:color="auto"/>
            <w:left w:val="none" w:sz="0" w:space="0" w:color="auto"/>
            <w:bottom w:val="none" w:sz="0" w:space="0" w:color="auto"/>
            <w:right w:val="none" w:sz="0" w:space="0" w:color="auto"/>
          </w:divBdr>
        </w:div>
        <w:div w:id="1448430208">
          <w:marLeft w:val="480"/>
          <w:marRight w:val="0"/>
          <w:marTop w:val="0"/>
          <w:marBottom w:val="0"/>
          <w:divBdr>
            <w:top w:val="none" w:sz="0" w:space="0" w:color="auto"/>
            <w:left w:val="none" w:sz="0" w:space="0" w:color="auto"/>
            <w:bottom w:val="none" w:sz="0" w:space="0" w:color="auto"/>
            <w:right w:val="none" w:sz="0" w:space="0" w:color="auto"/>
          </w:divBdr>
        </w:div>
        <w:div w:id="476918682">
          <w:marLeft w:val="480"/>
          <w:marRight w:val="0"/>
          <w:marTop w:val="0"/>
          <w:marBottom w:val="0"/>
          <w:divBdr>
            <w:top w:val="none" w:sz="0" w:space="0" w:color="auto"/>
            <w:left w:val="none" w:sz="0" w:space="0" w:color="auto"/>
            <w:bottom w:val="none" w:sz="0" w:space="0" w:color="auto"/>
            <w:right w:val="none" w:sz="0" w:space="0" w:color="auto"/>
          </w:divBdr>
        </w:div>
        <w:div w:id="911699642">
          <w:marLeft w:val="480"/>
          <w:marRight w:val="0"/>
          <w:marTop w:val="0"/>
          <w:marBottom w:val="0"/>
          <w:divBdr>
            <w:top w:val="none" w:sz="0" w:space="0" w:color="auto"/>
            <w:left w:val="none" w:sz="0" w:space="0" w:color="auto"/>
            <w:bottom w:val="none" w:sz="0" w:space="0" w:color="auto"/>
            <w:right w:val="none" w:sz="0" w:space="0" w:color="auto"/>
          </w:divBdr>
        </w:div>
        <w:div w:id="1804154880">
          <w:marLeft w:val="480"/>
          <w:marRight w:val="0"/>
          <w:marTop w:val="0"/>
          <w:marBottom w:val="0"/>
          <w:divBdr>
            <w:top w:val="none" w:sz="0" w:space="0" w:color="auto"/>
            <w:left w:val="none" w:sz="0" w:space="0" w:color="auto"/>
            <w:bottom w:val="none" w:sz="0" w:space="0" w:color="auto"/>
            <w:right w:val="none" w:sz="0" w:space="0" w:color="auto"/>
          </w:divBdr>
        </w:div>
        <w:div w:id="2120757806">
          <w:marLeft w:val="480"/>
          <w:marRight w:val="0"/>
          <w:marTop w:val="0"/>
          <w:marBottom w:val="0"/>
          <w:divBdr>
            <w:top w:val="none" w:sz="0" w:space="0" w:color="auto"/>
            <w:left w:val="none" w:sz="0" w:space="0" w:color="auto"/>
            <w:bottom w:val="none" w:sz="0" w:space="0" w:color="auto"/>
            <w:right w:val="none" w:sz="0" w:space="0" w:color="auto"/>
          </w:divBdr>
        </w:div>
        <w:div w:id="684134803">
          <w:marLeft w:val="480"/>
          <w:marRight w:val="0"/>
          <w:marTop w:val="0"/>
          <w:marBottom w:val="0"/>
          <w:divBdr>
            <w:top w:val="none" w:sz="0" w:space="0" w:color="auto"/>
            <w:left w:val="none" w:sz="0" w:space="0" w:color="auto"/>
            <w:bottom w:val="none" w:sz="0" w:space="0" w:color="auto"/>
            <w:right w:val="none" w:sz="0" w:space="0" w:color="auto"/>
          </w:divBdr>
        </w:div>
        <w:div w:id="878394504">
          <w:marLeft w:val="480"/>
          <w:marRight w:val="0"/>
          <w:marTop w:val="0"/>
          <w:marBottom w:val="0"/>
          <w:divBdr>
            <w:top w:val="none" w:sz="0" w:space="0" w:color="auto"/>
            <w:left w:val="none" w:sz="0" w:space="0" w:color="auto"/>
            <w:bottom w:val="none" w:sz="0" w:space="0" w:color="auto"/>
            <w:right w:val="none" w:sz="0" w:space="0" w:color="auto"/>
          </w:divBdr>
        </w:div>
      </w:divsChild>
    </w:div>
    <w:div w:id="1477407977">
      <w:bodyDiv w:val="1"/>
      <w:marLeft w:val="0"/>
      <w:marRight w:val="0"/>
      <w:marTop w:val="0"/>
      <w:marBottom w:val="0"/>
      <w:divBdr>
        <w:top w:val="none" w:sz="0" w:space="0" w:color="auto"/>
        <w:left w:val="none" w:sz="0" w:space="0" w:color="auto"/>
        <w:bottom w:val="none" w:sz="0" w:space="0" w:color="auto"/>
        <w:right w:val="none" w:sz="0" w:space="0" w:color="auto"/>
      </w:divBdr>
      <w:divsChild>
        <w:div w:id="1851676300">
          <w:marLeft w:val="480"/>
          <w:marRight w:val="0"/>
          <w:marTop w:val="0"/>
          <w:marBottom w:val="0"/>
          <w:divBdr>
            <w:top w:val="none" w:sz="0" w:space="0" w:color="auto"/>
            <w:left w:val="none" w:sz="0" w:space="0" w:color="auto"/>
            <w:bottom w:val="none" w:sz="0" w:space="0" w:color="auto"/>
            <w:right w:val="none" w:sz="0" w:space="0" w:color="auto"/>
          </w:divBdr>
        </w:div>
        <w:div w:id="1385257378">
          <w:marLeft w:val="480"/>
          <w:marRight w:val="0"/>
          <w:marTop w:val="0"/>
          <w:marBottom w:val="0"/>
          <w:divBdr>
            <w:top w:val="none" w:sz="0" w:space="0" w:color="auto"/>
            <w:left w:val="none" w:sz="0" w:space="0" w:color="auto"/>
            <w:bottom w:val="none" w:sz="0" w:space="0" w:color="auto"/>
            <w:right w:val="none" w:sz="0" w:space="0" w:color="auto"/>
          </w:divBdr>
        </w:div>
        <w:div w:id="1081950886">
          <w:marLeft w:val="480"/>
          <w:marRight w:val="0"/>
          <w:marTop w:val="0"/>
          <w:marBottom w:val="0"/>
          <w:divBdr>
            <w:top w:val="none" w:sz="0" w:space="0" w:color="auto"/>
            <w:left w:val="none" w:sz="0" w:space="0" w:color="auto"/>
            <w:bottom w:val="none" w:sz="0" w:space="0" w:color="auto"/>
            <w:right w:val="none" w:sz="0" w:space="0" w:color="auto"/>
          </w:divBdr>
        </w:div>
        <w:div w:id="3095271">
          <w:marLeft w:val="480"/>
          <w:marRight w:val="0"/>
          <w:marTop w:val="0"/>
          <w:marBottom w:val="0"/>
          <w:divBdr>
            <w:top w:val="none" w:sz="0" w:space="0" w:color="auto"/>
            <w:left w:val="none" w:sz="0" w:space="0" w:color="auto"/>
            <w:bottom w:val="none" w:sz="0" w:space="0" w:color="auto"/>
            <w:right w:val="none" w:sz="0" w:space="0" w:color="auto"/>
          </w:divBdr>
        </w:div>
        <w:div w:id="1398671800">
          <w:marLeft w:val="480"/>
          <w:marRight w:val="0"/>
          <w:marTop w:val="0"/>
          <w:marBottom w:val="0"/>
          <w:divBdr>
            <w:top w:val="none" w:sz="0" w:space="0" w:color="auto"/>
            <w:left w:val="none" w:sz="0" w:space="0" w:color="auto"/>
            <w:bottom w:val="none" w:sz="0" w:space="0" w:color="auto"/>
            <w:right w:val="none" w:sz="0" w:space="0" w:color="auto"/>
          </w:divBdr>
        </w:div>
        <w:div w:id="1477911097">
          <w:marLeft w:val="480"/>
          <w:marRight w:val="0"/>
          <w:marTop w:val="0"/>
          <w:marBottom w:val="0"/>
          <w:divBdr>
            <w:top w:val="none" w:sz="0" w:space="0" w:color="auto"/>
            <w:left w:val="none" w:sz="0" w:space="0" w:color="auto"/>
            <w:bottom w:val="none" w:sz="0" w:space="0" w:color="auto"/>
            <w:right w:val="none" w:sz="0" w:space="0" w:color="auto"/>
          </w:divBdr>
        </w:div>
        <w:div w:id="1883520908">
          <w:marLeft w:val="480"/>
          <w:marRight w:val="0"/>
          <w:marTop w:val="0"/>
          <w:marBottom w:val="0"/>
          <w:divBdr>
            <w:top w:val="none" w:sz="0" w:space="0" w:color="auto"/>
            <w:left w:val="none" w:sz="0" w:space="0" w:color="auto"/>
            <w:bottom w:val="none" w:sz="0" w:space="0" w:color="auto"/>
            <w:right w:val="none" w:sz="0" w:space="0" w:color="auto"/>
          </w:divBdr>
        </w:div>
        <w:div w:id="2099403689">
          <w:marLeft w:val="480"/>
          <w:marRight w:val="0"/>
          <w:marTop w:val="0"/>
          <w:marBottom w:val="0"/>
          <w:divBdr>
            <w:top w:val="none" w:sz="0" w:space="0" w:color="auto"/>
            <w:left w:val="none" w:sz="0" w:space="0" w:color="auto"/>
            <w:bottom w:val="none" w:sz="0" w:space="0" w:color="auto"/>
            <w:right w:val="none" w:sz="0" w:space="0" w:color="auto"/>
          </w:divBdr>
        </w:div>
        <w:div w:id="2082634256">
          <w:marLeft w:val="480"/>
          <w:marRight w:val="0"/>
          <w:marTop w:val="0"/>
          <w:marBottom w:val="0"/>
          <w:divBdr>
            <w:top w:val="none" w:sz="0" w:space="0" w:color="auto"/>
            <w:left w:val="none" w:sz="0" w:space="0" w:color="auto"/>
            <w:bottom w:val="none" w:sz="0" w:space="0" w:color="auto"/>
            <w:right w:val="none" w:sz="0" w:space="0" w:color="auto"/>
          </w:divBdr>
        </w:div>
        <w:div w:id="1652759106">
          <w:marLeft w:val="480"/>
          <w:marRight w:val="0"/>
          <w:marTop w:val="0"/>
          <w:marBottom w:val="0"/>
          <w:divBdr>
            <w:top w:val="none" w:sz="0" w:space="0" w:color="auto"/>
            <w:left w:val="none" w:sz="0" w:space="0" w:color="auto"/>
            <w:bottom w:val="none" w:sz="0" w:space="0" w:color="auto"/>
            <w:right w:val="none" w:sz="0" w:space="0" w:color="auto"/>
          </w:divBdr>
        </w:div>
        <w:div w:id="1403142340">
          <w:marLeft w:val="480"/>
          <w:marRight w:val="0"/>
          <w:marTop w:val="0"/>
          <w:marBottom w:val="0"/>
          <w:divBdr>
            <w:top w:val="none" w:sz="0" w:space="0" w:color="auto"/>
            <w:left w:val="none" w:sz="0" w:space="0" w:color="auto"/>
            <w:bottom w:val="none" w:sz="0" w:space="0" w:color="auto"/>
            <w:right w:val="none" w:sz="0" w:space="0" w:color="auto"/>
          </w:divBdr>
        </w:div>
        <w:div w:id="1195652646">
          <w:marLeft w:val="480"/>
          <w:marRight w:val="0"/>
          <w:marTop w:val="0"/>
          <w:marBottom w:val="0"/>
          <w:divBdr>
            <w:top w:val="none" w:sz="0" w:space="0" w:color="auto"/>
            <w:left w:val="none" w:sz="0" w:space="0" w:color="auto"/>
            <w:bottom w:val="none" w:sz="0" w:space="0" w:color="auto"/>
            <w:right w:val="none" w:sz="0" w:space="0" w:color="auto"/>
          </w:divBdr>
        </w:div>
        <w:div w:id="1654332376">
          <w:marLeft w:val="480"/>
          <w:marRight w:val="0"/>
          <w:marTop w:val="0"/>
          <w:marBottom w:val="0"/>
          <w:divBdr>
            <w:top w:val="none" w:sz="0" w:space="0" w:color="auto"/>
            <w:left w:val="none" w:sz="0" w:space="0" w:color="auto"/>
            <w:bottom w:val="none" w:sz="0" w:space="0" w:color="auto"/>
            <w:right w:val="none" w:sz="0" w:space="0" w:color="auto"/>
          </w:divBdr>
        </w:div>
        <w:div w:id="919750006">
          <w:marLeft w:val="480"/>
          <w:marRight w:val="0"/>
          <w:marTop w:val="0"/>
          <w:marBottom w:val="0"/>
          <w:divBdr>
            <w:top w:val="none" w:sz="0" w:space="0" w:color="auto"/>
            <w:left w:val="none" w:sz="0" w:space="0" w:color="auto"/>
            <w:bottom w:val="none" w:sz="0" w:space="0" w:color="auto"/>
            <w:right w:val="none" w:sz="0" w:space="0" w:color="auto"/>
          </w:divBdr>
        </w:div>
        <w:div w:id="1246918421">
          <w:marLeft w:val="480"/>
          <w:marRight w:val="0"/>
          <w:marTop w:val="0"/>
          <w:marBottom w:val="0"/>
          <w:divBdr>
            <w:top w:val="none" w:sz="0" w:space="0" w:color="auto"/>
            <w:left w:val="none" w:sz="0" w:space="0" w:color="auto"/>
            <w:bottom w:val="none" w:sz="0" w:space="0" w:color="auto"/>
            <w:right w:val="none" w:sz="0" w:space="0" w:color="auto"/>
          </w:divBdr>
        </w:div>
        <w:div w:id="134414424">
          <w:marLeft w:val="480"/>
          <w:marRight w:val="0"/>
          <w:marTop w:val="0"/>
          <w:marBottom w:val="0"/>
          <w:divBdr>
            <w:top w:val="none" w:sz="0" w:space="0" w:color="auto"/>
            <w:left w:val="none" w:sz="0" w:space="0" w:color="auto"/>
            <w:bottom w:val="none" w:sz="0" w:space="0" w:color="auto"/>
            <w:right w:val="none" w:sz="0" w:space="0" w:color="auto"/>
          </w:divBdr>
        </w:div>
        <w:div w:id="654725121">
          <w:marLeft w:val="480"/>
          <w:marRight w:val="0"/>
          <w:marTop w:val="0"/>
          <w:marBottom w:val="0"/>
          <w:divBdr>
            <w:top w:val="none" w:sz="0" w:space="0" w:color="auto"/>
            <w:left w:val="none" w:sz="0" w:space="0" w:color="auto"/>
            <w:bottom w:val="none" w:sz="0" w:space="0" w:color="auto"/>
            <w:right w:val="none" w:sz="0" w:space="0" w:color="auto"/>
          </w:divBdr>
        </w:div>
        <w:div w:id="1156846110">
          <w:marLeft w:val="480"/>
          <w:marRight w:val="0"/>
          <w:marTop w:val="0"/>
          <w:marBottom w:val="0"/>
          <w:divBdr>
            <w:top w:val="none" w:sz="0" w:space="0" w:color="auto"/>
            <w:left w:val="none" w:sz="0" w:space="0" w:color="auto"/>
            <w:bottom w:val="none" w:sz="0" w:space="0" w:color="auto"/>
            <w:right w:val="none" w:sz="0" w:space="0" w:color="auto"/>
          </w:divBdr>
        </w:div>
        <w:div w:id="374162370">
          <w:marLeft w:val="480"/>
          <w:marRight w:val="0"/>
          <w:marTop w:val="0"/>
          <w:marBottom w:val="0"/>
          <w:divBdr>
            <w:top w:val="none" w:sz="0" w:space="0" w:color="auto"/>
            <w:left w:val="none" w:sz="0" w:space="0" w:color="auto"/>
            <w:bottom w:val="none" w:sz="0" w:space="0" w:color="auto"/>
            <w:right w:val="none" w:sz="0" w:space="0" w:color="auto"/>
          </w:divBdr>
        </w:div>
        <w:div w:id="6948226">
          <w:marLeft w:val="480"/>
          <w:marRight w:val="0"/>
          <w:marTop w:val="0"/>
          <w:marBottom w:val="0"/>
          <w:divBdr>
            <w:top w:val="none" w:sz="0" w:space="0" w:color="auto"/>
            <w:left w:val="none" w:sz="0" w:space="0" w:color="auto"/>
            <w:bottom w:val="none" w:sz="0" w:space="0" w:color="auto"/>
            <w:right w:val="none" w:sz="0" w:space="0" w:color="auto"/>
          </w:divBdr>
        </w:div>
      </w:divsChild>
    </w:div>
    <w:div w:id="1477917403">
      <w:bodyDiv w:val="1"/>
      <w:marLeft w:val="0"/>
      <w:marRight w:val="0"/>
      <w:marTop w:val="0"/>
      <w:marBottom w:val="0"/>
      <w:divBdr>
        <w:top w:val="none" w:sz="0" w:space="0" w:color="auto"/>
        <w:left w:val="none" w:sz="0" w:space="0" w:color="auto"/>
        <w:bottom w:val="none" w:sz="0" w:space="0" w:color="auto"/>
        <w:right w:val="none" w:sz="0" w:space="0" w:color="auto"/>
      </w:divBdr>
    </w:div>
    <w:div w:id="1480731269">
      <w:bodyDiv w:val="1"/>
      <w:marLeft w:val="0"/>
      <w:marRight w:val="0"/>
      <w:marTop w:val="0"/>
      <w:marBottom w:val="0"/>
      <w:divBdr>
        <w:top w:val="none" w:sz="0" w:space="0" w:color="auto"/>
        <w:left w:val="none" w:sz="0" w:space="0" w:color="auto"/>
        <w:bottom w:val="none" w:sz="0" w:space="0" w:color="auto"/>
        <w:right w:val="none" w:sz="0" w:space="0" w:color="auto"/>
      </w:divBdr>
    </w:div>
    <w:div w:id="1491025287">
      <w:bodyDiv w:val="1"/>
      <w:marLeft w:val="0"/>
      <w:marRight w:val="0"/>
      <w:marTop w:val="0"/>
      <w:marBottom w:val="0"/>
      <w:divBdr>
        <w:top w:val="none" w:sz="0" w:space="0" w:color="auto"/>
        <w:left w:val="none" w:sz="0" w:space="0" w:color="auto"/>
        <w:bottom w:val="none" w:sz="0" w:space="0" w:color="auto"/>
        <w:right w:val="none" w:sz="0" w:space="0" w:color="auto"/>
      </w:divBdr>
    </w:div>
    <w:div w:id="1492137027">
      <w:bodyDiv w:val="1"/>
      <w:marLeft w:val="0"/>
      <w:marRight w:val="0"/>
      <w:marTop w:val="0"/>
      <w:marBottom w:val="0"/>
      <w:divBdr>
        <w:top w:val="none" w:sz="0" w:space="0" w:color="auto"/>
        <w:left w:val="none" w:sz="0" w:space="0" w:color="auto"/>
        <w:bottom w:val="none" w:sz="0" w:space="0" w:color="auto"/>
        <w:right w:val="none" w:sz="0" w:space="0" w:color="auto"/>
      </w:divBdr>
    </w:div>
    <w:div w:id="1504780655">
      <w:bodyDiv w:val="1"/>
      <w:marLeft w:val="0"/>
      <w:marRight w:val="0"/>
      <w:marTop w:val="0"/>
      <w:marBottom w:val="0"/>
      <w:divBdr>
        <w:top w:val="none" w:sz="0" w:space="0" w:color="auto"/>
        <w:left w:val="none" w:sz="0" w:space="0" w:color="auto"/>
        <w:bottom w:val="none" w:sz="0" w:space="0" w:color="auto"/>
        <w:right w:val="none" w:sz="0" w:space="0" w:color="auto"/>
      </w:divBdr>
    </w:div>
    <w:div w:id="1505169346">
      <w:bodyDiv w:val="1"/>
      <w:marLeft w:val="0"/>
      <w:marRight w:val="0"/>
      <w:marTop w:val="0"/>
      <w:marBottom w:val="0"/>
      <w:divBdr>
        <w:top w:val="none" w:sz="0" w:space="0" w:color="auto"/>
        <w:left w:val="none" w:sz="0" w:space="0" w:color="auto"/>
        <w:bottom w:val="none" w:sz="0" w:space="0" w:color="auto"/>
        <w:right w:val="none" w:sz="0" w:space="0" w:color="auto"/>
      </w:divBdr>
    </w:div>
    <w:div w:id="1506171507">
      <w:bodyDiv w:val="1"/>
      <w:marLeft w:val="0"/>
      <w:marRight w:val="0"/>
      <w:marTop w:val="0"/>
      <w:marBottom w:val="0"/>
      <w:divBdr>
        <w:top w:val="none" w:sz="0" w:space="0" w:color="auto"/>
        <w:left w:val="none" w:sz="0" w:space="0" w:color="auto"/>
        <w:bottom w:val="none" w:sz="0" w:space="0" w:color="auto"/>
        <w:right w:val="none" w:sz="0" w:space="0" w:color="auto"/>
      </w:divBdr>
    </w:div>
    <w:div w:id="1512135927">
      <w:bodyDiv w:val="1"/>
      <w:marLeft w:val="0"/>
      <w:marRight w:val="0"/>
      <w:marTop w:val="0"/>
      <w:marBottom w:val="0"/>
      <w:divBdr>
        <w:top w:val="none" w:sz="0" w:space="0" w:color="auto"/>
        <w:left w:val="none" w:sz="0" w:space="0" w:color="auto"/>
        <w:bottom w:val="none" w:sz="0" w:space="0" w:color="auto"/>
        <w:right w:val="none" w:sz="0" w:space="0" w:color="auto"/>
      </w:divBdr>
    </w:div>
    <w:div w:id="1519663139">
      <w:bodyDiv w:val="1"/>
      <w:marLeft w:val="0"/>
      <w:marRight w:val="0"/>
      <w:marTop w:val="0"/>
      <w:marBottom w:val="0"/>
      <w:divBdr>
        <w:top w:val="none" w:sz="0" w:space="0" w:color="auto"/>
        <w:left w:val="none" w:sz="0" w:space="0" w:color="auto"/>
        <w:bottom w:val="none" w:sz="0" w:space="0" w:color="auto"/>
        <w:right w:val="none" w:sz="0" w:space="0" w:color="auto"/>
      </w:divBdr>
    </w:div>
    <w:div w:id="1527060007">
      <w:bodyDiv w:val="1"/>
      <w:marLeft w:val="0"/>
      <w:marRight w:val="0"/>
      <w:marTop w:val="0"/>
      <w:marBottom w:val="0"/>
      <w:divBdr>
        <w:top w:val="none" w:sz="0" w:space="0" w:color="auto"/>
        <w:left w:val="none" w:sz="0" w:space="0" w:color="auto"/>
        <w:bottom w:val="none" w:sz="0" w:space="0" w:color="auto"/>
        <w:right w:val="none" w:sz="0" w:space="0" w:color="auto"/>
      </w:divBdr>
    </w:div>
    <w:div w:id="1534685996">
      <w:bodyDiv w:val="1"/>
      <w:marLeft w:val="0"/>
      <w:marRight w:val="0"/>
      <w:marTop w:val="0"/>
      <w:marBottom w:val="0"/>
      <w:divBdr>
        <w:top w:val="none" w:sz="0" w:space="0" w:color="auto"/>
        <w:left w:val="none" w:sz="0" w:space="0" w:color="auto"/>
        <w:bottom w:val="none" w:sz="0" w:space="0" w:color="auto"/>
        <w:right w:val="none" w:sz="0" w:space="0" w:color="auto"/>
      </w:divBdr>
      <w:divsChild>
        <w:div w:id="1417556164">
          <w:marLeft w:val="480"/>
          <w:marRight w:val="0"/>
          <w:marTop w:val="0"/>
          <w:marBottom w:val="0"/>
          <w:divBdr>
            <w:top w:val="none" w:sz="0" w:space="0" w:color="auto"/>
            <w:left w:val="none" w:sz="0" w:space="0" w:color="auto"/>
            <w:bottom w:val="none" w:sz="0" w:space="0" w:color="auto"/>
            <w:right w:val="none" w:sz="0" w:space="0" w:color="auto"/>
          </w:divBdr>
        </w:div>
        <w:div w:id="1941838630">
          <w:marLeft w:val="480"/>
          <w:marRight w:val="0"/>
          <w:marTop w:val="0"/>
          <w:marBottom w:val="0"/>
          <w:divBdr>
            <w:top w:val="none" w:sz="0" w:space="0" w:color="auto"/>
            <w:left w:val="none" w:sz="0" w:space="0" w:color="auto"/>
            <w:bottom w:val="none" w:sz="0" w:space="0" w:color="auto"/>
            <w:right w:val="none" w:sz="0" w:space="0" w:color="auto"/>
          </w:divBdr>
        </w:div>
        <w:div w:id="491483516">
          <w:marLeft w:val="480"/>
          <w:marRight w:val="0"/>
          <w:marTop w:val="0"/>
          <w:marBottom w:val="0"/>
          <w:divBdr>
            <w:top w:val="none" w:sz="0" w:space="0" w:color="auto"/>
            <w:left w:val="none" w:sz="0" w:space="0" w:color="auto"/>
            <w:bottom w:val="none" w:sz="0" w:space="0" w:color="auto"/>
            <w:right w:val="none" w:sz="0" w:space="0" w:color="auto"/>
          </w:divBdr>
        </w:div>
        <w:div w:id="1165510589">
          <w:marLeft w:val="480"/>
          <w:marRight w:val="0"/>
          <w:marTop w:val="0"/>
          <w:marBottom w:val="0"/>
          <w:divBdr>
            <w:top w:val="none" w:sz="0" w:space="0" w:color="auto"/>
            <w:left w:val="none" w:sz="0" w:space="0" w:color="auto"/>
            <w:bottom w:val="none" w:sz="0" w:space="0" w:color="auto"/>
            <w:right w:val="none" w:sz="0" w:space="0" w:color="auto"/>
          </w:divBdr>
        </w:div>
        <w:div w:id="701252186">
          <w:marLeft w:val="480"/>
          <w:marRight w:val="0"/>
          <w:marTop w:val="0"/>
          <w:marBottom w:val="0"/>
          <w:divBdr>
            <w:top w:val="none" w:sz="0" w:space="0" w:color="auto"/>
            <w:left w:val="none" w:sz="0" w:space="0" w:color="auto"/>
            <w:bottom w:val="none" w:sz="0" w:space="0" w:color="auto"/>
            <w:right w:val="none" w:sz="0" w:space="0" w:color="auto"/>
          </w:divBdr>
        </w:div>
        <w:div w:id="85267633">
          <w:marLeft w:val="480"/>
          <w:marRight w:val="0"/>
          <w:marTop w:val="0"/>
          <w:marBottom w:val="0"/>
          <w:divBdr>
            <w:top w:val="none" w:sz="0" w:space="0" w:color="auto"/>
            <w:left w:val="none" w:sz="0" w:space="0" w:color="auto"/>
            <w:bottom w:val="none" w:sz="0" w:space="0" w:color="auto"/>
            <w:right w:val="none" w:sz="0" w:space="0" w:color="auto"/>
          </w:divBdr>
        </w:div>
        <w:div w:id="1236477804">
          <w:marLeft w:val="480"/>
          <w:marRight w:val="0"/>
          <w:marTop w:val="0"/>
          <w:marBottom w:val="0"/>
          <w:divBdr>
            <w:top w:val="none" w:sz="0" w:space="0" w:color="auto"/>
            <w:left w:val="none" w:sz="0" w:space="0" w:color="auto"/>
            <w:bottom w:val="none" w:sz="0" w:space="0" w:color="auto"/>
            <w:right w:val="none" w:sz="0" w:space="0" w:color="auto"/>
          </w:divBdr>
        </w:div>
        <w:div w:id="1616134222">
          <w:marLeft w:val="480"/>
          <w:marRight w:val="0"/>
          <w:marTop w:val="0"/>
          <w:marBottom w:val="0"/>
          <w:divBdr>
            <w:top w:val="none" w:sz="0" w:space="0" w:color="auto"/>
            <w:left w:val="none" w:sz="0" w:space="0" w:color="auto"/>
            <w:bottom w:val="none" w:sz="0" w:space="0" w:color="auto"/>
            <w:right w:val="none" w:sz="0" w:space="0" w:color="auto"/>
          </w:divBdr>
        </w:div>
        <w:div w:id="255331220">
          <w:marLeft w:val="480"/>
          <w:marRight w:val="0"/>
          <w:marTop w:val="0"/>
          <w:marBottom w:val="0"/>
          <w:divBdr>
            <w:top w:val="none" w:sz="0" w:space="0" w:color="auto"/>
            <w:left w:val="none" w:sz="0" w:space="0" w:color="auto"/>
            <w:bottom w:val="none" w:sz="0" w:space="0" w:color="auto"/>
            <w:right w:val="none" w:sz="0" w:space="0" w:color="auto"/>
          </w:divBdr>
        </w:div>
        <w:div w:id="981813795">
          <w:marLeft w:val="480"/>
          <w:marRight w:val="0"/>
          <w:marTop w:val="0"/>
          <w:marBottom w:val="0"/>
          <w:divBdr>
            <w:top w:val="none" w:sz="0" w:space="0" w:color="auto"/>
            <w:left w:val="none" w:sz="0" w:space="0" w:color="auto"/>
            <w:bottom w:val="none" w:sz="0" w:space="0" w:color="auto"/>
            <w:right w:val="none" w:sz="0" w:space="0" w:color="auto"/>
          </w:divBdr>
        </w:div>
        <w:div w:id="952321295">
          <w:marLeft w:val="480"/>
          <w:marRight w:val="0"/>
          <w:marTop w:val="0"/>
          <w:marBottom w:val="0"/>
          <w:divBdr>
            <w:top w:val="none" w:sz="0" w:space="0" w:color="auto"/>
            <w:left w:val="none" w:sz="0" w:space="0" w:color="auto"/>
            <w:bottom w:val="none" w:sz="0" w:space="0" w:color="auto"/>
            <w:right w:val="none" w:sz="0" w:space="0" w:color="auto"/>
          </w:divBdr>
        </w:div>
        <w:div w:id="1575629779">
          <w:marLeft w:val="480"/>
          <w:marRight w:val="0"/>
          <w:marTop w:val="0"/>
          <w:marBottom w:val="0"/>
          <w:divBdr>
            <w:top w:val="none" w:sz="0" w:space="0" w:color="auto"/>
            <w:left w:val="none" w:sz="0" w:space="0" w:color="auto"/>
            <w:bottom w:val="none" w:sz="0" w:space="0" w:color="auto"/>
            <w:right w:val="none" w:sz="0" w:space="0" w:color="auto"/>
          </w:divBdr>
        </w:div>
        <w:div w:id="715934783">
          <w:marLeft w:val="480"/>
          <w:marRight w:val="0"/>
          <w:marTop w:val="0"/>
          <w:marBottom w:val="0"/>
          <w:divBdr>
            <w:top w:val="none" w:sz="0" w:space="0" w:color="auto"/>
            <w:left w:val="none" w:sz="0" w:space="0" w:color="auto"/>
            <w:bottom w:val="none" w:sz="0" w:space="0" w:color="auto"/>
            <w:right w:val="none" w:sz="0" w:space="0" w:color="auto"/>
          </w:divBdr>
        </w:div>
        <w:div w:id="521869156">
          <w:marLeft w:val="480"/>
          <w:marRight w:val="0"/>
          <w:marTop w:val="0"/>
          <w:marBottom w:val="0"/>
          <w:divBdr>
            <w:top w:val="none" w:sz="0" w:space="0" w:color="auto"/>
            <w:left w:val="none" w:sz="0" w:space="0" w:color="auto"/>
            <w:bottom w:val="none" w:sz="0" w:space="0" w:color="auto"/>
            <w:right w:val="none" w:sz="0" w:space="0" w:color="auto"/>
          </w:divBdr>
        </w:div>
        <w:div w:id="2024936588">
          <w:marLeft w:val="480"/>
          <w:marRight w:val="0"/>
          <w:marTop w:val="0"/>
          <w:marBottom w:val="0"/>
          <w:divBdr>
            <w:top w:val="none" w:sz="0" w:space="0" w:color="auto"/>
            <w:left w:val="none" w:sz="0" w:space="0" w:color="auto"/>
            <w:bottom w:val="none" w:sz="0" w:space="0" w:color="auto"/>
            <w:right w:val="none" w:sz="0" w:space="0" w:color="auto"/>
          </w:divBdr>
        </w:div>
        <w:div w:id="978459442">
          <w:marLeft w:val="480"/>
          <w:marRight w:val="0"/>
          <w:marTop w:val="0"/>
          <w:marBottom w:val="0"/>
          <w:divBdr>
            <w:top w:val="none" w:sz="0" w:space="0" w:color="auto"/>
            <w:left w:val="none" w:sz="0" w:space="0" w:color="auto"/>
            <w:bottom w:val="none" w:sz="0" w:space="0" w:color="auto"/>
            <w:right w:val="none" w:sz="0" w:space="0" w:color="auto"/>
          </w:divBdr>
        </w:div>
        <w:div w:id="1491797843">
          <w:marLeft w:val="480"/>
          <w:marRight w:val="0"/>
          <w:marTop w:val="0"/>
          <w:marBottom w:val="0"/>
          <w:divBdr>
            <w:top w:val="none" w:sz="0" w:space="0" w:color="auto"/>
            <w:left w:val="none" w:sz="0" w:space="0" w:color="auto"/>
            <w:bottom w:val="none" w:sz="0" w:space="0" w:color="auto"/>
            <w:right w:val="none" w:sz="0" w:space="0" w:color="auto"/>
          </w:divBdr>
        </w:div>
        <w:div w:id="1953970977">
          <w:marLeft w:val="480"/>
          <w:marRight w:val="0"/>
          <w:marTop w:val="0"/>
          <w:marBottom w:val="0"/>
          <w:divBdr>
            <w:top w:val="none" w:sz="0" w:space="0" w:color="auto"/>
            <w:left w:val="none" w:sz="0" w:space="0" w:color="auto"/>
            <w:bottom w:val="none" w:sz="0" w:space="0" w:color="auto"/>
            <w:right w:val="none" w:sz="0" w:space="0" w:color="auto"/>
          </w:divBdr>
        </w:div>
        <w:div w:id="117994648">
          <w:marLeft w:val="480"/>
          <w:marRight w:val="0"/>
          <w:marTop w:val="0"/>
          <w:marBottom w:val="0"/>
          <w:divBdr>
            <w:top w:val="none" w:sz="0" w:space="0" w:color="auto"/>
            <w:left w:val="none" w:sz="0" w:space="0" w:color="auto"/>
            <w:bottom w:val="none" w:sz="0" w:space="0" w:color="auto"/>
            <w:right w:val="none" w:sz="0" w:space="0" w:color="auto"/>
          </w:divBdr>
        </w:div>
        <w:div w:id="52852110">
          <w:marLeft w:val="480"/>
          <w:marRight w:val="0"/>
          <w:marTop w:val="0"/>
          <w:marBottom w:val="0"/>
          <w:divBdr>
            <w:top w:val="none" w:sz="0" w:space="0" w:color="auto"/>
            <w:left w:val="none" w:sz="0" w:space="0" w:color="auto"/>
            <w:bottom w:val="none" w:sz="0" w:space="0" w:color="auto"/>
            <w:right w:val="none" w:sz="0" w:space="0" w:color="auto"/>
          </w:divBdr>
        </w:div>
        <w:div w:id="1759792346">
          <w:marLeft w:val="480"/>
          <w:marRight w:val="0"/>
          <w:marTop w:val="0"/>
          <w:marBottom w:val="0"/>
          <w:divBdr>
            <w:top w:val="none" w:sz="0" w:space="0" w:color="auto"/>
            <w:left w:val="none" w:sz="0" w:space="0" w:color="auto"/>
            <w:bottom w:val="none" w:sz="0" w:space="0" w:color="auto"/>
            <w:right w:val="none" w:sz="0" w:space="0" w:color="auto"/>
          </w:divBdr>
        </w:div>
        <w:div w:id="1507402672">
          <w:marLeft w:val="480"/>
          <w:marRight w:val="0"/>
          <w:marTop w:val="0"/>
          <w:marBottom w:val="0"/>
          <w:divBdr>
            <w:top w:val="none" w:sz="0" w:space="0" w:color="auto"/>
            <w:left w:val="none" w:sz="0" w:space="0" w:color="auto"/>
            <w:bottom w:val="none" w:sz="0" w:space="0" w:color="auto"/>
            <w:right w:val="none" w:sz="0" w:space="0" w:color="auto"/>
          </w:divBdr>
        </w:div>
        <w:div w:id="852836775">
          <w:marLeft w:val="480"/>
          <w:marRight w:val="0"/>
          <w:marTop w:val="0"/>
          <w:marBottom w:val="0"/>
          <w:divBdr>
            <w:top w:val="none" w:sz="0" w:space="0" w:color="auto"/>
            <w:left w:val="none" w:sz="0" w:space="0" w:color="auto"/>
            <w:bottom w:val="none" w:sz="0" w:space="0" w:color="auto"/>
            <w:right w:val="none" w:sz="0" w:space="0" w:color="auto"/>
          </w:divBdr>
        </w:div>
        <w:div w:id="1308322627">
          <w:marLeft w:val="480"/>
          <w:marRight w:val="0"/>
          <w:marTop w:val="0"/>
          <w:marBottom w:val="0"/>
          <w:divBdr>
            <w:top w:val="none" w:sz="0" w:space="0" w:color="auto"/>
            <w:left w:val="none" w:sz="0" w:space="0" w:color="auto"/>
            <w:bottom w:val="none" w:sz="0" w:space="0" w:color="auto"/>
            <w:right w:val="none" w:sz="0" w:space="0" w:color="auto"/>
          </w:divBdr>
        </w:div>
        <w:div w:id="500588124">
          <w:marLeft w:val="480"/>
          <w:marRight w:val="0"/>
          <w:marTop w:val="0"/>
          <w:marBottom w:val="0"/>
          <w:divBdr>
            <w:top w:val="none" w:sz="0" w:space="0" w:color="auto"/>
            <w:left w:val="none" w:sz="0" w:space="0" w:color="auto"/>
            <w:bottom w:val="none" w:sz="0" w:space="0" w:color="auto"/>
            <w:right w:val="none" w:sz="0" w:space="0" w:color="auto"/>
          </w:divBdr>
        </w:div>
        <w:div w:id="516240926">
          <w:marLeft w:val="480"/>
          <w:marRight w:val="0"/>
          <w:marTop w:val="0"/>
          <w:marBottom w:val="0"/>
          <w:divBdr>
            <w:top w:val="none" w:sz="0" w:space="0" w:color="auto"/>
            <w:left w:val="none" w:sz="0" w:space="0" w:color="auto"/>
            <w:bottom w:val="none" w:sz="0" w:space="0" w:color="auto"/>
            <w:right w:val="none" w:sz="0" w:space="0" w:color="auto"/>
          </w:divBdr>
        </w:div>
        <w:div w:id="828710918">
          <w:marLeft w:val="480"/>
          <w:marRight w:val="0"/>
          <w:marTop w:val="0"/>
          <w:marBottom w:val="0"/>
          <w:divBdr>
            <w:top w:val="none" w:sz="0" w:space="0" w:color="auto"/>
            <w:left w:val="none" w:sz="0" w:space="0" w:color="auto"/>
            <w:bottom w:val="none" w:sz="0" w:space="0" w:color="auto"/>
            <w:right w:val="none" w:sz="0" w:space="0" w:color="auto"/>
          </w:divBdr>
        </w:div>
        <w:div w:id="75246373">
          <w:marLeft w:val="480"/>
          <w:marRight w:val="0"/>
          <w:marTop w:val="0"/>
          <w:marBottom w:val="0"/>
          <w:divBdr>
            <w:top w:val="none" w:sz="0" w:space="0" w:color="auto"/>
            <w:left w:val="none" w:sz="0" w:space="0" w:color="auto"/>
            <w:bottom w:val="none" w:sz="0" w:space="0" w:color="auto"/>
            <w:right w:val="none" w:sz="0" w:space="0" w:color="auto"/>
          </w:divBdr>
        </w:div>
        <w:div w:id="1178930061">
          <w:marLeft w:val="480"/>
          <w:marRight w:val="0"/>
          <w:marTop w:val="0"/>
          <w:marBottom w:val="0"/>
          <w:divBdr>
            <w:top w:val="none" w:sz="0" w:space="0" w:color="auto"/>
            <w:left w:val="none" w:sz="0" w:space="0" w:color="auto"/>
            <w:bottom w:val="none" w:sz="0" w:space="0" w:color="auto"/>
            <w:right w:val="none" w:sz="0" w:space="0" w:color="auto"/>
          </w:divBdr>
        </w:div>
        <w:div w:id="1033461343">
          <w:marLeft w:val="480"/>
          <w:marRight w:val="0"/>
          <w:marTop w:val="0"/>
          <w:marBottom w:val="0"/>
          <w:divBdr>
            <w:top w:val="none" w:sz="0" w:space="0" w:color="auto"/>
            <w:left w:val="none" w:sz="0" w:space="0" w:color="auto"/>
            <w:bottom w:val="none" w:sz="0" w:space="0" w:color="auto"/>
            <w:right w:val="none" w:sz="0" w:space="0" w:color="auto"/>
          </w:divBdr>
        </w:div>
        <w:div w:id="125045704">
          <w:marLeft w:val="480"/>
          <w:marRight w:val="0"/>
          <w:marTop w:val="0"/>
          <w:marBottom w:val="0"/>
          <w:divBdr>
            <w:top w:val="none" w:sz="0" w:space="0" w:color="auto"/>
            <w:left w:val="none" w:sz="0" w:space="0" w:color="auto"/>
            <w:bottom w:val="none" w:sz="0" w:space="0" w:color="auto"/>
            <w:right w:val="none" w:sz="0" w:space="0" w:color="auto"/>
          </w:divBdr>
        </w:div>
        <w:div w:id="60448030">
          <w:marLeft w:val="480"/>
          <w:marRight w:val="0"/>
          <w:marTop w:val="0"/>
          <w:marBottom w:val="0"/>
          <w:divBdr>
            <w:top w:val="none" w:sz="0" w:space="0" w:color="auto"/>
            <w:left w:val="none" w:sz="0" w:space="0" w:color="auto"/>
            <w:bottom w:val="none" w:sz="0" w:space="0" w:color="auto"/>
            <w:right w:val="none" w:sz="0" w:space="0" w:color="auto"/>
          </w:divBdr>
        </w:div>
        <w:div w:id="1738242406">
          <w:marLeft w:val="480"/>
          <w:marRight w:val="0"/>
          <w:marTop w:val="0"/>
          <w:marBottom w:val="0"/>
          <w:divBdr>
            <w:top w:val="none" w:sz="0" w:space="0" w:color="auto"/>
            <w:left w:val="none" w:sz="0" w:space="0" w:color="auto"/>
            <w:bottom w:val="none" w:sz="0" w:space="0" w:color="auto"/>
            <w:right w:val="none" w:sz="0" w:space="0" w:color="auto"/>
          </w:divBdr>
        </w:div>
        <w:div w:id="1839273465">
          <w:marLeft w:val="480"/>
          <w:marRight w:val="0"/>
          <w:marTop w:val="0"/>
          <w:marBottom w:val="0"/>
          <w:divBdr>
            <w:top w:val="none" w:sz="0" w:space="0" w:color="auto"/>
            <w:left w:val="none" w:sz="0" w:space="0" w:color="auto"/>
            <w:bottom w:val="none" w:sz="0" w:space="0" w:color="auto"/>
            <w:right w:val="none" w:sz="0" w:space="0" w:color="auto"/>
          </w:divBdr>
        </w:div>
        <w:div w:id="155263478">
          <w:marLeft w:val="480"/>
          <w:marRight w:val="0"/>
          <w:marTop w:val="0"/>
          <w:marBottom w:val="0"/>
          <w:divBdr>
            <w:top w:val="none" w:sz="0" w:space="0" w:color="auto"/>
            <w:left w:val="none" w:sz="0" w:space="0" w:color="auto"/>
            <w:bottom w:val="none" w:sz="0" w:space="0" w:color="auto"/>
            <w:right w:val="none" w:sz="0" w:space="0" w:color="auto"/>
          </w:divBdr>
        </w:div>
        <w:div w:id="2081633149">
          <w:marLeft w:val="480"/>
          <w:marRight w:val="0"/>
          <w:marTop w:val="0"/>
          <w:marBottom w:val="0"/>
          <w:divBdr>
            <w:top w:val="none" w:sz="0" w:space="0" w:color="auto"/>
            <w:left w:val="none" w:sz="0" w:space="0" w:color="auto"/>
            <w:bottom w:val="none" w:sz="0" w:space="0" w:color="auto"/>
            <w:right w:val="none" w:sz="0" w:space="0" w:color="auto"/>
          </w:divBdr>
        </w:div>
      </w:divsChild>
    </w:div>
    <w:div w:id="1535073747">
      <w:bodyDiv w:val="1"/>
      <w:marLeft w:val="0"/>
      <w:marRight w:val="0"/>
      <w:marTop w:val="0"/>
      <w:marBottom w:val="0"/>
      <w:divBdr>
        <w:top w:val="none" w:sz="0" w:space="0" w:color="auto"/>
        <w:left w:val="none" w:sz="0" w:space="0" w:color="auto"/>
        <w:bottom w:val="none" w:sz="0" w:space="0" w:color="auto"/>
        <w:right w:val="none" w:sz="0" w:space="0" w:color="auto"/>
      </w:divBdr>
    </w:div>
    <w:div w:id="1540361548">
      <w:bodyDiv w:val="1"/>
      <w:marLeft w:val="0"/>
      <w:marRight w:val="0"/>
      <w:marTop w:val="0"/>
      <w:marBottom w:val="0"/>
      <w:divBdr>
        <w:top w:val="none" w:sz="0" w:space="0" w:color="auto"/>
        <w:left w:val="none" w:sz="0" w:space="0" w:color="auto"/>
        <w:bottom w:val="none" w:sz="0" w:space="0" w:color="auto"/>
        <w:right w:val="none" w:sz="0" w:space="0" w:color="auto"/>
      </w:divBdr>
    </w:div>
    <w:div w:id="1543176873">
      <w:bodyDiv w:val="1"/>
      <w:marLeft w:val="0"/>
      <w:marRight w:val="0"/>
      <w:marTop w:val="0"/>
      <w:marBottom w:val="0"/>
      <w:divBdr>
        <w:top w:val="none" w:sz="0" w:space="0" w:color="auto"/>
        <w:left w:val="none" w:sz="0" w:space="0" w:color="auto"/>
        <w:bottom w:val="none" w:sz="0" w:space="0" w:color="auto"/>
        <w:right w:val="none" w:sz="0" w:space="0" w:color="auto"/>
      </w:divBdr>
      <w:divsChild>
        <w:div w:id="292487612">
          <w:marLeft w:val="480"/>
          <w:marRight w:val="0"/>
          <w:marTop w:val="0"/>
          <w:marBottom w:val="0"/>
          <w:divBdr>
            <w:top w:val="none" w:sz="0" w:space="0" w:color="auto"/>
            <w:left w:val="none" w:sz="0" w:space="0" w:color="auto"/>
            <w:bottom w:val="none" w:sz="0" w:space="0" w:color="auto"/>
            <w:right w:val="none" w:sz="0" w:space="0" w:color="auto"/>
          </w:divBdr>
        </w:div>
        <w:div w:id="434134647">
          <w:marLeft w:val="480"/>
          <w:marRight w:val="0"/>
          <w:marTop w:val="0"/>
          <w:marBottom w:val="0"/>
          <w:divBdr>
            <w:top w:val="none" w:sz="0" w:space="0" w:color="auto"/>
            <w:left w:val="none" w:sz="0" w:space="0" w:color="auto"/>
            <w:bottom w:val="none" w:sz="0" w:space="0" w:color="auto"/>
            <w:right w:val="none" w:sz="0" w:space="0" w:color="auto"/>
          </w:divBdr>
        </w:div>
        <w:div w:id="341514677">
          <w:marLeft w:val="480"/>
          <w:marRight w:val="0"/>
          <w:marTop w:val="0"/>
          <w:marBottom w:val="0"/>
          <w:divBdr>
            <w:top w:val="none" w:sz="0" w:space="0" w:color="auto"/>
            <w:left w:val="none" w:sz="0" w:space="0" w:color="auto"/>
            <w:bottom w:val="none" w:sz="0" w:space="0" w:color="auto"/>
            <w:right w:val="none" w:sz="0" w:space="0" w:color="auto"/>
          </w:divBdr>
        </w:div>
        <w:div w:id="1397975671">
          <w:marLeft w:val="480"/>
          <w:marRight w:val="0"/>
          <w:marTop w:val="0"/>
          <w:marBottom w:val="0"/>
          <w:divBdr>
            <w:top w:val="none" w:sz="0" w:space="0" w:color="auto"/>
            <w:left w:val="none" w:sz="0" w:space="0" w:color="auto"/>
            <w:bottom w:val="none" w:sz="0" w:space="0" w:color="auto"/>
            <w:right w:val="none" w:sz="0" w:space="0" w:color="auto"/>
          </w:divBdr>
        </w:div>
        <w:div w:id="2132740766">
          <w:marLeft w:val="480"/>
          <w:marRight w:val="0"/>
          <w:marTop w:val="0"/>
          <w:marBottom w:val="0"/>
          <w:divBdr>
            <w:top w:val="none" w:sz="0" w:space="0" w:color="auto"/>
            <w:left w:val="none" w:sz="0" w:space="0" w:color="auto"/>
            <w:bottom w:val="none" w:sz="0" w:space="0" w:color="auto"/>
            <w:right w:val="none" w:sz="0" w:space="0" w:color="auto"/>
          </w:divBdr>
        </w:div>
      </w:divsChild>
    </w:div>
    <w:div w:id="1551065166">
      <w:bodyDiv w:val="1"/>
      <w:marLeft w:val="0"/>
      <w:marRight w:val="0"/>
      <w:marTop w:val="0"/>
      <w:marBottom w:val="0"/>
      <w:divBdr>
        <w:top w:val="none" w:sz="0" w:space="0" w:color="auto"/>
        <w:left w:val="none" w:sz="0" w:space="0" w:color="auto"/>
        <w:bottom w:val="none" w:sz="0" w:space="0" w:color="auto"/>
        <w:right w:val="none" w:sz="0" w:space="0" w:color="auto"/>
      </w:divBdr>
    </w:div>
    <w:div w:id="1561592124">
      <w:bodyDiv w:val="1"/>
      <w:marLeft w:val="0"/>
      <w:marRight w:val="0"/>
      <w:marTop w:val="0"/>
      <w:marBottom w:val="0"/>
      <w:divBdr>
        <w:top w:val="none" w:sz="0" w:space="0" w:color="auto"/>
        <w:left w:val="none" w:sz="0" w:space="0" w:color="auto"/>
        <w:bottom w:val="none" w:sz="0" w:space="0" w:color="auto"/>
        <w:right w:val="none" w:sz="0" w:space="0" w:color="auto"/>
      </w:divBdr>
      <w:divsChild>
        <w:div w:id="227883790">
          <w:marLeft w:val="480"/>
          <w:marRight w:val="0"/>
          <w:marTop w:val="0"/>
          <w:marBottom w:val="0"/>
          <w:divBdr>
            <w:top w:val="none" w:sz="0" w:space="0" w:color="auto"/>
            <w:left w:val="none" w:sz="0" w:space="0" w:color="auto"/>
            <w:bottom w:val="none" w:sz="0" w:space="0" w:color="auto"/>
            <w:right w:val="none" w:sz="0" w:space="0" w:color="auto"/>
          </w:divBdr>
        </w:div>
        <w:div w:id="692876537">
          <w:marLeft w:val="480"/>
          <w:marRight w:val="0"/>
          <w:marTop w:val="0"/>
          <w:marBottom w:val="0"/>
          <w:divBdr>
            <w:top w:val="none" w:sz="0" w:space="0" w:color="auto"/>
            <w:left w:val="none" w:sz="0" w:space="0" w:color="auto"/>
            <w:bottom w:val="none" w:sz="0" w:space="0" w:color="auto"/>
            <w:right w:val="none" w:sz="0" w:space="0" w:color="auto"/>
          </w:divBdr>
        </w:div>
        <w:div w:id="382022582">
          <w:marLeft w:val="480"/>
          <w:marRight w:val="0"/>
          <w:marTop w:val="0"/>
          <w:marBottom w:val="0"/>
          <w:divBdr>
            <w:top w:val="none" w:sz="0" w:space="0" w:color="auto"/>
            <w:left w:val="none" w:sz="0" w:space="0" w:color="auto"/>
            <w:bottom w:val="none" w:sz="0" w:space="0" w:color="auto"/>
            <w:right w:val="none" w:sz="0" w:space="0" w:color="auto"/>
          </w:divBdr>
        </w:div>
        <w:div w:id="1772553940">
          <w:marLeft w:val="480"/>
          <w:marRight w:val="0"/>
          <w:marTop w:val="0"/>
          <w:marBottom w:val="0"/>
          <w:divBdr>
            <w:top w:val="none" w:sz="0" w:space="0" w:color="auto"/>
            <w:left w:val="none" w:sz="0" w:space="0" w:color="auto"/>
            <w:bottom w:val="none" w:sz="0" w:space="0" w:color="auto"/>
            <w:right w:val="none" w:sz="0" w:space="0" w:color="auto"/>
          </w:divBdr>
        </w:div>
        <w:div w:id="220099670">
          <w:marLeft w:val="480"/>
          <w:marRight w:val="0"/>
          <w:marTop w:val="0"/>
          <w:marBottom w:val="0"/>
          <w:divBdr>
            <w:top w:val="none" w:sz="0" w:space="0" w:color="auto"/>
            <w:left w:val="none" w:sz="0" w:space="0" w:color="auto"/>
            <w:bottom w:val="none" w:sz="0" w:space="0" w:color="auto"/>
            <w:right w:val="none" w:sz="0" w:space="0" w:color="auto"/>
          </w:divBdr>
        </w:div>
        <w:div w:id="834417772">
          <w:marLeft w:val="480"/>
          <w:marRight w:val="0"/>
          <w:marTop w:val="0"/>
          <w:marBottom w:val="0"/>
          <w:divBdr>
            <w:top w:val="none" w:sz="0" w:space="0" w:color="auto"/>
            <w:left w:val="none" w:sz="0" w:space="0" w:color="auto"/>
            <w:bottom w:val="none" w:sz="0" w:space="0" w:color="auto"/>
            <w:right w:val="none" w:sz="0" w:space="0" w:color="auto"/>
          </w:divBdr>
        </w:div>
        <w:div w:id="735248891">
          <w:marLeft w:val="480"/>
          <w:marRight w:val="0"/>
          <w:marTop w:val="0"/>
          <w:marBottom w:val="0"/>
          <w:divBdr>
            <w:top w:val="none" w:sz="0" w:space="0" w:color="auto"/>
            <w:left w:val="none" w:sz="0" w:space="0" w:color="auto"/>
            <w:bottom w:val="none" w:sz="0" w:space="0" w:color="auto"/>
            <w:right w:val="none" w:sz="0" w:space="0" w:color="auto"/>
          </w:divBdr>
        </w:div>
        <w:div w:id="2026055526">
          <w:marLeft w:val="480"/>
          <w:marRight w:val="0"/>
          <w:marTop w:val="0"/>
          <w:marBottom w:val="0"/>
          <w:divBdr>
            <w:top w:val="none" w:sz="0" w:space="0" w:color="auto"/>
            <w:left w:val="none" w:sz="0" w:space="0" w:color="auto"/>
            <w:bottom w:val="none" w:sz="0" w:space="0" w:color="auto"/>
            <w:right w:val="none" w:sz="0" w:space="0" w:color="auto"/>
          </w:divBdr>
        </w:div>
        <w:div w:id="2137290659">
          <w:marLeft w:val="480"/>
          <w:marRight w:val="0"/>
          <w:marTop w:val="0"/>
          <w:marBottom w:val="0"/>
          <w:divBdr>
            <w:top w:val="none" w:sz="0" w:space="0" w:color="auto"/>
            <w:left w:val="none" w:sz="0" w:space="0" w:color="auto"/>
            <w:bottom w:val="none" w:sz="0" w:space="0" w:color="auto"/>
            <w:right w:val="none" w:sz="0" w:space="0" w:color="auto"/>
          </w:divBdr>
        </w:div>
        <w:div w:id="1634286939">
          <w:marLeft w:val="480"/>
          <w:marRight w:val="0"/>
          <w:marTop w:val="0"/>
          <w:marBottom w:val="0"/>
          <w:divBdr>
            <w:top w:val="none" w:sz="0" w:space="0" w:color="auto"/>
            <w:left w:val="none" w:sz="0" w:space="0" w:color="auto"/>
            <w:bottom w:val="none" w:sz="0" w:space="0" w:color="auto"/>
            <w:right w:val="none" w:sz="0" w:space="0" w:color="auto"/>
          </w:divBdr>
        </w:div>
        <w:div w:id="1894199373">
          <w:marLeft w:val="480"/>
          <w:marRight w:val="0"/>
          <w:marTop w:val="0"/>
          <w:marBottom w:val="0"/>
          <w:divBdr>
            <w:top w:val="none" w:sz="0" w:space="0" w:color="auto"/>
            <w:left w:val="none" w:sz="0" w:space="0" w:color="auto"/>
            <w:bottom w:val="none" w:sz="0" w:space="0" w:color="auto"/>
            <w:right w:val="none" w:sz="0" w:space="0" w:color="auto"/>
          </w:divBdr>
        </w:div>
        <w:div w:id="4135728">
          <w:marLeft w:val="480"/>
          <w:marRight w:val="0"/>
          <w:marTop w:val="0"/>
          <w:marBottom w:val="0"/>
          <w:divBdr>
            <w:top w:val="none" w:sz="0" w:space="0" w:color="auto"/>
            <w:left w:val="none" w:sz="0" w:space="0" w:color="auto"/>
            <w:bottom w:val="none" w:sz="0" w:space="0" w:color="auto"/>
            <w:right w:val="none" w:sz="0" w:space="0" w:color="auto"/>
          </w:divBdr>
        </w:div>
        <w:div w:id="2123330944">
          <w:marLeft w:val="480"/>
          <w:marRight w:val="0"/>
          <w:marTop w:val="0"/>
          <w:marBottom w:val="0"/>
          <w:divBdr>
            <w:top w:val="none" w:sz="0" w:space="0" w:color="auto"/>
            <w:left w:val="none" w:sz="0" w:space="0" w:color="auto"/>
            <w:bottom w:val="none" w:sz="0" w:space="0" w:color="auto"/>
            <w:right w:val="none" w:sz="0" w:space="0" w:color="auto"/>
          </w:divBdr>
        </w:div>
        <w:div w:id="1352532210">
          <w:marLeft w:val="480"/>
          <w:marRight w:val="0"/>
          <w:marTop w:val="0"/>
          <w:marBottom w:val="0"/>
          <w:divBdr>
            <w:top w:val="none" w:sz="0" w:space="0" w:color="auto"/>
            <w:left w:val="none" w:sz="0" w:space="0" w:color="auto"/>
            <w:bottom w:val="none" w:sz="0" w:space="0" w:color="auto"/>
            <w:right w:val="none" w:sz="0" w:space="0" w:color="auto"/>
          </w:divBdr>
        </w:div>
        <w:div w:id="1155950803">
          <w:marLeft w:val="480"/>
          <w:marRight w:val="0"/>
          <w:marTop w:val="0"/>
          <w:marBottom w:val="0"/>
          <w:divBdr>
            <w:top w:val="none" w:sz="0" w:space="0" w:color="auto"/>
            <w:left w:val="none" w:sz="0" w:space="0" w:color="auto"/>
            <w:bottom w:val="none" w:sz="0" w:space="0" w:color="auto"/>
            <w:right w:val="none" w:sz="0" w:space="0" w:color="auto"/>
          </w:divBdr>
        </w:div>
        <w:div w:id="520899513">
          <w:marLeft w:val="480"/>
          <w:marRight w:val="0"/>
          <w:marTop w:val="0"/>
          <w:marBottom w:val="0"/>
          <w:divBdr>
            <w:top w:val="none" w:sz="0" w:space="0" w:color="auto"/>
            <w:left w:val="none" w:sz="0" w:space="0" w:color="auto"/>
            <w:bottom w:val="none" w:sz="0" w:space="0" w:color="auto"/>
            <w:right w:val="none" w:sz="0" w:space="0" w:color="auto"/>
          </w:divBdr>
        </w:div>
        <w:div w:id="443615885">
          <w:marLeft w:val="480"/>
          <w:marRight w:val="0"/>
          <w:marTop w:val="0"/>
          <w:marBottom w:val="0"/>
          <w:divBdr>
            <w:top w:val="none" w:sz="0" w:space="0" w:color="auto"/>
            <w:left w:val="none" w:sz="0" w:space="0" w:color="auto"/>
            <w:bottom w:val="none" w:sz="0" w:space="0" w:color="auto"/>
            <w:right w:val="none" w:sz="0" w:space="0" w:color="auto"/>
          </w:divBdr>
        </w:div>
        <w:div w:id="1168061732">
          <w:marLeft w:val="480"/>
          <w:marRight w:val="0"/>
          <w:marTop w:val="0"/>
          <w:marBottom w:val="0"/>
          <w:divBdr>
            <w:top w:val="none" w:sz="0" w:space="0" w:color="auto"/>
            <w:left w:val="none" w:sz="0" w:space="0" w:color="auto"/>
            <w:bottom w:val="none" w:sz="0" w:space="0" w:color="auto"/>
            <w:right w:val="none" w:sz="0" w:space="0" w:color="auto"/>
          </w:divBdr>
        </w:div>
        <w:div w:id="1234270768">
          <w:marLeft w:val="480"/>
          <w:marRight w:val="0"/>
          <w:marTop w:val="0"/>
          <w:marBottom w:val="0"/>
          <w:divBdr>
            <w:top w:val="none" w:sz="0" w:space="0" w:color="auto"/>
            <w:left w:val="none" w:sz="0" w:space="0" w:color="auto"/>
            <w:bottom w:val="none" w:sz="0" w:space="0" w:color="auto"/>
            <w:right w:val="none" w:sz="0" w:space="0" w:color="auto"/>
          </w:divBdr>
        </w:div>
        <w:div w:id="542062518">
          <w:marLeft w:val="480"/>
          <w:marRight w:val="0"/>
          <w:marTop w:val="0"/>
          <w:marBottom w:val="0"/>
          <w:divBdr>
            <w:top w:val="none" w:sz="0" w:space="0" w:color="auto"/>
            <w:left w:val="none" w:sz="0" w:space="0" w:color="auto"/>
            <w:bottom w:val="none" w:sz="0" w:space="0" w:color="auto"/>
            <w:right w:val="none" w:sz="0" w:space="0" w:color="auto"/>
          </w:divBdr>
        </w:div>
        <w:div w:id="1766027959">
          <w:marLeft w:val="480"/>
          <w:marRight w:val="0"/>
          <w:marTop w:val="0"/>
          <w:marBottom w:val="0"/>
          <w:divBdr>
            <w:top w:val="none" w:sz="0" w:space="0" w:color="auto"/>
            <w:left w:val="none" w:sz="0" w:space="0" w:color="auto"/>
            <w:bottom w:val="none" w:sz="0" w:space="0" w:color="auto"/>
            <w:right w:val="none" w:sz="0" w:space="0" w:color="auto"/>
          </w:divBdr>
        </w:div>
        <w:div w:id="1993027249">
          <w:marLeft w:val="480"/>
          <w:marRight w:val="0"/>
          <w:marTop w:val="0"/>
          <w:marBottom w:val="0"/>
          <w:divBdr>
            <w:top w:val="none" w:sz="0" w:space="0" w:color="auto"/>
            <w:left w:val="none" w:sz="0" w:space="0" w:color="auto"/>
            <w:bottom w:val="none" w:sz="0" w:space="0" w:color="auto"/>
            <w:right w:val="none" w:sz="0" w:space="0" w:color="auto"/>
          </w:divBdr>
        </w:div>
        <w:div w:id="1464275447">
          <w:marLeft w:val="480"/>
          <w:marRight w:val="0"/>
          <w:marTop w:val="0"/>
          <w:marBottom w:val="0"/>
          <w:divBdr>
            <w:top w:val="none" w:sz="0" w:space="0" w:color="auto"/>
            <w:left w:val="none" w:sz="0" w:space="0" w:color="auto"/>
            <w:bottom w:val="none" w:sz="0" w:space="0" w:color="auto"/>
            <w:right w:val="none" w:sz="0" w:space="0" w:color="auto"/>
          </w:divBdr>
        </w:div>
        <w:div w:id="1195343839">
          <w:marLeft w:val="480"/>
          <w:marRight w:val="0"/>
          <w:marTop w:val="0"/>
          <w:marBottom w:val="0"/>
          <w:divBdr>
            <w:top w:val="none" w:sz="0" w:space="0" w:color="auto"/>
            <w:left w:val="none" w:sz="0" w:space="0" w:color="auto"/>
            <w:bottom w:val="none" w:sz="0" w:space="0" w:color="auto"/>
            <w:right w:val="none" w:sz="0" w:space="0" w:color="auto"/>
          </w:divBdr>
        </w:div>
        <w:div w:id="947465120">
          <w:marLeft w:val="480"/>
          <w:marRight w:val="0"/>
          <w:marTop w:val="0"/>
          <w:marBottom w:val="0"/>
          <w:divBdr>
            <w:top w:val="none" w:sz="0" w:space="0" w:color="auto"/>
            <w:left w:val="none" w:sz="0" w:space="0" w:color="auto"/>
            <w:bottom w:val="none" w:sz="0" w:space="0" w:color="auto"/>
            <w:right w:val="none" w:sz="0" w:space="0" w:color="auto"/>
          </w:divBdr>
        </w:div>
        <w:div w:id="903684510">
          <w:marLeft w:val="480"/>
          <w:marRight w:val="0"/>
          <w:marTop w:val="0"/>
          <w:marBottom w:val="0"/>
          <w:divBdr>
            <w:top w:val="none" w:sz="0" w:space="0" w:color="auto"/>
            <w:left w:val="none" w:sz="0" w:space="0" w:color="auto"/>
            <w:bottom w:val="none" w:sz="0" w:space="0" w:color="auto"/>
            <w:right w:val="none" w:sz="0" w:space="0" w:color="auto"/>
          </w:divBdr>
        </w:div>
        <w:div w:id="1062560360">
          <w:marLeft w:val="480"/>
          <w:marRight w:val="0"/>
          <w:marTop w:val="0"/>
          <w:marBottom w:val="0"/>
          <w:divBdr>
            <w:top w:val="none" w:sz="0" w:space="0" w:color="auto"/>
            <w:left w:val="none" w:sz="0" w:space="0" w:color="auto"/>
            <w:bottom w:val="none" w:sz="0" w:space="0" w:color="auto"/>
            <w:right w:val="none" w:sz="0" w:space="0" w:color="auto"/>
          </w:divBdr>
        </w:div>
        <w:div w:id="1332949005">
          <w:marLeft w:val="480"/>
          <w:marRight w:val="0"/>
          <w:marTop w:val="0"/>
          <w:marBottom w:val="0"/>
          <w:divBdr>
            <w:top w:val="none" w:sz="0" w:space="0" w:color="auto"/>
            <w:left w:val="none" w:sz="0" w:space="0" w:color="auto"/>
            <w:bottom w:val="none" w:sz="0" w:space="0" w:color="auto"/>
            <w:right w:val="none" w:sz="0" w:space="0" w:color="auto"/>
          </w:divBdr>
        </w:div>
        <w:div w:id="2040425198">
          <w:marLeft w:val="480"/>
          <w:marRight w:val="0"/>
          <w:marTop w:val="0"/>
          <w:marBottom w:val="0"/>
          <w:divBdr>
            <w:top w:val="none" w:sz="0" w:space="0" w:color="auto"/>
            <w:left w:val="none" w:sz="0" w:space="0" w:color="auto"/>
            <w:bottom w:val="none" w:sz="0" w:space="0" w:color="auto"/>
            <w:right w:val="none" w:sz="0" w:space="0" w:color="auto"/>
          </w:divBdr>
        </w:div>
        <w:div w:id="1135832128">
          <w:marLeft w:val="480"/>
          <w:marRight w:val="0"/>
          <w:marTop w:val="0"/>
          <w:marBottom w:val="0"/>
          <w:divBdr>
            <w:top w:val="none" w:sz="0" w:space="0" w:color="auto"/>
            <w:left w:val="none" w:sz="0" w:space="0" w:color="auto"/>
            <w:bottom w:val="none" w:sz="0" w:space="0" w:color="auto"/>
            <w:right w:val="none" w:sz="0" w:space="0" w:color="auto"/>
          </w:divBdr>
        </w:div>
        <w:div w:id="1800417115">
          <w:marLeft w:val="480"/>
          <w:marRight w:val="0"/>
          <w:marTop w:val="0"/>
          <w:marBottom w:val="0"/>
          <w:divBdr>
            <w:top w:val="none" w:sz="0" w:space="0" w:color="auto"/>
            <w:left w:val="none" w:sz="0" w:space="0" w:color="auto"/>
            <w:bottom w:val="none" w:sz="0" w:space="0" w:color="auto"/>
            <w:right w:val="none" w:sz="0" w:space="0" w:color="auto"/>
          </w:divBdr>
        </w:div>
        <w:div w:id="1421561348">
          <w:marLeft w:val="480"/>
          <w:marRight w:val="0"/>
          <w:marTop w:val="0"/>
          <w:marBottom w:val="0"/>
          <w:divBdr>
            <w:top w:val="none" w:sz="0" w:space="0" w:color="auto"/>
            <w:left w:val="none" w:sz="0" w:space="0" w:color="auto"/>
            <w:bottom w:val="none" w:sz="0" w:space="0" w:color="auto"/>
            <w:right w:val="none" w:sz="0" w:space="0" w:color="auto"/>
          </w:divBdr>
        </w:div>
        <w:div w:id="27686484">
          <w:marLeft w:val="480"/>
          <w:marRight w:val="0"/>
          <w:marTop w:val="0"/>
          <w:marBottom w:val="0"/>
          <w:divBdr>
            <w:top w:val="none" w:sz="0" w:space="0" w:color="auto"/>
            <w:left w:val="none" w:sz="0" w:space="0" w:color="auto"/>
            <w:bottom w:val="none" w:sz="0" w:space="0" w:color="auto"/>
            <w:right w:val="none" w:sz="0" w:space="0" w:color="auto"/>
          </w:divBdr>
        </w:div>
        <w:div w:id="805394044">
          <w:marLeft w:val="480"/>
          <w:marRight w:val="0"/>
          <w:marTop w:val="0"/>
          <w:marBottom w:val="0"/>
          <w:divBdr>
            <w:top w:val="none" w:sz="0" w:space="0" w:color="auto"/>
            <w:left w:val="none" w:sz="0" w:space="0" w:color="auto"/>
            <w:bottom w:val="none" w:sz="0" w:space="0" w:color="auto"/>
            <w:right w:val="none" w:sz="0" w:space="0" w:color="auto"/>
          </w:divBdr>
        </w:div>
        <w:div w:id="1734692328">
          <w:marLeft w:val="480"/>
          <w:marRight w:val="0"/>
          <w:marTop w:val="0"/>
          <w:marBottom w:val="0"/>
          <w:divBdr>
            <w:top w:val="none" w:sz="0" w:space="0" w:color="auto"/>
            <w:left w:val="none" w:sz="0" w:space="0" w:color="auto"/>
            <w:bottom w:val="none" w:sz="0" w:space="0" w:color="auto"/>
            <w:right w:val="none" w:sz="0" w:space="0" w:color="auto"/>
          </w:divBdr>
        </w:div>
      </w:divsChild>
    </w:div>
    <w:div w:id="1563832611">
      <w:bodyDiv w:val="1"/>
      <w:marLeft w:val="0"/>
      <w:marRight w:val="0"/>
      <w:marTop w:val="0"/>
      <w:marBottom w:val="0"/>
      <w:divBdr>
        <w:top w:val="none" w:sz="0" w:space="0" w:color="auto"/>
        <w:left w:val="none" w:sz="0" w:space="0" w:color="auto"/>
        <w:bottom w:val="none" w:sz="0" w:space="0" w:color="auto"/>
        <w:right w:val="none" w:sz="0" w:space="0" w:color="auto"/>
      </w:divBdr>
    </w:div>
    <w:div w:id="1579245902">
      <w:bodyDiv w:val="1"/>
      <w:marLeft w:val="0"/>
      <w:marRight w:val="0"/>
      <w:marTop w:val="0"/>
      <w:marBottom w:val="0"/>
      <w:divBdr>
        <w:top w:val="none" w:sz="0" w:space="0" w:color="auto"/>
        <w:left w:val="none" w:sz="0" w:space="0" w:color="auto"/>
        <w:bottom w:val="none" w:sz="0" w:space="0" w:color="auto"/>
        <w:right w:val="none" w:sz="0" w:space="0" w:color="auto"/>
      </w:divBdr>
    </w:div>
    <w:div w:id="1580094196">
      <w:bodyDiv w:val="1"/>
      <w:marLeft w:val="0"/>
      <w:marRight w:val="0"/>
      <w:marTop w:val="0"/>
      <w:marBottom w:val="0"/>
      <w:divBdr>
        <w:top w:val="none" w:sz="0" w:space="0" w:color="auto"/>
        <w:left w:val="none" w:sz="0" w:space="0" w:color="auto"/>
        <w:bottom w:val="none" w:sz="0" w:space="0" w:color="auto"/>
        <w:right w:val="none" w:sz="0" w:space="0" w:color="auto"/>
      </w:divBdr>
    </w:div>
    <w:div w:id="1582830357">
      <w:bodyDiv w:val="1"/>
      <w:marLeft w:val="0"/>
      <w:marRight w:val="0"/>
      <w:marTop w:val="0"/>
      <w:marBottom w:val="0"/>
      <w:divBdr>
        <w:top w:val="none" w:sz="0" w:space="0" w:color="auto"/>
        <w:left w:val="none" w:sz="0" w:space="0" w:color="auto"/>
        <w:bottom w:val="none" w:sz="0" w:space="0" w:color="auto"/>
        <w:right w:val="none" w:sz="0" w:space="0" w:color="auto"/>
      </w:divBdr>
    </w:div>
    <w:div w:id="1583100253">
      <w:bodyDiv w:val="1"/>
      <w:marLeft w:val="0"/>
      <w:marRight w:val="0"/>
      <w:marTop w:val="0"/>
      <w:marBottom w:val="0"/>
      <w:divBdr>
        <w:top w:val="none" w:sz="0" w:space="0" w:color="auto"/>
        <w:left w:val="none" w:sz="0" w:space="0" w:color="auto"/>
        <w:bottom w:val="none" w:sz="0" w:space="0" w:color="auto"/>
        <w:right w:val="none" w:sz="0" w:space="0" w:color="auto"/>
      </w:divBdr>
    </w:div>
    <w:div w:id="1584149104">
      <w:bodyDiv w:val="1"/>
      <w:marLeft w:val="0"/>
      <w:marRight w:val="0"/>
      <w:marTop w:val="0"/>
      <w:marBottom w:val="0"/>
      <w:divBdr>
        <w:top w:val="none" w:sz="0" w:space="0" w:color="auto"/>
        <w:left w:val="none" w:sz="0" w:space="0" w:color="auto"/>
        <w:bottom w:val="none" w:sz="0" w:space="0" w:color="auto"/>
        <w:right w:val="none" w:sz="0" w:space="0" w:color="auto"/>
      </w:divBdr>
    </w:div>
    <w:div w:id="1591238970">
      <w:bodyDiv w:val="1"/>
      <w:marLeft w:val="0"/>
      <w:marRight w:val="0"/>
      <w:marTop w:val="0"/>
      <w:marBottom w:val="0"/>
      <w:divBdr>
        <w:top w:val="none" w:sz="0" w:space="0" w:color="auto"/>
        <w:left w:val="none" w:sz="0" w:space="0" w:color="auto"/>
        <w:bottom w:val="none" w:sz="0" w:space="0" w:color="auto"/>
        <w:right w:val="none" w:sz="0" w:space="0" w:color="auto"/>
      </w:divBdr>
    </w:div>
    <w:div w:id="1591506819">
      <w:bodyDiv w:val="1"/>
      <w:marLeft w:val="0"/>
      <w:marRight w:val="0"/>
      <w:marTop w:val="0"/>
      <w:marBottom w:val="0"/>
      <w:divBdr>
        <w:top w:val="none" w:sz="0" w:space="0" w:color="auto"/>
        <w:left w:val="none" w:sz="0" w:space="0" w:color="auto"/>
        <w:bottom w:val="none" w:sz="0" w:space="0" w:color="auto"/>
        <w:right w:val="none" w:sz="0" w:space="0" w:color="auto"/>
      </w:divBdr>
    </w:div>
    <w:div w:id="1591691738">
      <w:bodyDiv w:val="1"/>
      <w:marLeft w:val="0"/>
      <w:marRight w:val="0"/>
      <w:marTop w:val="0"/>
      <w:marBottom w:val="0"/>
      <w:divBdr>
        <w:top w:val="none" w:sz="0" w:space="0" w:color="auto"/>
        <w:left w:val="none" w:sz="0" w:space="0" w:color="auto"/>
        <w:bottom w:val="none" w:sz="0" w:space="0" w:color="auto"/>
        <w:right w:val="none" w:sz="0" w:space="0" w:color="auto"/>
      </w:divBdr>
    </w:div>
    <w:div w:id="1592735741">
      <w:bodyDiv w:val="1"/>
      <w:marLeft w:val="0"/>
      <w:marRight w:val="0"/>
      <w:marTop w:val="0"/>
      <w:marBottom w:val="0"/>
      <w:divBdr>
        <w:top w:val="none" w:sz="0" w:space="0" w:color="auto"/>
        <w:left w:val="none" w:sz="0" w:space="0" w:color="auto"/>
        <w:bottom w:val="none" w:sz="0" w:space="0" w:color="auto"/>
        <w:right w:val="none" w:sz="0" w:space="0" w:color="auto"/>
      </w:divBdr>
    </w:div>
    <w:div w:id="1618947214">
      <w:bodyDiv w:val="1"/>
      <w:marLeft w:val="0"/>
      <w:marRight w:val="0"/>
      <w:marTop w:val="0"/>
      <w:marBottom w:val="0"/>
      <w:divBdr>
        <w:top w:val="none" w:sz="0" w:space="0" w:color="auto"/>
        <w:left w:val="none" w:sz="0" w:space="0" w:color="auto"/>
        <w:bottom w:val="none" w:sz="0" w:space="0" w:color="auto"/>
        <w:right w:val="none" w:sz="0" w:space="0" w:color="auto"/>
      </w:divBdr>
    </w:div>
    <w:div w:id="1623614913">
      <w:bodyDiv w:val="1"/>
      <w:marLeft w:val="0"/>
      <w:marRight w:val="0"/>
      <w:marTop w:val="0"/>
      <w:marBottom w:val="0"/>
      <w:divBdr>
        <w:top w:val="none" w:sz="0" w:space="0" w:color="auto"/>
        <w:left w:val="none" w:sz="0" w:space="0" w:color="auto"/>
        <w:bottom w:val="none" w:sz="0" w:space="0" w:color="auto"/>
        <w:right w:val="none" w:sz="0" w:space="0" w:color="auto"/>
      </w:divBdr>
    </w:div>
    <w:div w:id="1630043524">
      <w:bodyDiv w:val="1"/>
      <w:marLeft w:val="0"/>
      <w:marRight w:val="0"/>
      <w:marTop w:val="0"/>
      <w:marBottom w:val="0"/>
      <w:divBdr>
        <w:top w:val="none" w:sz="0" w:space="0" w:color="auto"/>
        <w:left w:val="none" w:sz="0" w:space="0" w:color="auto"/>
        <w:bottom w:val="none" w:sz="0" w:space="0" w:color="auto"/>
        <w:right w:val="none" w:sz="0" w:space="0" w:color="auto"/>
      </w:divBdr>
    </w:div>
    <w:div w:id="1630278320">
      <w:bodyDiv w:val="1"/>
      <w:marLeft w:val="0"/>
      <w:marRight w:val="0"/>
      <w:marTop w:val="0"/>
      <w:marBottom w:val="0"/>
      <w:divBdr>
        <w:top w:val="none" w:sz="0" w:space="0" w:color="auto"/>
        <w:left w:val="none" w:sz="0" w:space="0" w:color="auto"/>
        <w:bottom w:val="none" w:sz="0" w:space="0" w:color="auto"/>
        <w:right w:val="none" w:sz="0" w:space="0" w:color="auto"/>
      </w:divBdr>
      <w:divsChild>
        <w:div w:id="1309167576">
          <w:marLeft w:val="0"/>
          <w:marRight w:val="0"/>
          <w:marTop w:val="0"/>
          <w:marBottom w:val="0"/>
          <w:divBdr>
            <w:top w:val="none" w:sz="0" w:space="0" w:color="auto"/>
            <w:left w:val="none" w:sz="0" w:space="0" w:color="auto"/>
            <w:bottom w:val="none" w:sz="0" w:space="0" w:color="auto"/>
            <w:right w:val="none" w:sz="0" w:space="0" w:color="auto"/>
          </w:divBdr>
        </w:div>
        <w:div w:id="916747987">
          <w:marLeft w:val="0"/>
          <w:marRight w:val="0"/>
          <w:marTop w:val="0"/>
          <w:marBottom w:val="0"/>
          <w:divBdr>
            <w:top w:val="none" w:sz="0" w:space="0" w:color="auto"/>
            <w:left w:val="none" w:sz="0" w:space="0" w:color="auto"/>
            <w:bottom w:val="none" w:sz="0" w:space="0" w:color="auto"/>
            <w:right w:val="none" w:sz="0" w:space="0" w:color="auto"/>
          </w:divBdr>
        </w:div>
        <w:div w:id="903182725">
          <w:marLeft w:val="0"/>
          <w:marRight w:val="0"/>
          <w:marTop w:val="0"/>
          <w:marBottom w:val="0"/>
          <w:divBdr>
            <w:top w:val="none" w:sz="0" w:space="0" w:color="auto"/>
            <w:left w:val="none" w:sz="0" w:space="0" w:color="auto"/>
            <w:bottom w:val="none" w:sz="0" w:space="0" w:color="auto"/>
            <w:right w:val="none" w:sz="0" w:space="0" w:color="auto"/>
          </w:divBdr>
        </w:div>
        <w:div w:id="379524706">
          <w:marLeft w:val="0"/>
          <w:marRight w:val="0"/>
          <w:marTop w:val="0"/>
          <w:marBottom w:val="0"/>
          <w:divBdr>
            <w:top w:val="none" w:sz="0" w:space="0" w:color="auto"/>
            <w:left w:val="none" w:sz="0" w:space="0" w:color="auto"/>
            <w:bottom w:val="none" w:sz="0" w:space="0" w:color="auto"/>
            <w:right w:val="none" w:sz="0" w:space="0" w:color="auto"/>
          </w:divBdr>
        </w:div>
        <w:div w:id="1002196826">
          <w:marLeft w:val="0"/>
          <w:marRight w:val="0"/>
          <w:marTop w:val="0"/>
          <w:marBottom w:val="0"/>
          <w:divBdr>
            <w:top w:val="none" w:sz="0" w:space="0" w:color="auto"/>
            <w:left w:val="none" w:sz="0" w:space="0" w:color="auto"/>
            <w:bottom w:val="none" w:sz="0" w:space="0" w:color="auto"/>
            <w:right w:val="none" w:sz="0" w:space="0" w:color="auto"/>
          </w:divBdr>
        </w:div>
        <w:div w:id="1562517618">
          <w:marLeft w:val="0"/>
          <w:marRight w:val="0"/>
          <w:marTop w:val="0"/>
          <w:marBottom w:val="0"/>
          <w:divBdr>
            <w:top w:val="none" w:sz="0" w:space="0" w:color="auto"/>
            <w:left w:val="none" w:sz="0" w:space="0" w:color="auto"/>
            <w:bottom w:val="none" w:sz="0" w:space="0" w:color="auto"/>
            <w:right w:val="none" w:sz="0" w:space="0" w:color="auto"/>
          </w:divBdr>
        </w:div>
        <w:div w:id="1096629325">
          <w:marLeft w:val="0"/>
          <w:marRight w:val="0"/>
          <w:marTop w:val="0"/>
          <w:marBottom w:val="0"/>
          <w:divBdr>
            <w:top w:val="none" w:sz="0" w:space="0" w:color="auto"/>
            <w:left w:val="none" w:sz="0" w:space="0" w:color="auto"/>
            <w:bottom w:val="none" w:sz="0" w:space="0" w:color="auto"/>
            <w:right w:val="none" w:sz="0" w:space="0" w:color="auto"/>
          </w:divBdr>
        </w:div>
        <w:div w:id="1905800741">
          <w:marLeft w:val="0"/>
          <w:marRight w:val="0"/>
          <w:marTop w:val="0"/>
          <w:marBottom w:val="0"/>
          <w:divBdr>
            <w:top w:val="none" w:sz="0" w:space="0" w:color="auto"/>
            <w:left w:val="none" w:sz="0" w:space="0" w:color="auto"/>
            <w:bottom w:val="none" w:sz="0" w:space="0" w:color="auto"/>
            <w:right w:val="none" w:sz="0" w:space="0" w:color="auto"/>
          </w:divBdr>
        </w:div>
        <w:div w:id="1022824669">
          <w:marLeft w:val="0"/>
          <w:marRight w:val="0"/>
          <w:marTop w:val="0"/>
          <w:marBottom w:val="0"/>
          <w:divBdr>
            <w:top w:val="none" w:sz="0" w:space="0" w:color="auto"/>
            <w:left w:val="none" w:sz="0" w:space="0" w:color="auto"/>
            <w:bottom w:val="none" w:sz="0" w:space="0" w:color="auto"/>
            <w:right w:val="none" w:sz="0" w:space="0" w:color="auto"/>
          </w:divBdr>
        </w:div>
        <w:div w:id="87432789">
          <w:marLeft w:val="0"/>
          <w:marRight w:val="0"/>
          <w:marTop w:val="0"/>
          <w:marBottom w:val="0"/>
          <w:divBdr>
            <w:top w:val="none" w:sz="0" w:space="0" w:color="auto"/>
            <w:left w:val="none" w:sz="0" w:space="0" w:color="auto"/>
            <w:bottom w:val="none" w:sz="0" w:space="0" w:color="auto"/>
            <w:right w:val="none" w:sz="0" w:space="0" w:color="auto"/>
          </w:divBdr>
        </w:div>
        <w:div w:id="919482719">
          <w:marLeft w:val="0"/>
          <w:marRight w:val="0"/>
          <w:marTop w:val="0"/>
          <w:marBottom w:val="0"/>
          <w:divBdr>
            <w:top w:val="none" w:sz="0" w:space="0" w:color="auto"/>
            <w:left w:val="none" w:sz="0" w:space="0" w:color="auto"/>
            <w:bottom w:val="none" w:sz="0" w:space="0" w:color="auto"/>
            <w:right w:val="none" w:sz="0" w:space="0" w:color="auto"/>
          </w:divBdr>
        </w:div>
        <w:div w:id="730350336">
          <w:marLeft w:val="0"/>
          <w:marRight w:val="0"/>
          <w:marTop w:val="0"/>
          <w:marBottom w:val="0"/>
          <w:divBdr>
            <w:top w:val="none" w:sz="0" w:space="0" w:color="auto"/>
            <w:left w:val="none" w:sz="0" w:space="0" w:color="auto"/>
            <w:bottom w:val="none" w:sz="0" w:space="0" w:color="auto"/>
            <w:right w:val="none" w:sz="0" w:space="0" w:color="auto"/>
          </w:divBdr>
        </w:div>
        <w:div w:id="1854298951">
          <w:marLeft w:val="0"/>
          <w:marRight w:val="0"/>
          <w:marTop w:val="0"/>
          <w:marBottom w:val="0"/>
          <w:divBdr>
            <w:top w:val="none" w:sz="0" w:space="0" w:color="auto"/>
            <w:left w:val="none" w:sz="0" w:space="0" w:color="auto"/>
            <w:bottom w:val="none" w:sz="0" w:space="0" w:color="auto"/>
            <w:right w:val="none" w:sz="0" w:space="0" w:color="auto"/>
          </w:divBdr>
        </w:div>
        <w:div w:id="1162812617">
          <w:marLeft w:val="0"/>
          <w:marRight w:val="0"/>
          <w:marTop w:val="0"/>
          <w:marBottom w:val="0"/>
          <w:divBdr>
            <w:top w:val="none" w:sz="0" w:space="0" w:color="auto"/>
            <w:left w:val="none" w:sz="0" w:space="0" w:color="auto"/>
            <w:bottom w:val="none" w:sz="0" w:space="0" w:color="auto"/>
            <w:right w:val="none" w:sz="0" w:space="0" w:color="auto"/>
          </w:divBdr>
        </w:div>
        <w:div w:id="1224177717">
          <w:marLeft w:val="0"/>
          <w:marRight w:val="0"/>
          <w:marTop w:val="0"/>
          <w:marBottom w:val="0"/>
          <w:divBdr>
            <w:top w:val="none" w:sz="0" w:space="0" w:color="auto"/>
            <w:left w:val="none" w:sz="0" w:space="0" w:color="auto"/>
            <w:bottom w:val="none" w:sz="0" w:space="0" w:color="auto"/>
            <w:right w:val="none" w:sz="0" w:space="0" w:color="auto"/>
          </w:divBdr>
        </w:div>
        <w:div w:id="628584774">
          <w:marLeft w:val="0"/>
          <w:marRight w:val="0"/>
          <w:marTop w:val="0"/>
          <w:marBottom w:val="0"/>
          <w:divBdr>
            <w:top w:val="none" w:sz="0" w:space="0" w:color="auto"/>
            <w:left w:val="none" w:sz="0" w:space="0" w:color="auto"/>
            <w:bottom w:val="none" w:sz="0" w:space="0" w:color="auto"/>
            <w:right w:val="none" w:sz="0" w:space="0" w:color="auto"/>
          </w:divBdr>
        </w:div>
        <w:div w:id="804540079">
          <w:marLeft w:val="0"/>
          <w:marRight w:val="0"/>
          <w:marTop w:val="0"/>
          <w:marBottom w:val="0"/>
          <w:divBdr>
            <w:top w:val="none" w:sz="0" w:space="0" w:color="auto"/>
            <w:left w:val="none" w:sz="0" w:space="0" w:color="auto"/>
            <w:bottom w:val="none" w:sz="0" w:space="0" w:color="auto"/>
            <w:right w:val="none" w:sz="0" w:space="0" w:color="auto"/>
          </w:divBdr>
        </w:div>
        <w:div w:id="474108597">
          <w:marLeft w:val="0"/>
          <w:marRight w:val="0"/>
          <w:marTop w:val="0"/>
          <w:marBottom w:val="0"/>
          <w:divBdr>
            <w:top w:val="none" w:sz="0" w:space="0" w:color="auto"/>
            <w:left w:val="none" w:sz="0" w:space="0" w:color="auto"/>
            <w:bottom w:val="none" w:sz="0" w:space="0" w:color="auto"/>
            <w:right w:val="none" w:sz="0" w:space="0" w:color="auto"/>
          </w:divBdr>
        </w:div>
        <w:div w:id="2011443740">
          <w:marLeft w:val="0"/>
          <w:marRight w:val="0"/>
          <w:marTop w:val="0"/>
          <w:marBottom w:val="0"/>
          <w:divBdr>
            <w:top w:val="none" w:sz="0" w:space="0" w:color="auto"/>
            <w:left w:val="none" w:sz="0" w:space="0" w:color="auto"/>
            <w:bottom w:val="none" w:sz="0" w:space="0" w:color="auto"/>
            <w:right w:val="none" w:sz="0" w:space="0" w:color="auto"/>
          </w:divBdr>
        </w:div>
        <w:div w:id="1944458450">
          <w:marLeft w:val="0"/>
          <w:marRight w:val="0"/>
          <w:marTop w:val="0"/>
          <w:marBottom w:val="0"/>
          <w:divBdr>
            <w:top w:val="none" w:sz="0" w:space="0" w:color="auto"/>
            <w:left w:val="none" w:sz="0" w:space="0" w:color="auto"/>
            <w:bottom w:val="none" w:sz="0" w:space="0" w:color="auto"/>
            <w:right w:val="none" w:sz="0" w:space="0" w:color="auto"/>
          </w:divBdr>
        </w:div>
        <w:div w:id="1317762638">
          <w:marLeft w:val="0"/>
          <w:marRight w:val="0"/>
          <w:marTop w:val="0"/>
          <w:marBottom w:val="0"/>
          <w:divBdr>
            <w:top w:val="none" w:sz="0" w:space="0" w:color="auto"/>
            <w:left w:val="none" w:sz="0" w:space="0" w:color="auto"/>
            <w:bottom w:val="none" w:sz="0" w:space="0" w:color="auto"/>
            <w:right w:val="none" w:sz="0" w:space="0" w:color="auto"/>
          </w:divBdr>
        </w:div>
        <w:div w:id="1248154790">
          <w:marLeft w:val="0"/>
          <w:marRight w:val="0"/>
          <w:marTop w:val="0"/>
          <w:marBottom w:val="0"/>
          <w:divBdr>
            <w:top w:val="none" w:sz="0" w:space="0" w:color="auto"/>
            <w:left w:val="none" w:sz="0" w:space="0" w:color="auto"/>
            <w:bottom w:val="none" w:sz="0" w:space="0" w:color="auto"/>
            <w:right w:val="none" w:sz="0" w:space="0" w:color="auto"/>
          </w:divBdr>
        </w:div>
        <w:div w:id="2022319566">
          <w:marLeft w:val="0"/>
          <w:marRight w:val="0"/>
          <w:marTop w:val="0"/>
          <w:marBottom w:val="0"/>
          <w:divBdr>
            <w:top w:val="none" w:sz="0" w:space="0" w:color="auto"/>
            <w:left w:val="none" w:sz="0" w:space="0" w:color="auto"/>
            <w:bottom w:val="none" w:sz="0" w:space="0" w:color="auto"/>
            <w:right w:val="none" w:sz="0" w:space="0" w:color="auto"/>
          </w:divBdr>
        </w:div>
        <w:div w:id="1640301205">
          <w:marLeft w:val="0"/>
          <w:marRight w:val="0"/>
          <w:marTop w:val="0"/>
          <w:marBottom w:val="0"/>
          <w:divBdr>
            <w:top w:val="none" w:sz="0" w:space="0" w:color="auto"/>
            <w:left w:val="none" w:sz="0" w:space="0" w:color="auto"/>
            <w:bottom w:val="none" w:sz="0" w:space="0" w:color="auto"/>
            <w:right w:val="none" w:sz="0" w:space="0" w:color="auto"/>
          </w:divBdr>
        </w:div>
        <w:div w:id="319434092">
          <w:marLeft w:val="0"/>
          <w:marRight w:val="0"/>
          <w:marTop w:val="0"/>
          <w:marBottom w:val="0"/>
          <w:divBdr>
            <w:top w:val="none" w:sz="0" w:space="0" w:color="auto"/>
            <w:left w:val="none" w:sz="0" w:space="0" w:color="auto"/>
            <w:bottom w:val="none" w:sz="0" w:space="0" w:color="auto"/>
            <w:right w:val="none" w:sz="0" w:space="0" w:color="auto"/>
          </w:divBdr>
        </w:div>
        <w:div w:id="808548118">
          <w:marLeft w:val="0"/>
          <w:marRight w:val="0"/>
          <w:marTop w:val="0"/>
          <w:marBottom w:val="0"/>
          <w:divBdr>
            <w:top w:val="none" w:sz="0" w:space="0" w:color="auto"/>
            <w:left w:val="none" w:sz="0" w:space="0" w:color="auto"/>
            <w:bottom w:val="none" w:sz="0" w:space="0" w:color="auto"/>
            <w:right w:val="none" w:sz="0" w:space="0" w:color="auto"/>
          </w:divBdr>
        </w:div>
        <w:div w:id="660547500">
          <w:marLeft w:val="0"/>
          <w:marRight w:val="0"/>
          <w:marTop w:val="0"/>
          <w:marBottom w:val="0"/>
          <w:divBdr>
            <w:top w:val="none" w:sz="0" w:space="0" w:color="auto"/>
            <w:left w:val="none" w:sz="0" w:space="0" w:color="auto"/>
            <w:bottom w:val="none" w:sz="0" w:space="0" w:color="auto"/>
            <w:right w:val="none" w:sz="0" w:space="0" w:color="auto"/>
          </w:divBdr>
        </w:div>
        <w:div w:id="2075005841">
          <w:marLeft w:val="0"/>
          <w:marRight w:val="0"/>
          <w:marTop w:val="0"/>
          <w:marBottom w:val="0"/>
          <w:divBdr>
            <w:top w:val="none" w:sz="0" w:space="0" w:color="auto"/>
            <w:left w:val="none" w:sz="0" w:space="0" w:color="auto"/>
            <w:bottom w:val="none" w:sz="0" w:space="0" w:color="auto"/>
            <w:right w:val="none" w:sz="0" w:space="0" w:color="auto"/>
          </w:divBdr>
        </w:div>
        <w:div w:id="674185555">
          <w:marLeft w:val="0"/>
          <w:marRight w:val="0"/>
          <w:marTop w:val="0"/>
          <w:marBottom w:val="0"/>
          <w:divBdr>
            <w:top w:val="none" w:sz="0" w:space="0" w:color="auto"/>
            <w:left w:val="none" w:sz="0" w:space="0" w:color="auto"/>
            <w:bottom w:val="none" w:sz="0" w:space="0" w:color="auto"/>
            <w:right w:val="none" w:sz="0" w:space="0" w:color="auto"/>
          </w:divBdr>
        </w:div>
        <w:div w:id="679896578">
          <w:marLeft w:val="0"/>
          <w:marRight w:val="0"/>
          <w:marTop w:val="0"/>
          <w:marBottom w:val="0"/>
          <w:divBdr>
            <w:top w:val="none" w:sz="0" w:space="0" w:color="auto"/>
            <w:left w:val="none" w:sz="0" w:space="0" w:color="auto"/>
            <w:bottom w:val="none" w:sz="0" w:space="0" w:color="auto"/>
            <w:right w:val="none" w:sz="0" w:space="0" w:color="auto"/>
          </w:divBdr>
        </w:div>
        <w:div w:id="1975404988">
          <w:marLeft w:val="0"/>
          <w:marRight w:val="0"/>
          <w:marTop w:val="0"/>
          <w:marBottom w:val="0"/>
          <w:divBdr>
            <w:top w:val="none" w:sz="0" w:space="0" w:color="auto"/>
            <w:left w:val="none" w:sz="0" w:space="0" w:color="auto"/>
            <w:bottom w:val="none" w:sz="0" w:space="0" w:color="auto"/>
            <w:right w:val="none" w:sz="0" w:space="0" w:color="auto"/>
          </w:divBdr>
        </w:div>
        <w:div w:id="1620407047">
          <w:marLeft w:val="0"/>
          <w:marRight w:val="0"/>
          <w:marTop w:val="0"/>
          <w:marBottom w:val="0"/>
          <w:divBdr>
            <w:top w:val="none" w:sz="0" w:space="0" w:color="auto"/>
            <w:left w:val="none" w:sz="0" w:space="0" w:color="auto"/>
            <w:bottom w:val="none" w:sz="0" w:space="0" w:color="auto"/>
            <w:right w:val="none" w:sz="0" w:space="0" w:color="auto"/>
          </w:divBdr>
        </w:div>
        <w:div w:id="251283302">
          <w:marLeft w:val="0"/>
          <w:marRight w:val="0"/>
          <w:marTop w:val="0"/>
          <w:marBottom w:val="0"/>
          <w:divBdr>
            <w:top w:val="none" w:sz="0" w:space="0" w:color="auto"/>
            <w:left w:val="none" w:sz="0" w:space="0" w:color="auto"/>
            <w:bottom w:val="none" w:sz="0" w:space="0" w:color="auto"/>
            <w:right w:val="none" w:sz="0" w:space="0" w:color="auto"/>
          </w:divBdr>
        </w:div>
        <w:div w:id="753939139">
          <w:marLeft w:val="0"/>
          <w:marRight w:val="0"/>
          <w:marTop w:val="0"/>
          <w:marBottom w:val="0"/>
          <w:divBdr>
            <w:top w:val="none" w:sz="0" w:space="0" w:color="auto"/>
            <w:left w:val="none" w:sz="0" w:space="0" w:color="auto"/>
            <w:bottom w:val="none" w:sz="0" w:space="0" w:color="auto"/>
            <w:right w:val="none" w:sz="0" w:space="0" w:color="auto"/>
          </w:divBdr>
        </w:div>
        <w:div w:id="139659707">
          <w:marLeft w:val="0"/>
          <w:marRight w:val="0"/>
          <w:marTop w:val="0"/>
          <w:marBottom w:val="0"/>
          <w:divBdr>
            <w:top w:val="none" w:sz="0" w:space="0" w:color="auto"/>
            <w:left w:val="none" w:sz="0" w:space="0" w:color="auto"/>
            <w:bottom w:val="none" w:sz="0" w:space="0" w:color="auto"/>
            <w:right w:val="none" w:sz="0" w:space="0" w:color="auto"/>
          </w:divBdr>
        </w:div>
        <w:div w:id="1447693532">
          <w:marLeft w:val="0"/>
          <w:marRight w:val="0"/>
          <w:marTop w:val="0"/>
          <w:marBottom w:val="0"/>
          <w:divBdr>
            <w:top w:val="none" w:sz="0" w:space="0" w:color="auto"/>
            <w:left w:val="none" w:sz="0" w:space="0" w:color="auto"/>
            <w:bottom w:val="none" w:sz="0" w:space="0" w:color="auto"/>
            <w:right w:val="none" w:sz="0" w:space="0" w:color="auto"/>
          </w:divBdr>
        </w:div>
        <w:div w:id="1369911974">
          <w:marLeft w:val="0"/>
          <w:marRight w:val="0"/>
          <w:marTop w:val="0"/>
          <w:marBottom w:val="0"/>
          <w:divBdr>
            <w:top w:val="none" w:sz="0" w:space="0" w:color="auto"/>
            <w:left w:val="none" w:sz="0" w:space="0" w:color="auto"/>
            <w:bottom w:val="none" w:sz="0" w:space="0" w:color="auto"/>
            <w:right w:val="none" w:sz="0" w:space="0" w:color="auto"/>
          </w:divBdr>
        </w:div>
        <w:div w:id="589508053">
          <w:marLeft w:val="0"/>
          <w:marRight w:val="0"/>
          <w:marTop w:val="0"/>
          <w:marBottom w:val="0"/>
          <w:divBdr>
            <w:top w:val="none" w:sz="0" w:space="0" w:color="auto"/>
            <w:left w:val="none" w:sz="0" w:space="0" w:color="auto"/>
            <w:bottom w:val="none" w:sz="0" w:space="0" w:color="auto"/>
            <w:right w:val="none" w:sz="0" w:space="0" w:color="auto"/>
          </w:divBdr>
        </w:div>
      </w:divsChild>
    </w:div>
    <w:div w:id="1630820277">
      <w:bodyDiv w:val="1"/>
      <w:marLeft w:val="0"/>
      <w:marRight w:val="0"/>
      <w:marTop w:val="0"/>
      <w:marBottom w:val="0"/>
      <w:divBdr>
        <w:top w:val="none" w:sz="0" w:space="0" w:color="auto"/>
        <w:left w:val="none" w:sz="0" w:space="0" w:color="auto"/>
        <w:bottom w:val="none" w:sz="0" w:space="0" w:color="auto"/>
        <w:right w:val="none" w:sz="0" w:space="0" w:color="auto"/>
      </w:divBdr>
    </w:div>
    <w:div w:id="1637291614">
      <w:bodyDiv w:val="1"/>
      <w:marLeft w:val="0"/>
      <w:marRight w:val="0"/>
      <w:marTop w:val="0"/>
      <w:marBottom w:val="0"/>
      <w:divBdr>
        <w:top w:val="none" w:sz="0" w:space="0" w:color="auto"/>
        <w:left w:val="none" w:sz="0" w:space="0" w:color="auto"/>
        <w:bottom w:val="none" w:sz="0" w:space="0" w:color="auto"/>
        <w:right w:val="none" w:sz="0" w:space="0" w:color="auto"/>
      </w:divBdr>
      <w:divsChild>
        <w:div w:id="520557291">
          <w:marLeft w:val="480"/>
          <w:marRight w:val="0"/>
          <w:marTop w:val="0"/>
          <w:marBottom w:val="0"/>
          <w:divBdr>
            <w:top w:val="none" w:sz="0" w:space="0" w:color="auto"/>
            <w:left w:val="none" w:sz="0" w:space="0" w:color="auto"/>
            <w:bottom w:val="none" w:sz="0" w:space="0" w:color="auto"/>
            <w:right w:val="none" w:sz="0" w:space="0" w:color="auto"/>
          </w:divBdr>
        </w:div>
        <w:div w:id="1103185221">
          <w:marLeft w:val="480"/>
          <w:marRight w:val="0"/>
          <w:marTop w:val="0"/>
          <w:marBottom w:val="0"/>
          <w:divBdr>
            <w:top w:val="none" w:sz="0" w:space="0" w:color="auto"/>
            <w:left w:val="none" w:sz="0" w:space="0" w:color="auto"/>
            <w:bottom w:val="none" w:sz="0" w:space="0" w:color="auto"/>
            <w:right w:val="none" w:sz="0" w:space="0" w:color="auto"/>
          </w:divBdr>
        </w:div>
        <w:div w:id="1954171138">
          <w:marLeft w:val="480"/>
          <w:marRight w:val="0"/>
          <w:marTop w:val="0"/>
          <w:marBottom w:val="0"/>
          <w:divBdr>
            <w:top w:val="none" w:sz="0" w:space="0" w:color="auto"/>
            <w:left w:val="none" w:sz="0" w:space="0" w:color="auto"/>
            <w:bottom w:val="none" w:sz="0" w:space="0" w:color="auto"/>
            <w:right w:val="none" w:sz="0" w:space="0" w:color="auto"/>
          </w:divBdr>
        </w:div>
        <w:div w:id="41253345">
          <w:marLeft w:val="480"/>
          <w:marRight w:val="0"/>
          <w:marTop w:val="0"/>
          <w:marBottom w:val="0"/>
          <w:divBdr>
            <w:top w:val="none" w:sz="0" w:space="0" w:color="auto"/>
            <w:left w:val="none" w:sz="0" w:space="0" w:color="auto"/>
            <w:bottom w:val="none" w:sz="0" w:space="0" w:color="auto"/>
            <w:right w:val="none" w:sz="0" w:space="0" w:color="auto"/>
          </w:divBdr>
        </w:div>
        <w:div w:id="1567648007">
          <w:marLeft w:val="480"/>
          <w:marRight w:val="0"/>
          <w:marTop w:val="0"/>
          <w:marBottom w:val="0"/>
          <w:divBdr>
            <w:top w:val="none" w:sz="0" w:space="0" w:color="auto"/>
            <w:left w:val="none" w:sz="0" w:space="0" w:color="auto"/>
            <w:bottom w:val="none" w:sz="0" w:space="0" w:color="auto"/>
            <w:right w:val="none" w:sz="0" w:space="0" w:color="auto"/>
          </w:divBdr>
        </w:div>
        <w:div w:id="1783189832">
          <w:marLeft w:val="480"/>
          <w:marRight w:val="0"/>
          <w:marTop w:val="0"/>
          <w:marBottom w:val="0"/>
          <w:divBdr>
            <w:top w:val="none" w:sz="0" w:space="0" w:color="auto"/>
            <w:left w:val="none" w:sz="0" w:space="0" w:color="auto"/>
            <w:bottom w:val="none" w:sz="0" w:space="0" w:color="auto"/>
            <w:right w:val="none" w:sz="0" w:space="0" w:color="auto"/>
          </w:divBdr>
        </w:div>
      </w:divsChild>
    </w:div>
    <w:div w:id="1647513316">
      <w:bodyDiv w:val="1"/>
      <w:marLeft w:val="0"/>
      <w:marRight w:val="0"/>
      <w:marTop w:val="0"/>
      <w:marBottom w:val="0"/>
      <w:divBdr>
        <w:top w:val="none" w:sz="0" w:space="0" w:color="auto"/>
        <w:left w:val="none" w:sz="0" w:space="0" w:color="auto"/>
        <w:bottom w:val="none" w:sz="0" w:space="0" w:color="auto"/>
        <w:right w:val="none" w:sz="0" w:space="0" w:color="auto"/>
      </w:divBdr>
      <w:divsChild>
        <w:div w:id="1815557706">
          <w:marLeft w:val="480"/>
          <w:marRight w:val="0"/>
          <w:marTop w:val="0"/>
          <w:marBottom w:val="0"/>
          <w:divBdr>
            <w:top w:val="none" w:sz="0" w:space="0" w:color="auto"/>
            <w:left w:val="none" w:sz="0" w:space="0" w:color="auto"/>
            <w:bottom w:val="none" w:sz="0" w:space="0" w:color="auto"/>
            <w:right w:val="none" w:sz="0" w:space="0" w:color="auto"/>
          </w:divBdr>
        </w:div>
        <w:div w:id="1361397174">
          <w:marLeft w:val="480"/>
          <w:marRight w:val="0"/>
          <w:marTop w:val="0"/>
          <w:marBottom w:val="0"/>
          <w:divBdr>
            <w:top w:val="none" w:sz="0" w:space="0" w:color="auto"/>
            <w:left w:val="none" w:sz="0" w:space="0" w:color="auto"/>
            <w:bottom w:val="none" w:sz="0" w:space="0" w:color="auto"/>
            <w:right w:val="none" w:sz="0" w:space="0" w:color="auto"/>
          </w:divBdr>
        </w:div>
        <w:div w:id="2105180035">
          <w:marLeft w:val="480"/>
          <w:marRight w:val="0"/>
          <w:marTop w:val="0"/>
          <w:marBottom w:val="0"/>
          <w:divBdr>
            <w:top w:val="none" w:sz="0" w:space="0" w:color="auto"/>
            <w:left w:val="none" w:sz="0" w:space="0" w:color="auto"/>
            <w:bottom w:val="none" w:sz="0" w:space="0" w:color="auto"/>
            <w:right w:val="none" w:sz="0" w:space="0" w:color="auto"/>
          </w:divBdr>
        </w:div>
        <w:div w:id="1801150329">
          <w:marLeft w:val="480"/>
          <w:marRight w:val="0"/>
          <w:marTop w:val="0"/>
          <w:marBottom w:val="0"/>
          <w:divBdr>
            <w:top w:val="none" w:sz="0" w:space="0" w:color="auto"/>
            <w:left w:val="none" w:sz="0" w:space="0" w:color="auto"/>
            <w:bottom w:val="none" w:sz="0" w:space="0" w:color="auto"/>
            <w:right w:val="none" w:sz="0" w:space="0" w:color="auto"/>
          </w:divBdr>
        </w:div>
        <w:div w:id="988556697">
          <w:marLeft w:val="480"/>
          <w:marRight w:val="0"/>
          <w:marTop w:val="0"/>
          <w:marBottom w:val="0"/>
          <w:divBdr>
            <w:top w:val="none" w:sz="0" w:space="0" w:color="auto"/>
            <w:left w:val="none" w:sz="0" w:space="0" w:color="auto"/>
            <w:bottom w:val="none" w:sz="0" w:space="0" w:color="auto"/>
            <w:right w:val="none" w:sz="0" w:space="0" w:color="auto"/>
          </w:divBdr>
        </w:div>
        <w:div w:id="1504468449">
          <w:marLeft w:val="480"/>
          <w:marRight w:val="0"/>
          <w:marTop w:val="0"/>
          <w:marBottom w:val="0"/>
          <w:divBdr>
            <w:top w:val="none" w:sz="0" w:space="0" w:color="auto"/>
            <w:left w:val="none" w:sz="0" w:space="0" w:color="auto"/>
            <w:bottom w:val="none" w:sz="0" w:space="0" w:color="auto"/>
            <w:right w:val="none" w:sz="0" w:space="0" w:color="auto"/>
          </w:divBdr>
        </w:div>
        <w:div w:id="898131926">
          <w:marLeft w:val="480"/>
          <w:marRight w:val="0"/>
          <w:marTop w:val="0"/>
          <w:marBottom w:val="0"/>
          <w:divBdr>
            <w:top w:val="none" w:sz="0" w:space="0" w:color="auto"/>
            <w:left w:val="none" w:sz="0" w:space="0" w:color="auto"/>
            <w:bottom w:val="none" w:sz="0" w:space="0" w:color="auto"/>
            <w:right w:val="none" w:sz="0" w:space="0" w:color="auto"/>
          </w:divBdr>
        </w:div>
        <w:div w:id="654652680">
          <w:marLeft w:val="480"/>
          <w:marRight w:val="0"/>
          <w:marTop w:val="0"/>
          <w:marBottom w:val="0"/>
          <w:divBdr>
            <w:top w:val="none" w:sz="0" w:space="0" w:color="auto"/>
            <w:left w:val="none" w:sz="0" w:space="0" w:color="auto"/>
            <w:bottom w:val="none" w:sz="0" w:space="0" w:color="auto"/>
            <w:right w:val="none" w:sz="0" w:space="0" w:color="auto"/>
          </w:divBdr>
        </w:div>
        <w:div w:id="451171823">
          <w:marLeft w:val="480"/>
          <w:marRight w:val="0"/>
          <w:marTop w:val="0"/>
          <w:marBottom w:val="0"/>
          <w:divBdr>
            <w:top w:val="none" w:sz="0" w:space="0" w:color="auto"/>
            <w:left w:val="none" w:sz="0" w:space="0" w:color="auto"/>
            <w:bottom w:val="none" w:sz="0" w:space="0" w:color="auto"/>
            <w:right w:val="none" w:sz="0" w:space="0" w:color="auto"/>
          </w:divBdr>
        </w:div>
        <w:div w:id="1189952278">
          <w:marLeft w:val="480"/>
          <w:marRight w:val="0"/>
          <w:marTop w:val="0"/>
          <w:marBottom w:val="0"/>
          <w:divBdr>
            <w:top w:val="none" w:sz="0" w:space="0" w:color="auto"/>
            <w:left w:val="none" w:sz="0" w:space="0" w:color="auto"/>
            <w:bottom w:val="none" w:sz="0" w:space="0" w:color="auto"/>
            <w:right w:val="none" w:sz="0" w:space="0" w:color="auto"/>
          </w:divBdr>
        </w:div>
        <w:div w:id="1113398905">
          <w:marLeft w:val="480"/>
          <w:marRight w:val="0"/>
          <w:marTop w:val="0"/>
          <w:marBottom w:val="0"/>
          <w:divBdr>
            <w:top w:val="none" w:sz="0" w:space="0" w:color="auto"/>
            <w:left w:val="none" w:sz="0" w:space="0" w:color="auto"/>
            <w:bottom w:val="none" w:sz="0" w:space="0" w:color="auto"/>
            <w:right w:val="none" w:sz="0" w:space="0" w:color="auto"/>
          </w:divBdr>
        </w:div>
        <w:div w:id="602686096">
          <w:marLeft w:val="480"/>
          <w:marRight w:val="0"/>
          <w:marTop w:val="0"/>
          <w:marBottom w:val="0"/>
          <w:divBdr>
            <w:top w:val="none" w:sz="0" w:space="0" w:color="auto"/>
            <w:left w:val="none" w:sz="0" w:space="0" w:color="auto"/>
            <w:bottom w:val="none" w:sz="0" w:space="0" w:color="auto"/>
            <w:right w:val="none" w:sz="0" w:space="0" w:color="auto"/>
          </w:divBdr>
        </w:div>
        <w:div w:id="459152711">
          <w:marLeft w:val="480"/>
          <w:marRight w:val="0"/>
          <w:marTop w:val="0"/>
          <w:marBottom w:val="0"/>
          <w:divBdr>
            <w:top w:val="none" w:sz="0" w:space="0" w:color="auto"/>
            <w:left w:val="none" w:sz="0" w:space="0" w:color="auto"/>
            <w:bottom w:val="none" w:sz="0" w:space="0" w:color="auto"/>
            <w:right w:val="none" w:sz="0" w:space="0" w:color="auto"/>
          </w:divBdr>
        </w:div>
        <w:div w:id="1234780521">
          <w:marLeft w:val="480"/>
          <w:marRight w:val="0"/>
          <w:marTop w:val="0"/>
          <w:marBottom w:val="0"/>
          <w:divBdr>
            <w:top w:val="none" w:sz="0" w:space="0" w:color="auto"/>
            <w:left w:val="none" w:sz="0" w:space="0" w:color="auto"/>
            <w:bottom w:val="none" w:sz="0" w:space="0" w:color="auto"/>
            <w:right w:val="none" w:sz="0" w:space="0" w:color="auto"/>
          </w:divBdr>
        </w:div>
        <w:div w:id="1667201972">
          <w:marLeft w:val="480"/>
          <w:marRight w:val="0"/>
          <w:marTop w:val="0"/>
          <w:marBottom w:val="0"/>
          <w:divBdr>
            <w:top w:val="none" w:sz="0" w:space="0" w:color="auto"/>
            <w:left w:val="none" w:sz="0" w:space="0" w:color="auto"/>
            <w:bottom w:val="none" w:sz="0" w:space="0" w:color="auto"/>
            <w:right w:val="none" w:sz="0" w:space="0" w:color="auto"/>
          </w:divBdr>
        </w:div>
        <w:div w:id="1417047884">
          <w:marLeft w:val="480"/>
          <w:marRight w:val="0"/>
          <w:marTop w:val="0"/>
          <w:marBottom w:val="0"/>
          <w:divBdr>
            <w:top w:val="none" w:sz="0" w:space="0" w:color="auto"/>
            <w:left w:val="none" w:sz="0" w:space="0" w:color="auto"/>
            <w:bottom w:val="none" w:sz="0" w:space="0" w:color="auto"/>
            <w:right w:val="none" w:sz="0" w:space="0" w:color="auto"/>
          </w:divBdr>
        </w:div>
        <w:div w:id="1820339426">
          <w:marLeft w:val="480"/>
          <w:marRight w:val="0"/>
          <w:marTop w:val="0"/>
          <w:marBottom w:val="0"/>
          <w:divBdr>
            <w:top w:val="none" w:sz="0" w:space="0" w:color="auto"/>
            <w:left w:val="none" w:sz="0" w:space="0" w:color="auto"/>
            <w:bottom w:val="none" w:sz="0" w:space="0" w:color="auto"/>
            <w:right w:val="none" w:sz="0" w:space="0" w:color="auto"/>
          </w:divBdr>
        </w:div>
        <w:div w:id="1582182026">
          <w:marLeft w:val="480"/>
          <w:marRight w:val="0"/>
          <w:marTop w:val="0"/>
          <w:marBottom w:val="0"/>
          <w:divBdr>
            <w:top w:val="none" w:sz="0" w:space="0" w:color="auto"/>
            <w:left w:val="none" w:sz="0" w:space="0" w:color="auto"/>
            <w:bottom w:val="none" w:sz="0" w:space="0" w:color="auto"/>
            <w:right w:val="none" w:sz="0" w:space="0" w:color="auto"/>
          </w:divBdr>
        </w:div>
        <w:div w:id="1945922065">
          <w:marLeft w:val="480"/>
          <w:marRight w:val="0"/>
          <w:marTop w:val="0"/>
          <w:marBottom w:val="0"/>
          <w:divBdr>
            <w:top w:val="none" w:sz="0" w:space="0" w:color="auto"/>
            <w:left w:val="none" w:sz="0" w:space="0" w:color="auto"/>
            <w:bottom w:val="none" w:sz="0" w:space="0" w:color="auto"/>
            <w:right w:val="none" w:sz="0" w:space="0" w:color="auto"/>
          </w:divBdr>
        </w:div>
        <w:div w:id="827403560">
          <w:marLeft w:val="480"/>
          <w:marRight w:val="0"/>
          <w:marTop w:val="0"/>
          <w:marBottom w:val="0"/>
          <w:divBdr>
            <w:top w:val="none" w:sz="0" w:space="0" w:color="auto"/>
            <w:left w:val="none" w:sz="0" w:space="0" w:color="auto"/>
            <w:bottom w:val="none" w:sz="0" w:space="0" w:color="auto"/>
            <w:right w:val="none" w:sz="0" w:space="0" w:color="auto"/>
          </w:divBdr>
        </w:div>
        <w:div w:id="1639994864">
          <w:marLeft w:val="480"/>
          <w:marRight w:val="0"/>
          <w:marTop w:val="0"/>
          <w:marBottom w:val="0"/>
          <w:divBdr>
            <w:top w:val="none" w:sz="0" w:space="0" w:color="auto"/>
            <w:left w:val="none" w:sz="0" w:space="0" w:color="auto"/>
            <w:bottom w:val="none" w:sz="0" w:space="0" w:color="auto"/>
            <w:right w:val="none" w:sz="0" w:space="0" w:color="auto"/>
          </w:divBdr>
        </w:div>
        <w:div w:id="2030523434">
          <w:marLeft w:val="480"/>
          <w:marRight w:val="0"/>
          <w:marTop w:val="0"/>
          <w:marBottom w:val="0"/>
          <w:divBdr>
            <w:top w:val="none" w:sz="0" w:space="0" w:color="auto"/>
            <w:left w:val="none" w:sz="0" w:space="0" w:color="auto"/>
            <w:bottom w:val="none" w:sz="0" w:space="0" w:color="auto"/>
            <w:right w:val="none" w:sz="0" w:space="0" w:color="auto"/>
          </w:divBdr>
        </w:div>
        <w:div w:id="1582522842">
          <w:marLeft w:val="480"/>
          <w:marRight w:val="0"/>
          <w:marTop w:val="0"/>
          <w:marBottom w:val="0"/>
          <w:divBdr>
            <w:top w:val="none" w:sz="0" w:space="0" w:color="auto"/>
            <w:left w:val="none" w:sz="0" w:space="0" w:color="auto"/>
            <w:bottom w:val="none" w:sz="0" w:space="0" w:color="auto"/>
            <w:right w:val="none" w:sz="0" w:space="0" w:color="auto"/>
          </w:divBdr>
        </w:div>
        <w:div w:id="2058889514">
          <w:marLeft w:val="480"/>
          <w:marRight w:val="0"/>
          <w:marTop w:val="0"/>
          <w:marBottom w:val="0"/>
          <w:divBdr>
            <w:top w:val="none" w:sz="0" w:space="0" w:color="auto"/>
            <w:left w:val="none" w:sz="0" w:space="0" w:color="auto"/>
            <w:bottom w:val="none" w:sz="0" w:space="0" w:color="auto"/>
            <w:right w:val="none" w:sz="0" w:space="0" w:color="auto"/>
          </w:divBdr>
        </w:div>
        <w:div w:id="847675045">
          <w:marLeft w:val="480"/>
          <w:marRight w:val="0"/>
          <w:marTop w:val="0"/>
          <w:marBottom w:val="0"/>
          <w:divBdr>
            <w:top w:val="none" w:sz="0" w:space="0" w:color="auto"/>
            <w:left w:val="none" w:sz="0" w:space="0" w:color="auto"/>
            <w:bottom w:val="none" w:sz="0" w:space="0" w:color="auto"/>
            <w:right w:val="none" w:sz="0" w:space="0" w:color="auto"/>
          </w:divBdr>
        </w:div>
        <w:div w:id="1027095858">
          <w:marLeft w:val="480"/>
          <w:marRight w:val="0"/>
          <w:marTop w:val="0"/>
          <w:marBottom w:val="0"/>
          <w:divBdr>
            <w:top w:val="none" w:sz="0" w:space="0" w:color="auto"/>
            <w:left w:val="none" w:sz="0" w:space="0" w:color="auto"/>
            <w:bottom w:val="none" w:sz="0" w:space="0" w:color="auto"/>
            <w:right w:val="none" w:sz="0" w:space="0" w:color="auto"/>
          </w:divBdr>
        </w:div>
        <w:div w:id="954095776">
          <w:marLeft w:val="480"/>
          <w:marRight w:val="0"/>
          <w:marTop w:val="0"/>
          <w:marBottom w:val="0"/>
          <w:divBdr>
            <w:top w:val="none" w:sz="0" w:space="0" w:color="auto"/>
            <w:left w:val="none" w:sz="0" w:space="0" w:color="auto"/>
            <w:bottom w:val="none" w:sz="0" w:space="0" w:color="auto"/>
            <w:right w:val="none" w:sz="0" w:space="0" w:color="auto"/>
          </w:divBdr>
        </w:div>
        <w:div w:id="100885322">
          <w:marLeft w:val="480"/>
          <w:marRight w:val="0"/>
          <w:marTop w:val="0"/>
          <w:marBottom w:val="0"/>
          <w:divBdr>
            <w:top w:val="none" w:sz="0" w:space="0" w:color="auto"/>
            <w:left w:val="none" w:sz="0" w:space="0" w:color="auto"/>
            <w:bottom w:val="none" w:sz="0" w:space="0" w:color="auto"/>
            <w:right w:val="none" w:sz="0" w:space="0" w:color="auto"/>
          </w:divBdr>
        </w:div>
        <w:div w:id="977537581">
          <w:marLeft w:val="480"/>
          <w:marRight w:val="0"/>
          <w:marTop w:val="0"/>
          <w:marBottom w:val="0"/>
          <w:divBdr>
            <w:top w:val="none" w:sz="0" w:space="0" w:color="auto"/>
            <w:left w:val="none" w:sz="0" w:space="0" w:color="auto"/>
            <w:bottom w:val="none" w:sz="0" w:space="0" w:color="auto"/>
            <w:right w:val="none" w:sz="0" w:space="0" w:color="auto"/>
          </w:divBdr>
        </w:div>
        <w:div w:id="1586375385">
          <w:marLeft w:val="480"/>
          <w:marRight w:val="0"/>
          <w:marTop w:val="0"/>
          <w:marBottom w:val="0"/>
          <w:divBdr>
            <w:top w:val="none" w:sz="0" w:space="0" w:color="auto"/>
            <w:left w:val="none" w:sz="0" w:space="0" w:color="auto"/>
            <w:bottom w:val="none" w:sz="0" w:space="0" w:color="auto"/>
            <w:right w:val="none" w:sz="0" w:space="0" w:color="auto"/>
          </w:divBdr>
        </w:div>
        <w:div w:id="1287005538">
          <w:marLeft w:val="480"/>
          <w:marRight w:val="0"/>
          <w:marTop w:val="0"/>
          <w:marBottom w:val="0"/>
          <w:divBdr>
            <w:top w:val="none" w:sz="0" w:space="0" w:color="auto"/>
            <w:left w:val="none" w:sz="0" w:space="0" w:color="auto"/>
            <w:bottom w:val="none" w:sz="0" w:space="0" w:color="auto"/>
            <w:right w:val="none" w:sz="0" w:space="0" w:color="auto"/>
          </w:divBdr>
        </w:div>
        <w:div w:id="1047874235">
          <w:marLeft w:val="480"/>
          <w:marRight w:val="0"/>
          <w:marTop w:val="0"/>
          <w:marBottom w:val="0"/>
          <w:divBdr>
            <w:top w:val="none" w:sz="0" w:space="0" w:color="auto"/>
            <w:left w:val="none" w:sz="0" w:space="0" w:color="auto"/>
            <w:bottom w:val="none" w:sz="0" w:space="0" w:color="auto"/>
            <w:right w:val="none" w:sz="0" w:space="0" w:color="auto"/>
          </w:divBdr>
        </w:div>
        <w:div w:id="37625925">
          <w:marLeft w:val="480"/>
          <w:marRight w:val="0"/>
          <w:marTop w:val="0"/>
          <w:marBottom w:val="0"/>
          <w:divBdr>
            <w:top w:val="none" w:sz="0" w:space="0" w:color="auto"/>
            <w:left w:val="none" w:sz="0" w:space="0" w:color="auto"/>
            <w:bottom w:val="none" w:sz="0" w:space="0" w:color="auto"/>
            <w:right w:val="none" w:sz="0" w:space="0" w:color="auto"/>
          </w:divBdr>
        </w:div>
        <w:div w:id="2062513325">
          <w:marLeft w:val="480"/>
          <w:marRight w:val="0"/>
          <w:marTop w:val="0"/>
          <w:marBottom w:val="0"/>
          <w:divBdr>
            <w:top w:val="none" w:sz="0" w:space="0" w:color="auto"/>
            <w:left w:val="none" w:sz="0" w:space="0" w:color="auto"/>
            <w:bottom w:val="none" w:sz="0" w:space="0" w:color="auto"/>
            <w:right w:val="none" w:sz="0" w:space="0" w:color="auto"/>
          </w:divBdr>
        </w:div>
        <w:div w:id="1151170594">
          <w:marLeft w:val="480"/>
          <w:marRight w:val="0"/>
          <w:marTop w:val="0"/>
          <w:marBottom w:val="0"/>
          <w:divBdr>
            <w:top w:val="none" w:sz="0" w:space="0" w:color="auto"/>
            <w:left w:val="none" w:sz="0" w:space="0" w:color="auto"/>
            <w:bottom w:val="none" w:sz="0" w:space="0" w:color="auto"/>
            <w:right w:val="none" w:sz="0" w:space="0" w:color="auto"/>
          </w:divBdr>
        </w:div>
        <w:div w:id="1399479608">
          <w:marLeft w:val="480"/>
          <w:marRight w:val="0"/>
          <w:marTop w:val="0"/>
          <w:marBottom w:val="0"/>
          <w:divBdr>
            <w:top w:val="none" w:sz="0" w:space="0" w:color="auto"/>
            <w:left w:val="none" w:sz="0" w:space="0" w:color="auto"/>
            <w:bottom w:val="none" w:sz="0" w:space="0" w:color="auto"/>
            <w:right w:val="none" w:sz="0" w:space="0" w:color="auto"/>
          </w:divBdr>
        </w:div>
      </w:divsChild>
    </w:div>
    <w:div w:id="1650476113">
      <w:bodyDiv w:val="1"/>
      <w:marLeft w:val="0"/>
      <w:marRight w:val="0"/>
      <w:marTop w:val="0"/>
      <w:marBottom w:val="0"/>
      <w:divBdr>
        <w:top w:val="none" w:sz="0" w:space="0" w:color="auto"/>
        <w:left w:val="none" w:sz="0" w:space="0" w:color="auto"/>
        <w:bottom w:val="none" w:sz="0" w:space="0" w:color="auto"/>
        <w:right w:val="none" w:sz="0" w:space="0" w:color="auto"/>
      </w:divBdr>
    </w:div>
    <w:div w:id="1655646417">
      <w:bodyDiv w:val="1"/>
      <w:marLeft w:val="0"/>
      <w:marRight w:val="0"/>
      <w:marTop w:val="0"/>
      <w:marBottom w:val="0"/>
      <w:divBdr>
        <w:top w:val="none" w:sz="0" w:space="0" w:color="auto"/>
        <w:left w:val="none" w:sz="0" w:space="0" w:color="auto"/>
        <w:bottom w:val="none" w:sz="0" w:space="0" w:color="auto"/>
        <w:right w:val="none" w:sz="0" w:space="0" w:color="auto"/>
      </w:divBdr>
    </w:div>
    <w:div w:id="1660186277">
      <w:bodyDiv w:val="1"/>
      <w:marLeft w:val="0"/>
      <w:marRight w:val="0"/>
      <w:marTop w:val="0"/>
      <w:marBottom w:val="0"/>
      <w:divBdr>
        <w:top w:val="none" w:sz="0" w:space="0" w:color="auto"/>
        <w:left w:val="none" w:sz="0" w:space="0" w:color="auto"/>
        <w:bottom w:val="none" w:sz="0" w:space="0" w:color="auto"/>
        <w:right w:val="none" w:sz="0" w:space="0" w:color="auto"/>
      </w:divBdr>
    </w:div>
    <w:div w:id="1665742642">
      <w:bodyDiv w:val="1"/>
      <w:marLeft w:val="0"/>
      <w:marRight w:val="0"/>
      <w:marTop w:val="0"/>
      <w:marBottom w:val="0"/>
      <w:divBdr>
        <w:top w:val="none" w:sz="0" w:space="0" w:color="auto"/>
        <w:left w:val="none" w:sz="0" w:space="0" w:color="auto"/>
        <w:bottom w:val="none" w:sz="0" w:space="0" w:color="auto"/>
        <w:right w:val="none" w:sz="0" w:space="0" w:color="auto"/>
      </w:divBdr>
    </w:div>
    <w:div w:id="1667434949">
      <w:bodyDiv w:val="1"/>
      <w:marLeft w:val="0"/>
      <w:marRight w:val="0"/>
      <w:marTop w:val="0"/>
      <w:marBottom w:val="0"/>
      <w:divBdr>
        <w:top w:val="none" w:sz="0" w:space="0" w:color="auto"/>
        <w:left w:val="none" w:sz="0" w:space="0" w:color="auto"/>
        <w:bottom w:val="none" w:sz="0" w:space="0" w:color="auto"/>
        <w:right w:val="none" w:sz="0" w:space="0" w:color="auto"/>
      </w:divBdr>
    </w:div>
    <w:div w:id="1675300935">
      <w:bodyDiv w:val="1"/>
      <w:marLeft w:val="0"/>
      <w:marRight w:val="0"/>
      <w:marTop w:val="0"/>
      <w:marBottom w:val="0"/>
      <w:divBdr>
        <w:top w:val="none" w:sz="0" w:space="0" w:color="auto"/>
        <w:left w:val="none" w:sz="0" w:space="0" w:color="auto"/>
        <w:bottom w:val="none" w:sz="0" w:space="0" w:color="auto"/>
        <w:right w:val="none" w:sz="0" w:space="0" w:color="auto"/>
      </w:divBdr>
    </w:div>
    <w:div w:id="1684044687">
      <w:bodyDiv w:val="1"/>
      <w:marLeft w:val="0"/>
      <w:marRight w:val="0"/>
      <w:marTop w:val="0"/>
      <w:marBottom w:val="0"/>
      <w:divBdr>
        <w:top w:val="none" w:sz="0" w:space="0" w:color="auto"/>
        <w:left w:val="none" w:sz="0" w:space="0" w:color="auto"/>
        <w:bottom w:val="none" w:sz="0" w:space="0" w:color="auto"/>
        <w:right w:val="none" w:sz="0" w:space="0" w:color="auto"/>
      </w:divBdr>
    </w:div>
    <w:div w:id="1692798551">
      <w:bodyDiv w:val="1"/>
      <w:marLeft w:val="0"/>
      <w:marRight w:val="0"/>
      <w:marTop w:val="0"/>
      <w:marBottom w:val="0"/>
      <w:divBdr>
        <w:top w:val="none" w:sz="0" w:space="0" w:color="auto"/>
        <w:left w:val="none" w:sz="0" w:space="0" w:color="auto"/>
        <w:bottom w:val="none" w:sz="0" w:space="0" w:color="auto"/>
        <w:right w:val="none" w:sz="0" w:space="0" w:color="auto"/>
      </w:divBdr>
    </w:div>
    <w:div w:id="1693727985">
      <w:bodyDiv w:val="1"/>
      <w:marLeft w:val="0"/>
      <w:marRight w:val="0"/>
      <w:marTop w:val="0"/>
      <w:marBottom w:val="0"/>
      <w:divBdr>
        <w:top w:val="none" w:sz="0" w:space="0" w:color="auto"/>
        <w:left w:val="none" w:sz="0" w:space="0" w:color="auto"/>
        <w:bottom w:val="none" w:sz="0" w:space="0" w:color="auto"/>
        <w:right w:val="none" w:sz="0" w:space="0" w:color="auto"/>
      </w:divBdr>
    </w:div>
    <w:div w:id="1695351526">
      <w:bodyDiv w:val="1"/>
      <w:marLeft w:val="0"/>
      <w:marRight w:val="0"/>
      <w:marTop w:val="0"/>
      <w:marBottom w:val="0"/>
      <w:divBdr>
        <w:top w:val="none" w:sz="0" w:space="0" w:color="auto"/>
        <w:left w:val="none" w:sz="0" w:space="0" w:color="auto"/>
        <w:bottom w:val="none" w:sz="0" w:space="0" w:color="auto"/>
        <w:right w:val="none" w:sz="0" w:space="0" w:color="auto"/>
      </w:divBdr>
    </w:div>
    <w:div w:id="1706980227">
      <w:bodyDiv w:val="1"/>
      <w:marLeft w:val="0"/>
      <w:marRight w:val="0"/>
      <w:marTop w:val="0"/>
      <w:marBottom w:val="0"/>
      <w:divBdr>
        <w:top w:val="none" w:sz="0" w:space="0" w:color="auto"/>
        <w:left w:val="none" w:sz="0" w:space="0" w:color="auto"/>
        <w:bottom w:val="none" w:sz="0" w:space="0" w:color="auto"/>
        <w:right w:val="none" w:sz="0" w:space="0" w:color="auto"/>
      </w:divBdr>
    </w:div>
    <w:div w:id="1711345771">
      <w:bodyDiv w:val="1"/>
      <w:marLeft w:val="0"/>
      <w:marRight w:val="0"/>
      <w:marTop w:val="0"/>
      <w:marBottom w:val="0"/>
      <w:divBdr>
        <w:top w:val="none" w:sz="0" w:space="0" w:color="auto"/>
        <w:left w:val="none" w:sz="0" w:space="0" w:color="auto"/>
        <w:bottom w:val="none" w:sz="0" w:space="0" w:color="auto"/>
        <w:right w:val="none" w:sz="0" w:space="0" w:color="auto"/>
      </w:divBdr>
    </w:div>
    <w:div w:id="1715501184">
      <w:bodyDiv w:val="1"/>
      <w:marLeft w:val="0"/>
      <w:marRight w:val="0"/>
      <w:marTop w:val="0"/>
      <w:marBottom w:val="0"/>
      <w:divBdr>
        <w:top w:val="none" w:sz="0" w:space="0" w:color="auto"/>
        <w:left w:val="none" w:sz="0" w:space="0" w:color="auto"/>
        <w:bottom w:val="none" w:sz="0" w:space="0" w:color="auto"/>
        <w:right w:val="none" w:sz="0" w:space="0" w:color="auto"/>
      </w:divBdr>
    </w:div>
    <w:div w:id="1720931934">
      <w:bodyDiv w:val="1"/>
      <w:marLeft w:val="0"/>
      <w:marRight w:val="0"/>
      <w:marTop w:val="0"/>
      <w:marBottom w:val="0"/>
      <w:divBdr>
        <w:top w:val="none" w:sz="0" w:space="0" w:color="auto"/>
        <w:left w:val="none" w:sz="0" w:space="0" w:color="auto"/>
        <w:bottom w:val="none" w:sz="0" w:space="0" w:color="auto"/>
        <w:right w:val="none" w:sz="0" w:space="0" w:color="auto"/>
      </w:divBdr>
      <w:divsChild>
        <w:div w:id="732508742">
          <w:marLeft w:val="0"/>
          <w:marRight w:val="0"/>
          <w:marTop w:val="0"/>
          <w:marBottom w:val="0"/>
          <w:divBdr>
            <w:top w:val="none" w:sz="0" w:space="0" w:color="auto"/>
            <w:left w:val="none" w:sz="0" w:space="0" w:color="auto"/>
            <w:bottom w:val="none" w:sz="0" w:space="0" w:color="auto"/>
            <w:right w:val="none" w:sz="0" w:space="0" w:color="auto"/>
          </w:divBdr>
        </w:div>
        <w:div w:id="977690898">
          <w:marLeft w:val="0"/>
          <w:marRight w:val="0"/>
          <w:marTop w:val="0"/>
          <w:marBottom w:val="0"/>
          <w:divBdr>
            <w:top w:val="none" w:sz="0" w:space="0" w:color="auto"/>
            <w:left w:val="none" w:sz="0" w:space="0" w:color="auto"/>
            <w:bottom w:val="none" w:sz="0" w:space="0" w:color="auto"/>
            <w:right w:val="none" w:sz="0" w:space="0" w:color="auto"/>
          </w:divBdr>
        </w:div>
        <w:div w:id="642925650">
          <w:marLeft w:val="0"/>
          <w:marRight w:val="0"/>
          <w:marTop w:val="0"/>
          <w:marBottom w:val="0"/>
          <w:divBdr>
            <w:top w:val="none" w:sz="0" w:space="0" w:color="auto"/>
            <w:left w:val="none" w:sz="0" w:space="0" w:color="auto"/>
            <w:bottom w:val="none" w:sz="0" w:space="0" w:color="auto"/>
            <w:right w:val="none" w:sz="0" w:space="0" w:color="auto"/>
          </w:divBdr>
        </w:div>
        <w:div w:id="407534225">
          <w:marLeft w:val="0"/>
          <w:marRight w:val="0"/>
          <w:marTop w:val="0"/>
          <w:marBottom w:val="0"/>
          <w:divBdr>
            <w:top w:val="none" w:sz="0" w:space="0" w:color="auto"/>
            <w:left w:val="none" w:sz="0" w:space="0" w:color="auto"/>
            <w:bottom w:val="none" w:sz="0" w:space="0" w:color="auto"/>
            <w:right w:val="none" w:sz="0" w:space="0" w:color="auto"/>
          </w:divBdr>
        </w:div>
        <w:div w:id="653530591">
          <w:marLeft w:val="0"/>
          <w:marRight w:val="0"/>
          <w:marTop w:val="0"/>
          <w:marBottom w:val="0"/>
          <w:divBdr>
            <w:top w:val="none" w:sz="0" w:space="0" w:color="auto"/>
            <w:left w:val="none" w:sz="0" w:space="0" w:color="auto"/>
            <w:bottom w:val="none" w:sz="0" w:space="0" w:color="auto"/>
            <w:right w:val="none" w:sz="0" w:space="0" w:color="auto"/>
          </w:divBdr>
        </w:div>
        <w:div w:id="393048441">
          <w:marLeft w:val="0"/>
          <w:marRight w:val="0"/>
          <w:marTop w:val="0"/>
          <w:marBottom w:val="0"/>
          <w:divBdr>
            <w:top w:val="none" w:sz="0" w:space="0" w:color="auto"/>
            <w:left w:val="none" w:sz="0" w:space="0" w:color="auto"/>
            <w:bottom w:val="none" w:sz="0" w:space="0" w:color="auto"/>
            <w:right w:val="none" w:sz="0" w:space="0" w:color="auto"/>
          </w:divBdr>
        </w:div>
        <w:div w:id="1689063347">
          <w:marLeft w:val="0"/>
          <w:marRight w:val="0"/>
          <w:marTop w:val="0"/>
          <w:marBottom w:val="0"/>
          <w:divBdr>
            <w:top w:val="none" w:sz="0" w:space="0" w:color="auto"/>
            <w:left w:val="none" w:sz="0" w:space="0" w:color="auto"/>
            <w:bottom w:val="none" w:sz="0" w:space="0" w:color="auto"/>
            <w:right w:val="none" w:sz="0" w:space="0" w:color="auto"/>
          </w:divBdr>
        </w:div>
        <w:div w:id="1170022903">
          <w:marLeft w:val="0"/>
          <w:marRight w:val="0"/>
          <w:marTop w:val="0"/>
          <w:marBottom w:val="0"/>
          <w:divBdr>
            <w:top w:val="none" w:sz="0" w:space="0" w:color="auto"/>
            <w:left w:val="none" w:sz="0" w:space="0" w:color="auto"/>
            <w:bottom w:val="none" w:sz="0" w:space="0" w:color="auto"/>
            <w:right w:val="none" w:sz="0" w:space="0" w:color="auto"/>
          </w:divBdr>
        </w:div>
        <w:div w:id="75445755">
          <w:marLeft w:val="0"/>
          <w:marRight w:val="0"/>
          <w:marTop w:val="0"/>
          <w:marBottom w:val="0"/>
          <w:divBdr>
            <w:top w:val="none" w:sz="0" w:space="0" w:color="auto"/>
            <w:left w:val="none" w:sz="0" w:space="0" w:color="auto"/>
            <w:bottom w:val="none" w:sz="0" w:space="0" w:color="auto"/>
            <w:right w:val="none" w:sz="0" w:space="0" w:color="auto"/>
          </w:divBdr>
        </w:div>
        <w:div w:id="1879850487">
          <w:marLeft w:val="0"/>
          <w:marRight w:val="0"/>
          <w:marTop w:val="0"/>
          <w:marBottom w:val="0"/>
          <w:divBdr>
            <w:top w:val="none" w:sz="0" w:space="0" w:color="auto"/>
            <w:left w:val="none" w:sz="0" w:space="0" w:color="auto"/>
            <w:bottom w:val="none" w:sz="0" w:space="0" w:color="auto"/>
            <w:right w:val="none" w:sz="0" w:space="0" w:color="auto"/>
          </w:divBdr>
        </w:div>
        <w:div w:id="1232733114">
          <w:marLeft w:val="0"/>
          <w:marRight w:val="0"/>
          <w:marTop w:val="0"/>
          <w:marBottom w:val="0"/>
          <w:divBdr>
            <w:top w:val="none" w:sz="0" w:space="0" w:color="auto"/>
            <w:left w:val="none" w:sz="0" w:space="0" w:color="auto"/>
            <w:bottom w:val="none" w:sz="0" w:space="0" w:color="auto"/>
            <w:right w:val="none" w:sz="0" w:space="0" w:color="auto"/>
          </w:divBdr>
        </w:div>
        <w:div w:id="6174147">
          <w:marLeft w:val="0"/>
          <w:marRight w:val="0"/>
          <w:marTop w:val="0"/>
          <w:marBottom w:val="0"/>
          <w:divBdr>
            <w:top w:val="none" w:sz="0" w:space="0" w:color="auto"/>
            <w:left w:val="none" w:sz="0" w:space="0" w:color="auto"/>
            <w:bottom w:val="none" w:sz="0" w:space="0" w:color="auto"/>
            <w:right w:val="none" w:sz="0" w:space="0" w:color="auto"/>
          </w:divBdr>
        </w:div>
        <w:div w:id="433406930">
          <w:marLeft w:val="0"/>
          <w:marRight w:val="0"/>
          <w:marTop w:val="0"/>
          <w:marBottom w:val="0"/>
          <w:divBdr>
            <w:top w:val="none" w:sz="0" w:space="0" w:color="auto"/>
            <w:left w:val="none" w:sz="0" w:space="0" w:color="auto"/>
            <w:bottom w:val="none" w:sz="0" w:space="0" w:color="auto"/>
            <w:right w:val="none" w:sz="0" w:space="0" w:color="auto"/>
          </w:divBdr>
        </w:div>
        <w:div w:id="1924147924">
          <w:marLeft w:val="0"/>
          <w:marRight w:val="0"/>
          <w:marTop w:val="0"/>
          <w:marBottom w:val="0"/>
          <w:divBdr>
            <w:top w:val="none" w:sz="0" w:space="0" w:color="auto"/>
            <w:left w:val="none" w:sz="0" w:space="0" w:color="auto"/>
            <w:bottom w:val="none" w:sz="0" w:space="0" w:color="auto"/>
            <w:right w:val="none" w:sz="0" w:space="0" w:color="auto"/>
          </w:divBdr>
        </w:div>
        <w:div w:id="261839742">
          <w:marLeft w:val="0"/>
          <w:marRight w:val="0"/>
          <w:marTop w:val="0"/>
          <w:marBottom w:val="0"/>
          <w:divBdr>
            <w:top w:val="none" w:sz="0" w:space="0" w:color="auto"/>
            <w:left w:val="none" w:sz="0" w:space="0" w:color="auto"/>
            <w:bottom w:val="none" w:sz="0" w:space="0" w:color="auto"/>
            <w:right w:val="none" w:sz="0" w:space="0" w:color="auto"/>
          </w:divBdr>
        </w:div>
        <w:div w:id="73478435">
          <w:marLeft w:val="0"/>
          <w:marRight w:val="0"/>
          <w:marTop w:val="0"/>
          <w:marBottom w:val="0"/>
          <w:divBdr>
            <w:top w:val="none" w:sz="0" w:space="0" w:color="auto"/>
            <w:left w:val="none" w:sz="0" w:space="0" w:color="auto"/>
            <w:bottom w:val="none" w:sz="0" w:space="0" w:color="auto"/>
            <w:right w:val="none" w:sz="0" w:space="0" w:color="auto"/>
          </w:divBdr>
        </w:div>
        <w:div w:id="645207507">
          <w:marLeft w:val="0"/>
          <w:marRight w:val="0"/>
          <w:marTop w:val="0"/>
          <w:marBottom w:val="0"/>
          <w:divBdr>
            <w:top w:val="none" w:sz="0" w:space="0" w:color="auto"/>
            <w:left w:val="none" w:sz="0" w:space="0" w:color="auto"/>
            <w:bottom w:val="none" w:sz="0" w:space="0" w:color="auto"/>
            <w:right w:val="none" w:sz="0" w:space="0" w:color="auto"/>
          </w:divBdr>
        </w:div>
        <w:div w:id="1415320792">
          <w:marLeft w:val="0"/>
          <w:marRight w:val="0"/>
          <w:marTop w:val="0"/>
          <w:marBottom w:val="0"/>
          <w:divBdr>
            <w:top w:val="none" w:sz="0" w:space="0" w:color="auto"/>
            <w:left w:val="none" w:sz="0" w:space="0" w:color="auto"/>
            <w:bottom w:val="none" w:sz="0" w:space="0" w:color="auto"/>
            <w:right w:val="none" w:sz="0" w:space="0" w:color="auto"/>
          </w:divBdr>
        </w:div>
        <w:div w:id="956761892">
          <w:marLeft w:val="0"/>
          <w:marRight w:val="0"/>
          <w:marTop w:val="0"/>
          <w:marBottom w:val="0"/>
          <w:divBdr>
            <w:top w:val="none" w:sz="0" w:space="0" w:color="auto"/>
            <w:left w:val="none" w:sz="0" w:space="0" w:color="auto"/>
            <w:bottom w:val="none" w:sz="0" w:space="0" w:color="auto"/>
            <w:right w:val="none" w:sz="0" w:space="0" w:color="auto"/>
          </w:divBdr>
        </w:div>
        <w:div w:id="2072384613">
          <w:marLeft w:val="0"/>
          <w:marRight w:val="0"/>
          <w:marTop w:val="0"/>
          <w:marBottom w:val="0"/>
          <w:divBdr>
            <w:top w:val="none" w:sz="0" w:space="0" w:color="auto"/>
            <w:left w:val="none" w:sz="0" w:space="0" w:color="auto"/>
            <w:bottom w:val="none" w:sz="0" w:space="0" w:color="auto"/>
            <w:right w:val="none" w:sz="0" w:space="0" w:color="auto"/>
          </w:divBdr>
        </w:div>
        <w:div w:id="1726028105">
          <w:marLeft w:val="0"/>
          <w:marRight w:val="0"/>
          <w:marTop w:val="0"/>
          <w:marBottom w:val="0"/>
          <w:divBdr>
            <w:top w:val="none" w:sz="0" w:space="0" w:color="auto"/>
            <w:left w:val="none" w:sz="0" w:space="0" w:color="auto"/>
            <w:bottom w:val="none" w:sz="0" w:space="0" w:color="auto"/>
            <w:right w:val="none" w:sz="0" w:space="0" w:color="auto"/>
          </w:divBdr>
        </w:div>
        <w:div w:id="57873238">
          <w:marLeft w:val="0"/>
          <w:marRight w:val="0"/>
          <w:marTop w:val="0"/>
          <w:marBottom w:val="0"/>
          <w:divBdr>
            <w:top w:val="none" w:sz="0" w:space="0" w:color="auto"/>
            <w:left w:val="none" w:sz="0" w:space="0" w:color="auto"/>
            <w:bottom w:val="none" w:sz="0" w:space="0" w:color="auto"/>
            <w:right w:val="none" w:sz="0" w:space="0" w:color="auto"/>
          </w:divBdr>
        </w:div>
        <w:div w:id="1358583648">
          <w:marLeft w:val="0"/>
          <w:marRight w:val="0"/>
          <w:marTop w:val="0"/>
          <w:marBottom w:val="0"/>
          <w:divBdr>
            <w:top w:val="none" w:sz="0" w:space="0" w:color="auto"/>
            <w:left w:val="none" w:sz="0" w:space="0" w:color="auto"/>
            <w:bottom w:val="none" w:sz="0" w:space="0" w:color="auto"/>
            <w:right w:val="none" w:sz="0" w:space="0" w:color="auto"/>
          </w:divBdr>
        </w:div>
        <w:div w:id="487214511">
          <w:marLeft w:val="0"/>
          <w:marRight w:val="0"/>
          <w:marTop w:val="0"/>
          <w:marBottom w:val="0"/>
          <w:divBdr>
            <w:top w:val="none" w:sz="0" w:space="0" w:color="auto"/>
            <w:left w:val="none" w:sz="0" w:space="0" w:color="auto"/>
            <w:bottom w:val="none" w:sz="0" w:space="0" w:color="auto"/>
            <w:right w:val="none" w:sz="0" w:space="0" w:color="auto"/>
          </w:divBdr>
        </w:div>
        <w:div w:id="1302421042">
          <w:marLeft w:val="0"/>
          <w:marRight w:val="0"/>
          <w:marTop w:val="0"/>
          <w:marBottom w:val="0"/>
          <w:divBdr>
            <w:top w:val="none" w:sz="0" w:space="0" w:color="auto"/>
            <w:left w:val="none" w:sz="0" w:space="0" w:color="auto"/>
            <w:bottom w:val="none" w:sz="0" w:space="0" w:color="auto"/>
            <w:right w:val="none" w:sz="0" w:space="0" w:color="auto"/>
          </w:divBdr>
        </w:div>
        <w:div w:id="1390492922">
          <w:marLeft w:val="0"/>
          <w:marRight w:val="0"/>
          <w:marTop w:val="0"/>
          <w:marBottom w:val="0"/>
          <w:divBdr>
            <w:top w:val="none" w:sz="0" w:space="0" w:color="auto"/>
            <w:left w:val="none" w:sz="0" w:space="0" w:color="auto"/>
            <w:bottom w:val="none" w:sz="0" w:space="0" w:color="auto"/>
            <w:right w:val="none" w:sz="0" w:space="0" w:color="auto"/>
          </w:divBdr>
        </w:div>
        <w:div w:id="1416777656">
          <w:marLeft w:val="0"/>
          <w:marRight w:val="0"/>
          <w:marTop w:val="0"/>
          <w:marBottom w:val="0"/>
          <w:divBdr>
            <w:top w:val="none" w:sz="0" w:space="0" w:color="auto"/>
            <w:left w:val="none" w:sz="0" w:space="0" w:color="auto"/>
            <w:bottom w:val="none" w:sz="0" w:space="0" w:color="auto"/>
            <w:right w:val="none" w:sz="0" w:space="0" w:color="auto"/>
          </w:divBdr>
        </w:div>
        <w:div w:id="1762874968">
          <w:marLeft w:val="0"/>
          <w:marRight w:val="0"/>
          <w:marTop w:val="0"/>
          <w:marBottom w:val="0"/>
          <w:divBdr>
            <w:top w:val="none" w:sz="0" w:space="0" w:color="auto"/>
            <w:left w:val="none" w:sz="0" w:space="0" w:color="auto"/>
            <w:bottom w:val="none" w:sz="0" w:space="0" w:color="auto"/>
            <w:right w:val="none" w:sz="0" w:space="0" w:color="auto"/>
          </w:divBdr>
        </w:div>
        <w:div w:id="387265328">
          <w:marLeft w:val="0"/>
          <w:marRight w:val="0"/>
          <w:marTop w:val="0"/>
          <w:marBottom w:val="0"/>
          <w:divBdr>
            <w:top w:val="none" w:sz="0" w:space="0" w:color="auto"/>
            <w:left w:val="none" w:sz="0" w:space="0" w:color="auto"/>
            <w:bottom w:val="none" w:sz="0" w:space="0" w:color="auto"/>
            <w:right w:val="none" w:sz="0" w:space="0" w:color="auto"/>
          </w:divBdr>
        </w:div>
        <w:div w:id="1060977043">
          <w:marLeft w:val="0"/>
          <w:marRight w:val="0"/>
          <w:marTop w:val="0"/>
          <w:marBottom w:val="0"/>
          <w:divBdr>
            <w:top w:val="none" w:sz="0" w:space="0" w:color="auto"/>
            <w:left w:val="none" w:sz="0" w:space="0" w:color="auto"/>
            <w:bottom w:val="none" w:sz="0" w:space="0" w:color="auto"/>
            <w:right w:val="none" w:sz="0" w:space="0" w:color="auto"/>
          </w:divBdr>
        </w:div>
        <w:div w:id="1706178749">
          <w:marLeft w:val="0"/>
          <w:marRight w:val="0"/>
          <w:marTop w:val="0"/>
          <w:marBottom w:val="0"/>
          <w:divBdr>
            <w:top w:val="none" w:sz="0" w:space="0" w:color="auto"/>
            <w:left w:val="none" w:sz="0" w:space="0" w:color="auto"/>
            <w:bottom w:val="none" w:sz="0" w:space="0" w:color="auto"/>
            <w:right w:val="none" w:sz="0" w:space="0" w:color="auto"/>
          </w:divBdr>
        </w:div>
        <w:div w:id="1010908079">
          <w:marLeft w:val="0"/>
          <w:marRight w:val="0"/>
          <w:marTop w:val="0"/>
          <w:marBottom w:val="0"/>
          <w:divBdr>
            <w:top w:val="none" w:sz="0" w:space="0" w:color="auto"/>
            <w:left w:val="none" w:sz="0" w:space="0" w:color="auto"/>
            <w:bottom w:val="none" w:sz="0" w:space="0" w:color="auto"/>
            <w:right w:val="none" w:sz="0" w:space="0" w:color="auto"/>
          </w:divBdr>
        </w:div>
        <w:div w:id="1110005562">
          <w:marLeft w:val="0"/>
          <w:marRight w:val="0"/>
          <w:marTop w:val="0"/>
          <w:marBottom w:val="0"/>
          <w:divBdr>
            <w:top w:val="none" w:sz="0" w:space="0" w:color="auto"/>
            <w:left w:val="none" w:sz="0" w:space="0" w:color="auto"/>
            <w:bottom w:val="none" w:sz="0" w:space="0" w:color="auto"/>
            <w:right w:val="none" w:sz="0" w:space="0" w:color="auto"/>
          </w:divBdr>
        </w:div>
        <w:div w:id="1758137405">
          <w:marLeft w:val="0"/>
          <w:marRight w:val="0"/>
          <w:marTop w:val="0"/>
          <w:marBottom w:val="0"/>
          <w:divBdr>
            <w:top w:val="none" w:sz="0" w:space="0" w:color="auto"/>
            <w:left w:val="none" w:sz="0" w:space="0" w:color="auto"/>
            <w:bottom w:val="none" w:sz="0" w:space="0" w:color="auto"/>
            <w:right w:val="none" w:sz="0" w:space="0" w:color="auto"/>
          </w:divBdr>
        </w:div>
        <w:div w:id="52776055">
          <w:marLeft w:val="0"/>
          <w:marRight w:val="0"/>
          <w:marTop w:val="0"/>
          <w:marBottom w:val="0"/>
          <w:divBdr>
            <w:top w:val="none" w:sz="0" w:space="0" w:color="auto"/>
            <w:left w:val="none" w:sz="0" w:space="0" w:color="auto"/>
            <w:bottom w:val="none" w:sz="0" w:space="0" w:color="auto"/>
            <w:right w:val="none" w:sz="0" w:space="0" w:color="auto"/>
          </w:divBdr>
        </w:div>
        <w:div w:id="74984249">
          <w:marLeft w:val="0"/>
          <w:marRight w:val="0"/>
          <w:marTop w:val="0"/>
          <w:marBottom w:val="0"/>
          <w:divBdr>
            <w:top w:val="none" w:sz="0" w:space="0" w:color="auto"/>
            <w:left w:val="none" w:sz="0" w:space="0" w:color="auto"/>
            <w:bottom w:val="none" w:sz="0" w:space="0" w:color="auto"/>
            <w:right w:val="none" w:sz="0" w:space="0" w:color="auto"/>
          </w:divBdr>
        </w:div>
        <w:div w:id="1139149372">
          <w:marLeft w:val="0"/>
          <w:marRight w:val="0"/>
          <w:marTop w:val="0"/>
          <w:marBottom w:val="0"/>
          <w:divBdr>
            <w:top w:val="none" w:sz="0" w:space="0" w:color="auto"/>
            <w:left w:val="none" w:sz="0" w:space="0" w:color="auto"/>
            <w:bottom w:val="none" w:sz="0" w:space="0" w:color="auto"/>
            <w:right w:val="none" w:sz="0" w:space="0" w:color="auto"/>
          </w:divBdr>
        </w:div>
        <w:div w:id="658313423">
          <w:marLeft w:val="0"/>
          <w:marRight w:val="0"/>
          <w:marTop w:val="0"/>
          <w:marBottom w:val="0"/>
          <w:divBdr>
            <w:top w:val="none" w:sz="0" w:space="0" w:color="auto"/>
            <w:left w:val="none" w:sz="0" w:space="0" w:color="auto"/>
            <w:bottom w:val="none" w:sz="0" w:space="0" w:color="auto"/>
            <w:right w:val="none" w:sz="0" w:space="0" w:color="auto"/>
          </w:divBdr>
        </w:div>
      </w:divsChild>
    </w:div>
    <w:div w:id="1729642999">
      <w:bodyDiv w:val="1"/>
      <w:marLeft w:val="0"/>
      <w:marRight w:val="0"/>
      <w:marTop w:val="0"/>
      <w:marBottom w:val="0"/>
      <w:divBdr>
        <w:top w:val="none" w:sz="0" w:space="0" w:color="auto"/>
        <w:left w:val="none" w:sz="0" w:space="0" w:color="auto"/>
        <w:bottom w:val="none" w:sz="0" w:space="0" w:color="auto"/>
        <w:right w:val="none" w:sz="0" w:space="0" w:color="auto"/>
      </w:divBdr>
    </w:div>
    <w:div w:id="1730768226">
      <w:bodyDiv w:val="1"/>
      <w:marLeft w:val="0"/>
      <w:marRight w:val="0"/>
      <w:marTop w:val="0"/>
      <w:marBottom w:val="0"/>
      <w:divBdr>
        <w:top w:val="none" w:sz="0" w:space="0" w:color="auto"/>
        <w:left w:val="none" w:sz="0" w:space="0" w:color="auto"/>
        <w:bottom w:val="none" w:sz="0" w:space="0" w:color="auto"/>
        <w:right w:val="none" w:sz="0" w:space="0" w:color="auto"/>
      </w:divBdr>
    </w:div>
    <w:div w:id="1737359601">
      <w:bodyDiv w:val="1"/>
      <w:marLeft w:val="0"/>
      <w:marRight w:val="0"/>
      <w:marTop w:val="0"/>
      <w:marBottom w:val="0"/>
      <w:divBdr>
        <w:top w:val="none" w:sz="0" w:space="0" w:color="auto"/>
        <w:left w:val="none" w:sz="0" w:space="0" w:color="auto"/>
        <w:bottom w:val="none" w:sz="0" w:space="0" w:color="auto"/>
        <w:right w:val="none" w:sz="0" w:space="0" w:color="auto"/>
      </w:divBdr>
      <w:divsChild>
        <w:div w:id="1017805742">
          <w:marLeft w:val="480"/>
          <w:marRight w:val="0"/>
          <w:marTop w:val="0"/>
          <w:marBottom w:val="0"/>
          <w:divBdr>
            <w:top w:val="none" w:sz="0" w:space="0" w:color="auto"/>
            <w:left w:val="none" w:sz="0" w:space="0" w:color="auto"/>
            <w:bottom w:val="none" w:sz="0" w:space="0" w:color="auto"/>
            <w:right w:val="none" w:sz="0" w:space="0" w:color="auto"/>
          </w:divBdr>
        </w:div>
        <w:div w:id="1935702405">
          <w:marLeft w:val="480"/>
          <w:marRight w:val="0"/>
          <w:marTop w:val="0"/>
          <w:marBottom w:val="0"/>
          <w:divBdr>
            <w:top w:val="none" w:sz="0" w:space="0" w:color="auto"/>
            <w:left w:val="none" w:sz="0" w:space="0" w:color="auto"/>
            <w:bottom w:val="none" w:sz="0" w:space="0" w:color="auto"/>
            <w:right w:val="none" w:sz="0" w:space="0" w:color="auto"/>
          </w:divBdr>
        </w:div>
        <w:div w:id="221912528">
          <w:marLeft w:val="480"/>
          <w:marRight w:val="0"/>
          <w:marTop w:val="0"/>
          <w:marBottom w:val="0"/>
          <w:divBdr>
            <w:top w:val="none" w:sz="0" w:space="0" w:color="auto"/>
            <w:left w:val="none" w:sz="0" w:space="0" w:color="auto"/>
            <w:bottom w:val="none" w:sz="0" w:space="0" w:color="auto"/>
            <w:right w:val="none" w:sz="0" w:space="0" w:color="auto"/>
          </w:divBdr>
        </w:div>
        <w:div w:id="1217282272">
          <w:marLeft w:val="480"/>
          <w:marRight w:val="0"/>
          <w:marTop w:val="0"/>
          <w:marBottom w:val="0"/>
          <w:divBdr>
            <w:top w:val="none" w:sz="0" w:space="0" w:color="auto"/>
            <w:left w:val="none" w:sz="0" w:space="0" w:color="auto"/>
            <w:bottom w:val="none" w:sz="0" w:space="0" w:color="auto"/>
            <w:right w:val="none" w:sz="0" w:space="0" w:color="auto"/>
          </w:divBdr>
        </w:div>
        <w:div w:id="1929189894">
          <w:marLeft w:val="480"/>
          <w:marRight w:val="0"/>
          <w:marTop w:val="0"/>
          <w:marBottom w:val="0"/>
          <w:divBdr>
            <w:top w:val="none" w:sz="0" w:space="0" w:color="auto"/>
            <w:left w:val="none" w:sz="0" w:space="0" w:color="auto"/>
            <w:bottom w:val="none" w:sz="0" w:space="0" w:color="auto"/>
            <w:right w:val="none" w:sz="0" w:space="0" w:color="auto"/>
          </w:divBdr>
        </w:div>
        <w:div w:id="1854879400">
          <w:marLeft w:val="480"/>
          <w:marRight w:val="0"/>
          <w:marTop w:val="0"/>
          <w:marBottom w:val="0"/>
          <w:divBdr>
            <w:top w:val="none" w:sz="0" w:space="0" w:color="auto"/>
            <w:left w:val="none" w:sz="0" w:space="0" w:color="auto"/>
            <w:bottom w:val="none" w:sz="0" w:space="0" w:color="auto"/>
            <w:right w:val="none" w:sz="0" w:space="0" w:color="auto"/>
          </w:divBdr>
        </w:div>
        <w:div w:id="1647777472">
          <w:marLeft w:val="480"/>
          <w:marRight w:val="0"/>
          <w:marTop w:val="0"/>
          <w:marBottom w:val="0"/>
          <w:divBdr>
            <w:top w:val="none" w:sz="0" w:space="0" w:color="auto"/>
            <w:left w:val="none" w:sz="0" w:space="0" w:color="auto"/>
            <w:bottom w:val="none" w:sz="0" w:space="0" w:color="auto"/>
            <w:right w:val="none" w:sz="0" w:space="0" w:color="auto"/>
          </w:divBdr>
        </w:div>
        <w:div w:id="1423914869">
          <w:marLeft w:val="480"/>
          <w:marRight w:val="0"/>
          <w:marTop w:val="0"/>
          <w:marBottom w:val="0"/>
          <w:divBdr>
            <w:top w:val="none" w:sz="0" w:space="0" w:color="auto"/>
            <w:left w:val="none" w:sz="0" w:space="0" w:color="auto"/>
            <w:bottom w:val="none" w:sz="0" w:space="0" w:color="auto"/>
            <w:right w:val="none" w:sz="0" w:space="0" w:color="auto"/>
          </w:divBdr>
        </w:div>
        <w:div w:id="384332303">
          <w:marLeft w:val="480"/>
          <w:marRight w:val="0"/>
          <w:marTop w:val="0"/>
          <w:marBottom w:val="0"/>
          <w:divBdr>
            <w:top w:val="none" w:sz="0" w:space="0" w:color="auto"/>
            <w:left w:val="none" w:sz="0" w:space="0" w:color="auto"/>
            <w:bottom w:val="none" w:sz="0" w:space="0" w:color="auto"/>
            <w:right w:val="none" w:sz="0" w:space="0" w:color="auto"/>
          </w:divBdr>
        </w:div>
        <w:div w:id="1586262770">
          <w:marLeft w:val="480"/>
          <w:marRight w:val="0"/>
          <w:marTop w:val="0"/>
          <w:marBottom w:val="0"/>
          <w:divBdr>
            <w:top w:val="none" w:sz="0" w:space="0" w:color="auto"/>
            <w:left w:val="none" w:sz="0" w:space="0" w:color="auto"/>
            <w:bottom w:val="none" w:sz="0" w:space="0" w:color="auto"/>
            <w:right w:val="none" w:sz="0" w:space="0" w:color="auto"/>
          </w:divBdr>
        </w:div>
        <w:div w:id="1513910952">
          <w:marLeft w:val="480"/>
          <w:marRight w:val="0"/>
          <w:marTop w:val="0"/>
          <w:marBottom w:val="0"/>
          <w:divBdr>
            <w:top w:val="none" w:sz="0" w:space="0" w:color="auto"/>
            <w:left w:val="none" w:sz="0" w:space="0" w:color="auto"/>
            <w:bottom w:val="none" w:sz="0" w:space="0" w:color="auto"/>
            <w:right w:val="none" w:sz="0" w:space="0" w:color="auto"/>
          </w:divBdr>
        </w:div>
        <w:div w:id="1207991529">
          <w:marLeft w:val="480"/>
          <w:marRight w:val="0"/>
          <w:marTop w:val="0"/>
          <w:marBottom w:val="0"/>
          <w:divBdr>
            <w:top w:val="none" w:sz="0" w:space="0" w:color="auto"/>
            <w:left w:val="none" w:sz="0" w:space="0" w:color="auto"/>
            <w:bottom w:val="none" w:sz="0" w:space="0" w:color="auto"/>
            <w:right w:val="none" w:sz="0" w:space="0" w:color="auto"/>
          </w:divBdr>
        </w:div>
        <w:div w:id="667252932">
          <w:marLeft w:val="480"/>
          <w:marRight w:val="0"/>
          <w:marTop w:val="0"/>
          <w:marBottom w:val="0"/>
          <w:divBdr>
            <w:top w:val="none" w:sz="0" w:space="0" w:color="auto"/>
            <w:left w:val="none" w:sz="0" w:space="0" w:color="auto"/>
            <w:bottom w:val="none" w:sz="0" w:space="0" w:color="auto"/>
            <w:right w:val="none" w:sz="0" w:space="0" w:color="auto"/>
          </w:divBdr>
        </w:div>
        <w:div w:id="697242819">
          <w:marLeft w:val="480"/>
          <w:marRight w:val="0"/>
          <w:marTop w:val="0"/>
          <w:marBottom w:val="0"/>
          <w:divBdr>
            <w:top w:val="none" w:sz="0" w:space="0" w:color="auto"/>
            <w:left w:val="none" w:sz="0" w:space="0" w:color="auto"/>
            <w:bottom w:val="none" w:sz="0" w:space="0" w:color="auto"/>
            <w:right w:val="none" w:sz="0" w:space="0" w:color="auto"/>
          </w:divBdr>
        </w:div>
        <w:div w:id="211894401">
          <w:marLeft w:val="480"/>
          <w:marRight w:val="0"/>
          <w:marTop w:val="0"/>
          <w:marBottom w:val="0"/>
          <w:divBdr>
            <w:top w:val="none" w:sz="0" w:space="0" w:color="auto"/>
            <w:left w:val="none" w:sz="0" w:space="0" w:color="auto"/>
            <w:bottom w:val="none" w:sz="0" w:space="0" w:color="auto"/>
            <w:right w:val="none" w:sz="0" w:space="0" w:color="auto"/>
          </w:divBdr>
        </w:div>
        <w:div w:id="1086537159">
          <w:marLeft w:val="480"/>
          <w:marRight w:val="0"/>
          <w:marTop w:val="0"/>
          <w:marBottom w:val="0"/>
          <w:divBdr>
            <w:top w:val="none" w:sz="0" w:space="0" w:color="auto"/>
            <w:left w:val="none" w:sz="0" w:space="0" w:color="auto"/>
            <w:bottom w:val="none" w:sz="0" w:space="0" w:color="auto"/>
            <w:right w:val="none" w:sz="0" w:space="0" w:color="auto"/>
          </w:divBdr>
        </w:div>
        <w:div w:id="301230704">
          <w:marLeft w:val="480"/>
          <w:marRight w:val="0"/>
          <w:marTop w:val="0"/>
          <w:marBottom w:val="0"/>
          <w:divBdr>
            <w:top w:val="none" w:sz="0" w:space="0" w:color="auto"/>
            <w:left w:val="none" w:sz="0" w:space="0" w:color="auto"/>
            <w:bottom w:val="none" w:sz="0" w:space="0" w:color="auto"/>
            <w:right w:val="none" w:sz="0" w:space="0" w:color="auto"/>
          </w:divBdr>
        </w:div>
        <w:div w:id="1679893434">
          <w:marLeft w:val="480"/>
          <w:marRight w:val="0"/>
          <w:marTop w:val="0"/>
          <w:marBottom w:val="0"/>
          <w:divBdr>
            <w:top w:val="none" w:sz="0" w:space="0" w:color="auto"/>
            <w:left w:val="none" w:sz="0" w:space="0" w:color="auto"/>
            <w:bottom w:val="none" w:sz="0" w:space="0" w:color="auto"/>
            <w:right w:val="none" w:sz="0" w:space="0" w:color="auto"/>
          </w:divBdr>
        </w:div>
        <w:div w:id="573516521">
          <w:marLeft w:val="480"/>
          <w:marRight w:val="0"/>
          <w:marTop w:val="0"/>
          <w:marBottom w:val="0"/>
          <w:divBdr>
            <w:top w:val="none" w:sz="0" w:space="0" w:color="auto"/>
            <w:left w:val="none" w:sz="0" w:space="0" w:color="auto"/>
            <w:bottom w:val="none" w:sz="0" w:space="0" w:color="auto"/>
            <w:right w:val="none" w:sz="0" w:space="0" w:color="auto"/>
          </w:divBdr>
        </w:div>
        <w:div w:id="846595782">
          <w:marLeft w:val="480"/>
          <w:marRight w:val="0"/>
          <w:marTop w:val="0"/>
          <w:marBottom w:val="0"/>
          <w:divBdr>
            <w:top w:val="none" w:sz="0" w:space="0" w:color="auto"/>
            <w:left w:val="none" w:sz="0" w:space="0" w:color="auto"/>
            <w:bottom w:val="none" w:sz="0" w:space="0" w:color="auto"/>
            <w:right w:val="none" w:sz="0" w:space="0" w:color="auto"/>
          </w:divBdr>
        </w:div>
      </w:divsChild>
    </w:div>
    <w:div w:id="1744060789">
      <w:bodyDiv w:val="1"/>
      <w:marLeft w:val="0"/>
      <w:marRight w:val="0"/>
      <w:marTop w:val="0"/>
      <w:marBottom w:val="0"/>
      <w:divBdr>
        <w:top w:val="none" w:sz="0" w:space="0" w:color="auto"/>
        <w:left w:val="none" w:sz="0" w:space="0" w:color="auto"/>
        <w:bottom w:val="none" w:sz="0" w:space="0" w:color="auto"/>
        <w:right w:val="none" w:sz="0" w:space="0" w:color="auto"/>
      </w:divBdr>
    </w:div>
    <w:div w:id="1745227295">
      <w:bodyDiv w:val="1"/>
      <w:marLeft w:val="0"/>
      <w:marRight w:val="0"/>
      <w:marTop w:val="0"/>
      <w:marBottom w:val="0"/>
      <w:divBdr>
        <w:top w:val="none" w:sz="0" w:space="0" w:color="auto"/>
        <w:left w:val="none" w:sz="0" w:space="0" w:color="auto"/>
        <w:bottom w:val="none" w:sz="0" w:space="0" w:color="auto"/>
        <w:right w:val="none" w:sz="0" w:space="0" w:color="auto"/>
      </w:divBdr>
      <w:divsChild>
        <w:div w:id="869144878">
          <w:marLeft w:val="480"/>
          <w:marRight w:val="0"/>
          <w:marTop w:val="0"/>
          <w:marBottom w:val="0"/>
          <w:divBdr>
            <w:top w:val="none" w:sz="0" w:space="0" w:color="auto"/>
            <w:left w:val="none" w:sz="0" w:space="0" w:color="auto"/>
            <w:bottom w:val="none" w:sz="0" w:space="0" w:color="auto"/>
            <w:right w:val="none" w:sz="0" w:space="0" w:color="auto"/>
          </w:divBdr>
        </w:div>
        <w:div w:id="2136484822">
          <w:marLeft w:val="480"/>
          <w:marRight w:val="0"/>
          <w:marTop w:val="0"/>
          <w:marBottom w:val="0"/>
          <w:divBdr>
            <w:top w:val="none" w:sz="0" w:space="0" w:color="auto"/>
            <w:left w:val="none" w:sz="0" w:space="0" w:color="auto"/>
            <w:bottom w:val="none" w:sz="0" w:space="0" w:color="auto"/>
            <w:right w:val="none" w:sz="0" w:space="0" w:color="auto"/>
          </w:divBdr>
        </w:div>
        <w:div w:id="1328827419">
          <w:marLeft w:val="480"/>
          <w:marRight w:val="0"/>
          <w:marTop w:val="0"/>
          <w:marBottom w:val="0"/>
          <w:divBdr>
            <w:top w:val="none" w:sz="0" w:space="0" w:color="auto"/>
            <w:left w:val="none" w:sz="0" w:space="0" w:color="auto"/>
            <w:bottom w:val="none" w:sz="0" w:space="0" w:color="auto"/>
            <w:right w:val="none" w:sz="0" w:space="0" w:color="auto"/>
          </w:divBdr>
        </w:div>
        <w:div w:id="971787417">
          <w:marLeft w:val="480"/>
          <w:marRight w:val="0"/>
          <w:marTop w:val="0"/>
          <w:marBottom w:val="0"/>
          <w:divBdr>
            <w:top w:val="none" w:sz="0" w:space="0" w:color="auto"/>
            <w:left w:val="none" w:sz="0" w:space="0" w:color="auto"/>
            <w:bottom w:val="none" w:sz="0" w:space="0" w:color="auto"/>
            <w:right w:val="none" w:sz="0" w:space="0" w:color="auto"/>
          </w:divBdr>
        </w:div>
        <w:div w:id="810099796">
          <w:marLeft w:val="480"/>
          <w:marRight w:val="0"/>
          <w:marTop w:val="0"/>
          <w:marBottom w:val="0"/>
          <w:divBdr>
            <w:top w:val="none" w:sz="0" w:space="0" w:color="auto"/>
            <w:left w:val="none" w:sz="0" w:space="0" w:color="auto"/>
            <w:bottom w:val="none" w:sz="0" w:space="0" w:color="auto"/>
            <w:right w:val="none" w:sz="0" w:space="0" w:color="auto"/>
          </w:divBdr>
        </w:div>
        <w:div w:id="1093165757">
          <w:marLeft w:val="480"/>
          <w:marRight w:val="0"/>
          <w:marTop w:val="0"/>
          <w:marBottom w:val="0"/>
          <w:divBdr>
            <w:top w:val="none" w:sz="0" w:space="0" w:color="auto"/>
            <w:left w:val="none" w:sz="0" w:space="0" w:color="auto"/>
            <w:bottom w:val="none" w:sz="0" w:space="0" w:color="auto"/>
            <w:right w:val="none" w:sz="0" w:space="0" w:color="auto"/>
          </w:divBdr>
        </w:div>
        <w:div w:id="2131971979">
          <w:marLeft w:val="480"/>
          <w:marRight w:val="0"/>
          <w:marTop w:val="0"/>
          <w:marBottom w:val="0"/>
          <w:divBdr>
            <w:top w:val="none" w:sz="0" w:space="0" w:color="auto"/>
            <w:left w:val="none" w:sz="0" w:space="0" w:color="auto"/>
            <w:bottom w:val="none" w:sz="0" w:space="0" w:color="auto"/>
            <w:right w:val="none" w:sz="0" w:space="0" w:color="auto"/>
          </w:divBdr>
        </w:div>
        <w:div w:id="896477762">
          <w:marLeft w:val="480"/>
          <w:marRight w:val="0"/>
          <w:marTop w:val="0"/>
          <w:marBottom w:val="0"/>
          <w:divBdr>
            <w:top w:val="none" w:sz="0" w:space="0" w:color="auto"/>
            <w:left w:val="none" w:sz="0" w:space="0" w:color="auto"/>
            <w:bottom w:val="none" w:sz="0" w:space="0" w:color="auto"/>
            <w:right w:val="none" w:sz="0" w:space="0" w:color="auto"/>
          </w:divBdr>
        </w:div>
        <w:div w:id="737820271">
          <w:marLeft w:val="480"/>
          <w:marRight w:val="0"/>
          <w:marTop w:val="0"/>
          <w:marBottom w:val="0"/>
          <w:divBdr>
            <w:top w:val="none" w:sz="0" w:space="0" w:color="auto"/>
            <w:left w:val="none" w:sz="0" w:space="0" w:color="auto"/>
            <w:bottom w:val="none" w:sz="0" w:space="0" w:color="auto"/>
            <w:right w:val="none" w:sz="0" w:space="0" w:color="auto"/>
          </w:divBdr>
        </w:div>
        <w:div w:id="1221361382">
          <w:marLeft w:val="480"/>
          <w:marRight w:val="0"/>
          <w:marTop w:val="0"/>
          <w:marBottom w:val="0"/>
          <w:divBdr>
            <w:top w:val="none" w:sz="0" w:space="0" w:color="auto"/>
            <w:left w:val="none" w:sz="0" w:space="0" w:color="auto"/>
            <w:bottom w:val="none" w:sz="0" w:space="0" w:color="auto"/>
            <w:right w:val="none" w:sz="0" w:space="0" w:color="auto"/>
          </w:divBdr>
        </w:div>
        <w:div w:id="1842698712">
          <w:marLeft w:val="480"/>
          <w:marRight w:val="0"/>
          <w:marTop w:val="0"/>
          <w:marBottom w:val="0"/>
          <w:divBdr>
            <w:top w:val="none" w:sz="0" w:space="0" w:color="auto"/>
            <w:left w:val="none" w:sz="0" w:space="0" w:color="auto"/>
            <w:bottom w:val="none" w:sz="0" w:space="0" w:color="auto"/>
            <w:right w:val="none" w:sz="0" w:space="0" w:color="auto"/>
          </w:divBdr>
        </w:div>
        <w:div w:id="1430857487">
          <w:marLeft w:val="480"/>
          <w:marRight w:val="0"/>
          <w:marTop w:val="0"/>
          <w:marBottom w:val="0"/>
          <w:divBdr>
            <w:top w:val="none" w:sz="0" w:space="0" w:color="auto"/>
            <w:left w:val="none" w:sz="0" w:space="0" w:color="auto"/>
            <w:bottom w:val="none" w:sz="0" w:space="0" w:color="auto"/>
            <w:right w:val="none" w:sz="0" w:space="0" w:color="auto"/>
          </w:divBdr>
        </w:div>
        <w:div w:id="2115859155">
          <w:marLeft w:val="480"/>
          <w:marRight w:val="0"/>
          <w:marTop w:val="0"/>
          <w:marBottom w:val="0"/>
          <w:divBdr>
            <w:top w:val="none" w:sz="0" w:space="0" w:color="auto"/>
            <w:left w:val="none" w:sz="0" w:space="0" w:color="auto"/>
            <w:bottom w:val="none" w:sz="0" w:space="0" w:color="auto"/>
            <w:right w:val="none" w:sz="0" w:space="0" w:color="auto"/>
          </w:divBdr>
        </w:div>
        <w:div w:id="1174800770">
          <w:marLeft w:val="480"/>
          <w:marRight w:val="0"/>
          <w:marTop w:val="0"/>
          <w:marBottom w:val="0"/>
          <w:divBdr>
            <w:top w:val="none" w:sz="0" w:space="0" w:color="auto"/>
            <w:left w:val="none" w:sz="0" w:space="0" w:color="auto"/>
            <w:bottom w:val="none" w:sz="0" w:space="0" w:color="auto"/>
            <w:right w:val="none" w:sz="0" w:space="0" w:color="auto"/>
          </w:divBdr>
        </w:div>
        <w:div w:id="1104110376">
          <w:marLeft w:val="480"/>
          <w:marRight w:val="0"/>
          <w:marTop w:val="0"/>
          <w:marBottom w:val="0"/>
          <w:divBdr>
            <w:top w:val="none" w:sz="0" w:space="0" w:color="auto"/>
            <w:left w:val="none" w:sz="0" w:space="0" w:color="auto"/>
            <w:bottom w:val="none" w:sz="0" w:space="0" w:color="auto"/>
            <w:right w:val="none" w:sz="0" w:space="0" w:color="auto"/>
          </w:divBdr>
        </w:div>
        <w:div w:id="292290947">
          <w:marLeft w:val="480"/>
          <w:marRight w:val="0"/>
          <w:marTop w:val="0"/>
          <w:marBottom w:val="0"/>
          <w:divBdr>
            <w:top w:val="none" w:sz="0" w:space="0" w:color="auto"/>
            <w:left w:val="none" w:sz="0" w:space="0" w:color="auto"/>
            <w:bottom w:val="none" w:sz="0" w:space="0" w:color="auto"/>
            <w:right w:val="none" w:sz="0" w:space="0" w:color="auto"/>
          </w:divBdr>
        </w:div>
        <w:div w:id="69040106">
          <w:marLeft w:val="480"/>
          <w:marRight w:val="0"/>
          <w:marTop w:val="0"/>
          <w:marBottom w:val="0"/>
          <w:divBdr>
            <w:top w:val="none" w:sz="0" w:space="0" w:color="auto"/>
            <w:left w:val="none" w:sz="0" w:space="0" w:color="auto"/>
            <w:bottom w:val="none" w:sz="0" w:space="0" w:color="auto"/>
            <w:right w:val="none" w:sz="0" w:space="0" w:color="auto"/>
          </w:divBdr>
        </w:div>
        <w:div w:id="1705444606">
          <w:marLeft w:val="480"/>
          <w:marRight w:val="0"/>
          <w:marTop w:val="0"/>
          <w:marBottom w:val="0"/>
          <w:divBdr>
            <w:top w:val="none" w:sz="0" w:space="0" w:color="auto"/>
            <w:left w:val="none" w:sz="0" w:space="0" w:color="auto"/>
            <w:bottom w:val="none" w:sz="0" w:space="0" w:color="auto"/>
            <w:right w:val="none" w:sz="0" w:space="0" w:color="auto"/>
          </w:divBdr>
        </w:div>
        <w:div w:id="343557560">
          <w:marLeft w:val="480"/>
          <w:marRight w:val="0"/>
          <w:marTop w:val="0"/>
          <w:marBottom w:val="0"/>
          <w:divBdr>
            <w:top w:val="none" w:sz="0" w:space="0" w:color="auto"/>
            <w:left w:val="none" w:sz="0" w:space="0" w:color="auto"/>
            <w:bottom w:val="none" w:sz="0" w:space="0" w:color="auto"/>
            <w:right w:val="none" w:sz="0" w:space="0" w:color="auto"/>
          </w:divBdr>
        </w:div>
        <w:div w:id="1191260775">
          <w:marLeft w:val="480"/>
          <w:marRight w:val="0"/>
          <w:marTop w:val="0"/>
          <w:marBottom w:val="0"/>
          <w:divBdr>
            <w:top w:val="none" w:sz="0" w:space="0" w:color="auto"/>
            <w:left w:val="none" w:sz="0" w:space="0" w:color="auto"/>
            <w:bottom w:val="none" w:sz="0" w:space="0" w:color="auto"/>
            <w:right w:val="none" w:sz="0" w:space="0" w:color="auto"/>
          </w:divBdr>
        </w:div>
        <w:div w:id="1113481771">
          <w:marLeft w:val="480"/>
          <w:marRight w:val="0"/>
          <w:marTop w:val="0"/>
          <w:marBottom w:val="0"/>
          <w:divBdr>
            <w:top w:val="none" w:sz="0" w:space="0" w:color="auto"/>
            <w:left w:val="none" w:sz="0" w:space="0" w:color="auto"/>
            <w:bottom w:val="none" w:sz="0" w:space="0" w:color="auto"/>
            <w:right w:val="none" w:sz="0" w:space="0" w:color="auto"/>
          </w:divBdr>
        </w:div>
        <w:div w:id="921260240">
          <w:marLeft w:val="480"/>
          <w:marRight w:val="0"/>
          <w:marTop w:val="0"/>
          <w:marBottom w:val="0"/>
          <w:divBdr>
            <w:top w:val="none" w:sz="0" w:space="0" w:color="auto"/>
            <w:left w:val="none" w:sz="0" w:space="0" w:color="auto"/>
            <w:bottom w:val="none" w:sz="0" w:space="0" w:color="auto"/>
            <w:right w:val="none" w:sz="0" w:space="0" w:color="auto"/>
          </w:divBdr>
        </w:div>
        <w:div w:id="1289315430">
          <w:marLeft w:val="480"/>
          <w:marRight w:val="0"/>
          <w:marTop w:val="0"/>
          <w:marBottom w:val="0"/>
          <w:divBdr>
            <w:top w:val="none" w:sz="0" w:space="0" w:color="auto"/>
            <w:left w:val="none" w:sz="0" w:space="0" w:color="auto"/>
            <w:bottom w:val="none" w:sz="0" w:space="0" w:color="auto"/>
            <w:right w:val="none" w:sz="0" w:space="0" w:color="auto"/>
          </w:divBdr>
        </w:div>
        <w:div w:id="1361667336">
          <w:marLeft w:val="480"/>
          <w:marRight w:val="0"/>
          <w:marTop w:val="0"/>
          <w:marBottom w:val="0"/>
          <w:divBdr>
            <w:top w:val="none" w:sz="0" w:space="0" w:color="auto"/>
            <w:left w:val="none" w:sz="0" w:space="0" w:color="auto"/>
            <w:bottom w:val="none" w:sz="0" w:space="0" w:color="auto"/>
            <w:right w:val="none" w:sz="0" w:space="0" w:color="auto"/>
          </w:divBdr>
        </w:div>
        <w:div w:id="98718266">
          <w:marLeft w:val="480"/>
          <w:marRight w:val="0"/>
          <w:marTop w:val="0"/>
          <w:marBottom w:val="0"/>
          <w:divBdr>
            <w:top w:val="none" w:sz="0" w:space="0" w:color="auto"/>
            <w:left w:val="none" w:sz="0" w:space="0" w:color="auto"/>
            <w:bottom w:val="none" w:sz="0" w:space="0" w:color="auto"/>
            <w:right w:val="none" w:sz="0" w:space="0" w:color="auto"/>
          </w:divBdr>
        </w:div>
        <w:div w:id="650984839">
          <w:marLeft w:val="480"/>
          <w:marRight w:val="0"/>
          <w:marTop w:val="0"/>
          <w:marBottom w:val="0"/>
          <w:divBdr>
            <w:top w:val="none" w:sz="0" w:space="0" w:color="auto"/>
            <w:left w:val="none" w:sz="0" w:space="0" w:color="auto"/>
            <w:bottom w:val="none" w:sz="0" w:space="0" w:color="auto"/>
            <w:right w:val="none" w:sz="0" w:space="0" w:color="auto"/>
          </w:divBdr>
        </w:div>
        <w:div w:id="292367395">
          <w:marLeft w:val="480"/>
          <w:marRight w:val="0"/>
          <w:marTop w:val="0"/>
          <w:marBottom w:val="0"/>
          <w:divBdr>
            <w:top w:val="none" w:sz="0" w:space="0" w:color="auto"/>
            <w:left w:val="none" w:sz="0" w:space="0" w:color="auto"/>
            <w:bottom w:val="none" w:sz="0" w:space="0" w:color="auto"/>
            <w:right w:val="none" w:sz="0" w:space="0" w:color="auto"/>
          </w:divBdr>
        </w:div>
        <w:div w:id="1271550727">
          <w:marLeft w:val="480"/>
          <w:marRight w:val="0"/>
          <w:marTop w:val="0"/>
          <w:marBottom w:val="0"/>
          <w:divBdr>
            <w:top w:val="none" w:sz="0" w:space="0" w:color="auto"/>
            <w:left w:val="none" w:sz="0" w:space="0" w:color="auto"/>
            <w:bottom w:val="none" w:sz="0" w:space="0" w:color="auto"/>
            <w:right w:val="none" w:sz="0" w:space="0" w:color="auto"/>
          </w:divBdr>
        </w:div>
        <w:div w:id="1388455599">
          <w:marLeft w:val="480"/>
          <w:marRight w:val="0"/>
          <w:marTop w:val="0"/>
          <w:marBottom w:val="0"/>
          <w:divBdr>
            <w:top w:val="none" w:sz="0" w:space="0" w:color="auto"/>
            <w:left w:val="none" w:sz="0" w:space="0" w:color="auto"/>
            <w:bottom w:val="none" w:sz="0" w:space="0" w:color="auto"/>
            <w:right w:val="none" w:sz="0" w:space="0" w:color="auto"/>
          </w:divBdr>
        </w:div>
        <w:div w:id="552084665">
          <w:marLeft w:val="480"/>
          <w:marRight w:val="0"/>
          <w:marTop w:val="0"/>
          <w:marBottom w:val="0"/>
          <w:divBdr>
            <w:top w:val="none" w:sz="0" w:space="0" w:color="auto"/>
            <w:left w:val="none" w:sz="0" w:space="0" w:color="auto"/>
            <w:bottom w:val="none" w:sz="0" w:space="0" w:color="auto"/>
            <w:right w:val="none" w:sz="0" w:space="0" w:color="auto"/>
          </w:divBdr>
        </w:div>
        <w:div w:id="1423187451">
          <w:marLeft w:val="480"/>
          <w:marRight w:val="0"/>
          <w:marTop w:val="0"/>
          <w:marBottom w:val="0"/>
          <w:divBdr>
            <w:top w:val="none" w:sz="0" w:space="0" w:color="auto"/>
            <w:left w:val="none" w:sz="0" w:space="0" w:color="auto"/>
            <w:bottom w:val="none" w:sz="0" w:space="0" w:color="auto"/>
            <w:right w:val="none" w:sz="0" w:space="0" w:color="auto"/>
          </w:divBdr>
        </w:div>
        <w:div w:id="1083453581">
          <w:marLeft w:val="480"/>
          <w:marRight w:val="0"/>
          <w:marTop w:val="0"/>
          <w:marBottom w:val="0"/>
          <w:divBdr>
            <w:top w:val="none" w:sz="0" w:space="0" w:color="auto"/>
            <w:left w:val="none" w:sz="0" w:space="0" w:color="auto"/>
            <w:bottom w:val="none" w:sz="0" w:space="0" w:color="auto"/>
            <w:right w:val="none" w:sz="0" w:space="0" w:color="auto"/>
          </w:divBdr>
        </w:div>
        <w:div w:id="367875331">
          <w:marLeft w:val="480"/>
          <w:marRight w:val="0"/>
          <w:marTop w:val="0"/>
          <w:marBottom w:val="0"/>
          <w:divBdr>
            <w:top w:val="none" w:sz="0" w:space="0" w:color="auto"/>
            <w:left w:val="none" w:sz="0" w:space="0" w:color="auto"/>
            <w:bottom w:val="none" w:sz="0" w:space="0" w:color="auto"/>
            <w:right w:val="none" w:sz="0" w:space="0" w:color="auto"/>
          </w:divBdr>
        </w:div>
        <w:div w:id="18555175">
          <w:marLeft w:val="480"/>
          <w:marRight w:val="0"/>
          <w:marTop w:val="0"/>
          <w:marBottom w:val="0"/>
          <w:divBdr>
            <w:top w:val="none" w:sz="0" w:space="0" w:color="auto"/>
            <w:left w:val="none" w:sz="0" w:space="0" w:color="auto"/>
            <w:bottom w:val="none" w:sz="0" w:space="0" w:color="auto"/>
            <w:right w:val="none" w:sz="0" w:space="0" w:color="auto"/>
          </w:divBdr>
        </w:div>
        <w:div w:id="1604340927">
          <w:marLeft w:val="480"/>
          <w:marRight w:val="0"/>
          <w:marTop w:val="0"/>
          <w:marBottom w:val="0"/>
          <w:divBdr>
            <w:top w:val="none" w:sz="0" w:space="0" w:color="auto"/>
            <w:left w:val="none" w:sz="0" w:space="0" w:color="auto"/>
            <w:bottom w:val="none" w:sz="0" w:space="0" w:color="auto"/>
            <w:right w:val="none" w:sz="0" w:space="0" w:color="auto"/>
          </w:divBdr>
        </w:div>
        <w:div w:id="1576086897">
          <w:marLeft w:val="480"/>
          <w:marRight w:val="0"/>
          <w:marTop w:val="0"/>
          <w:marBottom w:val="0"/>
          <w:divBdr>
            <w:top w:val="none" w:sz="0" w:space="0" w:color="auto"/>
            <w:left w:val="none" w:sz="0" w:space="0" w:color="auto"/>
            <w:bottom w:val="none" w:sz="0" w:space="0" w:color="auto"/>
            <w:right w:val="none" w:sz="0" w:space="0" w:color="auto"/>
          </w:divBdr>
        </w:div>
      </w:divsChild>
    </w:div>
    <w:div w:id="1746413831">
      <w:bodyDiv w:val="1"/>
      <w:marLeft w:val="0"/>
      <w:marRight w:val="0"/>
      <w:marTop w:val="0"/>
      <w:marBottom w:val="0"/>
      <w:divBdr>
        <w:top w:val="none" w:sz="0" w:space="0" w:color="auto"/>
        <w:left w:val="none" w:sz="0" w:space="0" w:color="auto"/>
        <w:bottom w:val="none" w:sz="0" w:space="0" w:color="auto"/>
        <w:right w:val="none" w:sz="0" w:space="0" w:color="auto"/>
      </w:divBdr>
      <w:divsChild>
        <w:div w:id="1362046898">
          <w:marLeft w:val="480"/>
          <w:marRight w:val="0"/>
          <w:marTop w:val="0"/>
          <w:marBottom w:val="0"/>
          <w:divBdr>
            <w:top w:val="none" w:sz="0" w:space="0" w:color="auto"/>
            <w:left w:val="none" w:sz="0" w:space="0" w:color="auto"/>
            <w:bottom w:val="none" w:sz="0" w:space="0" w:color="auto"/>
            <w:right w:val="none" w:sz="0" w:space="0" w:color="auto"/>
          </w:divBdr>
        </w:div>
        <w:div w:id="1563254454">
          <w:marLeft w:val="480"/>
          <w:marRight w:val="0"/>
          <w:marTop w:val="0"/>
          <w:marBottom w:val="0"/>
          <w:divBdr>
            <w:top w:val="none" w:sz="0" w:space="0" w:color="auto"/>
            <w:left w:val="none" w:sz="0" w:space="0" w:color="auto"/>
            <w:bottom w:val="none" w:sz="0" w:space="0" w:color="auto"/>
            <w:right w:val="none" w:sz="0" w:space="0" w:color="auto"/>
          </w:divBdr>
        </w:div>
        <w:div w:id="215049575">
          <w:marLeft w:val="480"/>
          <w:marRight w:val="0"/>
          <w:marTop w:val="0"/>
          <w:marBottom w:val="0"/>
          <w:divBdr>
            <w:top w:val="none" w:sz="0" w:space="0" w:color="auto"/>
            <w:left w:val="none" w:sz="0" w:space="0" w:color="auto"/>
            <w:bottom w:val="none" w:sz="0" w:space="0" w:color="auto"/>
            <w:right w:val="none" w:sz="0" w:space="0" w:color="auto"/>
          </w:divBdr>
        </w:div>
        <w:div w:id="946042474">
          <w:marLeft w:val="480"/>
          <w:marRight w:val="0"/>
          <w:marTop w:val="0"/>
          <w:marBottom w:val="0"/>
          <w:divBdr>
            <w:top w:val="none" w:sz="0" w:space="0" w:color="auto"/>
            <w:left w:val="none" w:sz="0" w:space="0" w:color="auto"/>
            <w:bottom w:val="none" w:sz="0" w:space="0" w:color="auto"/>
            <w:right w:val="none" w:sz="0" w:space="0" w:color="auto"/>
          </w:divBdr>
        </w:div>
        <w:div w:id="1861432275">
          <w:marLeft w:val="480"/>
          <w:marRight w:val="0"/>
          <w:marTop w:val="0"/>
          <w:marBottom w:val="0"/>
          <w:divBdr>
            <w:top w:val="none" w:sz="0" w:space="0" w:color="auto"/>
            <w:left w:val="none" w:sz="0" w:space="0" w:color="auto"/>
            <w:bottom w:val="none" w:sz="0" w:space="0" w:color="auto"/>
            <w:right w:val="none" w:sz="0" w:space="0" w:color="auto"/>
          </w:divBdr>
        </w:div>
        <w:div w:id="1153258990">
          <w:marLeft w:val="480"/>
          <w:marRight w:val="0"/>
          <w:marTop w:val="0"/>
          <w:marBottom w:val="0"/>
          <w:divBdr>
            <w:top w:val="none" w:sz="0" w:space="0" w:color="auto"/>
            <w:left w:val="none" w:sz="0" w:space="0" w:color="auto"/>
            <w:bottom w:val="none" w:sz="0" w:space="0" w:color="auto"/>
            <w:right w:val="none" w:sz="0" w:space="0" w:color="auto"/>
          </w:divBdr>
        </w:div>
        <w:div w:id="524026027">
          <w:marLeft w:val="480"/>
          <w:marRight w:val="0"/>
          <w:marTop w:val="0"/>
          <w:marBottom w:val="0"/>
          <w:divBdr>
            <w:top w:val="none" w:sz="0" w:space="0" w:color="auto"/>
            <w:left w:val="none" w:sz="0" w:space="0" w:color="auto"/>
            <w:bottom w:val="none" w:sz="0" w:space="0" w:color="auto"/>
            <w:right w:val="none" w:sz="0" w:space="0" w:color="auto"/>
          </w:divBdr>
        </w:div>
        <w:div w:id="822546412">
          <w:marLeft w:val="480"/>
          <w:marRight w:val="0"/>
          <w:marTop w:val="0"/>
          <w:marBottom w:val="0"/>
          <w:divBdr>
            <w:top w:val="none" w:sz="0" w:space="0" w:color="auto"/>
            <w:left w:val="none" w:sz="0" w:space="0" w:color="auto"/>
            <w:bottom w:val="none" w:sz="0" w:space="0" w:color="auto"/>
            <w:right w:val="none" w:sz="0" w:space="0" w:color="auto"/>
          </w:divBdr>
        </w:div>
        <w:div w:id="1675187036">
          <w:marLeft w:val="480"/>
          <w:marRight w:val="0"/>
          <w:marTop w:val="0"/>
          <w:marBottom w:val="0"/>
          <w:divBdr>
            <w:top w:val="none" w:sz="0" w:space="0" w:color="auto"/>
            <w:left w:val="none" w:sz="0" w:space="0" w:color="auto"/>
            <w:bottom w:val="none" w:sz="0" w:space="0" w:color="auto"/>
            <w:right w:val="none" w:sz="0" w:space="0" w:color="auto"/>
          </w:divBdr>
        </w:div>
        <w:div w:id="306326270">
          <w:marLeft w:val="480"/>
          <w:marRight w:val="0"/>
          <w:marTop w:val="0"/>
          <w:marBottom w:val="0"/>
          <w:divBdr>
            <w:top w:val="none" w:sz="0" w:space="0" w:color="auto"/>
            <w:left w:val="none" w:sz="0" w:space="0" w:color="auto"/>
            <w:bottom w:val="none" w:sz="0" w:space="0" w:color="auto"/>
            <w:right w:val="none" w:sz="0" w:space="0" w:color="auto"/>
          </w:divBdr>
        </w:div>
        <w:div w:id="1773549048">
          <w:marLeft w:val="480"/>
          <w:marRight w:val="0"/>
          <w:marTop w:val="0"/>
          <w:marBottom w:val="0"/>
          <w:divBdr>
            <w:top w:val="none" w:sz="0" w:space="0" w:color="auto"/>
            <w:left w:val="none" w:sz="0" w:space="0" w:color="auto"/>
            <w:bottom w:val="none" w:sz="0" w:space="0" w:color="auto"/>
            <w:right w:val="none" w:sz="0" w:space="0" w:color="auto"/>
          </w:divBdr>
        </w:div>
        <w:div w:id="2014330599">
          <w:marLeft w:val="480"/>
          <w:marRight w:val="0"/>
          <w:marTop w:val="0"/>
          <w:marBottom w:val="0"/>
          <w:divBdr>
            <w:top w:val="none" w:sz="0" w:space="0" w:color="auto"/>
            <w:left w:val="none" w:sz="0" w:space="0" w:color="auto"/>
            <w:bottom w:val="none" w:sz="0" w:space="0" w:color="auto"/>
            <w:right w:val="none" w:sz="0" w:space="0" w:color="auto"/>
          </w:divBdr>
        </w:div>
        <w:div w:id="1371421597">
          <w:marLeft w:val="480"/>
          <w:marRight w:val="0"/>
          <w:marTop w:val="0"/>
          <w:marBottom w:val="0"/>
          <w:divBdr>
            <w:top w:val="none" w:sz="0" w:space="0" w:color="auto"/>
            <w:left w:val="none" w:sz="0" w:space="0" w:color="auto"/>
            <w:bottom w:val="none" w:sz="0" w:space="0" w:color="auto"/>
            <w:right w:val="none" w:sz="0" w:space="0" w:color="auto"/>
          </w:divBdr>
        </w:div>
        <w:div w:id="187302307">
          <w:marLeft w:val="480"/>
          <w:marRight w:val="0"/>
          <w:marTop w:val="0"/>
          <w:marBottom w:val="0"/>
          <w:divBdr>
            <w:top w:val="none" w:sz="0" w:space="0" w:color="auto"/>
            <w:left w:val="none" w:sz="0" w:space="0" w:color="auto"/>
            <w:bottom w:val="none" w:sz="0" w:space="0" w:color="auto"/>
            <w:right w:val="none" w:sz="0" w:space="0" w:color="auto"/>
          </w:divBdr>
        </w:div>
        <w:div w:id="1504054641">
          <w:marLeft w:val="480"/>
          <w:marRight w:val="0"/>
          <w:marTop w:val="0"/>
          <w:marBottom w:val="0"/>
          <w:divBdr>
            <w:top w:val="none" w:sz="0" w:space="0" w:color="auto"/>
            <w:left w:val="none" w:sz="0" w:space="0" w:color="auto"/>
            <w:bottom w:val="none" w:sz="0" w:space="0" w:color="auto"/>
            <w:right w:val="none" w:sz="0" w:space="0" w:color="auto"/>
          </w:divBdr>
        </w:div>
        <w:div w:id="787698014">
          <w:marLeft w:val="480"/>
          <w:marRight w:val="0"/>
          <w:marTop w:val="0"/>
          <w:marBottom w:val="0"/>
          <w:divBdr>
            <w:top w:val="none" w:sz="0" w:space="0" w:color="auto"/>
            <w:left w:val="none" w:sz="0" w:space="0" w:color="auto"/>
            <w:bottom w:val="none" w:sz="0" w:space="0" w:color="auto"/>
            <w:right w:val="none" w:sz="0" w:space="0" w:color="auto"/>
          </w:divBdr>
        </w:div>
        <w:div w:id="607155388">
          <w:marLeft w:val="480"/>
          <w:marRight w:val="0"/>
          <w:marTop w:val="0"/>
          <w:marBottom w:val="0"/>
          <w:divBdr>
            <w:top w:val="none" w:sz="0" w:space="0" w:color="auto"/>
            <w:left w:val="none" w:sz="0" w:space="0" w:color="auto"/>
            <w:bottom w:val="none" w:sz="0" w:space="0" w:color="auto"/>
            <w:right w:val="none" w:sz="0" w:space="0" w:color="auto"/>
          </w:divBdr>
        </w:div>
        <w:div w:id="56442019">
          <w:marLeft w:val="480"/>
          <w:marRight w:val="0"/>
          <w:marTop w:val="0"/>
          <w:marBottom w:val="0"/>
          <w:divBdr>
            <w:top w:val="none" w:sz="0" w:space="0" w:color="auto"/>
            <w:left w:val="none" w:sz="0" w:space="0" w:color="auto"/>
            <w:bottom w:val="none" w:sz="0" w:space="0" w:color="auto"/>
            <w:right w:val="none" w:sz="0" w:space="0" w:color="auto"/>
          </w:divBdr>
        </w:div>
        <w:div w:id="1164972184">
          <w:marLeft w:val="480"/>
          <w:marRight w:val="0"/>
          <w:marTop w:val="0"/>
          <w:marBottom w:val="0"/>
          <w:divBdr>
            <w:top w:val="none" w:sz="0" w:space="0" w:color="auto"/>
            <w:left w:val="none" w:sz="0" w:space="0" w:color="auto"/>
            <w:bottom w:val="none" w:sz="0" w:space="0" w:color="auto"/>
            <w:right w:val="none" w:sz="0" w:space="0" w:color="auto"/>
          </w:divBdr>
        </w:div>
        <w:div w:id="433329972">
          <w:marLeft w:val="480"/>
          <w:marRight w:val="0"/>
          <w:marTop w:val="0"/>
          <w:marBottom w:val="0"/>
          <w:divBdr>
            <w:top w:val="none" w:sz="0" w:space="0" w:color="auto"/>
            <w:left w:val="none" w:sz="0" w:space="0" w:color="auto"/>
            <w:bottom w:val="none" w:sz="0" w:space="0" w:color="auto"/>
            <w:right w:val="none" w:sz="0" w:space="0" w:color="auto"/>
          </w:divBdr>
        </w:div>
        <w:div w:id="770783169">
          <w:marLeft w:val="480"/>
          <w:marRight w:val="0"/>
          <w:marTop w:val="0"/>
          <w:marBottom w:val="0"/>
          <w:divBdr>
            <w:top w:val="none" w:sz="0" w:space="0" w:color="auto"/>
            <w:left w:val="none" w:sz="0" w:space="0" w:color="auto"/>
            <w:bottom w:val="none" w:sz="0" w:space="0" w:color="auto"/>
            <w:right w:val="none" w:sz="0" w:space="0" w:color="auto"/>
          </w:divBdr>
        </w:div>
        <w:div w:id="2030980759">
          <w:marLeft w:val="480"/>
          <w:marRight w:val="0"/>
          <w:marTop w:val="0"/>
          <w:marBottom w:val="0"/>
          <w:divBdr>
            <w:top w:val="none" w:sz="0" w:space="0" w:color="auto"/>
            <w:left w:val="none" w:sz="0" w:space="0" w:color="auto"/>
            <w:bottom w:val="none" w:sz="0" w:space="0" w:color="auto"/>
            <w:right w:val="none" w:sz="0" w:space="0" w:color="auto"/>
          </w:divBdr>
        </w:div>
        <w:div w:id="508834521">
          <w:marLeft w:val="480"/>
          <w:marRight w:val="0"/>
          <w:marTop w:val="0"/>
          <w:marBottom w:val="0"/>
          <w:divBdr>
            <w:top w:val="none" w:sz="0" w:space="0" w:color="auto"/>
            <w:left w:val="none" w:sz="0" w:space="0" w:color="auto"/>
            <w:bottom w:val="none" w:sz="0" w:space="0" w:color="auto"/>
            <w:right w:val="none" w:sz="0" w:space="0" w:color="auto"/>
          </w:divBdr>
        </w:div>
        <w:div w:id="1059523263">
          <w:marLeft w:val="480"/>
          <w:marRight w:val="0"/>
          <w:marTop w:val="0"/>
          <w:marBottom w:val="0"/>
          <w:divBdr>
            <w:top w:val="none" w:sz="0" w:space="0" w:color="auto"/>
            <w:left w:val="none" w:sz="0" w:space="0" w:color="auto"/>
            <w:bottom w:val="none" w:sz="0" w:space="0" w:color="auto"/>
            <w:right w:val="none" w:sz="0" w:space="0" w:color="auto"/>
          </w:divBdr>
        </w:div>
        <w:div w:id="1105998201">
          <w:marLeft w:val="480"/>
          <w:marRight w:val="0"/>
          <w:marTop w:val="0"/>
          <w:marBottom w:val="0"/>
          <w:divBdr>
            <w:top w:val="none" w:sz="0" w:space="0" w:color="auto"/>
            <w:left w:val="none" w:sz="0" w:space="0" w:color="auto"/>
            <w:bottom w:val="none" w:sz="0" w:space="0" w:color="auto"/>
            <w:right w:val="none" w:sz="0" w:space="0" w:color="auto"/>
          </w:divBdr>
        </w:div>
        <w:div w:id="118577453">
          <w:marLeft w:val="480"/>
          <w:marRight w:val="0"/>
          <w:marTop w:val="0"/>
          <w:marBottom w:val="0"/>
          <w:divBdr>
            <w:top w:val="none" w:sz="0" w:space="0" w:color="auto"/>
            <w:left w:val="none" w:sz="0" w:space="0" w:color="auto"/>
            <w:bottom w:val="none" w:sz="0" w:space="0" w:color="auto"/>
            <w:right w:val="none" w:sz="0" w:space="0" w:color="auto"/>
          </w:divBdr>
        </w:div>
        <w:div w:id="640040875">
          <w:marLeft w:val="480"/>
          <w:marRight w:val="0"/>
          <w:marTop w:val="0"/>
          <w:marBottom w:val="0"/>
          <w:divBdr>
            <w:top w:val="none" w:sz="0" w:space="0" w:color="auto"/>
            <w:left w:val="none" w:sz="0" w:space="0" w:color="auto"/>
            <w:bottom w:val="none" w:sz="0" w:space="0" w:color="auto"/>
            <w:right w:val="none" w:sz="0" w:space="0" w:color="auto"/>
          </w:divBdr>
        </w:div>
        <w:div w:id="672686738">
          <w:marLeft w:val="480"/>
          <w:marRight w:val="0"/>
          <w:marTop w:val="0"/>
          <w:marBottom w:val="0"/>
          <w:divBdr>
            <w:top w:val="none" w:sz="0" w:space="0" w:color="auto"/>
            <w:left w:val="none" w:sz="0" w:space="0" w:color="auto"/>
            <w:bottom w:val="none" w:sz="0" w:space="0" w:color="auto"/>
            <w:right w:val="none" w:sz="0" w:space="0" w:color="auto"/>
          </w:divBdr>
        </w:div>
        <w:div w:id="749693423">
          <w:marLeft w:val="480"/>
          <w:marRight w:val="0"/>
          <w:marTop w:val="0"/>
          <w:marBottom w:val="0"/>
          <w:divBdr>
            <w:top w:val="none" w:sz="0" w:space="0" w:color="auto"/>
            <w:left w:val="none" w:sz="0" w:space="0" w:color="auto"/>
            <w:bottom w:val="none" w:sz="0" w:space="0" w:color="auto"/>
            <w:right w:val="none" w:sz="0" w:space="0" w:color="auto"/>
          </w:divBdr>
        </w:div>
        <w:div w:id="809053420">
          <w:marLeft w:val="480"/>
          <w:marRight w:val="0"/>
          <w:marTop w:val="0"/>
          <w:marBottom w:val="0"/>
          <w:divBdr>
            <w:top w:val="none" w:sz="0" w:space="0" w:color="auto"/>
            <w:left w:val="none" w:sz="0" w:space="0" w:color="auto"/>
            <w:bottom w:val="none" w:sz="0" w:space="0" w:color="auto"/>
            <w:right w:val="none" w:sz="0" w:space="0" w:color="auto"/>
          </w:divBdr>
        </w:div>
        <w:div w:id="1771579253">
          <w:marLeft w:val="480"/>
          <w:marRight w:val="0"/>
          <w:marTop w:val="0"/>
          <w:marBottom w:val="0"/>
          <w:divBdr>
            <w:top w:val="none" w:sz="0" w:space="0" w:color="auto"/>
            <w:left w:val="none" w:sz="0" w:space="0" w:color="auto"/>
            <w:bottom w:val="none" w:sz="0" w:space="0" w:color="auto"/>
            <w:right w:val="none" w:sz="0" w:space="0" w:color="auto"/>
          </w:divBdr>
        </w:div>
        <w:div w:id="1408839914">
          <w:marLeft w:val="480"/>
          <w:marRight w:val="0"/>
          <w:marTop w:val="0"/>
          <w:marBottom w:val="0"/>
          <w:divBdr>
            <w:top w:val="none" w:sz="0" w:space="0" w:color="auto"/>
            <w:left w:val="none" w:sz="0" w:space="0" w:color="auto"/>
            <w:bottom w:val="none" w:sz="0" w:space="0" w:color="auto"/>
            <w:right w:val="none" w:sz="0" w:space="0" w:color="auto"/>
          </w:divBdr>
        </w:div>
        <w:div w:id="496073819">
          <w:marLeft w:val="480"/>
          <w:marRight w:val="0"/>
          <w:marTop w:val="0"/>
          <w:marBottom w:val="0"/>
          <w:divBdr>
            <w:top w:val="none" w:sz="0" w:space="0" w:color="auto"/>
            <w:left w:val="none" w:sz="0" w:space="0" w:color="auto"/>
            <w:bottom w:val="none" w:sz="0" w:space="0" w:color="auto"/>
            <w:right w:val="none" w:sz="0" w:space="0" w:color="auto"/>
          </w:divBdr>
        </w:div>
        <w:div w:id="1594434139">
          <w:marLeft w:val="480"/>
          <w:marRight w:val="0"/>
          <w:marTop w:val="0"/>
          <w:marBottom w:val="0"/>
          <w:divBdr>
            <w:top w:val="none" w:sz="0" w:space="0" w:color="auto"/>
            <w:left w:val="none" w:sz="0" w:space="0" w:color="auto"/>
            <w:bottom w:val="none" w:sz="0" w:space="0" w:color="auto"/>
            <w:right w:val="none" w:sz="0" w:space="0" w:color="auto"/>
          </w:divBdr>
        </w:div>
        <w:div w:id="256521968">
          <w:marLeft w:val="480"/>
          <w:marRight w:val="0"/>
          <w:marTop w:val="0"/>
          <w:marBottom w:val="0"/>
          <w:divBdr>
            <w:top w:val="none" w:sz="0" w:space="0" w:color="auto"/>
            <w:left w:val="none" w:sz="0" w:space="0" w:color="auto"/>
            <w:bottom w:val="none" w:sz="0" w:space="0" w:color="auto"/>
            <w:right w:val="none" w:sz="0" w:space="0" w:color="auto"/>
          </w:divBdr>
        </w:div>
        <w:div w:id="471604219">
          <w:marLeft w:val="480"/>
          <w:marRight w:val="0"/>
          <w:marTop w:val="0"/>
          <w:marBottom w:val="0"/>
          <w:divBdr>
            <w:top w:val="none" w:sz="0" w:space="0" w:color="auto"/>
            <w:left w:val="none" w:sz="0" w:space="0" w:color="auto"/>
            <w:bottom w:val="none" w:sz="0" w:space="0" w:color="auto"/>
            <w:right w:val="none" w:sz="0" w:space="0" w:color="auto"/>
          </w:divBdr>
        </w:div>
        <w:div w:id="1771970277">
          <w:marLeft w:val="480"/>
          <w:marRight w:val="0"/>
          <w:marTop w:val="0"/>
          <w:marBottom w:val="0"/>
          <w:divBdr>
            <w:top w:val="none" w:sz="0" w:space="0" w:color="auto"/>
            <w:left w:val="none" w:sz="0" w:space="0" w:color="auto"/>
            <w:bottom w:val="none" w:sz="0" w:space="0" w:color="auto"/>
            <w:right w:val="none" w:sz="0" w:space="0" w:color="auto"/>
          </w:divBdr>
        </w:div>
        <w:div w:id="1225145119">
          <w:marLeft w:val="480"/>
          <w:marRight w:val="0"/>
          <w:marTop w:val="0"/>
          <w:marBottom w:val="0"/>
          <w:divBdr>
            <w:top w:val="none" w:sz="0" w:space="0" w:color="auto"/>
            <w:left w:val="none" w:sz="0" w:space="0" w:color="auto"/>
            <w:bottom w:val="none" w:sz="0" w:space="0" w:color="auto"/>
            <w:right w:val="none" w:sz="0" w:space="0" w:color="auto"/>
          </w:divBdr>
        </w:div>
        <w:div w:id="927080830">
          <w:marLeft w:val="480"/>
          <w:marRight w:val="0"/>
          <w:marTop w:val="0"/>
          <w:marBottom w:val="0"/>
          <w:divBdr>
            <w:top w:val="none" w:sz="0" w:space="0" w:color="auto"/>
            <w:left w:val="none" w:sz="0" w:space="0" w:color="auto"/>
            <w:bottom w:val="none" w:sz="0" w:space="0" w:color="auto"/>
            <w:right w:val="none" w:sz="0" w:space="0" w:color="auto"/>
          </w:divBdr>
        </w:div>
      </w:divsChild>
    </w:div>
    <w:div w:id="1747722399">
      <w:bodyDiv w:val="1"/>
      <w:marLeft w:val="0"/>
      <w:marRight w:val="0"/>
      <w:marTop w:val="0"/>
      <w:marBottom w:val="0"/>
      <w:divBdr>
        <w:top w:val="none" w:sz="0" w:space="0" w:color="auto"/>
        <w:left w:val="none" w:sz="0" w:space="0" w:color="auto"/>
        <w:bottom w:val="none" w:sz="0" w:space="0" w:color="auto"/>
        <w:right w:val="none" w:sz="0" w:space="0" w:color="auto"/>
      </w:divBdr>
      <w:divsChild>
        <w:div w:id="626203071">
          <w:marLeft w:val="0"/>
          <w:marRight w:val="0"/>
          <w:marTop w:val="0"/>
          <w:marBottom w:val="0"/>
          <w:divBdr>
            <w:top w:val="none" w:sz="0" w:space="0" w:color="auto"/>
            <w:left w:val="none" w:sz="0" w:space="0" w:color="auto"/>
            <w:bottom w:val="none" w:sz="0" w:space="0" w:color="auto"/>
            <w:right w:val="none" w:sz="0" w:space="0" w:color="auto"/>
          </w:divBdr>
        </w:div>
        <w:div w:id="1997681644">
          <w:marLeft w:val="0"/>
          <w:marRight w:val="0"/>
          <w:marTop w:val="0"/>
          <w:marBottom w:val="0"/>
          <w:divBdr>
            <w:top w:val="none" w:sz="0" w:space="0" w:color="auto"/>
            <w:left w:val="none" w:sz="0" w:space="0" w:color="auto"/>
            <w:bottom w:val="none" w:sz="0" w:space="0" w:color="auto"/>
            <w:right w:val="none" w:sz="0" w:space="0" w:color="auto"/>
          </w:divBdr>
        </w:div>
        <w:div w:id="206454074">
          <w:marLeft w:val="0"/>
          <w:marRight w:val="0"/>
          <w:marTop w:val="0"/>
          <w:marBottom w:val="0"/>
          <w:divBdr>
            <w:top w:val="none" w:sz="0" w:space="0" w:color="auto"/>
            <w:left w:val="none" w:sz="0" w:space="0" w:color="auto"/>
            <w:bottom w:val="none" w:sz="0" w:space="0" w:color="auto"/>
            <w:right w:val="none" w:sz="0" w:space="0" w:color="auto"/>
          </w:divBdr>
        </w:div>
        <w:div w:id="1855682876">
          <w:marLeft w:val="0"/>
          <w:marRight w:val="0"/>
          <w:marTop w:val="0"/>
          <w:marBottom w:val="0"/>
          <w:divBdr>
            <w:top w:val="none" w:sz="0" w:space="0" w:color="auto"/>
            <w:left w:val="none" w:sz="0" w:space="0" w:color="auto"/>
            <w:bottom w:val="none" w:sz="0" w:space="0" w:color="auto"/>
            <w:right w:val="none" w:sz="0" w:space="0" w:color="auto"/>
          </w:divBdr>
        </w:div>
        <w:div w:id="552500623">
          <w:marLeft w:val="0"/>
          <w:marRight w:val="0"/>
          <w:marTop w:val="0"/>
          <w:marBottom w:val="0"/>
          <w:divBdr>
            <w:top w:val="none" w:sz="0" w:space="0" w:color="auto"/>
            <w:left w:val="none" w:sz="0" w:space="0" w:color="auto"/>
            <w:bottom w:val="none" w:sz="0" w:space="0" w:color="auto"/>
            <w:right w:val="none" w:sz="0" w:space="0" w:color="auto"/>
          </w:divBdr>
        </w:div>
        <w:div w:id="940989819">
          <w:marLeft w:val="0"/>
          <w:marRight w:val="0"/>
          <w:marTop w:val="0"/>
          <w:marBottom w:val="0"/>
          <w:divBdr>
            <w:top w:val="none" w:sz="0" w:space="0" w:color="auto"/>
            <w:left w:val="none" w:sz="0" w:space="0" w:color="auto"/>
            <w:bottom w:val="none" w:sz="0" w:space="0" w:color="auto"/>
            <w:right w:val="none" w:sz="0" w:space="0" w:color="auto"/>
          </w:divBdr>
        </w:div>
        <w:div w:id="706611788">
          <w:marLeft w:val="0"/>
          <w:marRight w:val="0"/>
          <w:marTop w:val="0"/>
          <w:marBottom w:val="0"/>
          <w:divBdr>
            <w:top w:val="none" w:sz="0" w:space="0" w:color="auto"/>
            <w:left w:val="none" w:sz="0" w:space="0" w:color="auto"/>
            <w:bottom w:val="none" w:sz="0" w:space="0" w:color="auto"/>
            <w:right w:val="none" w:sz="0" w:space="0" w:color="auto"/>
          </w:divBdr>
        </w:div>
        <w:div w:id="1775586127">
          <w:marLeft w:val="0"/>
          <w:marRight w:val="0"/>
          <w:marTop w:val="0"/>
          <w:marBottom w:val="0"/>
          <w:divBdr>
            <w:top w:val="none" w:sz="0" w:space="0" w:color="auto"/>
            <w:left w:val="none" w:sz="0" w:space="0" w:color="auto"/>
            <w:bottom w:val="none" w:sz="0" w:space="0" w:color="auto"/>
            <w:right w:val="none" w:sz="0" w:space="0" w:color="auto"/>
          </w:divBdr>
        </w:div>
        <w:div w:id="840513176">
          <w:marLeft w:val="0"/>
          <w:marRight w:val="0"/>
          <w:marTop w:val="0"/>
          <w:marBottom w:val="0"/>
          <w:divBdr>
            <w:top w:val="none" w:sz="0" w:space="0" w:color="auto"/>
            <w:left w:val="none" w:sz="0" w:space="0" w:color="auto"/>
            <w:bottom w:val="none" w:sz="0" w:space="0" w:color="auto"/>
            <w:right w:val="none" w:sz="0" w:space="0" w:color="auto"/>
          </w:divBdr>
        </w:div>
        <w:div w:id="1953827475">
          <w:marLeft w:val="0"/>
          <w:marRight w:val="0"/>
          <w:marTop w:val="0"/>
          <w:marBottom w:val="0"/>
          <w:divBdr>
            <w:top w:val="none" w:sz="0" w:space="0" w:color="auto"/>
            <w:left w:val="none" w:sz="0" w:space="0" w:color="auto"/>
            <w:bottom w:val="none" w:sz="0" w:space="0" w:color="auto"/>
            <w:right w:val="none" w:sz="0" w:space="0" w:color="auto"/>
          </w:divBdr>
        </w:div>
        <w:div w:id="759985506">
          <w:marLeft w:val="0"/>
          <w:marRight w:val="0"/>
          <w:marTop w:val="0"/>
          <w:marBottom w:val="0"/>
          <w:divBdr>
            <w:top w:val="none" w:sz="0" w:space="0" w:color="auto"/>
            <w:left w:val="none" w:sz="0" w:space="0" w:color="auto"/>
            <w:bottom w:val="none" w:sz="0" w:space="0" w:color="auto"/>
            <w:right w:val="none" w:sz="0" w:space="0" w:color="auto"/>
          </w:divBdr>
        </w:div>
        <w:div w:id="399596050">
          <w:marLeft w:val="0"/>
          <w:marRight w:val="0"/>
          <w:marTop w:val="0"/>
          <w:marBottom w:val="0"/>
          <w:divBdr>
            <w:top w:val="none" w:sz="0" w:space="0" w:color="auto"/>
            <w:left w:val="none" w:sz="0" w:space="0" w:color="auto"/>
            <w:bottom w:val="none" w:sz="0" w:space="0" w:color="auto"/>
            <w:right w:val="none" w:sz="0" w:space="0" w:color="auto"/>
          </w:divBdr>
        </w:div>
        <w:div w:id="1612054637">
          <w:marLeft w:val="0"/>
          <w:marRight w:val="0"/>
          <w:marTop w:val="0"/>
          <w:marBottom w:val="0"/>
          <w:divBdr>
            <w:top w:val="none" w:sz="0" w:space="0" w:color="auto"/>
            <w:left w:val="none" w:sz="0" w:space="0" w:color="auto"/>
            <w:bottom w:val="none" w:sz="0" w:space="0" w:color="auto"/>
            <w:right w:val="none" w:sz="0" w:space="0" w:color="auto"/>
          </w:divBdr>
        </w:div>
        <w:div w:id="282540459">
          <w:marLeft w:val="0"/>
          <w:marRight w:val="0"/>
          <w:marTop w:val="0"/>
          <w:marBottom w:val="0"/>
          <w:divBdr>
            <w:top w:val="none" w:sz="0" w:space="0" w:color="auto"/>
            <w:left w:val="none" w:sz="0" w:space="0" w:color="auto"/>
            <w:bottom w:val="none" w:sz="0" w:space="0" w:color="auto"/>
            <w:right w:val="none" w:sz="0" w:space="0" w:color="auto"/>
          </w:divBdr>
        </w:div>
        <w:div w:id="1400321671">
          <w:marLeft w:val="0"/>
          <w:marRight w:val="0"/>
          <w:marTop w:val="0"/>
          <w:marBottom w:val="0"/>
          <w:divBdr>
            <w:top w:val="none" w:sz="0" w:space="0" w:color="auto"/>
            <w:left w:val="none" w:sz="0" w:space="0" w:color="auto"/>
            <w:bottom w:val="none" w:sz="0" w:space="0" w:color="auto"/>
            <w:right w:val="none" w:sz="0" w:space="0" w:color="auto"/>
          </w:divBdr>
        </w:div>
        <w:div w:id="2002537140">
          <w:marLeft w:val="0"/>
          <w:marRight w:val="0"/>
          <w:marTop w:val="0"/>
          <w:marBottom w:val="0"/>
          <w:divBdr>
            <w:top w:val="none" w:sz="0" w:space="0" w:color="auto"/>
            <w:left w:val="none" w:sz="0" w:space="0" w:color="auto"/>
            <w:bottom w:val="none" w:sz="0" w:space="0" w:color="auto"/>
            <w:right w:val="none" w:sz="0" w:space="0" w:color="auto"/>
          </w:divBdr>
        </w:div>
        <w:div w:id="635644059">
          <w:marLeft w:val="0"/>
          <w:marRight w:val="0"/>
          <w:marTop w:val="0"/>
          <w:marBottom w:val="0"/>
          <w:divBdr>
            <w:top w:val="none" w:sz="0" w:space="0" w:color="auto"/>
            <w:left w:val="none" w:sz="0" w:space="0" w:color="auto"/>
            <w:bottom w:val="none" w:sz="0" w:space="0" w:color="auto"/>
            <w:right w:val="none" w:sz="0" w:space="0" w:color="auto"/>
          </w:divBdr>
        </w:div>
        <w:div w:id="6753947">
          <w:marLeft w:val="0"/>
          <w:marRight w:val="0"/>
          <w:marTop w:val="0"/>
          <w:marBottom w:val="0"/>
          <w:divBdr>
            <w:top w:val="none" w:sz="0" w:space="0" w:color="auto"/>
            <w:left w:val="none" w:sz="0" w:space="0" w:color="auto"/>
            <w:bottom w:val="none" w:sz="0" w:space="0" w:color="auto"/>
            <w:right w:val="none" w:sz="0" w:space="0" w:color="auto"/>
          </w:divBdr>
        </w:div>
        <w:div w:id="40711217">
          <w:marLeft w:val="0"/>
          <w:marRight w:val="0"/>
          <w:marTop w:val="0"/>
          <w:marBottom w:val="0"/>
          <w:divBdr>
            <w:top w:val="none" w:sz="0" w:space="0" w:color="auto"/>
            <w:left w:val="none" w:sz="0" w:space="0" w:color="auto"/>
            <w:bottom w:val="none" w:sz="0" w:space="0" w:color="auto"/>
            <w:right w:val="none" w:sz="0" w:space="0" w:color="auto"/>
          </w:divBdr>
        </w:div>
        <w:div w:id="1257789920">
          <w:marLeft w:val="0"/>
          <w:marRight w:val="0"/>
          <w:marTop w:val="0"/>
          <w:marBottom w:val="0"/>
          <w:divBdr>
            <w:top w:val="none" w:sz="0" w:space="0" w:color="auto"/>
            <w:left w:val="none" w:sz="0" w:space="0" w:color="auto"/>
            <w:bottom w:val="none" w:sz="0" w:space="0" w:color="auto"/>
            <w:right w:val="none" w:sz="0" w:space="0" w:color="auto"/>
          </w:divBdr>
        </w:div>
        <w:div w:id="1140684179">
          <w:marLeft w:val="0"/>
          <w:marRight w:val="0"/>
          <w:marTop w:val="0"/>
          <w:marBottom w:val="0"/>
          <w:divBdr>
            <w:top w:val="none" w:sz="0" w:space="0" w:color="auto"/>
            <w:left w:val="none" w:sz="0" w:space="0" w:color="auto"/>
            <w:bottom w:val="none" w:sz="0" w:space="0" w:color="auto"/>
            <w:right w:val="none" w:sz="0" w:space="0" w:color="auto"/>
          </w:divBdr>
        </w:div>
        <w:div w:id="26100618">
          <w:marLeft w:val="0"/>
          <w:marRight w:val="0"/>
          <w:marTop w:val="0"/>
          <w:marBottom w:val="0"/>
          <w:divBdr>
            <w:top w:val="none" w:sz="0" w:space="0" w:color="auto"/>
            <w:left w:val="none" w:sz="0" w:space="0" w:color="auto"/>
            <w:bottom w:val="none" w:sz="0" w:space="0" w:color="auto"/>
            <w:right w:val="none" w:sz="0" w:space="0" w:color="auto"/>
          </w:divBdr>
        </w:div>
        <w:div w:id="1517764297">
          <w:marLeft w:val="0"/>
          <w:marRight w:val="0"/>
          <w:marTop w:val="0"/>
          <w:marBottom w:val="0"/>
          <w:divBdr>
            <w:top w:val="none" w:sz="0" w:space="0" w:color="auto"/>
            <w:left w:val="none" w:sz="0" w:space="0" w:color="auto"/>
            <w:bottom w:val="none" w:sz="0" w:space="0" w:color="auto"/>
            <w:right w:val="none" w:sz="0" w:space="0" w:color="auto"/>
          </w:divBdr>
        </w:div>
        <w:div w:id="496657730">
          <w:marLeft w:val="0"/>
          <w:marRight w:val="0"/>
          <w:marTop w:val="0"/>
          <w:marBottom w:val="0"/>
          <w:divBdr>
            <w:top w:val="none" w:sz="0" w:space="0" w:color="auto"/>
            <w:left w:val="none" w:sz="0" w:space="0" w:color="auto"/>
            <w:bottom w:val="none" w:sz="0" w:space="0" w:color="auto"/>
            <w:right w:val="none" w:sz="0" w:space="0" w:color="auto"/>
          </w:divBdr>
        </w:div>
        <w:div w:id="1856766806">
          <w:marLeft w:val="0"/>
          <w:marRight w:val="0"/>
          <w:marTop w:val="0"/>
          <w:marBottom w:val="0"/>
          <w:divBdr>
            <w:top w:val="none" w:sz="0" w:space="0" w:color="auto"/>
            <w:left w:val="none" w:sz="0" w:space="0" w:color="auto"/>
            <w:bottom w:val="none" w:sz="0" w:space="0" w:color="auto"/>
            <w:right w:val="none" w:sz="0" w:space="0" w:color="auto"/>
          </w:divBdr>
        </w:div>
        <w:div w:id="1337996824">
          <w:marLeft w:val="0"/>
          <w:marRight w:val="0"/>
          <w:marTop w:val="0"/>
          <w:marBottom w:val="0"/>
          <w:divBdr>
            <w:top w:val="none" w:sz="0" w:space="0" w:color="auto"/>
            <w:left w:val="none" w:sz="0" w:space="0" w:color="auto"/>
            <w:bottom w:val="none" w:sz="0" w:space="0" w:color="auto"/>
            <w:right w:val="none" w:sz="0" w:space="0" w:color="auto"/>
          </w:divBdr>
        </w:div>
        <w:div w:id="193544900">
          <w:marLeft w:val="0"/>
          <w:marRight w:val="0"/>
          <w:marTop w:val="0"/>
          <w:marBottom w:val="0"/>
          <w:divBdr>
            <w:top w:val="none" w:sz="0" w:space="0" w:color="auto"/>
            <w:left w:val="none" w:sz="0" w:space="0" w:color="auto"/>
            <w:bottom w:val="none" w:sz="0" w:space="0" w:color="auto"/>
            <w:right w:val="none" w:sz="0" w:space="0" w:color="auto"/>
          </w:divBdr>
        </w:div>
        <w:div w:id="483816009">
          <w:marLeft w:val="0"/>
          <w:marRight w:val="0"/>
          <w:marTop w:val="0"/>
          <w:marBottom w:val="0"/>
          <w:divBdr>
            <w:top w:val="none" w:sz="0" w:space="0" w:color="auto"/>
            <w:left w:val="none" w:sz="0" w:space="0" w:color="auto"/>
            <w:bottom w:val="none" w:sz="0" w:space="0" w:color="auto"/>
            <w:right w:val="none" w:sz="0" w:space="0" w:color="auto"/>
          </w:divBdr>
        </w:div>
        <w:div w:id="1828092030">
          <w:marLeft w:val="0"/>
          <w:marRight w:val="0"/>
          <w:marTop w:val="0"/>
          <w:marBottom w:val="0"/>
          <w:divBdr>
            <w:top w:val="none" w:sz="0" w:space="0" w:color="auto"/>
            <w:left w:val="none" w:sz="0" w:space="0" w:color="auto"/>
            <w:bottom w:val="none" w:sz="0" w:space="0" w:color="auto"/>
            <w:right w:val="none" w:sz="0" w:space="0" w:color="auto"/>
          </w:divBdr>
        </w:div>
        <w:div w:id="198976639">
          <w:marLeft w:val="0"/>
          <w:marRight w:val="0"/>
          <w:marTop w:val="0"/>
          <w:marBottom w:val="0"/>
          <w:divBdr>
            <w:top w:val="none" w:sz="0" w:space="0" w:color="auto"/>
            <w:left w:val="none" w:sz="0" w:space="0" w:color="auto"/>
            <w:bottom w:val="none" w:sz="0" w:space="0" w:color="auto"/>
            <w:right w:val="none" w:sz="0" w:space="0" w:color="auto"/>
          </w:divBdr>
        </w:div>
        <w:div w:id="480927053">
          <w:marLeft w:val="0"/>
          <w:marRight w:val="0"/>
          <w:marTop w:val="0"/>
          <w:marBottom w:val="0"/>
          <w:divBdr>
            <w:top w:val="none" w:sz="0" w:space="0" w:color="auto"/>
            <w:left w:val="none" w:sz="0" w:space="0" w:color="auto"/>
            <w:bottom w:val="none" w:sz="0" w:space="0" w:color="auto"/>
            <w:right w:val="none" w:sz="0" w:space="0" w:color="auto"/>
          </w:divBdr>
        </w:div>
        <w:div w:id="1858109251">
          <w:marLeft w:val="0"/>
          <w:marRight w:val="0"/>
          <w:marTop w:val="0"/>
          <w:marBottom w:val="0"/>
          <w:divBdr>
            <w:top w:val="none" w:sz="0" w:space="0" w:color="auto"/>
            <w:left w:val="none" w:sz="0" w:space="0" w:color="auto"/>
            <w:bottom w:val="none" w:sz="0" w:space="0" w:color="auto"/>
            <w:right w:val="none" w:sz="0" w:space="0" w:color="auto"/>
          </w:divBdr>
        </w:div>
        <w:div w:id="157428943">
          <w:marLeft w:val="0"/>
          <w:marRight w:val="0"/>
          <w:marTop w:val="0"/>
          <w:marBottom w:val="0"/>
          <w:divBdr>
            <w:top w:val="none" w:sz="0" w:space="0" w:color="auto"/>
            <w:left w:val="none" w:sz="0" w:space="0" w:color="auto"/>
            <w:bottom w:val="none" w:sz="0" w:space="0" w:color="auto"/>
            <w:right w:val="none" w:sz="0" w:space="0" w:color="auto"/>
          </w:divBdr>
        </w:div>
        <w:div w:id="1925188021">
          <w:marLeft w:val="0"/>
          <w:marRight w:val="0"/>
          <w:marTop w:val="0"/>
          <w:marBottom w:val="0"/>
          <w:divBdr>
            <w:top w:val="none" w:sz="0" w:space="0" w:color="auto"/>
            <w:left w:val="none" w:sz="0" w:space="0" w:color="auto"/>
            <w:bottom w:val="none" w:sz="0" w:space="0" w:color="auto"/>
            <w:right w:val="none" w:sz="0" w:space="0" w:color="auto"/>
          </w:divBdr>
        </w:div>
        <w:div w:id="480193179">
          <w:marLeft w:val="0"/>
          <w:marRight w:val="0"/>
          <w:marTop w:val="0"/>
          <w:marBottom w:val="0"/>
          <w:divBdr>
            <w:top w:val="none" w:sz="0" w:space="0" w:color="auto"/>
            <w:left w:val="none" w:sz="0" w:space="0" w:color="auto"/>
            <w:bottom w:val="none" w:sz="0" w:space="0" w:color="auto"/>
            <w:right w:val="none" w:sz="0" w:space="0" w:color="auto"/>
          </w:divBdr>
        </w:div>
      </w:divsChild>
    </w:div>
    <w:div w:id="1748191780">
      <w:bodyDiv w:val="1"/>
      <w:marLeft w:val="0"/>
      <w:marRight w:val="0"/>
      <w:marTop w:val="0"/>
      <w:marBottom w:val="0"/>
      <w:divBdr>
        <w:top w:val="none" w:sz="0" w:space="0" w:color="auto"/>
        <w:left w:val="none" w:sz="0" w:space="0" w:color="auto"/>
        <w:bottom w:val="none" w:sz="0" w:space="0" w:color="auto"/>
        <w:right w:val="none" w:sz="0" w:space="0" w:color="auto"/>
      </w:divBdr>
    </w:div>
    <w:div w:id="1750229750">
      <w:bodyDiv w:val="1"/>
      <w:marLeft w:val="0"/>
      <w:marRight w:val="0"/>
      <w:marTop w:val="0"/>
      <w:marBottom w:val="0"/>
      <w:divBdr>
        <w:top w:val="none" w:sz="0" w:space="0" w:color="auto"/>
        <w:left w:val="none" w:sz="0" w:space="0" w:color="auto"/>
        <w:bottom w:val="none" w:sz="0" w:space="0" w:color="auto"/>
        <w:right w:val="none" w:sz="0" w:space="0" w:color="auto"/>
      </w:divBdr>
    </w:div>
    <w:div w:id="1758790274">
      <w:bodyDiv w:val="1"/>
      <w:marLeft w:val="0"/>
      <w:marRight w:val="0"/>
      <w:marTop w:val="0"/>
      <w:marBottom w:val="0"/>
      <w:divBdr>
        <w:top w:val="none" w:sz="0" w:space="0" w:color="auto"/>
        <w:left w:val="none" w:sz="0" w:space="0" w:color="auto"/>
        <w:bottom w:val="none" w:sz="0" w:space="0" w:color="auto"/>
        <w:right w:val="none" w:sz="0" w:space="0" w:color="auto"/>
      </w:divBdr>
      <w:divsChild>
        <w:div w:id="1988198304">
          <w:marLeft w:val="480"/>
          <w:marRight w:val="0"/>
          <w:marTop w:val="0"/>
          <w:marBottom w:val="0"/>
          <w:divBdr>
            <w:top w:val="none" w:sz="0" w:space="0" w:color="auto"/>
            <w:left w:val="none" w:sz="0" w:space="0" w:color="auto"/>
            <w:bottom w:val="none" w:sz="0" w:space="0" w:color="auto"/>
            <w:right w:val="none" w:sz="0" w:space="0" w:color="auto"/>
          </w:divBdr>
        </w:div>
        <w:div w:id="1583026027">
          <w:marLeft w:val="480"/>
          <w:marRight w:val="0"/>
          <w:marTop w:val="0"/>
          <w:marBottom w:val="0"/>
          <w:divBdr>
            <w:top w:val="none" w:sz="0" w:space="0" w:color="auto"/>
            <w:left w:val="none" w:sz="0" w:space="0" w:color="auto"/>
            <w:bottom w:val="none" w:sz="0" w:space="0" w:color="auto"/>
            <w:right w:val="none" w:sz="0" w:space="0" w:color="auto"/>
          </w:divBdr>
        </w:div>
        <w:div w:id="86271573">
          <w:marLeft w:val="480"/>
          <w:marRight w:val="0"/>
          <w:marTop w:val="0"/>
          <w:marBottom w:val="0"/>
          <w:divBdr>
            <w:top w:val="none" w:sz="0" w:space="0" w:color="auto"/>
            <w:left w:val="none" w:sz="0" w:space="0" w:color="auto"/>
            <w:bottom w:val="none" w:sz="0" w:space="0" w:color="auto"/>
            <w:right w:val="none" w:sz="0" w:space="0" w:color="auto"/>
          </w:divBdr>
        </w:div>
        <w:div w:id="1880316856">
          <w:marLeft w:val="480"/>
          <w:marRight w:val="0"/>
          <w:marTop w:val="0"/>
          <w:marBottom w:val="0"/>
          <w:divBdr>
            <w:top w:val="none" w:sz="0" w:space="0" w:color="auto"/>
            <w:left w:val="none" w:sz="0" w:space="0" w:color="auto"/>
            <w:bottom w:val="none" w:sz="0" w:space="0" w:color="auto"/>
            <w:right w:val="none" w:sz="0" w:space="0" w:color="auto"/>
          </w:divBdr>
        </w:div>
        <w:div w:id="1226918838">
          <w:marLeft w:val="480"/>
          <w:marRight w:val="0"/>
          <w:marTop w:val="0"/>
          <w:marBottom w:val="0"/>
          <w:divBdr>
            <w:top w:val="none" w:sz="0" w:space="0" w:color="auto"/>
            <w:left w:val="none" w:sz="0" w:space="0" w:color="auto"/>
            <w:bottom w:val="none" w:sz="0" w:space="0" w:color="auto"/>
            <w:right w:val="none" w:sz="0" w:space="0" w:color="auto"/>
          </w:divBdr>
        </w:div>
        <w:div w:id="829758293">
          <w:marLeft w:val="480"/>
          <w:marRight w:val="0"/>
          <w:marTop w:val="0"/>
          <w:marBottom w:val="0"/>
          <w:divBdr>
            <w:top w:val="none" w:sz="0" w:space="0" w:color="auto"/>
            <w:left w:val="none" w:sz="0" w:space="0" w:color="auto"/>
            <w:bottom w:val="none" w:sz="0" w:space="0" w:color="auto"/>
            <w:right w:val="none" w:sz="0" w:space="0" w:color="auto"/>
          </w:divBdr>
        </w:div>
        <w:div w:id="288247052">
          <w:marLeft w:val="480"/>
          <w:marRight w:val="0"/>
          <w:marTop w:val="0"/>
          <w:marBottom w:val="0"/>
          <w:divBdr>
            <w:top w:val="none" w:sz="0" w:space="0" w:color="auto"/>
            <w:left w:val="none" w:sz="0" w:space="0" w:color="auto"/>
            <w:bottom w:val="none" w:sz="0" w:space="0" w:color="auto"/>
            <w:right w:val="none" w:sz="0" w:space="0" w:color="auto"/>
          </w:divBdr>
        </w:div>
        <w:div w:id="1779790019">
          <w:marLeft w:val="480"/>
          <w:marRight w:val="0"/>
          <w:marTop w:val="0"/>
          <w:marBottom w:val="0"/>
          <w:divBdr>
            <w:top w:val="none" w:sz="0" w:space="0" w:color="auto"/>
            <w:left w:val="none" w:sz="0" w:space="0" w:color="auto"/>
            <w:bottom w:val="none" w:sz="0" w:space="0" w:color="auto"/>
            <w:right w:val="none" w:sz="0" w:space="0" w:color="auto"/>
          </w:divBdr>
        </w:div>
        <w:div w:id="371074411">
          <w:marLeft w:val="480"/>
          <w:marRight w:val="0"/>
          <w:marTop w:val="0"/>
          <w:marBottom w:val="0"/>
          <w:divBdr>
            <w:top w:val="none" w:sz="0" w:space="0" w:color="auto"/>
            <w:left w:val="none" w:sz="0" w:space="0" w:color="auto"/>
            <w:bottom w:val="none" w:sz="0" w:space="0" w:color="auto"/>
            <w:right w:val="none" w:sz="0" w:space="0" w:color="auto"/>
          </w:divBdr>
        </w:div>
        <w:div w:id="198515237">
          <w:marLeft w:val="480"/>
          <w:marRight w:val="0"/>
          <w:marTop w:val="0"/>
          <w:marBottom w:val="0"/>
          <w:divBdr>
            <w:top w:val="none" w:sz="0" w:space="0" w:color="auto"/>
            <w:left w:val="none" w:sz="0" w:space="0" w:color="auto"/>
            <w:bottom w:val="none" w:sz="0" w:space="0" w:color="auto"/>
            <w:right w:val="none" w:sz="0" w:space="0" w:color="auto"/>
          </w:divBdr>
        </w:div>
        <w:div w:id="55050389">
          <w:marLeft w:val="480"/>
          <w:marRight w:val="0"/>
          <w:marTop w:val="0"/>
          <w:marBottom w:val="0"/>
          <w:divBdr>
            <w:top w:val="none" w:sz="0" w:space="0" w:color="auto"/>
            <w:left w:val="none" w:sz="0" w:space="0" w:color="auto"/>
            <w:bottom w:val="none" w:sz="0" w:space="0" w:color="auto"/>
            <w:right w:val="none" w:sz="0" w:space="0" w:color="auto"/>
          </w:divBdr>
        </w:div>
        <w:div w:id="1669362023">
          <w:marLeft w:val="480"/>
          <w:marRight w:val="0"/>
          <w:marTop w:val="0"/>
          <w:marBottom w:val="0"/>
          <w:divBdr>
            <w:top w:val="none" w:sz="0" w:space="0" w:color="auto"/>
            <w:left w:val="none" w:sz="0" w:space="0" w:color="auto"/>
            <w:bottom w:val="none" w:sz="0" w:space="0" w:color="auto"/>
            <w:right w:val="none" w:sz="0" w:space="0" w:color="auto"/>
          </w:divBdr>
        </w:div>
        <w:div w:id="461846925">
          <w:marLeft w:val="480"/>
          <w:marRight w:val="0"/>
          <w:marTop w:val="0"/>
          <w:marBottom w:val="0"/>
          <w:divBdr>
            <w:top w:val="none" w:sz="0" w:space="0" w:color="auto"/>
            <w:left w:val="none" w:sz="0" w:space="0" w:color="auto"/>
            <w:bottom w:val="none" w:sz="0" w:space="0" w:color="auto"/>
            <w:right w:val="none" w:sz="0" w:space="0" w:color="auto"/>
          </w:divBdr>
        </w:div>
        <w:div w:id="1906137024">
          <w:marLeft w:val="480"/>
          <w:marRight w:val="0"/>
          <w:marTop w:val="0"/>
          <w:marBottom w:val="0"/>
          <w:divBdr>
            <w:top w:val="none" w:sz="0" w:space="0" w:color="auto"/>
            <w:left w:val="none" w:sz="0" w:space="0" w:color="auto"/>
            <w:bottom w:val="none" w:sz="0" w:space="0" w:color="auto"/>
            <w:right w:val="none" w:sz="0" w:space="0" w:color="auto"/>
          </w:divBdr>
        </w:div>
        <w:div w:id="1914006392">
          <w:marLeft w:val="480"/>
          <w:marRight w:val="0"/>
          <w:marTop w:val="0"/>
          <w:marBottom w:val="0"/>
          <w:divBdr>
            <w:top w:val="none" w:sz="0" w:space="0" w:color="auto"/>
            <w:left w:val="none" w:sz="0" w:space="0" w:color="auto"/>
            <w:bottom w:val="none" w:sz="0" w:space="0" w:color="auto"/>
            <w:right w:val="none" w:sz="0" w:space="0" w:color="auto"/>
          </w:divBdr>
        </w:div>
        <w:div w:id="292367414">
          <w:marLeft w:val="480"/>
          <w:marRight w:val="0"/>
          <w:marTop w:val="0"/>
          <w:marBottom w:val="0"/>
          <w:divBdr>
            <w:top w:val="none" w:sz="0" w:space="0" w:color="auto"/>
            <w:left w:val="none" w:sz="0" w:space="0" w:color="auto"/>
            <w:bottom w:val="none" w:sz="0" w:space="0" w:color="auto"/>
            <w:right w:val="none" w:sz="0" w:space="0" w:color="auto"/>
          </w:divBdr>
        </w:div>
        <w:div w:id="898322167">
          <w:marLeft w:val="480"/>
          <w:marRight w:val="0"/>
          <w:marTop w:val="0"/>
          <w:marBottom w:val="0"/>
          <w:divBdr>
            <w:top w:val="none" w:sz="0" w:space="0" w:color="auto"/>
            <w:left w:val="none" w:sz="0" w:space="0" w:color="auto"/>
            <w:bottom w:val="none" w:sz="0" w:space="0" w:color="auto"/>
            <w:right w:val="none" w:sz="0" w:space="0" w:color="auto"/>
          </w:divBdr>
        </w:div>
        <w:div w:id="2034845426">
          <w:marLeft w:val="480"/>
          <w:marRight w:val="0"/>
          <w:marTop w:val="0"/>
          <w:marBottom w:val="0"/>
          <w:divBdr>
            <w:top w:val="none" w:sz="0" w:space="0" w:color="auto"/>
            <w:left w:val="none" w:sz="0" w:space="0" w:color="auto"/>
            <w:bottom w:val="none" w:sz="0" w:space="0" w:color="auto"/>
            <w:right w:val="none" w:sz="0" w:space="0" w:color="auto"/>
          </w:divBdr>
        </w:div>
        <w:div w:id="1129741367">
          <w:marLeft w:val="480"/>
          <w:marRight w:val="0"/>
          <w:marTop w:val="0"/>
          <w:marBottom w:val="0"/>
          <w:divBdr>
            <w:top w:val="none" w:sz="0" w:space="0" w:color="auto"/>
            <w:left w:val="none" w:sz="0" w:space="0" w:color="auto"/>
            <w:bottom w:val="none" w:sz="0" w:space="0" w:color="auto"/>
            <w:right w:val="none" w:sz="0" w:space="0" w:color="auto"/>
          </w:divBdr>
        </w:div>
        <w:div w:id="1978222185">
          <w:marLeft w:val="480"/>
          <w:marRight w:val="0"/>
          <w:marTop w:val="0"/>
          <w:marBottom w:val="0"/>
          <w:divBdr>
            <w:top w:val="none" w:sz="0" w:space="0" w:color="auto"/>
            <w:left w:val="none" w:sz="0" w:space="0" w:color="auto"/>
            <w:bottom w:val="none" w:sz="0" w:space="0" w:color="auto"/>
            <w:right w:val="none" w:sz="0" w:space="0" w:color="auto"/>
          </w:divBdr>
        </w:div>
        <w:div w:id="1463812288">
          <w:marLeft w:val="480"/>
          <w:marRight w:val="0"/>
          <w:marTop w:val="0"/>
          <w:marBottom w:val="0"/>
          <w:divBdr>
            <w:top w:val="none" w:sz="0" w:space="0" w:color="auto"/>
            <w:left w:val="none" w:sz="0" w:space="0" w:color="auto"/>
            <w:bottom w:val="none" w:sz="0" w:space="0" w:color="auto"/>
            <w:right w:val="none" w:sz="0" w:space="0" w:color="auto"/>
          </w:divBdr>
        </w:div>
        <w:div w:id="1300838750">
          <w:marLeft w:val="480"/>
          <w:marRight w:val="0"/>
          <w:marTop w:val="0"/>
          <w:marBottom w:val="0"/>
          <w:divBdr>
            <w:top w:val="none" w:sz="0" w:space="0" w:color="auto"/>
            <w:left w:val="none" w:sz="0" w:space="0" w:color="auto"/>
            <w:bottom w:val="none" w:sz="0" w:space="0" w:color="auto"/>
            <w:right w:val="none" w:sz="0" w:space="0" w:color="auto"/>
          </w:divBdr>
        </w:div>
        <w:div w:id="1967082820">
          <w:marLeft w:val="480"/>
          <w:marRight w:val="0"/>
          <w:marTop w:val="0"/>
          <w:marBottom w:val="0"/>
          <w:divBdr>
            <w:top w:val="none" w:sz="0" w:space="0" w:color="auto"/>
            <w:left w:val="none" w:sz="0" w:space="0" w:color="auto"/>
            <w:bottom w:val="none" w:sz="0" w:space="0" w:color="auto"/>
            <w:right w:val="none" w:sz="0" w:space="0" w:color="auto"/>
          </w:divBdr>
        </w:div>
        <w:div w:id="1352796767">
          <w:marLeft w:val="480"/>
          <w:marRight w:val="0"/>
          <w:marTop w:val="0"/>
          <w:marBottom w:val="0"/>
          <w:divBdr>
            <w:top w:val="none" w:sz="0" w:space="0" w:color="auto"/>
            <w:left w:val="none" w:sz="0" w:space="0" w:color="auto"/>
            <w:bottom w:val="none" w:sz="0" w:space="0" w:color="auto"/>
            <w:right w:val="none" w:sz="0" w:space="0" w:color="auto"/>
          </w:divBdr>
        </w:div>
        <w:div w:id="1724252917">
          <w:marLeft w:val="480"/>
          <w:marRight w:val="0"/>
          <w:marTop w:val="0"/>
          <w:marBottom w:val="0"/>
          <w:divBdr>
            <w:top w:val="none" w:sz="0" w:space="0" w:color="auto"/>
            <w:left w:val="none" w:sz="0" w:space="0" w:color="auto"/>
            <w:bottom w:val="none" w:sz="0" w:space="0" w:color="auto"/>
            <w:right w:val="none" w:sz="0" w:space="0" w:color="auto"/>
          </w:divBdr>
        </w:div>
      </w:divsChild>
    </w:div>
    <w:div w:id="1762292441">
      <w:bodyDiv w:val="1"/>
      <w:marLeft w:val="0"/>
      <w:marRight w:val="0"/>
      <w:marTop w:val="0"/>
      <w:marBottom w:val="0"/>
      <w:divBdr>
        <w:top w:val="none" w:sz="0" w:space="0" w:color="auto"/>
        <w:left w:val="none" w:sz="0" w:space="0" w:color="auto"/>
        <w:bottom w:val="none" w:sz="0" w:space="0" w:color="auto"/>
        <w:right w:val="none" w:sz="0" w:space="0" w:color="auto"/>
      </w:divBdr>
      <w:divsChild>
        <w:div w:id="1868718441">
          <w:marLeft w:val="480"/>
          <w:marRight w:val="0"/>
          <w:marTop w:val="0"/>
          <w:marBottom w:val="0"/>
          <w:divBdr>
            <w:top w:val="none" w:sz="0" w:space="0" w:color="auto"/>
            <w:left w:val="none" w:sz="0" w:space="0" w:color="auto"/>
            <w:bottom w:val="none" w:sz="0" w:space="0" w:color="auto"/>
            <w:right w:val="none" w:sz="0" w:space="0" w:color="auto"/>
          </w:divBdr>
        </w:div>
        <w:div w:id="342557414">
          <w:marLeft w:val="480"/>
          <w:marRight w:val="0"/>
          <w:marTop w:val="0"/>
          <w:marBottom w:val="0"/>
          <w:divBdr>
            <w:top w:val="none" w:sz="0" w:space="0" w:color="auto"/>
            <w:left w:val="none" w:sz="0" w:space="0" w:color="auto"/>
            <w:bottom w:val="none" w:sz="0" w:space="0" w:color="auto"/>
            <w:right w:val="none" w:sz="0" w:space="0" w:color="auto"/>
          </w:divBdr>
        </w:div>
        <w:div w:id="1135559976">
          <w:marLeft w:val="480"/>
          <w:marRight w:val="0"/>
          <w:marTop w:val="0"/>
          <w:marBottom w:val="0"/>
          <w:divBdr>
            <w:top w:val="none" w:sz="0" w:space="0" w:color="auto"/>
            <w:left w:val="none" w:sz="0" w:space="0" w:color="auto"/>
            <w:bottom w:val="none" w:sz="0" w:space="0" w:color="auto"/>
            <w:right w:val="none" w:sz="0" w:space="0" w:color="auto"/>
          </w:divBdr>
        </w:div>
        <w:div w:id="802886200">
          <w:marLeft w:val="480"/>
          <w:marRight w:val="0"/>
          <w:marTop w:val="0"/>
          <w:marBottom w:val="0"/>
          <w:divBdr>
            <w:top w:val="none" w:sz="0" w:space="0" w:color="auto"/>
            <w:left w:val="none" w:sz="0" w:space="0" w:color="auto"/>
            <w:bottom w:val="none" w:sz="0" w:space="0" w:color="auto"/>
            <w:right w:val="none" w:sz="0" w:space="0" w:color="auto"/>
          </w:divBdr>
        </w:div>
        <w:div w:id="2019891285">
          <w:marLeft w:val="480"/>
          <w:marRight w:val="0"/>
          <w:marTop w:val="0"/>
          <w:marBottom w:val="0"/>
          <w:divBdr>
            <w:top w:val="none" w:sz="0" w:space="0" w:color="auto"/>
            <w:left w:val="none" w:sz="0" w:space="0" w:color="auto"/>
            <w:bottom w:val="none" w:sz="0" w:space="0" w:color="auto"/>
            <w:right w:val="none" w:sz="0" w:space="0" w:color="auto"/>
          </w:divBdr>
        </w:div>
        <w:div w:id="121506786">
          <w:marLeft w:val="480"/>
          <w:marRight w:val="0"/>
          <w:marTop w:val="0"/>
          <w:marBottom w:val="0"/>
          <w:divBdr>
            <w:top w:val="none" w:sz="0" w:space="0" w:color="auto"/>
            <w:left w:val="none" w:sz="0" w:space="0" w:color="auto"/>
            <w:bottom w:val="none" w:sz="0" w:space="0" w:color="auto"/>
            <w:right w:val="none" w:sz="0" w:space="0" w:color="auto"/>
          </w:divBdr>
        </w:div>
        <w:div w:id="1531724173">
          <w:marLeft w:val="480"/>
          <w:marRight w:val="0"/>
          <w:marTop w:val="0"/>
          <w:marBottom w:val="0"/>
          <w:divBdr>
            <w:top w:val="none" w:sz="0" w:space="0" w:color="auto"/>
            <w:left w:val="none" w:sz="0" w:space="0" w:color="auto"/>
            <w:bottom w:val="none" w:sz="0" w:space="0" w:color="auto"/>
            <w:right w:val="none" w:sz="0" w:space="0" w:color="auto"/>
          </w:divBdr>
        </w:div>
        <w:div w:id="1630083622">
          <w:marLeft w:val="480"/>
          <w:marRight w:val="0"/>
          <w:marTop w:val="0"/>
          <w:marBottom w:val="0"/>
          <w:divBdr>
            <w:top w:val="none" w:sz="0" w:space="0" w:color="auto"/>
            <w:left w:val="none" w:sz="0" w:space="0" w:color="auto"/>
            <w:bottom w:val="none" w:sz="0" w:space="0" w:color="auto"/>
            <w:right w:val="none" w:sz="0" w:space="0" w:color="auto"/>
          </w:divBdr>
        </w:div>
        <w:div w:id="581182491">
          <w:marLeft w:val="480"/>
          <w:marRight w:val="0"/>
          <w:marTop w:val="0"/>
          <w:marBottom w:val="0"/>
          <w:divBdr>
            <w:top w:val="none" w:sz="0" w:space="0" w:color="auto"/>
            <w:left w:val="none" w:sz="0" w:space="0" w:color="auto"/>
            <w:bottom w:val="none" w:sz="0" w:space="0" w:color="auto"/>
            <w:right w:val="none" w:sz="0" w:space="0" w:color="auto"/>
          </w:divBdr>
        </w:div>
        <w:div w:id="820729576">
          <w:marLeft w:val="480"/>
          <w:marRight w:val="0"/>
          <w:marTop w:val="0"/>
          <w:marBottom w:val="0"/>
          <w:divBdr>
            <w:top w:val="none" w:sz="0" w:space="0" w:color="auto"/>
            <w:left w:val="none" w:sz="0" w:space="0" w:color="auto"/>
            <w:bottom w:val="none" w:sz="0" w:space="0" w:color="auto"/>
            <w:right w:val="none" w:sz="0" w:space="0" w:color="auto"/>
          </w:divBdr>
        </w:div>
        <w:div w:id="877745576">
          <w:marLeft w:val="480"/>
          <w:marRight w:val="0"/>
          <w:marTop w:val="0"/>
          <w:marBottom w:val="0"/>
          <w:divBdr>
            <w:top w:val="none" w:sz="0" w:space="0" w:color="auto"/>
            <w:left w:val="none" w:sz="0" w:space="0" w:color="auto"/>
            <w:bottom w:val="none" w:sz="0" w:space="0" w:color="auto"/>
            <w:right w:val="none" w:sz="0" w:space="0" w:color="auto"/>
          </w:divBdr>
        </w:div>
        <w:div w:id="1045568611">
          <w:marLeft w:val="480"/>
          <w:marRight w:val="0"/>
          <w:marTop w:val="0"/>
          <w:marBottom w:val="0"/>
          <w:divBdr>
            <w:top w:val="none" w:sz="0" w:space="0" w:color="auto"/>
            <w:left w:val="none" w:sz="0" w:space="0" w:color="auto"/>
            <w:bottom w:val="none" w:sz="0" w:space="0" w:color="auto"/>
            <w:right w:val="none" w:sz="0" w:space="0" w:color="auto"/>
          </w:divBdr>
        </w:div>
        <w:div w:id="420641579">
          <w:marLeft w:val="480"/>
          <w:marRight w:val="0"/>
          <w:marTop w:val="0"/>
          <w:marBottom w:val="0"/>
          <w:divBdr>
            <w:top w:val="none" w:sz="0" w:space="0" w:color="auto"/>
            <w:left w:val="none" w:sz="0" w:space="0" w:color="auto"/>
            <w:bottom w:val="none" w:sz="0" w:space="0" w:color="auto"/>
            <w:right w:val="none" w:sz="0" w:space="0" w:color="auto"/>
          </w:divBdr>
        </w:div>
        <w:div w:id="1169908921">
          <w:marLeft w:val="480"/>
          <w:marRight w:val="0"/>
          <w:marTop w:val="0"/>
          <w:marBottom w:val="0"/>
          <w:divBdr>
            <w:top w:val="none" w:sz="0" w:space="0" w:color="auto"/>
            <w:left w:val="none" w:sz="0" w:space="0" w:color="auto"/>
            <w:bottom w:val="none" w:sz="0" w:space="0" w:color="auto"/>
            <w:right w:val="none" w:sz="0" w:space="0" w:color="auto"/>
          </w:divBdr>
        </w:div>
        <w:div w:id="767046539">
          <w:marLeft w:val="480"/>
          <w:marRight w:val="0"/>
          <w:marTop w:val="0"/>
          <w:marBottom w:val="0"/>
          <w:divBdr>
            <w:top w:val="none" w:sz="0" w:space="0" w:color="auto"/>
            <w:left w:val="none" w:sz="0" w:space="0" w:color="auto"/>
            <w:bottom w:val="none" w:sz="0" w:space="0" w:color="auto"/>
            <w:right w:val="none" w:sz="0" w:space="0" w:color="auto"/>
          </w:divBdr>
        </w:div>
        <w:div w:id="2013029199">
          <w:marLeft w:val="480"/>
          <w:marRight w:val="0"/>
          <w:marTop w:val="0"/>
          <w:marBottom w:val="0"/>
          <w:divBdr>
            <w:top w:val="none" w:sz="0" w:space="0" w:color="auto"/>
            <w:left w:val="none" w:sz="0" w:space="0" w:color="auto"/>
            <w:bottom w:val="none" w:sz="0" w:space="0" w:color="auto"/>
            <w:right w:val="none" w:sz="0" w:space="0" w:color="auto"/>
          </w:divBdr>
        </w:div>
        <w:div w:id="1921602909">
          <w:marLeft w:val="480"/>
          <w:marRight w:val="0"/>
          <w:marTop w:val="0"/>
          <w:marBottom w:val="0"/>
          <w:divBdr>
            <w:top w:val="none" w:sz="0" w:space="0" w:color="auto"/>
            <w:left w:val="none" w:sz="0" w:space="0" w:color="auto"/>
            <w:bottom w:val="none" w:sz="0" w:space="0" w:color="auto"/>
            <w:right w:val="none" w:sz="0" w:space="0" w:color="auto"/>
          </w:divBdr>
        </w:div>
        <w:div w:id="2118524842">
          <w:marLeft w:val="480"/>
          <w:marRight w:val="0"/>
          <w:marTop w:val="0"/>
          <w:marBottom w:val="0"/>
          <w:divBdr>
            <w:top w:val="none" w:sz="0" w:space="0" w:color="auto"/>
            <w:left w:val="none" w:sz="0" w:space="0" w:color="auto"/>
            <w:bottom w:val="none" w:sz="0" w:space="0" w:color="auto"/>
            <w:right w:val="none" w:sz="0" w:space="0" w:color="auto"/>
          </w:divBdr>
        </w:div>
        <w:div w:id="1139998898">
          <w:marLeft w:val="480"/>
          <w:marRight w:val="0"/>
          <w:marTop w:val="0"/>
          <w:marBottom w:val="0"/>
          <w:divBdr>
            <w:top w:val="none" w:sz="0" w:space="0" w:color="auto"/>
            <w:left w:val="none" w:sz="0" w:space="0" w:color="auto"/>
            <w:bottom w:val="none" w:sz="0" w:space="0" w:color="auto"/>
            <w:right w:val="none" w:sz="0" w:space="0" w:color="auto"/>
          </w:divBdr>
        </w:div>
        <w:div w:id="1162507768">
          <w:marLeft w:val="480"/>
          <w:marRight w:val="0"/>
          <w:marTop w:val="0"/>
          <w:marBottom w:val="0"/>
          <w:divBdr>
            <w:top w:val="none" w:sz="0" w:space="0" w:color="auto"/>
            <w:left w:val="none" w:sz="0" w:space="0" w:color="auto"/>
            <w:bottom w:val="none" w:sz="0" w:space="0" w:color="auto"/>
            <w:right w:val="none" w:sz="0" w:space="0" w:color="auto"/>
          </w:divBdr>
        </w:div>
      </w:divsChild>
    </w:div>
    <w:div w:id="1771123801">
      <w:bodyDiv w:val="1"/>
      <w:marLeft w:val="0"/>
      <w:marRight w:val="0"/>
      <w:marTop w:val="0"/>
      <w:marBottom w:val="0"/>
      <w:divBdr>
        <w:top w:val="none" w:sz="0" w:space="0" w:color="auto"/>
        <w:left w:val="none" w:sz="0" w:space="0" w:color="auto"/>
        <w:bottom w:val="none" w:sz="0" w:space="0" w:color="auto"/>
        <w:right w:val="none" w:sz="0" w:space="0" w:color="auto"/>
      </w:divBdr>
    </w:div>
    <w:div w:id="1773817702">
      <w:bodyDiv w:val="1"/>
      <w:marLeft w:val="0"/>
      <w:marRight w:val="0"/>
      <w:marTop w:val="0"/>
      <w:marBottom w:val="0"/>
      <w:divBdr>
        <w:top w:val="none" w:sz="0" w:space="0" w:color="auto"/>
        <w:left w:val="none" w:sz="0" w:space="0" w:color="auto"/>
        <w:bottom w:val="none" w:sz="0" w:space="0" w:color="auto"/>
        <w:right w:val="none" w:sz="0" w:space="0" w:color="auto"/>
      </w:divBdr>
    </w:div>
    <w:div w:id="1780831110">
      <w:bodyDiv w:val="1"/>
      <w:marLeft w:val="0"/>
      <w:marRight w:val="0"/>
      <w:marTop w:val="0"/>
      <w:marBottom w:val="0"/>
      <w:divBdr>
        <w:top w:val="none" w:sz="0" w:space="0" w:color="auto"/>
        <w:left w:val="none" w:sz="0" w:space="0" w:color="auto"/>
        <w:bottom w:val="none" w:sz="0" w:space="0" w:color="auto"/>
        <w:right w:val="none" w:sz="0" w:space="0" w:color="auto"/>
      </w:divBdr>
      <w:divsChild>
        <w:div w:id="857735840">
          <w:marLeft w:val="480"/>
          <w:marRight w:val="0"/>
          <w:marTop w:val="0"/>
          <w:marBottom w:val="0"/>
          <w:divBdr>
            <w:top w:val="none" w:sz="0" w:space="0" w:color="auto"/>
            <w:left w:val="none" w:sz="0" w:space="0" w:color="auto"/>
            <w:bottom w:val="none" w:sz="0" w:space="0" w:color="auto"/>
            <w:right w:val="none" w:sz="0" w:space="0" w:color="auto"/>
          </w:divBdr>
        </w:div>
        <w:div w:id="1314527581">
          <w:marLeft w:val="480"/>
          <w:marRight w:val="0"/>
          <w:marTop w:val="0"/>
          <w:marBottom w:val="0"/>
          <w:divBdr>
            <w:top w:val="none" w:sz="0" w:space="0" w:color="auto"/>
            <w:left w:val="none" w:sz="0" w:space="0" w:color="auto"/>
            <w:bottom w:val="none" w:sz="0" w:space="0" w:color="auto"/>
            <w:right w:val="none" w:sz="0" w:space="0" w:color="auto"/>
          </w:divBdr>
        </w:div>
        <w:div w:id="186917485">
          <w:marLeft w:val="480"/>
          <w:marRight w:val="0"/>
          <w:marTop w:val="0"/>
          <w:marBottom w:val="0"/>
          <w:divBdr>
            <w:top w:val="none" w:sz="0" w:space="0" w:color="auto"/>
            <w:left w:val="none" w:sz="0" w:space="0" w:color="auto"/>
            <w:bottom w:val="none" w:sz="0" w:space="0" w:color="auto"/>
            <w:right w:val="none" w:sz="0" w:space="0" w:color="auto"/>
          </w:divBdr>
        </w:div>
        <w:div w:id="832767478">
          <w:marLeft w:val="480"/>
          <w:marRight w:val="0"/>
          <w:marTop w:val="0"/>
          <w:marBottom w:val="0"/>
          <w:divBdr>
            <w:top w:val="none" w:sz="0" w:space="0" w:color="auto"/>
            <w:left w:val="none" w:sz="0" w:space="0" w:color="auto"/>
            <w:bottom w:val="none" w:sz="0" w:space="0" w:color="auto"/>
            <w:right w:val="none" w:sz="0" w:space="0" w:color="auto"/>
          </w:divBdr>
        </w:div>
        <w:div w:id="1051540595">
          <w:marLeft w:val="480"/>
          <w:marRight w:val="0"/>
          <w:marTop w:val="0"/>
          <w:marBottom w:val="0"/>
          <w:divBdr>
            <w:top w:val="none" w:sz="0" w:space="0" w:color="auto"/>
            <w:left w:val="none" w:sz="0" w:space="0" w:color="auto"/>
            <w:bottom w:val="none" w:sz="0" w:space="0" w:color="auto"/>
            <w:right w:val="none" w:sz="0" w:space="0" w:color="auto"/>
          </w:divBdr>
        </w:div>
        <w:div w:id="266161932">
          <w:marLeft w:val="480"/>
          <w:marRight w:val="0"/>
          <w:marTop w:val="0"/>
          <w:marBottom w:val="0"/>
          <w:divBdr>
            <w:top w:val="none" w:sz="0" w:space="0" w:color="auto"/>
            <w:left w:val="none" w:sz="0" w:space="0" w:color="auto"/>
            <w:bottom w:val="none" w:sz="0" w:space="0" w:color="auto"/>
            <w:right w:val="none" w:sz="0" w:space="0" w:color="auto"/>
          </w:divBdr>
        </w:div>
        <w:div w:id="448545804">
          <w:marLeft w:val="480"/>
          <w:marRight w:val="0"/>
          <w:marTop w:val="0"/>
          <w:marBottom w:val="0"/>
          <w:divBdr>
            <w:top w:val="none" w:sz="0" w:space="0" w:color="auto"/>
            <w:left w:val="none" w:sz="0" w:space="0" w:color="auto"/>
            <w:bottom w:val="none" w:sz="0" w:space="0" w:color="auto"/>
            <w:right w:val="none" w:sz="0" w:space="0" w:color="auto"/>
          </w:divBdr>
        </w:div>
        <w:div w:id="378674867">
          <w:marLeft w:val="480"/>
          <w:marRight w:val="0"/>
          <w:marTop w:val="0"/>
          <w:marBottom w:val="0"/>
          <w:divBdr>
            <w:top w:val="none" w:sz="0" w:space="0" w:color="auto"/>
            <w:left w:val="none" w:sz="0" w:space="0" w:color="auto"/>
            <w:bottom w:val="none" w:sz="0" w:space="0" w:color="auto"/>
            <w:right w:val="none" w:sz="0" w:space="0" w:color="auto"/>
          </w:divBdr>
        </w:div>
        <w:div w:id="1554660650">
          <w:marLeft w:val="480"/>
          <w:marRight w:val="0"/>
          <w:marTop w:val="0"/>
          <w:marBottom w:val="0"/>
          <w:divBdr>
            <w:top w:val="none" w:sz="0" w:space="0" w:color="auto"/>
            <w:left w:val="none" w:sz="0" w:space="0" w:color="auto"/>
            <w:bottom w:val="none" w:sz="0" w:space="0" w:color="auto"/>
            <w:right w:val="none" w:sz="0" w:space="0" w:color="auto"/>
          </w:divBdr>
        </w:div>
        <w:div w:id="37828591">
          <w:marLeft w:val="480"/>
          <w:marRight w:val="0"/>
          <w:marTop w:val="0"/>
          <w:marBottom w:val="0"/>
          <w:divBdr>
            <w:top w:val="none" w:sz="0" w:space="0" w:color="auto"/>
            <w:left w:val="none" w:sz="0" w:space="0" w:color="auto"/>
            <w:bottom w:val="none" w:sz="0" w:space="0" w:color="auto"/>
            <w:right w:val="none" w:sz="0" w:space="0" w:color="auto"/>
          </w:divBdr>
        </w:div>
        <w:div w:id="1380007244">
          <w:marLeft w:val="480"/>
          <w:marRight w:val="0"/>
          <w:marTop w:val="0"/>
          <w:marBottom w:val="0"/>
          <w:divBdr>
            <w:top w:val="none" w:sz="0" w:space="0" w:color="auto"/>
            <w:left w:val="none" w:sz="0" w:space="0" w:color="auto"/>
            <w:bottom w:val="none" w:sz="0" w:space="0" w:color="auto"/>
            <w:right w:val="none" w:sz="0" w:space="0" w:color="auto"/>
          </w:divBdr>
        </w:div>
        <w:div w:id="687102168">
          <w:marLeft w:val="480"/>
          <w:marRight w:val="0"/>
          <w:marTop w:val="0"/>
          <w:marBottom w:val="0"/>
          <w:divBdr>
            <w:top w:val="none" w:sz="0" w:space="0" w:color="auto"/>
            <w:left w:val="none" w:sz="0" w:space="0" w:color="auto"/>
            <w:bottom w:val="none" w:sz="0" w:space="0" w:color="auto"/>
            <w:right w:val="none" w:sz="0" w:space="0" w:color="auto"/>
          </w:divBdr>
        </w:div>
        <w:div w:id="86467187">
          <w:marLeft w:val="480"/>
          <w:marRight w:val="0"/>
          <w:marTop w:val="0"/>
          <w:marBottom w:val="0"/>
          <w:divBdr>
            <w:top w:val="none" w:sz="0" w:space="0" w:color="auto"/>
            <w:left w:val="none" w:sz="0" w:space="0" w:color="auto"/>
            <w:bottom w:val="none" w:sz="0" w:space="0" w:color="auto"/>
            <w:right w:val="none" w:sz="0" w:space="0" w:color="auto"/>
          </w:divBdr>
        </w:div>
        <w:div w:id="1909152368">
          <w:marLeft w:val="480"/>
          <w:marRight w:val="0"/>
          <w:marTop w:val="0"/>
          <w:marBottom w:val="0"/>
          <w:divBdr>
            <w:top w:val="none" w:sz="0" w:space="0" w:color="auto"/>
            <w:left w:val="none" w:sz="0" w:space="0" w:color="auto"/>
            <w:bottom w:val="none" w:sz="0" w:space="0" w:color="auto"/>
            <w:right w:val="none" w:sz="0" w:space="0" w:color="auto"/>
          </w:divBdr>
        </w:div>
        <w:div w:id="679308458">
          <w:marLeft w:val="480"/>
          <w:marRight w:val="0"/>
          <w:marTop w:val="0"/>
          <w:marBottom w:val="0"/>
          <w:divBdr>
            <w:top w:val="none" w:sz="0" w:space="0" w:color="auto"/>
            <w:left w:val="none" w:sz="0" w:space="0" w:color="auto"/>
            <w:bottom w:val="none" w:sz="0" w:space="0" w:color="auto"/>
            <w:right w:val="none" w:sz="0" w:space="0" w:color="auto"/>
          </w:divBdr>
        </w:div>
        <w:div w:id="1482040209">
          <w:marLeft w:val="480"/>
          <w:marRight w:val="0"/>
          <w:marTop w:val="0"/>
          <w:marBottom w:val="0"/>
          <w:divBdr>
            <w:top w:val="none" w:sz="0" w:space="0" w:color="auto"/>
            <w:left w:val="none" w:sz="0" w:space="0" w:color="auto"/>
            <w:bottom w:val="none" w:sz="0" w:space="0" w:color="auto"/>
            <w:right w:val="none" w:sz="0" w:space="0" w:color="auto"/>
          </w:divBdr>
        </w:div>
        <w:div w:id="1931892258">
          <w:marLeft w:val="480"/>
          <w:marRight w:val="0"/>
          <w:marTop w:val="0"/>
          <w:marBottom w:val="0"/>
          <w:divBdr>
            <w:top w:val="none" w:sz="0" w:space="0" w:color="auto"/>
            <w:left w:val="none" w:sz="0" w:space="0" w:color="auto"/>
            <w:bottom w:val="none" w:sz="0" w:space="0" w:color="auto"/>
            <w:right w:val="none" w:sz="0" w:space="0" w:color="auto"/>
          </w:divBdr>
        </w:div>
        <w:div w:id="2110613105">
          <w:marLeft w:val="480"/>
          <w:marRight w:val="0"/>
          <w:marTop w:val="0"/>
          <w:marBottom w:val="0"/>
          <w:divBdr>
            <w:top w:val="none" w:sz="0" w:space="0" w:color="auto"/>
            <w:left w:val="none" w:sz="0" w:space="0" w:color="auto"/>
            <w:bottom w:val="none" w:sz="0" w:space="0" w:color="auto"/>
            <w:right w:val="none" w:sz="0" w:space="0" w:color="auto"/>
          </w:divBdr>
        </w:div>
        <w:div w:id="351490545">
          <w:marLeft w:val="480"/>
          <w:marRight w:val="0"/>
          <w:marTop w:val="0"/>
          <w:marBottom w:val="0"/>
          <w:divBdr>
            <w:top w:val="none" w:sz="0" w:space="0" w:color="auto"/>
            <w:left w:val="none" w:sz="0" w:space="0" w:color="auto"/>
            <w:bottom w:val="none" w:sz="0" w:space="0" w:color="auto"/>
            <w:right w:val="none" w:sz="0" w:space="0" w:color="auto"/>
          </w:divBdr>
        </w:div>
        <w:div w:id="697438372">
          <w:marLeft w:val="480"/>
          <w:marRight w:val="0"/>
          <w:marTop w:val="0"/>
          <w:marBottom w:val="0"/>
          <w:divBdr>
            <w:top w:val="none" w:sz="0" w:space="0" w:color="auto"/>
            <w:left w:val="none" w:sz="0" w:space="0" w:color="auto"/>
            <w:bottom w:val="none" w:sz="0" w:space="0" w:color="auto"/>
            <w:right w:val="none" w:sz="0" w:space="0" w:color="auto"/>
          </w:divBdr>
        </w:div>
        <w:div w:id="1874920698">
          <w:marLeft w:val="480"/>
          <w:marRight w:val="0"/>
          <w:marTop w:val="0"/>
          <w:marBottom w:val="0"/>
          <w:divBdr>
            <w:top w:val="none" w:sz="0" w:space="0" w:color="auto"/>
            <w:left w:val="none" w:sz="0" w:space="0" w:color="auto"/>
            <w:bottom w:val="none" w:sz="0" w:space="0" w:color="auto"/>
            <w:right w:val="none" w:sz="0" w:space="0" w:color="auto"/>
          </w:divBdr>
        </w:div>
        <w:div w:id="2102331739">
          <w:marLeft w:val="480"/>
          <w:marRight w:val="0"/>
          <w:marTop w:val="0"/>
          <w:marBottom w:val="0"/>
          <w:divBdr>
            <w:top w:val="none" w:sz="0" w:space="0" w:color="auto"/>
            <w:left w:val="none" w:sz="0" w:space="0" w:color="auto"/>
            <w:bottom w:val="none" w:sz="0" w:space="0" w:color="auto"/>
            <w:right w:val="none" w:sz="0" w:space="0" w:color="auto"/>
          </w:divBdr>
        </w:div>
        <w:div w:id="2133787943">
          <w:marLeft w:val="480"/>
          <w:marRight w:val="0"/>
          <w:marTop w:val="0"/>
          <w:marBottom w:val="0"/>
          <w:divBdr>
            <w:top w:val="none" w:sz="0" w:space="0" w:color="auto"/>
            <w:left w:val="none" w:sz="0" w:space="0" w:color="auto"/>
            <w:bottom w:val="none" w:sz="0" w:space="0" w:color="auto"/>
            <w:right w:val="none" w:sz="0" w:space="0" w:color="auto"/>
          </w:divBdr>
        </w:div>
        <w:div w:id="1168598204">
          <w:marLeft w:val="480"/>
          <w:marRight w:val="0"/>
          <w:marTop w:val="0"/>
          <w:marBottom w:val="0"/>
          <w:divBdr>
            <w:top w:val="none" w:sz="0" w:space="0" w:color="auto"/>
            <w:left w:val="none" w:sz="0" w:space="0" w:color="auto"/>
            <w:bottom w:val="none" w:sz="0" w:space="0" w:color="auto"/>
            <w:right w:val="none" w:sz="0" w:space="0" w:color="auto"/>
          </w:divBdr>
        </w:div>
        <w:div w:id="408814880">
          <w:marLeft w:val="480"/>
          <w:marRight w:val="0"/>
          <w:marTop w:val="0"/>
          <w:marBottom w:val="0"/>
          <w:divBdr>
            <w:top w:val="none" w:sz="0" w:space="0" w:color="auto"/>
            <w:left w:val="none" w:sz="0" w:space="0" w:color="auto"/>
            <w:bottom w:val="none" w:sz="0" w:space="0" w:color="auto"/>
            <w:right w:val="none" w:sz="0" w:space="0" w:color="auto"/>
          </w:divBdr>
        </w:div>
        <w:div w:id="316882123">
          <w:marLeft w:val="480"/>
          <w:marRight w:val="0"/>
          <w:marTop w:val="0"/>
          <w:marBottom w:val="0"/>
          <w:divBdr>
            <w:top w:val="none" w:sz="0" w:space="0" w:color="auto"/>
            <w:left w:val="none" w:sz="0" w:space="0" w:color="auto"/>
            <w:bottom w:val="none" w:sz="0" w:space="0" w:color="auto"/>
            <w:right w:val="none" w:sz="0" w:space="0" w:color="auto"/>
          </w:divBdr>
        </w:div>
        <w:div w:id="1176312820">
          <w:marLeft w:val="480"/>
          <w:marRight w:val="0"/>
          <w:marTop w:val="0"/>
          <w:marBottom w:val="0"/>
          <w:divBdr>
            <w:top w:val="none" w:sz="0" w:space="0" w:color="auto"/>
            <w:left w:val="none" w:sz="0" w:space="0" w:color="auto"/>
            <w:bottom w:val="none" w:sz="0" w:space="0" w:color="auto"/>
            <w:right w:val="none" w:sz="0" w:space="0" w:color="auto"/>
          </w:divBdr>
        </w:div>
        <w:div w:id="1764688609">
          <w:marLeft w:val="480"/>
          <w:marRight w:val="0"/>
          <w:marTop w:val="0"/>
          <w:marBottom w:val="0"/>
          <w:divBdr>
            <w:top w:val="none" w:sz="0" w:space="0" w:color="auto"/>
            <w:left w:val="none" w:sz="0" w:space="0" w:color="auto"/>
            <w:bottom w:val="none" w:sz="0" w:space="0" w:color="auto"/>
            <w:right w:val="none" w:sz="0" w:space="0" w:color="auto"/>
          </w:divBdr>
        </w:div>
        <w:div w:id="224462521">
          <w:marLeft w:val="480"/>
          <w:marRight w:val="0"/>
          <w:marTop w:val="0"/>
          <w:marBottom w:val="0"/>
          <w:divBdr>
            <w:top w:val="none" w:sz="0" w:space="0" w:color="auto"/>
            <w:left w:val="none" w:sz="0" w:space="0" w:color="auto"/>
            <w:bottom w:val="none" w:sz="0" w:space="0" w:color="auto"/>
            <w:right w:val="none" w:sz="0" w:space="0" w:color="auto"/>
          </w:divBdr>
        </w:div>
        <w:div w:id="2103839983">
          <w:marLeft w:val="480"/>
          <w:marRight w:val="0"/>
          <w:marTop w:val="0"/>
          <w:marBottom w:val="0"/>
          <w:divBdr>
            <w:top w:val="none" w:sz="0" w:space="0" w:color="auto"/>
            <w:left w:val="none" w:sz="0" w:space="0" w:color="auto"/>
            <w:bottom w:val="none" w:sz="0" w:space="0" w:color="auto"/>
            <w:right w:val="none" w:sz="0" w:space="0" w:color="auto"/>
          </w:divBdr>
        </w:div>
        <w:div w:id="1208642709">
          <w:marLeft w:val="480"/>
          <w:marRight w:val="0"/>
          <w:marTop w:val="0"/>
          <w:marBottom w:val="0"/>
          <w:divBdr>
            <w:top w:val="none" w:sz="0" w:space="0" w:color="auto"/>
            <w:left w:val="none" w:sz="0" w:space="0" w:color="auto"/>
            <w:bottom w:val="none" w:sz="0" w:space="0" w:color="auto"/>
            <w:right w:val="none" w:sz="0" w:space="0" w:color="auto"/>
          </w:divBdr>
        </w:div>
        <w:div w:id="715396727">
          <w:marLeft w:val="480"/>
          <w:marRight w:val="0"/>
          <w:marTop w:val="0"/>
          <w:marBottom w:val="0"/>
          <w:divBdr>
            <w:top w:val="none" w:sz="0" w:space="0" w:color="auto"/>
            <w:left w:val="none" w:sz="0" w:space="0" w:color="auto"/>
            <w:bottom w:val="none" w:sz="0" w:space="0" w:color="auto"/>
            <w:right w:val="none" w:sz="0" w:space="0" w:color="auto"/>
          </w:divBdr>
        </w:div>
        <w:div w:id="1591621675">
          <w:marLeft w:val="480"/>
          <w:marRight w:val="0"/>
          <w:marTop w:val="0"/>
          <w:marBottom w:val="0"/>
          <w:divBdr>
            <w:top w:val="none" w:sz="0" w:space="0" w:color="auto"/>
            <w:left w:val="none" w:sz="0" w:space="0" w:color="auto"/>
            <w:bottom w:val="none" w:sz="0" w:space="0" w:color="auto"/>
            <w:right w:val="none" w:sz="0" w:space="0" w:color="auto"/>
          </w:divBdr>
        </w:div>
        <w:div w:id="1524705536">
          <w:marLeft w:val="480"/>
          <w:marRight w:val="0"/>
          <w:marTop w:val="0"/>
          <w:marBottom w:val="0"/>
          <w:divBdr>
            <w:top w:val="none" w:sz="0" w:space="0" w:color="auto"/>
            <w:left w:val="none" w:sz="0" w:space="0" w:color="auto"/>
            <w:bottom w:val="none" w:sz="0" w:space="0" w:color="auto"/>
            <w:right w:val="none" w:sz="0" w:space="0" w:color="auto"/>
          </w:divBdr>
        </w:div>
      </w:divsChild>
    </w:div>
    <w:div w:id="1783070004">
      <w:bodyDiv w:val="1"/>
      <w:marLeft w:val="0"/>
      <w:marRight w:val="0"/>
      <w:marTop w:val="0"/>
      <w:marBottom w:val="0"/>
      <w:divBdr>
        <w:top w:val="none" w:sz="0" w:space="0" w:color="auto"/>
        <w:left w:val="none" w:sz="0" w:space="0" w:color="auto"/>
        <w:bottom w:val="none" w:sz="0" w:space="0" w:color="auto"/>
        <w:right w:val="none" w:sz="0" w:space="0" w:color="auto"/>
      </w:divBdr>
      <w:divsChild>
        <w:div w:id="1797026405">
          <w:marLeft w:val="480"/>
          <w:marRight w:val="0"/>
          <w:marTop w:val="0"/>
          <w:marBottom w:val="0"/>
          <w:divBdr>
            <w:top w:val="none" w:sz="0" w:space="0" w:color="auto"/>
            <w:left w:val="none" w:sz="0" w:space="0" w:color="auto"/>
            <w:bottom w:val="none" w:sz="0" w:space="0" w:color="auto"/>
            <w:right w:val="none" w:sz="0" w:space="0" w:color="auto"/>
          </w:divBdr>
        </w:div>
        <w:div w:id="726998021">
          <w:marLeft w:val="480"/>
          <w:marRight w:val="0"/>
          <w:marTop w:val="0"/>
          <w:marBottom w:val="0"/>
          <w:divBdr>
            <w:top w:val="none" w:sz="0" w:space="0" w:color="auto"/>
            <w:left w:val="none" w:sz="0" w:space="0" w:color="auto"/>
            <w:bottom w:val="none" w:sz="0" w:space="0" w:color="auto"/>
            <w:right w:val="none" w:sz="0" w:space="0" w:color="auto"/>
          </w:divBdr>
        </w:div>
      </w:divsChild>
    </w:div>
    <w:div w:id="1784230477">
      <w:bodyDiv w:val="1"/>
      <w:marLeft w:val="0"/>
      <w:marRight w:val="0"/>
      <w:marTop w:val="0"/>
      <w:marBottom w:val="0"/>
      <w:divBdr>
        <w:top w:val="none" w:sz="0" w:space="0" w:color="auto"/>
        <w:left w:val="none" w:sz="0" w:space="0" w:color="auto"/>
        <w:bottom w:val="none" w:sz="0" w:space="0" w:color="auto"/>
        <w:right w:val="none" w:sz="0" w:space="0" w:color="auto"/>
      </w:divBdr>
    </w:div>
    <w:div w:id="1785466714">
      <w:bodyDiv w:val="1"/>
      <w:marLeft w:val="0"/>
      <w:marRight w:val="0"/>
      <w:marTop w:val="0"/>
      <w:marBottom w:val="0"/>
      <w:divBdr>
        <w:top w:val="none" w:sz="0" w:space="0" w:color="auto"/>
        <w:left w:val="none" w:sz="0" w:space="0" w:color="auto"/>
        <w:bottom w:val="none" w:sz="0" w:space="0" w:color="auto"/>
        <w:right w:val="none" w:sz="0" w:space="0" w:color="auto"/>
      </w:divBdr>
    </w:div>
    <w:div w:id="1786118808">
      <w:bodyDiv w:val="1"/>
      <w:marLeft w:val="0"/>
      <w:marRight w:val="0"/>
      <w:marTop w:val="0"/>
      <w:marBottom w:val="0"/>
      <w:divBdr>
        <w:top w:val="none" w:sz="0" w:space="0" w:color="auto"/>
        <w:left w:val="none" w:sz="0" w:space="0" w:color="auto"/>
        <w:bottom w:val="none" w:sz="0" w:space="0" w:color="auto"/>
        <w:right w:val="none" w:sz="0" w:space="0" w:color="auto"/>
      </w:divBdr>
    </w:div>
    <w:div w:id="1787695536">
      <w:bodyDiv w:val="1"/>
      <w:marLeft w:val="0"/>
      <w:marRight w:val="0"/>
      <w:marTop w:val="0"/>
      <w:marBottom w:val="0"/>
      <w:divBdr>
        <w:top w:val="none" w:sz="0" w:space="0" w:color="auto"/>
        <w:left w:val="none" w:sz="0" w:space="0" w:color="auto"/>
        <w:bottom w:val="none" w:sz="0" w:space="0" w:color="auto"/>
        <w:right w:val="none" w:sz="0" w:space="0" w:color="auto"/>
      </w:divBdr>
    </w:div>
    <w:div w:id="1788426731">
      <w:bodyDiv w:val="1"/>
      <w:marLeft w:val="0"/>
      <w:marRight w:val="0"/>
      <w:marTop w:val="0"/>
      <w:marBottom w:val="0"/>
      <w:divBdr>
        <w:top w:val="none" w:sz="0" w:space="0" w:color="auto"/>
        <w:left w:val="none" w:sz="0" w:space="0" w:color="auto"/>
        <w:bottom w:val="none" w:sz="0" w:space="0" w:color="auto"/>
        <w:right w:val="none" w:sz="0" w:space="0" w:color="auto"/>
      </w:divBdr>
    </w:div>
    <w:div w:id="1790970601">
      <w:bodyDiv w:val="1"/>
      <w:marLeft w:val="0"/>
      <w:marRight w:val="0"/>
      <w:marTop w:val="0"/>
      <w:marBottom w:val="0"/>
      <w:divBdr>
        <w:top w:val="none" w:sz="0" w:space="0" w:color="auto"/>
        <w:left w:val="none" w:sz="0" w:space="0" w:color="auto"/>
        <w:bottom w:val="none" w:sz="0" w:space="0" w:color="auto"/>
        <w:right w:val="none" w:sz="0" w:space="0" w:color="auto"/>
      </w:divBdr>
    </w:div>
    <w:div w:id="1800876411">
      <w:bodyDiv w:val="1"/>
      <w:marLeft w:val="0"/>
      <w:marRight w:val="0"/>
      <w:marTop w:val="0"/>
      <w:marBottom w:val="0"/>
      <w:divBdr>
        <w:top w:val="none" w:sz="0" w:space="0" w:color="auto"/>
        <w:left w:val="none" w:sz="0" w:space="0" w:color="auto"/>
        <w:bottom w:val="none" w:sz="0" w:space="0" w:color="auto"/>
        <w:right w:val="none" w:sz="0" w:space="0" w:color="auto"/>
      </w:divBdr>
    </w:div>
    <w:div w:id="1802532547">
      <w:bodyDiv w:val="1"/>
      <w:marLeft w:val="0"/>
      <w:marRight w:val="0"/>
      <w:marTop w:val="0"/>
      <w:marBottom w:val="0"/>
      <w:divBdr>
        <w:top w:val="none" w:sz="0" w:space="0" w:color="auto"/>
        <w:left w:val="none" w:sz="0" w:space="0" w:color="auto"/>
        <w:bottom w:val="none" w:sz="0" w:space="0" w:color="auto"/>
        <w:right w:val="none" w:sz="0" w:space="0" w:color="auto"/>
      </w:divBdr>
    </w:div>
    <w:div w:id="1803304328">
      <w:bodyDiv w:val="1"/>
      <w:marLeft w:val="0"/>
      <w:marRight w:val="0"/>
      <w:marTop w:val="0"/>
      <w:marBottom w:val="0"/>
      <w:divBdr>
        <w:top w:val="none" w:sz="0" w:space="0" w:color="auto"/>
        <w:left w:val="none" w:sz="0" w:space="0" w:color="auto"/>
        <w:bottom w:val="none" w:sz="0" w:space="0" w:color="auto"/>
        <w:right w:val="none" w:sz="0" w:space="0" w:color="auto"/>
      </w:divBdr>
    </w:div>
    <w:div w:id="1806242679">
      <w:bodyDiv w:val="1"/>
      <w:marLeft w:val="0"/>
      <w:marRight w:val="0"/>
      <w:marTop w:val="0"/>
      <w:marBottom w:val="0"/>
      <w:divBdr>
        <w:top w:val="none" w:sz="0" w:space="0" w:color="auto"/>
        <w:left w:val="none" w:sz="0" w:space="0" w:color="auto"/>
        <w:bottom w:val="none" w:sz="0" w:space="0" w:color="auto"/>
        <w:right w:val="none" w:sz="0" w:space="0" w:color="auto"/>
      </w:divBdr>
    </w:div>
    <w:div w:id="1806434442">
      <w:bodyDiv w:val="1"/>
      <w:marLeft w:val="0"/>
      <w:marRight w:val="0"/>
      <w:marTop w:val="0"/>
      <w:marBottom w:val="0"/>
      <w:divBdr>
        <w:top w:val="none" w:sz="0" w:space="0" w:color="auto"/>
        <w:left w:val="none" w:sz="0" w:space="0" w:color="auto"/>
        <w:bottom w:val="none" w:sz="0" w:space="0" w:color="auto"/>
        <w:right w:val="none" w:sz="0" w:space="0" w:color="auto"/>
      </w:divBdr>
    </w:div>
    <w:div w:id="1810510815">
      <w:bodyDiv w:val="1"/>
      <w:marLeft w:val="0"/>
      <w:marRight w:val="0"/>
      <w:marTop w:val="0"/>
      <w:marBottom w:val="0"/>
      <w:divBdr>
        <w:top w:val="none" w:sz="0" w:space="0" w:color="auto"/>
        <w:left w:val="none" w:sz="0" w:space="0" w:color="auto"/>
        <w:bottom w:val="none" w:sz="0" w:space="0" w:color="auto"/>
        <w:right w:val="none" w:sz="0" w:space="0" w:color="auto"/>
      </w:divBdr>
      <w:divsChild>
        <w:div w:id="987131245">
          <w:marLeft w:val="480"/>
          <w:marRight w:val="0"/>
          <w:marTop w:val="0"/>
          <w:marBottom w:val="0"/>
          <w:divBdr>
            <w:top w:val="none" w:sz="0" w:space="0" w:color="auto"/>
            <w:left w:val="none" w:sz="0" w:space="0" w:color="auto"/>
            <w:bottom w:val="none" w:sz="0" w:space="0" w:color="auto"/>
            <w:right w:val="none" w:sz="0" w:space="0" w:color="auto"/>
          </w:divBdr>
        </w:div>
        <w:div w:id="157816105">
          <w:marLeft w:val="480"/>
          <w:marRight w:val="0"/>
          <w:marTop w:val="0"/>
          <w:marBottom w:val="0"/>
          <w:divBdr>
            <w:top w:val="none" w:sz="0" w:space="0" w:color="auto"/>
            <w:left w:val="none" w:sz="0" w:space="0" w:color="auto"/>
            <w:bottom w:val="none" w:sz="0" w:space="0" w:color="auto"/>
            <w:right w:val="none" w:sz="0" w:space="0" w:color="auto"/>
          </w:divBdr>
        </w:div>
        <w:div w:id="1282416267">
          <w:marLeft w:val="480"/>
          <w:marRight w:val="0"/>
          <w:marTop w:val="0"/>
          <w:marBottom w:val="0"/>
          <w:divBdr>
            <w:top w:val="none" w:sz="0" w:space="0" w:color="auto"/>
            <w:left w:val="none" w:sz="0" w:space="0" w:color="auto"/>
            <w:bottom w:val="none" w:sz="0" w:space="0" w:color="auto"/>
            <w:right w:val="none" w:sz="0" w:space="0" w:color="auto"/>
          </w:divBdr>
        </w:div>
        <w:div w:id="1485001363">
          <w:marLeft w:val="480"/>
          <w:marRight w:val="0"/>
          <w:marTop w:val="0"/>
          <w:marBottom w:val="0"/>
          <w:divBdr>
            <w:top w:val="none" w:sz="0" w:space="0" w:color="auto"/>
            <w:left w:val="none" w:sz="0" w:space="0" w:color="auto"/>
            <w:bottom w:val="none" w:sz="0" w:space="0" w:color="auto"/>
            <w:right w:val="none" w:sz="0" w:space="0" w:color="auto"/>
          </w:divBdr>
        </w:div>
        <w:div w:id="2051539346">
          <w:marLeft w:val="480"/>
          <w:marRight w:val="0"/>
          <w:marTop w:val="0"/>
          <w:marBottom w:val="0"/>
          <w:divBdr>
            <w:top w:val="none" w:sz="0" w:space="0" w:color="auto"/>
            <w:left w:val="none" w:sz="0" w:space="0" w:color="auto"/>
            <w:bottom w:val="none" w:sz="0" w:space="0" w:color="auto"/>
            <w:right w:val="none" w:sz="0" w:space="0" w:color="auto"/>
          </w:divBdr>
        </w:div>
        <w:div w:id="927546057">
          <w:marLeft w:val="480"/>
          <w:marRight w:val="0"/>
          <w:marTop w:val="0"/>
          <w:marBottom w:val="0"/>
          <w:divBdr>
            <w:top w:val="none" w:sz="0" w:space="0" w:color="auto"/>
            <w:left w:val="none" w:sz="0" w:space="0" w:color="auto"/>
            <w:bottom w:val="none" w:sz="0" w:space="0" w:color="auto"/>
            <w:right w:val="none" w:sz="0" w:space="0" w:color="auto"/>
          </w:divBdr>
        </w:div>
        <w:div w:id="971909449">
          <w:marLeft w:val="480"/>
          <w:marRight w:val="0"/>
          <w:marTop w:val="0"/>
          <w:marBottom w:val="0"/>
          <w:divBdr>
            <w:top w:val="none" w:sz="0" w:space="0" w:color="auto"/>
            <w:left w:val="none" w:sz="0" w:space="0" w:color="auto"/>
            <w:bottom w:val="none" w:sz="0" w:space="0" w:color="auto"/>
            <w:right w:val="none" w:sz="0" w:space="0" w:color="auto"/>
          </w:divBdr>
        </w:div>
        <w:div w:id="1988780475">
          <w:marLeft w:val="480"/>
          <w:marRight w:val="0"/>
          <w:marTop w:val="0"/>
          <w:marBottom w:val="0"/>
          <w:divBdr>
            <w:top w:val="none" w:sz="0" w:space="0" w:color="auto"/>
            <w:left w:val="none" w:sz="0" w:space="0" w:color="auto"/>
            <w:bottom w:val="none" w:sz="0" w:space="0" w:color="auto"/>
            <w:right w:val="none" w:sz="0" w:space="0" w:color="auto"/>
          </w:divBdr>
        </w:div>
        <w:div w:id="1919708389">
          <w:marLeft w:val="480"/>
          <w:marRight w:val="0"/>
          <w:marTop w:val="0"/>
          <w:marBottom w:val="0"/>
          <w:divBdr>
            <w:top w:val="none" w:sz="0" w:space="0" w:color="auto"/>
            <w:left w:val="none" w:sz="0" w:space="0" w:color="auto"/>
            <w:bottom w:val="none" w:sz="0" w:space="0" w:color="auto"/>
            <w:right w:val="none" w:sz="0" w:space="0" w:color="auto"/>
          </w:divBdr>
        </w:div>
        <w:div w:id="777070571">
          <w:marLeft w:val="480"/>
          <w:marRight w:val="0"/>
          <w:marTop w:val="0"/>
          <w:marBottom w:val="0"/>
          <w:divBdr>
            <w:top w:val="none" w:sz="0" w:space="0" w:color="auto"/>
            <w:left w:val="none" w:sz="0" w:space="0" w:color="auto"/>
            <w:bottom w:val="none" w:sz="0" w:space="0" w:color="auto"/>
            <w:right w:val="none" w:sz="0" w:space="0" w:color="auto"/>
          </w:divBdr>
        </w:div>
        <w:div w:id="1702632663">
          <w:marLeft w:val="480"/>
          <w:marRight w:val="0"/>
          <w:marTop w:val="0"/>
          <w:marBottom w:val="0"/>
          <w:divBdr>
            <w:top w:val="none" w:sz="0" w:space="0" w:color="auto"/>
            <w:left w:val="none" w:sz="0" w:space="0" w:color="auto"/>
            <w:bottom w:val="none" w:sz="0" w:space="0" w:color="auto"/>
            <w:right w:val="none" w:sz="0" w:space="0" w:color="auto"/>
          </w:divBdr>
        </w:div>
        <w:div w:id="2100638167">
          <w:marLeft w:val="480"/>
          <w:marRight w:val="0"/>
          <w:marTop w:val="0"/>
          <w:marBottom w:val="0"/>
          <w:divBdr>
            <w:top w:val="none" w:sz="0" w:space="0" w:color="auto"/>
            <w:left w:val="none" w:sz="0" w:space="0" w:color="auto"/>
            <w:bottom w:val="none" w:sz="0" w:space="0" w:color="auto"/>
            <w:right w:val="none" w:sz="0" w:space="0" w:color="auto"/>
          </w:divBdr>
        </w:div>
        <w:div w:id="562642578">
          <w:marLeft w:val="480"/>
          <w:marRight w:val="0"/>
          <w:marTop w:val="0"/>
          <w:marBottom w:val="0"/>
          <w:divBdr>
            <w:top w:val="none" w:sz="0" w:space="0" w:color="auto"/>
            <w:left w:val="none" w:sz="0" w:space="0" w:color="auto"/>
            <w:bottom w:val="none" w:sz="0" w:space="0" w:color="auto"/>
            <w:right w:val="none" w:sz="0" w:space="0" w:color="auto"/>
          </w:divBdr>
        </w:div>
        <w:div w:id="326597276">
          <w:marLeft w:val="480"/>
          <w:marRight w:val="0"/>
          <w:marTop w:val="0"/>
          <w:marBottom w:val="0"/>
          <w:divBdr>
            <w:top w:val="none" w:sz="0" w:space="0" w:color="auto"/>
            <w:left w:val="none" w:sz="0" w:space="0" w:color="auto"/>
            <w:bottom w:val="none" w:sz="0" w:space="0" w:color="auto"/>
            <w:right w:val="none" w:sz="0" w:space="0" w:color="auto"/>
          </w:divBdr>
        </w:div>
        <w:div w:id="1333684637">
          <w:marLeft w:val="480"/>
          <w:marRight w:val="0"/>
          <w:marTop w:val="0"/>
          <w:marBottom w:val="0"/>
          <w:divBdr>
            <w:top w:val="none" w:sz="0" w:space="0" w:color="auto"/>
            <w:left w:val="none" w:sz="0" w:space="0" w:color="auto"/>
            <w:bottom w:val="none" w:sz="0" w:space="0" w:color="auto"/>
            <w:right w:val="none" w:sz="0" w:space="0" w:color="auto"/>
          </w:divBdr>
        </w:div>
        <w:div w:id="1280919289">
          <w:marLeft w:val="480"/>
          <w:marRight w:val="0"/>
          <w:marTop w:val="0"/>
          <w:marBottom w:val="0"/>
          <w:divBdr>
            <w:top w:val="none" w:sz="0" w:space="0" w:color="auto"/>
            <w:left w:val="none" w:sz="0" w:space="0" w:color="auto"/>
            <w:bottom w:val="none" w:sz="0" w:space="0" w:color="auto"/>
            <w:right w:val="none" w:sz="0" w:space="0" w:color="auto"/>
          </w:divBdr>
        </w:div>
        <w:div w:id="1650400343">
          <w:marLeft w:val="480"/>
          <w:marRight w:val="0"/>
          <w:marTop w:val="0"/>
          <w:marBottom w:val="0"/>
          <w:divBdr>
            <w:top w:val="none" w:sz="0" w:space="0" w:color="auto"/>
            <w:left w:val="none" w:sz="0" w:space="0" w:color="auto"/>
            <w:bottom w:val="none" w:sz="0" w:space="0" w:color="auto"/>
            <w:right w:val="none" w:sz="0" w:space="0" w:color="auto"/>
          </w:divBdr>
        </w:div>
        <w:div w:id="889800644">
          <w:marLeft w:val="480"/>
          <w:marRight w:val="0"/>
          <w:marTop w:val="0"/>
          <w:marBottom w:val="0"/>
          <w:divBdr>
            <w:top w:val="none" w:sz="0" w:space="0" w:color="auto"/>
            <w:left w:val="none" w:sz="0" w:space="0" w:color="auto"/>
            <w:bottom w:val="none" w:sz="0" w:space="0" w:color="auto"/>
            <w:right w:val="none" w:sz="0" w:space="0" w:color="auto"/>
          </w:divBdr>
        </w:div>
        <w:div w:id="1110902478">
          <w:marLeft w:val="480"/>
          <w:marRight w:val="0"/>
          <w:marTop w:val="0"/>
          <w:marBottom w:val="0"/>
          <w:divBdr>
            <w:top w:val="none" w:sz="0" w:space="0" w:color="auto"/>
            <w:left w:val="none" w:sz="0" w:space="0" w:color="auto"/>
            <w:bottom w:val="none" w:sz="0" w:space="0" w:color="auto"/>
            <w:right w:val="none" w:sz="0" w:space="0" w:color="auto"/>
          </w:divBdr>
        </w:div>
        <w:div w:id="336423736">
          <w:marLeft w:val="480"/>
          <w:marRight w:val="0"/>
          <w:marTop w:val="0"/>
          <w:marBottom w:val="0"/>
          <w:divBdr>
            <w:top w:val="none" w:sz="0" w:space="0" w:color="auto"/>
            <w:left w:val="none" w:sz="0" w:space="0" w:color="auto"/>
            <w:bottom w:val="none" w:sz="0" w:space="0" w:color="auto"/>
            <w:right w:val="none" w:sz="0" w:space="0" w:color="auto"/>
          </w:divBdr>
        </w:div>
        <w:div w:id="1710569559">
          <w:marLeft w:val="480"/>
          <w:marRight w:val="0"/>
          <w:marTop w:val="0"/>
          <w:marBottom w:val="0"/>
          <w:divBdr>
            <w:top w:val="none" w:sz="0" w:space="0" w:color="auto"/>
            <w:left w:val="none" w:sz="0" w:space="0" w:color="auto"/>
            <w:bottom w:val="none" w:sz="0" w:space="0" w:color="auto"/>
            <w:right w:val="none" w:sz="0" w:space="0" w:color="auto"/>
          </w:divBdr>
        </w:div>
      </w:divsChild>
    </w:div>
    <w:div w:id="1820415762">
      <w:bodyDiv w:val="1"/>
      <w:marLeft w:val="0"/>
      <w:marRight w:val="0"/>
      <w:marTop w:val="0"/>
      <w:marBottom w:val="0"/>
      <w:divBdr>
        <w:top w:val="none" w:sz="0" w:space="0" w:color="auto"/>
        <w:left w:val="none" w:sz="0" w:space="0" w:color="auto"/>
        <w:bottom w:val="none" w:sz="0" w:space="0" w:color="auto"/>
        <w:right w:val="none" w:sz="0" w:space="0" w:color="auto"/>
      </w:divBdr>
    </w:div>
    <w:div w:id="1822193372">
      <w:bodyDiv w:val="1"/>
      <w:marLeft w:val="0"/>
      <w:marRight w:val="0"/>
      <w:marTop w:val="0"/>
      <w:marBottom w:val="0"/>
      <w:divBdr>
        <w:top w:val="none" w:sz="0" w:space="0" w:color="auto"/>
        <w:left w:val="none" w:sz="0" w:space="0" w:color="auto"/>
        <w:bottom w:val="none" w:sz="0" w:space="0" w:color="auto"/>
        <w:right w:val="none" w:sz="0" w:space="0" w:color="auto"/>
      </w:divBdr>
    </w:div>
    <w:div w:id="1822426048">
      <w:bodyDiv w:val="1"/>
      <w:marLeft w:val="0"/>
      <w:marRight w:val="0"/>
      <w:marTop w:val="0"/>
      <w:marBottom w:val="0"/>
      <w:divBdr>
        <w:top w:val="none" w:sz="0" w:space="0" w:color="auto"/>
        <w:left w:val="none" w:sz="0" w:space="0" w:color="auto"/>
        <w:bottom w:val="none" w:sz="0" w:space="0" w:color="auto"/>
        <w:right w:val="none" w:sz="0" w:space="0" w:color="auto"/>
      </w:divBdr>
    </w:div>
    <w:div w:id="1831213150">
      <w:bodyDiv w:val="1"/>
      <w:marLeft w:val="0"/>
      <w:marRight w:val="0"/>
      <w:marTop w:val="0"/>
      <w:marBottom w:val="0"/>
      <w:divBdr>
        <w:top w:val="none" w:sz="0" w:space="0" w:color="auto"/>
        <w:left w:val="none" w:sz="0" w:space="0" w:color="auto"/>
        <w:bottom w:val="none" w:sz="0" w:space="0" w:color="auto"/>
        <w:right w:val="none" w:sz="0" w:space="0" w:color="auto"/>
      </w:divBdr>
    </w:div>
    <w:div w:id="1837576585">
      <w:bodyDiv w:val="1"/>
      <w:marLeft w:val="0"/>
      <w:marRight w:val="0"/>
      <w:marTop w:val="0"/>
      <w:marBottom w:val="0"/>
      <w:divBdr>
        <w:top w:val="none" w:sz="0" w:space="0" w:color="auto"/>
        <w:left w:val="none" w:sz="0" w:space="0" w:color="auto"/>
        <w:bottom w:val="none" w:sz="0" w:space="0" w:color="auto"/>
        <w:right w:val="none" w:sz="0" w:space="0" w:color="auto"/>
      </w:divBdr>
    </w:div>
    <w:div w:id="1838691520">
      <w:bodyDiv w:val="1"/>
      <w:marLeft w:val="0"/>
      <w:marRight w:val="0"/>
      <w:marTop w:val="0"/>
      <w:marBottom w:val="0"/>
      <w:divBdr>
        <w:top w:val="none" w:sz="0" w:space="0" w:color="auto"/>
        <w:left w:val="none" w:sz="0" w:space="0" w:color="auto"/>
        <w:bottom w:val="none" w:sz="0" w:space="0" w:color="auto"/>
        <w:right w:val="none" w:sz="0" w:space="0" w:color="auto"/>
      </w:divBdr>
    </w:div>
    <w:div w:id="1843466066">
      <w:bodyDiv w:val="1"/>
      <w:marLeft w:val="0"/>
      <w:marRight w:val="0"/>
      <w:marTop w:val="0"/>
      <w:marBottom w:val="0"/>
      <w:divBdr>
        <w:top w:val="none" w:sz="0" w:space="0" w:color="auto"/>
        <w:left w:val="none" w:sz="0" w:space="0" w:color="auto"/>
        <w:bottom w:val="none" w:sz="0" w:space="0" w:color="auto"/>
        <w:right w:val="none" w:sz="0" w:space="0" w:color="auto"/>
      </w:divBdr>
    </w:div>
    <w:div w:id="1846439407">
      <w:bodyDiv w:val="1"/>
      <w:marLeft w:val="0"/>
      <w:marRight w:val="0"/>
      <w:marTop w:val="0"/>
      <w:marBottom w:val="0"/>
      <w:divBdr>
        <w:top w:val="none" w:sz="0" w:space="0" w:color="auto"/>
        <w:left w:val="none" w:sz="0" w:space="0" w:color="auto"/>
        <w:bottom w:val="none" w:sz="0" w:space="0" w:color="auto"/>
        <w:right w:val="none" w:sz="0" w:space="0" w:color="auto"/>
      </w:divBdr>
    </w:div>
    <w:div w:id="1854882238">
      <w:bodyDiv w:val="1"/>
      <w:marLeft w:val="0"/>
      <w:marRight w:val="0"/>
      <w:marTop w:val="0"/>
      <w:marBottom w:val="0"/>
      <w:divBdr>
        <w:top w:val="none" w:sz="0" w:space="0" w:color="auto"/>
        <w:left w:val="none" w:sz="0" w:space="0" w:color="auto"/>
        <w:bottom w:val="none" w:sz="0" w:space="0" w:color="auto"/>
        <w:right w:val="none" w:sz="0" w:space="0" w:color="auto"/>
      </w:divBdr>
    </w:div>
    <w:div w:id="1858109399">
      <w:bodyDiv w:val="1"/>
      <w:marLeft w:val="0"/>
      <w:marRight w:val="0"/>
      <w:marTop w:val="0"/>
      <w:marBottom w:val="0"/>
      <w:divBdr>
        <w:top w:val="none" w:sz="0" w:space="0" w:color="auto"/>
        <w:left w:val="none" w:sz="0" w:space="0" w:color="auto"/>
        <w:bottom w:val="none" w:sz="0" w:space="0" w:color="auto"/>
        <w:right w:val="none" w:sz="0" w:space="0" w:color="auto"/>
      </w:divBdr>
    </w:div>
    <w:div w:id="1860578962">
      <w:bodyDiv w:val="1"/>
      <w:marLeft w:val="0"/>
      <w:marRight w:val="0"/>
      <w:marTop w:val="0"/>
      <w:marBottom w:val="0"/>
      <w:divBdr>
        <w:top w:val="none" w:sz="0" w:space="0" w:color="auto"/>
        <w:left w:val="none" w:sz="0" w:space="0" w:color="auto"/>
        <w:bottom w:val="none" w:sz="0" w:space="0" w:color="auto"/>
        <w:right w:val="none" w:sz="0" w:space="0" w:color="auto"/>
      </w:divBdr>
    </w:div>
    <w:div w:id="1864785983">
      <w:bodyDiv w:val="1"/>
      <w:marLeft w:val="0"/>
      <w:marRight w:val="0"/>
      <w:marTop w:val="0"/>
      <w:marBottom w:val="0"/>
      <w:divBdr>
        <w:top w:val="none" w:sz="0" w:space="0" w:color="auto"/>
        <w:left w:val="none" w:sz="0" w:space="0" w:color="auto"/>
        <w:bottom w:val="none" w:sz="0" w:space="0" w:color="auto"/>
        <w:right w:val="none" w:sz="0" w:space="0" w:color="auto"/>
      </w:divBdr>
    </w:div>
    <w:div w:id="1865241832">
      <w:bodyDiv w:val="1"/>
      <w:marLeft w:val="0"/>
      <w:marRight w:val="0"/>
      <w:marTop w:val="0"/>
      <w:marBottom w:val="0"/>
      <w:divBdr>
        <w:top w:val="none" w:sz="0" w:space="0" w:color="auto"/>
        <w:left w:val="none" w:sz="0" w:space="0" w:color="auto"/>
        <w:bottom w:val="none" w:sz="0" w:space="0" w:color="auto"/>
        <w:right w:val="none" w:sz="0" w:space="0" w:color="auto"/>
      </w:divBdr>
    </w:div>
    <w:div w:id="1877349840">
      <w:bodyDiv w:val="1"/>
      <w:marLeft w:val="0"/>
      <w:marRight w:val="0"/>
      <w:marTop w:val="0"/>
      <w:marBottom w:val="0"/>
      <w:divBdr>
        <w:top w:val="none" w:sz="0" w:space="0" w:color="auto"/>
        <w:left w:val="none" w:sz="0" w:space="0" w:color="auto"/>
        <w:bottom w:val="none" w:sz="0" w:space="0" w:color="auto"/>
        <w:right w:val="none" w:sz="0" w:space="0" w:color="auto"/>
      </w:divBdr>
    </w:div>
    <w:div w:id="1885285658">
      <w:bodyDiv w:val="1"/>
      <w:marLeft w:val="0"/>
      <w:marRight w:val="0"/>
      <w:marTop w:val="0"/>
      <w:marBottom w:val="0"/>
      <w:divBdr>
        <w:top w:val="none" w:sz="0" w:space="0" w:color="auto"/>
        <w:left w:val="none" w:sz="0" w:space="0" w:color="auto"/>
        <w:bottom w:val="none" w:sz="0" w:space="0" w:color="auto"/>
        <w:right w:val="none" w:sz="0" w:space="0" w:color="auto"/>
      </w:divBdr>
    </w:div>
    <w:div w:id="1891451990">
      <w:bodyDiv w:val="1"/>
      <w:marLeft w:val="0"/>
      <w:marRight w:val="0"/>
      <w:marTop w:val="0"/>
      <w:marBottom w:val="0"/>
      <w:divBdr>
        <w:top w:val="none" w:sz="0" w:space="0" w:color="auto"/>
        <w:left w:val="none" w:sz="0" w:space="0" w:color="auto"/>
        <w:bottom w:val="none" w:sz="0" w:space="0" w:color="auto"/>
        <w:right w:val="none" w:sz="0" w:space="0" w:color="auto"/>
      </w:divBdr>
    </w:div>
    <w:div w:id="1891990487">
      <w:bodyDiv w:val="1"/>
      <w:marLeft w:val="0"/>
      <w:marRight w:val="0"/>
      <w:marTop w:val="0"/>
      <w:marBottom w:val="0"/>
      <w:divBdr>
        <w:top w:val="none" w:sz="0" w:space="0" w:color="auto"/>
        <w:left w:val="none" w:sz="0" w:space="0" w:color="auto"/>
        <w:bottom w:val="none" w:sz="0" w:space="0" w:color="auto"/>
        <w:right w:val="none" w:sz="0" w:space="0" w:color="auto"/>
      </w:divBdr>
      <w:divsChild>
        <w:div w:id="841701994">
          <w:marLeft w:val="480"/>
          <w:marRight w:val="0"/>
          <w:marTop w:val="0"/>
          <w:marBottom w:val="0"/>
          <w:divBdr>
            <w:top w:val="none" w:sz="0" w:space="0" w:color="auto"/>
            <w:left w:val="none" w:sz="0" w:space="0" w:color="auto"/>
            <w:bottom w:val="none" w:sz="0" w:space="0" w:color="auto"/>
            <w:right w:val="none" w:sz="0" w:space="0" w:color="auto"/>
          </w:divBdr>
        </w:div>
        <w:div w:id="1046028597">
          <w:marLeft w:val="480"/>
          <w:marRight w:val="0"/>
          <w:marTop w:val="0"/>
          <w:marBottom w:val="0"/>
          <w:divBdr>
            <w:top w:val="none" w:sz="0" w:space="0" w:color="auto"/>
            <w:left w:val="none" w:sz="0" w:space="0" w:color="auto"/>
            <w:bottom w:val="none" w:sz="0" w:space="0" w:color="auto"/>
            <w:right w:val="none" w:sz="0" w:space="0" w:color="auto"/>
          </w:divBdr>
        </w:div>
        <w:div w:id="2134862765">
          <w:marLeft w:val="480"/>
          <w:marRight w:val="0"/>
          <w:marTop w:val="0"/>
          <w:marBottom w:val="0"/>
          <w:divBdr>
            <w:top w:val="none" w:sz="0" w:space="0" w:color="auto"/>
            <w:left w:val="none" w:sz="0" w:space="0" w:color="auto"/>
            <w:bottom w:val="none" w:sz="0" w:space="0" w:color="auto"/>
            <w:right w:val="none" w:sz="0" w:space="0" w:color="auto"/>
          </w:divBdr>
        </w:div>
        <w:div w:id="24911117">
          <w:marLeft w:val="480"/>
          <w:marRight w:val="0"/>
          <w:marTop w:val="0"/>
          <w:marBottom w:val="0"/>
          <w:divBdr>
            <w:top w:val="none" w:sz="0" w:space="0" w:color="auto"/>
            <w:left w:val="none" w:sz="0" w:space="0" w:color="auto"/>
            <w:bottom w:val="none" w:sz="0" w:space="0" w:color="auto"/>
            <w:right w:val="none" w:sz="0" w:space="0" w:color="auto"/>
          </w:divBdr>
        </w:div>
        <w:div w:id="234898910">
          <w:marLeft w:val="480"/>
          <w:marRight w:val="0"/>
          <w:marTop w:val="0"/>
          <w:marBottom w:val="0"/>
          <w:divBdr>
            <w:top w:val="none" w:sz="0" w:space="0" w:color="auto"/>
            <w:left w:val="none" w:sz="0" w:space="0" w:color="auto"/>
            <w:bottom w:val="none" w:sz="0" w:space="0" w:color="auto"/>
            <w:right w:val="none" w:sz="0" w:space="0" w:color="auto"/>
          </w:divBdr>
        </w:div>
        <w:div w:id="21132056">
          <w:marLeft w:val="480"/>
          <w:marRight w:val="0"/>
          <w:marTop w:val="0"/>
          <w:marBottom w:val="0"/>
          <w:divBdr>
            <w:top w:val="none" w:sz="0" w:space="0" w:color="auto"/>
            <w:left w:val="none" w:sz="0" w:space="0" w:color="auto"/>
            <w:bottom w:val="none" w:sz="0" w:space="0" w:color="auto"/>
            <w:right w:val="none" w:sz="0" w:space="0" w:color="auto"/>
          </w:divBdr>
        </w:div>
        <w:div w:id="2071423549">
          <w:marLeft w:val="480"/>
          <w:marRight w:val="0"/>
          <w:marTop w:val="0"/>
          <w:marBottom w:val="0"/>
          <w:divBdr>
            <w:top w:val="none" w:sz="0" w:space="0" w:color="auto"/>
            <w:left w:val="none" w:sz="0" w:space="0" w:color="auto"/>
            <w:bottom w:val="none" w:sz="0" w:space="0" w:color="auto"/>
            <w:right w:val="none" w:sz="0" w:space="0" w:color="auto"/>
          </w:divBdr>
        </w:div>
        <w:div w:id="1453553452">
          <w:marLeft w:val="480"/>
          <w:marRight w:val="0"/>
          <w:marTop w:val="0"/>
          <w:marBottom w:val="0"/>
          <w:divBdr>
            <w:top w:val="none" w:sz="0" w:space="0" w:color="auto"/>
            <w:left w:val="none" w:sz="0" w:space="0" w:color="auto"/>
            <w:bottom w:val="none" w:sz="0" w:space="0" w:color="auto"/>
            <w:right w:val="none" w:sz="0" w:space="0" w:color="auto"/>
          </w:divBdr>
        </w:div>
        <w:div w:id="70667809">
          <w:marLeft w:val="480"/>
          <w:marRight w:val="0"/>
          <w:marTop w:val="0"/>
          <w:marBottom w:val="0"/>
          <w:divBdr>
            <w:top w:val="none" w:sz="0" w:space="0" w:color="auto"/>
            <w:left w:val="none" w:sz="0" w:space="0" w:color="auto"/>
            <w:bottom w:val="none" w:sz="0" w:space="0" w:color="auto"/>
            <w:right w:val="none" w:sz="0" w:space="0" w:color="auto"/>
          </w:divBdr>
        </w:div>
        <w:div w:id="1894732995">
          <w:marLeft w:val="480"/>
          <w:marRight w:val="0"/>
          <w:marTop w:val="0"/>
          <w:marBottom w:val="0"/>
          <w:divBdr>
            <w:top w:val="none" w:sz="0" w:space="0" w:color="auto"/>
            <w:left w:val="none" w:sz="0" w:space="0" w:color="auto"/>
            <w:bottom w:val="none" w:sz="0" w:space="0" w:color="auto"/>
            <w:right w:val="none" w:sz="0" w:space="0" w:color="auto"/>
          </w:divBdr>
        </w:div>
        <w:div w:id="1354266635">
          <w:marLeft w:val="480"/>
          <w:marRight w:val="0"/>
          <w:marTop w:val="0"/>
          <w:marBottom w:val="0"/>
          <w:divBdr>
            <w:top w:val="none" w:sz="0" w:space="0" w:color="auto"/>
            <w:left w:val="none" w:sz="0" w:space="0" w:color="auto"/>
            <w:bottom w:val="none" w:sz="0" w:space="0" w:color="auto"/>
            <w:right w:val="none" w:sz="0" w:space="0" w:color="auto"/>
          </w:divBdr>
        </w:div>
        <w:div w:id="1927691321">
          <w:marLeft w:val="480"/>
          <w:marRight w:val="0"/>
          <w:marTop w:val="0"/>
          <w:marBottom w:val="0"/>
          <w:divBdr>
            <w:top w:val="none" w:sz="0" w:space="0" w:color="auto"/>
            <w:left w:val="none" w:sz="0" w:space="0" w:color="auto"/>
            <w:bottom w:val="none" w:sz="0" w:space="0" w:color="auto"/>
            <w:right w:val="none" w:sz="0" w:space="0" w:color="auto"/>
          </w:divBdr>
        </w:div>
        <w:div w:id="1660041967">
          <w:marLeft w:val="480"/>
          <w:marRight w:val="0"/>
          <w:marTop w:val="0"/>
          <w:marBottom w:val="0"/>
          <w:divBdr>
            <w:top w:val="none" w:sz="0" w:space="0" w:color="auto"/>
            <w:left w:val="none" w:sz="0" w:space="0" w:color="auto"/>
            <w:bottom w:val="none" w:sz="0" w:space="0" w:color="auto"/>
            <w:right w:val="none" w:sz="0" w:space="0" w:color="auto"/>
          </w:divBdr>
        </w:div>
        <w:div w:id="40986502">
          <w:marLeft w:val="480"/>
          <w:marRight w:val="0"/>
          <w:marTop w:val="0"/>
          <w:marBottom w:val="0"/>
          <w:divBdr>
            <w:top w:val="none" w:sz="0" w:space="0" w:color="auto"/>
            <w:left w:val="none" w:sz="0" w:space="0" w:color="auto"/>
            <w:bottom w:val="none" w:sz="0" w:space="0" w:color="auto"/>
            <w:right w:val="none" w:sz="0" w:space="0" w:color="auto"/>
          </w:divBdr>
        </w:div>
        <w:div w:id="822088848">
          <w:marLeft w:val="480"/>
          <w:marRight w:val="0"/>
          <w:marTop w:val="0"/>
          <w:marBottom w:val="0"/>
          <w:divBdr>
            <w:top w:val="none" w:sz="0" w:space="0" w:color="auto"/>
            <w:left w:val="none" w:sz="0" w:space="0" w:color="auto"/>
            <w:bottom w:val="none" w:sz="0" w:space="0" w:color="auto"/>
            <w:right w:val="none" w:sz="0" w:space="0" w:color="auto"/>
          </w:divBdr>
        </w:div>
        <w:div w:id="1807238670">
          <w:marLeft w:val="480"/>
          <w:marRight w:val="0"/>
          <w:marTop w:val="0"/>
          <w:marBottom w:val="0"/>
          <w:divBdr>
            <w:top w:val="none" w:sz="0" w:space="0" w:color="auto"/>
            <w:left w:val="none" w:sz="0" w:space="0" w:color="auto"/>
            <w:bottom w:val="none" w:sz="0" w:space="0" w:color="auto"/>
            <w:right w:val="none" w:sz="0" w:space="0" w:color="auto"/>
          </w:divBdr>
        </w:div>
        <w:div w:id="372581283">
          <w:marLeft w:val="480"/>
          <w:marRight w:val="0"/>
          <w:marTop w:val="0"/>
          <w:marBottom w:val="0"/>
          <w:divBdr>
            <w:top w:val="none" w:sz="0" w:space="0" w:color="auto"/>
            <w:left w:val="none" w:sz="0" w:space="0" w:color="auto"/>
            <w:bottom w:val="none" w:sz="0" w:space="0" w:color="auto"/>
            <w:right w:val="none" w:sz="0" w:space="0" w:color="auto"/>
          </w:divBdr>
        </w:div>
        <w:div w:id="1166171164">
          <w:marLeft w:val="480"/>
          <w:marRight w:val="0"/>
          <w:marTop w:val="0"/>
          <w:marBottom w:val="0"/>
          <w:divBdr>
            <w:top w:val="none" w:sz="0" w:space="0" w:color="auto"/>
            <w:left w:val="none" w:sz="0" w:space="0" w:color="auto"/>
            <w:bottom w:val="none" w:sz="0" w:space="0" w:color="auto"/>
            <w:right w:val="none" w:sz="0" w:space="0" w:color="auto"/>
          </w:divBdr>
        </w:div>
        <w:div w:id="1182278537">
          <w:marLeft w:val="480"/>
          <w:marRight w:val="0"/>
          <w:marTop w:val="0"/>
          <w:marBottom w:val="0"/>
          <w:divBdr>
            <w:top w:val="none" w:sz="0" w:space="0" w:color="auto"/>
            <w:left w:val="none" w:sz="0" w:space="0" w:color="auto"/>
            <w:bottom w:val="none" w:sz="0" w:space="0" w:color="auto"/>
            <w:right w:val="none" w:sz="0" w:space="0" w:color="auto"/>
          </w:divBdr>
        </w:div>
        <w:div w:id="1103381333">
          <w:marLeft w:val="480"/>
          <w:marRight w:val="0"/>
          <w:marTop w:val="0"/>
          <w:marBottom w:val="0"/>
          <w:divBdr>
            <w:top w:val="none" w:sz="0" w:space="0" w:color="auto"/>
            <w:left w:val="none" w:sz="0" w:space="0" w:color="auto"/>
            <w:bottom w:val="none" w:sz="0" w:space="0" w:color="auto"/>
            <w:right w:val="none" w:sz="0" w:space="0" w:color="auto"/>
          </w:divBdr>
        </w:div>
        <w:div w:id="825243252">
          <w:marLeft w:val="480"/>
          <w:marRight w:val="0"/>
          <w:marTop w:val="0"/>
          <w:marBottom w:val="0"/>
          <w:divBdr>
            <w:top w:val="none" w:sz="0" w:space="0" w:color="auto"/>
            <w:left w:val="none" w:sz="0" w:space="0" w:color="auto"/>
            <w:bottom w:val="none" w:sz="0" w:space="0" w:color="auto"/>
            <w:right w:val="none" w:sz="0" w:space="0" w:color="auto"/>
          </w:divBdr>
        </w:div>
        <w:div w:id="574827535">
          <w:marLeft w:val="480"/>
          <w:marRight w:val="0"/>
          <w:marTop w:val="0"/>
          <w:marBottom w:val="0"/>
          <w:divBdr>
            <w:top w:val="none" w:sz="0" w:space="0" w:color="auto"/>
            <w:left w:val="none" w:sz="0" w:space="0" w:color="auto"/>
            <w:bottom w:val="none" w:sz="0" w:space="0" w:color="auto"/>
            <w:right w:val="none" w:sz="0" w:space="0" w:color="auto"/>
          </w:divBdr>
        </w:div>
        <w:div w:id="1323582737">
          <w:marLeft w:val="480"/>
          <w:marRight w:val="0"/>
          <w:marTop w:val="0"/>
          <w:marBottom w:val="0"/>
          <w:divBdr>
            <w:top w:val="none" w:sz="0" w:space="0" w:color="auto"/>
            <w:left w:val="none" w:sz="0" w:space="0" w:color="auto"/>
            <w:bottom w:val="none" w:sz="0" w:space="0" w:color="auto"/>
            <w:right w:val="none" w:sz="0" w:space="0" w:color="auto"/>
          </w:divBdr>
        </w:div>
        <w:div w:id="942423719">
          <w:marLeft w:val="480"/>
          <w:marRight w:val="0"/>
          <w:marTop w:val="0"/>
          <w:marBottom w:val="0"/>
          <w:divBdr>
            <w:top w:val="none" w:sz="0" w:space="0" w:color="auto"/>
            <w:left w:val="none" w:sz="0" w:space="0" w:color="auto"/>
            <w:bottom w:val="none" w:sz="0" w:space="0" w:color="auto"/>
            <w:right w:val="none" w:sz="0" w:space="0" w:color="auto"/>
          </w:divBdr>
        </w:div>
        <w:div w:id="797921058">
          <w:marLeft w:val="480"/>
          <w:marRight w:val="0"/>
          <w:marTop w:val="0"/>
          <w:marBottom w:val="0"/>
          <w:divBdr>
            <w:top w:val="none" w:sz="0" w:space="0" w:color="auto"/>
            <w:left w:val="none" w:sz="0" w:space="0" w:color="auto"/>
            <w:bottom w:val="none" w:sz="0" w:space="0" w:color="auto"/>
            <w:right w:val="none" w:sz="0" w:space="0" w:color="auto"/>
          </w:divBdr>
        </w:div>
        <w:div w:id="1550529220">
          <w:marLeft w:val="480"/>
          <w:marRight w:val="0"/>
          <w:marTop w:val="0"/>
          <w:marBottom w:val="0"/>
          <w:divBdr>
            <w:top w:val="none" w:sz="0" w:space="0" w:color="auto"/>
            <w:left w:val="none" w:sz="0" w:space="0" w:color="auto"/>
            <w:bottom w:val="none" w:sz="0" w:space="0" w:color="auto"/>
            <w:right w:val="none" w:sz="0" w:space="0" w:color="auto"/>
          </w:divBdr>
        </w:div>
        <w:div w:id="569119026">
          <w:marLeft w:val="480"/>
          <w:marRight w:val="0"/>
          <w:marTop w:val="0"/>
          <w:marBottom w:val="0"/>
          <w:divBdr>
            <w:top w:val="none" w:sz="0" w:space="0" w:color="auto"/>
            <w:left w:val="none" w:sz="0" w:space="0" w:color="auto"/>
            <w:bottom w:val="none" w:sz="0" w:space="0" w:color="auto"/>
            <w:right w:val="none" w:sz="0" w:space="0" w:color="auto"/>
          </w:divBdr>
        </w:div>
        <w:div w:id="1048533538">
          <w:marLeft w:val="480"/>
          <w:marRight w:val="0"/>
          <w:marTop w:val="0"/>
          <w:marBottom w:val="0"/>
          <w:divBdr>
            <w:top w:val="none" w:sz="0" w:space="0" w:color="auto"/>
            <w:left w:val="none" w:sz="0" w:space="0" w:color="auto"/>
            <w:bottom w:val="none" w:sz="0" w:space="0" w:color="auto"/>
            <w:right w:val="none" w:sz="0" w:space="0" w:color="auto"/>
          </w:divBdr>
        </w:div>
        <w:div w:id="1525896087">
          <w:marLeft w:val="480"/>
          <w:marRight w:val="0"/>
          <w:marTop w:val="0"/>
          <w:marBottom w:val="0"/>
          <w:divBdr>
            <w:top w:val="none" w:sz="0" w:space="0" w:color="auto"/>
            <w:left w:val="none" w:sz="0" w:space="0" w:color="auto"/>
            <w:bottom w:val="none" w:sz="0" w:space="0" w:color="auto"/>
            <w:right w:val="none" w:sz="0" w:space="0" w:color="auto"/>
          </w:divBdr>
        </w:div>
        <w:div w:id="2048556386">
          <w:marLeft w:val="480"/>
          <w:marRight w:val="0"/>
          <w:marTop w:val="0"/>
          <w:marBottom w:val="0"/>
          <w:divBdr>
            <w:top w:val="none" w:sz="0" w:space="0" w:color="auto"/>
            <w:left w:val="none" w:sz="0" w:space="0" w:color="auto"/>
            <w:bottom w:val="none" w:sz="0" w:space="0" w:color="auto"/>
            <w:right w:val="none" w:sz="0" w:space="0" w:color="auto"/>
          </w:divBdr>
        </w:div>
        <w:div w:id="1492792396">
          <w:marLeft w:val="480"/>
          <w:marRight w:val="0"/>
          <w:marTop w:val="0"/>
          <w:marBottom w:val="0"/>
          <w:divBdr>
            <w:top w:val="none" w:sz="0" w:space="0" w:color="auto"/>
            <w:left w:val="none" w:sz="0" w:space="0" w:color="auto"/>
            <w:bottom w:val="none" w:sz="0" w:space="0" w:color="auto"/>
            <w:right w:val="none" w:sz="0" w:space="0" w:color="auto"/>
          </w:divBdr>
        </w:div>
        <w:div w:id="1538814518">
          <w:marLeft w:val="480"/>
          <w:marRight w:val="0"/>
          <w:marTop w:val="0"/>
          <w:marBottom w:val="0"/>
          <w:divBdr>
            <w:top w:val="none" w:sz="0" w:space="0" w:color="auto"/>
            <w:left w:val="none" w:sz="0" w:space="0" w:color="auto"/>
            <w:bottom w:val="none" w:sz="0" w:space="0" w:color="auto"/>
            <w:right w:val="none" w:sz="0" w:space="0" w:color="auto"/>
          </w:divBdr>
        </w:div>
        <w:div w:id="759450456">
          <w:marLeft w:val="480"/>
          <w:marRight w:val="0"/>
          <w:marTop w:val="0"/>
          <w:marBottom w:val="0"/>
          <w:divBdr>
            <w:top w:val="none" w:sz="0" w:space="0" w:color="auto"/>
            <w:left w:val="none" w:sz="0" w:space="0" w:color="auto"/>
            <w:bottom w:val="none" w:sz="0" w:space="0" w:color="auto"/>
            <w:right w:val="none" w:sz="0" w:space="0" w:color="auto"/>
          </w:divBdr>
        </w:div>
        <w:div w:id="166557615">
          <w:marLeft w:val="480"/>
          <w:marRight w:val="0"/>
          <w:marTop w:val="0"/>
          <w:marBottom w:val="0"/>
          <w:divBdr>
            <w:top w:val="none" w:sz="0" w:space="0" w:color="auto"/>
            <w:left w:val="none" w:sz="0" w:space="0" w:color="auto"/>
            <w:bottom w:val="none" w:sz="0" w:space="0" w:color="auto"/>
            <w:right w:val="none" w:sz="0" w:space="0" w:color="auto"/>
          </w:divBdr>
        </w:div>
        <w:div w:id="765855382">
          <w:marLeft w:val="480"/>
          <w:marRight w:val="0"/>
          <w:marTop w:val="0"/>
          <w:marBottom w:val="0"/>
          <w:divBdr>
            <w:top w:val="none" w:sz="0" w:space="0" w:color="auto"/>
            <w:left w:val="none" w:sz="0" w:space="0" w:color="auto"/>
            <w:bottom w:val="none" w:sz="0" w:space="0" w:color="auto"/>
            <w:right w:val="none" w:sz="0" w:space="0" w:color="auto"/>
          </w:divBdr>
        </w:div>
        <w:div w:id="958071437">
          <w:marLeft w:val="480"/>
          <w:marRight w:val="0"/>
          <w:marTop w:val="0"/>
          <w:marBottom w:val="0"/>
          <w:divBdr>
            <w:top w:val="none" w:sz="0" w:space="0" w:color="auto"/>
            <w:left w:val="none" w:sz="0" w:space="0" w:color="auto"/>
            <w:bottom w:val="none" w:sz="0" w:space="0" w:color="auto"/>
            <w:right w:val="none" w:sz="0" w:space="0" w:color="auto"/>
          </w:divBdr>
        </w:div>
      </w:divsChild>
    </w:div>
    <w:div w:id="1893466501">
      <w:bodyDiv w:val="1"/>
      <w:marLeft w:val="0"/>
      <w:marRight w:val="0"/>
      <w:marTop w:val="0"/>
      <w:marBottom w:val="0"/>
      <w:divBdr>
        <w:top w:val="none" w:sz="0" w:space="0" w:color="auto"/>
        <w:left w:val="none" w:sz="0" w:space="0" w:color="auto"/>
        <w:bottom w:val="none" w:sz="0" w:space="0" w:color="auto"/>
        <w:right w:val="none" w:sz="0" w:space="0" w:color="auto"/>
      </w:divBdr>
    </w:div>
    <w:div w:id="1901482086">
      <w:bodyDiv w:val="1"/>
      <w:marLeft w:val="0"/>
      <w:marRight w:val="0"/>
      <w:marTop w:val="0"/>
      <w:marBottom w:val="0"/>
      <w:divBdr>
        <w:top w:val="none" w:sz="0" w:space="0" w:color="auto"/>
        <w:left w:val="none" w:sz="0" w:space="0" w:color="auto"/>
        <w:bottom w:val="none" w:sz="0" w:space="0" w:color="auto"/>
        <w:right w:val="none" w:sz="0" w:space="0" w:color="auto"/>
      </w:divBdr>
    </w:div>
    <w:div w:id="1910653428">
      <w:bodyDiv w:val="1"/>
      <w:marLeft w:val="0"/>
      <w:marRight w:val="0"/>
      <w:marTop w:val="0"/>
      <w:marBottom w:val="0"/>
      <w:divBdr>
        <w:top w:val="none" w:sz="0" w:space="0" w:color="auto"/>
        <w:left w:val="none" w:sz="0" w:space="0" w:color="auto"/>
        <w:bottom w:val="none" w:sz="0" w:space="0" w:color="auto"/>
        <w:right w:val="none" w:sz="0" w:space="0" w:color="auto"/>
      </w:divBdr>
    </w:div>
    <w:div w:id="1923875812">
      <w:bodyDiv w:val="1"/>
      <w:marLeft w:val="0"/>
      <w:marRight w:val="0"/>
      <w:marTop w:val="0"/>
      <w:marBottom w:val="0"/>
      <w:divBdr>
        <w:top w:val="none" w:sz="0" w:space="0" w:color="auto"/>
        <w:left w:val="none" w:sz="0" w:space="0" w:color="auto"/>
        <w:bottom w:val="none" w:sz="0" w:space="0" w:color="auto"/>
        <w:right w:val="none" w:sz="0" w:space="0" w:color="auto"/>
      </w:divBdr>
    </w:div>
    <w:div w:id="1927810516">
      <w:bodyDiv w:val="1"/>
      <w:marLeft w:val="0"/>
      <w:marRight w:val="0"/>
      <w:marTop w:val="0"/>
      <w:marBottom w:val="0"/>
      <w:divBdr>
        <w:top w:val="none" w:sz="0" w:space="0" w:color="auto"/>
        <w:left w:val="none" w:sz="0" w:space="0" w:color="auto"/>
        <w:bottom w:val="none" w:sz="0" w:space="0" w:color="auto"/>
        <w:right w:val="none" w:sz="0" w:space="0" w:color="auto"/>
      </w:divBdr>
      <w:divsChild>
        <w:div w:id="819997543">
          <w:marLeft w:val="480"/>
          <w:marRight w:val="0"/>
          <w:marTop w:val="0"/>
          <w:marBottom w:val="0"/>
          <w:divBdr>
            <w:top w:val="none" w:sz="0" w:space="0" w:color="auto"/>
            <w:left w:val="none" w:sz="0" w:space="0" w:color="auto"/>
            <w:bottom w:val="none" w:sz="0" w:space="0" w:color="auto"/>
            <w:right w:val="none" w:sz="0" w:space="0" w:color="auto"/>
          </w:divBdr>
        </w:div>
        <w:div w:id="863903364">
          <w:marLeft w:val="480"/>
          <w:marRight w:val="0"/>
          <w:marTop w:val="0"/>
          <w:marBottom w:val="0"/>
          <w:divBdr>
            <w:top w:val="none" w:sz="0" w:space="0" w:color="auto"/>
            <w:left w:val="none" w:sz="0" w:space="0" w:color="auto"/>
            <w:bottom w:val="none" w:sz="0" w:space="0" w:color="auto"/>
            <w:right w:val="none" w:sz="0" w:space="0" w:color="auto"/>
          </w:divBdr>
        </w:div>
        <w:div w:id="1310329981">
          <w:marLeft w:val="480"/>
          <w:marRight w:val="0"/>
          <w:marTop w:val="0"/>
          <w:marBottom w:val="0"/>
          <w:divBdr>
            <w:top w:val="none" w:sz="0" w:space="0" w:color="auto"/>
            <w:left w:val="none" w:sz="0" w:space="0" w:color="auto"/>
            <w:bottom w:val="none" w:sz="0" w:space="0" w:color="auto"/>
            <w:right w:val="none" w:sz="0" w:space="0" w:color="auto"/>
          </w:divBdr>
        </w:div>
        <w:div w:id="289826804">
          <w:marLeft w:val="480"/>
          <w:marRight w:val="0"/>
          <w:marTop w:val="0"/>
          <w:marBottom w:val="0"/>
          <w:divBdr>
            <w:top w:val="none" w:sz="0" w:space="0" w:color="auto"/>
            <w:left w:val="none" w:sz="0" w:space="0" w:color="auto"/>
            <w:bottom w:val="none" w:sz="0" w:space="0" w:color="auto"/>
            <w:right w:val="none" w:sz="0" w:space="0" w:color="auto"/>
          </w:divBdr>
        </w:div>
        <w:div w:id="537159939">
          <w:marLeft w:val="480"/>
          <w:marRight w:val="0"/>
          <w:marTop w:val="0"/>
          <w:marBottom w:val="0"/>
          <w:divBdr>
            <w:top w:val="none" w:sz="0" w:space="0" w:color="auto"/>
            <w:left w:val="none" w:sz="0" w:space="0" w:color="auto"/>
            <w:bottom w:val="none" w:sz="0" w:space="0" w:color="auto"/>
            <w:right w:val="none" w:sz="0" w:space="0" w:color="auto"/>
          </w:divBdr>
        </w:div>
        <w:div w:id="1253318596">
          <w:marLeft w:val="480"/>
          <w:marRight w:val="0"/>
          <w:marTop w:val="0"/>
          <w:marBottom w:val="0"/>
          <w:divBdr>
            <w:top w:val="none" w:sz="0" w:space="0" w:color="auto"/>
            <w:left w:val="none" w:sz="0" w:space="0" w:color="auto"/>
            <w:bottom w:val="none" w:sz="0" w:space="0" w:color="auto"/>
            <w:right w:val="none" w:sz="0" w:space="0" w:color="auto"/>
          </w:divBdr>
        </w:div>
        <w:div w:id="1140223089">
          <w:marLeft w:val="480"/>
          <w:marRight w:val="0"/>
          <w:marTop w:val="0"/>
          <w:marBottom w:val="0"/>
          <w:divBdr>
            <w:top w:val="none" w:sz="0" w:space="0" w:color="auto"/>
            <w:left w:val="none" w:sz="0" w:space="0" w:color="auto"/>
            <w:bottom w:val="none" w:sz="0" w:space="0" w:color="auto"/>
            <w:right w:val="none" w:sz="0" w:space="0" w:color="auto"/>
          </w:divBdr>
        </w:div>
        <w:div w:id="1271426566">
          <w:marLeft w:val="480"/>
          <w:marRight w:val="0"/>
          <w:marTop w:val="0"/>
          <w:marBottom w:val="0"/>
          <w:divBdr>
            <w:top w:val="none" w:sz="0" w:space="0" w:color="auto"/>
            <w:left w:val="none" w:sz="0" w:space="0" w:color="auto"/>
            <w:bottom w:val="none" w:sz="0" w:space="0" w:color="auto"/>
            <w:right w:val="none" w:sz="0" w:space="0" w:color="auto"/>
          </w:divBdr>
        </w:div>
        <w:div w:id="1943806479">
          <w:marLeft w:val="480"/>
          <w:marRight w:val="0"/>
          <w:marTop w:val="0"/>
          <w:marBottom w:val="0"/>
          <w:divBdr>
            <w:top w:val="none" w:sz="0" w:space="0" w:color="auto"/>
            <w:left w:val="none" w:sz="0" w:space="0" w:color="auto"/>
            <w:bottom w:val="none" w:sz="0" w:space="0" w:color="auto"/>
            <w:right w:val="none" w:sz="0" w:space="0" w:color="auto"/>
          </w:divBdr>
        </w:div>
        <w:div w:id="577860545">
          <w:marLeft w:val="480"/>
          <w:marRight w:val="0"/>
          <w:marTop w:val="0"/>
          <w:marBottom w:val="0"/>
          <w:divBdr>
            <w:top w:val="none" w:sz="0" w:space="0" w:color="auto"/>
            <w:left w:val="none" w:sz="0" w:space="0" w:color="auto"/>
            <w:bottom w:val="none" w:sz="0" w:space="0" w:color="auto"/>
            <w:right w:val="none" w:sz="0" w:space="0" w:color="auto"/>
          </w:divBdr>
        </w:div>
        <w:div w:id="1430388952">
          <w:marLeft w:val="480"/>
          <w:marRight w:val="0"/>
          <w:marTop w:val="0"/>
          <w:marBottom w:val="0"/>
          <w:divBdr>
            <w:top w:val="none" w:sz="0" w:space="0" w:color="auto"/>
            <w:left w:val="none" w:sz="0" w:space="0" w:color="auto"/>
            <w:bottom w:val="none" w:sz="0" w:space="0" w:color="auto"/>
            <w:right w:val="none" w:sz="0" w:space="0" w:color="auto"/>
          </w:divBdr>
        </w:div>
        <w:div w:id="1703557744">
          <w:marLeft w:val="480"/>
          <w:marRight w:val="0"/>
          <w:marTop w:val="0"/>
          <w:marBottom w:val="0"/>
          <w:divBdr>
            <w:top w:val="none" w:sz="0" w:space="0" w:color="auto"/>
            <w:left w:val="none" w:sz="0" w:space="0" w:color="auto"/>
            <w:bottom w:val="none" w:sz="0" w:space="0" w:color="auto"/>
            <w:right w:val="none" w:sz="0" w:space="0" w:color="auto"/>
          </w:divBdr>
        </w:div>
        <w:div w:id="2015840919">
          <w:marLeft w:val="480"/>
          <w:marRight w:val="0"/>
          <w:marTop w:val="0"/>
          <w:marBottom w:val="0"/>
          <w:divBdr>
            <w:top w:val="none" w:sz="0" w:space="0" w:color="auto"/>
            <w:left w:val="none" w:sz="0" w:space="0" w:color="auto"/>
            <w:bottom w:val="none" w:sz="0" w:space="0" w:color="auto"/>
            <w:right w:val="none" w:sz="0" w:space="0" w:color="auto"/>
          </w:divBdr>
        </w:div>
        <w:div w:id="242182879">
          <w:marLeft w:val="480"/>
          <w:marRight w:val="0"/>
          <w:marTop w:val="0"/>
          <w:marBottom w:val="0"/>
          <w:divBdr>
            <w:top w:val="none" w:sz="0" w:space="0" w:color="auto"/>
            <w:left w:val="none" w:sz="0" w:space="0" w:color="auto"/>
            <w:bottom w:val="none" w:sz="0" w:space="0" w:color="auto"/>
            <w:right w:val="none" w:sz="0" w:space="0" w:color="auto"/>
          </w:divBdr>
        </w:div>
        <w:div w:id="278881491">
          <w:marLeft w:val="480"/>
          <w:marRight w:val="0"/>
          <w:marTop w:val="0"/>
          <w:marBottom w:val="0"/>
          <w:divBdr>
            <w:top w:val="none" w:sz="0" w:space="0" w:color="auto"/>
            <w:left w:val="none" w:sz="0" w:space="0" w:color="auto"/>
            <w:bottom w:val="none" w:sz="0" w:space="0" w:color="auto"/>
            <w:right w:val="none" w:sz="0" w:space="0" w:color="auto"/>
          </w:divBdr>
        </w:div>
        <w:div w:id="228149653">
          <w:marLeft w:val="480"/>
          <w:marRight w:val="0"/>
          <w:marTop w:val="0"/>
          <w:marBottom w:val="0"/>
          <w:divBdr>
            <w:top w:val="none" w:sz="0" w:space="0" w:color="auto"/>
            <w:left w:val="none" w:sz="0" w:space="0" w:color="auto"/>
            <w:bottom w:val="none" w:sz="0" w:space="0" w:color="auto"/>
            <w:right w:val="none" w:sz="0" w:space="0" w:color="auto"/>
          </w:divBdr>
        </w:div>
        <w:div w:id="1776711642">
          <w:marLeft w:val="480"/>
          <w:marRight w:val="0"/>
          <w:marTop w:val="0"/>
          <w:marBottom w:val="0"/>
          <w:divBdr>
            <w:top w:val="none" w:sz="0" w:space="0" w:color="auto"/>
            <w:left w:val="none" w:sz="0" w:space="0" w:color="auto"/>
            <w:bottom w:val="none" w:sz="0" w:space="0" w:color="auto"/>
            <w:right w:val="none" w:sz="0" w:space="0" w:color="auto"/>
          </w:divBdr>
        </w:div>
        <w:div w:id="128402655">
          <w:marLeft w:val="480"/>
          <w:marRight w:val="0"/>
          <w:marTop w:val="0"/>
          <w:marBottom w:val="0"/>
          <w:divBdr>
            <w:top w:val="none" w:sz="0" w:space="0" w:color="auto"/>
            <w:left w:val="none" w:sz="0" w:space="0" w:color="auto"/>
            <w:bottom w:val="none" w:sz="0" w:space="0" w:color="auto"/>
            <w:right w:val="none" w:sz="0" w:space="0" w:color="auto"/>
          </w:divBdr>
        </w:div>
        <w:div w:id="1147162976">
          <w:marLeft w:val="480"/>
          <w:marRight w:val="0"/>
          <w:marTop w:val="0"/>
          <w:marBottom w:val="0"/>
          <w:divBdr>
            <w:top w:val="none" w:sz="0" w:space="0" w:color="auto"/>
            <w:left w:val="none" w:sz="0" w:space="0" w:color="auto"/>
            <w:bottom w:val="none" w:sz="0" w:space="0" w:color="auto"/>
            <w:right w:val="none" w:sz="0" w:space="0" w:color="auto"/>
          </w:divBdr>
        </w:div>
        <w:div w:id="1597788562">
          <w:marLeft w:val="480"/>
          <w:marRight w:val="0"/>
          <w:marTop w:val="0"/>
          <w:marBottom w:val="0"/>
          <w:divBdr>
            <w:top w:val="none" w:sz="0" w:space="0" w:color="auto"/>
            <w:left w:val="none" w:sz="0" w:space="0" w:color="auto"/>
            <w:bottom w:val="none" w:sz="0" w:space="0" w:color="auto"/>
            <w:right w:val="none" w:sz="0" w:space="0" w:color="auto"/>
          </w:divBdr>
        </w:div>
        <w:div w:id="1746874449">
          <w:marLeft w:val="480"/>
          <w:marRight w:val="0"/>
          <w:marTop w:val="0"/>
          <w:marBottom w:val="0"/>
          <w:divBdr>
            <w:top w:val="none" w:sz="0" w:space="0" w:color="auto"/>
            <w:left w:val="none" w:sz="0" w:space="0" w:color="auto"/>
            <w:bottom w:val="none" w:sz="0" w:space="0" w:color="auto"/>
            <w:right w:val="none" w:sz="0" w:space="0" w:color="auto"/>
          </w:divBdr>
        </w:div>
        <w:div w:id="448277683">
          <w:marLeft w:val="480"/>
          <w:marRight w:val="0"/>
          <w:marTop w:val="0"/>
          <w:marBottom w:val="0"/>
          <w:divBdr>
            <w:top w:val="none" w:sz="0" w:space="0" w:color="auto"/>
            <w:left w:val="none" w:sz="0" w:space="0" w:color="auto"/>
            <w:bottom w:val="none" w:sz="0" w:space="0" w:color="auto"/>
            <w:right w:val="none" w:sz="0" w:space="0" w:color="auto"/>
          </w:divBdr>
        </w:div>
        <w:div w:id="1455367505">
          <w:marLeft w:val="480"/>
          <w:marRight w:val="0"/>
          <w:marTop w:val="0"/>
          <w:marBottom w:val="0"/>
          <w:divBdr>
            <w:top w:val="none" w:sz="0" w:space="0" w:color="auto"/>
            <w:left w:val="none" w:sz="0" w:space="0" w:color="auto"/>
            <w:bottom w:val="none" w:sz="0" w:space="0" w:color="auto"/>
            <w:right w:val="none" w:sz="0" w:space="0" w:color="auto"/>
          </w:divBdr>
        </w:div>
        <w:div w:id="583876523">
          <w:marLeft w:val="480"/>
          <w:marRight w:val="0"/>
          <w:marTop w:val="0"/>
          <w:marBottom w:val="0"/>
          <w:divBdr>
            <w:top w:val="none" w:sz="0" w:space="0" w:color="auto"/>
            <w:left w:val="none" w:sz="0" w:space="0" w:color="auto"/>
            <w:bottom w:val="none" w:sz="0" w:space="0" w:color="auto"/>
            <w:right w:val="none" w:sz="0" w:space="0" w:color="auto"/>
          </w:divBdr>
        </w:div>
        <w:div w:id="201401446">
          <w:marLeft w:val="480"/>
          <w:marRight w:val="0"/>
          <w:marTop w:val="0"/>
          <w:marBottom w:val="0"/>
          <w:divBdr>
            <w:top w:val="none" w:sz="0" w:space="0" w:color="auto"/>
            <w:left w:val="none" w:sz="0" w:space="0" w:color="auto"/>
            <w:bottom w:val="none" w:sz="0" w:space="0" w:color="auto"/>
            <w:right w:val="none" w:sz="0" w:space="0" w:color="auto"/>
          </w:divBdr>
        </w:div>
        <w:div w:id="1711146611">
          <w:marLeft w:val="480"/>
          <w:marRight w:val="0"/>
          <w:marTop w:val="0"/>
          <w:marBottom w:val="0"/>
          <w:divBdr>
            <w:top w:val="none" w:sz="0" w:space="0" w:color="auto"/>
            <w:left w:val="none" w:sz="0" w:space="0" w:color="auto"/>
            <w:bottom w:val="none" w:sz="0" w:space="0" w:color="auto"/>
            <w:right w:val="none" w:sz="0" w:space="0" w:color="auto"/>
          </w:divBdr>
        </w:div>
      </w:divsChild>
    </w:div>
    <w:div w:id="1932394671">
      <w:bodyDiv w:val="1"/>
      <w:marLeft w:val="0"/>
      <w:marRight w:val="0"/>
      <w:marTop w:val="0"/>
      <w:marBottom w:val="0"/>
      <w:divBdr>
        <w:top w:val="none" w:sz="0" w:space="0" w:color="auto"/>
        <w:left w:val="none" w:sz="0" w:space="0" w:color="auto"/>
        <w:bottom w:val="none" w:sz="0" w:space="0" w:color="auto"/>
        <w:right w:val="none" w:sz="0" w:space="0" w:color="auto"/>
      </w:divBdr>
    </w:div>
    <w:div w:id="1936399878">
      <w:bodyDiv w:val="1"/>
      <w:marLeft w:val="0"/>
      <w:marRight w:val="0"/>
      <w:marTop w:val="0"/>
      <w:marBottom w:val="0"/>
      <w:divBdr>
        <w:top w:val="none" w:sz="0" w:space="0" w:color="auto"/>
        <w:left w:val="none" w:sz="0" w:space="0" w:color="auto"/>
        <w:bottom w:val="none" w:sz="0" w:space="0" w:color="auto"/>
        <w:right w:val="none" w:sz="0" w:space="0" w:color="auto"/>
      </w:divBdr>
    </w:div>
    <w:div w:id="1964575218">
      <w:bodyDiv w:val="1"/>
      <w:marLeft w:val="0"/>
      <w:marRight w:val="0"/>
      <w:marTop w:val="0"/>
      <w:marBottom w:val="0"/>
      <w:divBdr>
        <w:top w:val="none" w:sz="0" w:space="0" w:color="auto"/>
        <w:left w:val="none" w:sz="0" w:space="0" w:color="auto"/>
        <w:bottom w:val="none" w:sz="0" w:space="0" w:color="auto"/>
        <w:right w:val="none" w:sz="0" w:space="0" w:color="auto"/>
      </w:divBdr>
    </w:div>
    <w:div w:id="1982685315">
      <w:bodyDiv w:val="1"/>
      <w:marLeft w:val="0"/>
      <w:marRight w:val="0"/>
      <w:marTop w:val="0"/>
      <w:marBottom w:val="0"/>
      <w:divBdr>
        <w:top w:val="none" w:sz="0" w:space="0" w:color="auto"/>
        <w:left w:val="none" w:sz="0" w:space="0" w:color="auto"/>
        <w:bottom w:val="none" w:sz="0" w:space="0" w:color="auto"/>
        <w:right w:val="none" w:sz="0" w:space="0" w:color="auto"/>
      </w:divBdr>
    </w:div>
    <w:div w:id="1994795849">
      <w:bodyDiv w:val="1"/>
      <w:marLeft w:val="0"/>
      <w:marRight w:val="0"/>
      <w:marTop w:val="0"/>
      <w:marBottom w:val="0"/>
      <w:divBdr>
        <w:top w:val="none" w:sz="0" w:space="0" w:color="auto"/>
        <w:left w:val="none" w:sz="0" w:space="0" w:color="auto"/>
        <w:bottom w:val="none" w:sz="0" w:space="0" w:color="auto"/>
        <w:right w:val="none" w:sz="0" w:space="0" w:color="auto"/>
      </w:divBdr>
    </w:div>
    <w:div w:id="2001805852">
      <w:bodyDiv w:val="1"/>
      <w:marLeft w:val="0"/>
      <w:marRight w:val="0"/>
      <w:marTop w:val="0"/>
      <w:marBottom w:val="0"/>
      <w:divBdr>
        <w:top w:val="none" w:sz="0" w:space="0" w:color="auto"/>
        <w:left w:val="none" w:sz="0" w:space="0" w:color="auto"/>
        <w:bottom w:val="none" w:sz="0" w:space="0" w:color="auto"/>
        <w:right w:val="none" w:sz="0" w:space="0" w:color="auto"/>
      </w:divBdr>
    </w:div>
    <w:div w:id="2003074923">
      <w:bodyDiv w:val="1"/>
      <w:marLeft w:val="0"/>
      <w:marRight w:val="0"/>
      <w:marTop w:val="0"/>
      <w:marBottom w:val="0"/>
      <w:divBdr>
        <w:top w:val="none" w:sz="0" w:space="0" w:color="auto"/>
        <w:left w:val="none" w:sz="0" w:space="0" w:color="auto"/>
        <w:bottom w:val="none" w:sz="0" w:space="0" w:color="auto"/>
        <w:right w:val="none" w:sz="0" w:space="0" w:color="auto"/>
      </w:divBdr>
    </w:div>
    <w:div w:id="2007240581">
      <w:bodyDiv w:val="1"/>
      <w:marLeft w:val="0"/>
      <w:marRight w:val="0"/>
      <w:marTop w:val="0"/>
      <w:marBottom w:val="0"/>
      <w:divBdr>
        <w:top w:val="none" w:sz="0" w:space="0" w:color="auto"/>
        <w:left w:val="none" w:sz="0" w:space="0" w:color="auto"/>
        <w:bottom w:val="none" w:sz="0" w:space="0" w:color="auto"/>
        <w:right w:val="none" w:sz="0" w:space="0" w:color="auto"/>
      </w:divBdr>
    </w:div>
    <w:div w:id="2013488578">
      <w:bodyDiv w:val="1"/>
      <w:marLeft w:val="0"/>
      <w:marRight w:val="0"/>
      <w:marTop w:val="0"/>
      <w:marBottom w:val="0"/>
      <w:divBdr>
        <w:top w:val="none" w:sz="0" w:space="0" w:color="auto"/>
        <w:left w:val="none" w:sz="0" w:space="0" w:color="auto"/>
        <w:bottom w:val="none" w:sz="0" w:space="0" w:color="auto"/>
        <w:right w:val="none" w:sz="0" w:space="0" w:color="auto"/>
      </w:divBdr>
      <w:divsChild>
        <w:div w:id="78064407">
          <w:marLeft w:val="0"/>
          <w:marRight w:val="0"/>
          <w:marTop w:val="0"/>
          <w:marBottom w:val="0"/>
          <w:divBdr>
            <w:top w:val="none" w:sz="0" w:space="0" w:color="auto"/>
            <w:left w:val="none" w:sz="0" w:space="0" w:color="auto"/>
            <w:bottom w:val="none" w:sz="0" w:space="0" w:color="auto"/>
            <w:right w:val="none" w:sz="0" w:space="0" w:color="auto"/>
          </w:divBdr>
        </w:div>
        <w:div w:id="942035331">
          <w:marLeft w:val="0"/>
          <w:marRight w:val="0"/>
          <w:marTop w:val="0"/>
          <w:marBottom w:val="0"/>
          <w:divBdr>
            <w:top w:val="none" w:sz="0" w:space="0" w:color="auto"/>
            <w:left w:val="none" w:sz="0" w:space="0" w:color="auto"/>
            <w:bottom w:val="none" w:sz="0" w:space="0" w:color="auto"/>
            <w:right w:val="none" w:sz="0" w:space="0" w:color="auto"/>
          </w:divBdr>
        </w:div>
        <w:div w:id="625743167">
          <w:marLeft w:val="0"/>
          <w:marRight w:val="0"/>
          <w:marTop w:val="0"/>
          <w:marBottom w:val="0"/>
          <w:divBdr>
            <w:top w:val="none" w:sz="0" w:space="0" w:color="auto"/>
            <w:left w:val="none" w:sz="0" w:space="0" w:color="auto"/>
            <w:bottom w:val="none" w:sz="0" w:space="0" w:color="auto"/>
            <w:right w:val="none" w:sz="0" w:space="0" w:color="auto"/>
          </w:divBdr>
        </w:div>
        <w:div w:id="498883252">
          <w:marLeft w:val="0"/>
          <w:marRight w:val="0"/>
          <w:marTop w:val="0"/>
          <w:marBottom w:val="0"/>
          <w:divBdr>
            <w:top w:val="none" w:sz="0" w:space="0" w:color="auto"/>
            <w:left w:val="none" w:sz="0" w:space="0" w:color="auto"/>
            <w:bottom w:val="none" w:sz="0" w:space="0" w:color="auto"/>
            <w:right w:val="none" w:sz="0" w:space="0" w:color="auto"/>
          </w:divBdr>
        </w:div>
        <w:div w:id="1082524546">
          <w:marLeft w:val="0"/>
          <w:marRight w:val="0"/>
          <w:marTop w:val="0"/>
          <w:marBottom w:val="0"/>
          <w:divBdr>
            <w:top w:val="none" w:sz="0" w:space="0" w:color="auto"/>
            <w:left w:val="none" w:sz="0" w:space="0" w:color="auto"/>
            <w:bottom w:val="none" w:sz="0" w:space="0" w:color="auto"/>
            <w:right w:val="none" w:sz="0" w:space="0" w:color="auto"/>
          </w:divBdr>
        </w:div>
        <w:div w:id="425616555">
          <w:marLeft w:val="0"/>
          <w:marRight w:val="0"/>
          <w:marTop w:val="0"/>
          <w:marBottom w:val="0"/>
          <w:divBdr>
            <w:top w:val="none" w:sz="0" w:space="0" w:color="auto"/>
            <w:left w:val="none" w:sz="0" w:space="0" w:color="auto"/>
            <w:bottom w:val="none" w:sz="0" w:space="0" w:color="auto"/>
            <w:right w:val="none" w:sz="0" w:space="0" w:color="auto"/>
          </w:divBdr>
        </w:div>
        <w:div w:id="425158005">
          <w:marLeft w:val="0"/>
          <w:marRight w:val="0"/>
          <w:marTop w:val="0"/>
          <w:marBottom w:val="0"/>
          <w:divBdr>
            <w:top w:val="none" w:sz="0" w:space="0" w:color="auto"/>
            <w:left w:val="none" w:sz="0" w:space="0" w:color="auto"/>
            <w:bottom w:val="none" w:sz="0" w:space="0" w:color="auto"/>
            <w:right w:val="none" w:sz="0" w:space="0" w:color="auto"/>
          </w:divBdr>
        </w:div>
        <w:div w:id="1580362026">
          <w:marLeft w:val="0"/>
          <w:marRight w:val="0"/>
          <w:marTop w:val="0"/>
          <w:marBottom w:val="0"/>
          <w:divBdr>
            <w:top w:val="none" w:sz="0" w:space="0" w:color="auto"/>
            <w:left w:val="none" w:sz="0" w:space="0" w:color="auto"/>
            <w:bottom w:val="none" w:sz="0" w:space="0" w:color="auto"/>
            <w:right w:val="none" w:sz="0" w:space="0" w:color="auto"/>
          </w:divBdr>
        </w:div>
        <w:div w:id="250311041">
          <w:marLeft w:val="0"/>
          <w:marRight w:val="0"/>
          <w:marTop w:val="0"/>
          <w:marBottom w:val="0"/>
          <w:divBdr>
            <w:top w:val="none" w:sz="0" w:space="0" w:color="auto"/>
            <w:left w:val="none" w:sz="0" w:space="0" w:color="auto"/>
            <w:bottom w:val="none" w:sz="0" w:space="0" w:color="auto"/>
            <w:right w:val="none" w:sz="0" w:space="0" w:color="auto"/>
          </w:divBdr>
        </w:div>
        <w:div w:id="115293369">
          <w:marLeft w:val="0"/>
          <w:marRight w:val="0"/>
          <w:marTop w:val="0"/>
          <w:marBottom w:val="0"/>
          <w:divBdr>
            <w:top w:val="none" w:sz="0" w:space="0" w:color="auto"/>
            <w:left w:val="none" w:sz="0" w:space="0" w:color="auto"/>
            <w:bottom w:val="none" w:sz="0" w:space="0" w:color="auto"/>
            <w:right w:val="none" w:sz="0" w:space="0" w:color="auto"/>
          </w:divBdr>
        </w:div>
        <w:div w:id="725688663">
          <w:marLeft w:val="0"/>
          <w:marRight w:val="0"/>
          <w:marTop w:val="0"/>
          <w:marBottom w:val="0"/>
          <w:divBdr>
            <w:top w:val="none" w:sz="0" w:space="0" w:color="auto"/>
            <w:left w:val="none" w:sz="0" w:space="0" w:color="auto"/>
            <w:bottom w:val="none" w:sz="0" w:space="0" w:color="auto"/>
            <w:right w:val="none" w:sz="0" w:space="0" w:color="auto"/>
          </w:divBdr>
        </w:div>
        <w:div w:id="684329697">
          <w:marLeft w:val="0"/>
          <w:marRight w:val="0"/>
          <w:marTop w:val="0"/>
          <w:marBottom w:val="0"/>
          <w:divBdr>
            <w:top w:val="none" w:sz="0" w:space="0" w:color="auto"/>
            <w:left w:val="none" w:sz="0" w:space="0" w:color="auto"/>
            <w:bottom w:val="none" w:sz="0" w:space="0" w:color="auto"/>
            <w:right w:val="none" w:sz="0" w:space="0" w:color="auto"/>
          </w:divBdr>
        </w:div>
        <w:div w:id="1490052785">
          <w:marLeft w:val="0"/>
          <w:marRight w:val="0"/>
          <w:marTop w:val="0"/>
          <w:marBottom w:val="0"/>
          <w:divBdr>
            <w:top w:val="none" w:sz="0" w:space="0" w:color="auto"/>
            <w:left w:val="none" w:sz="0" w:space="0" w:color="auto"/>
            <w:bottom w:val="none" w:sz="0" w:space="0" w:color="auto"/>
            <w:right w:val="none" w:sz="0" w:space="0" w:color="auto"/>
          </w:divBdr>
        </w:div>
        <w:div w:id="802887606">
          <w:marLeft w:val="0"/>
          <w:marRight w:val="0"/>
          <w:marTop w:val="0"/>
          <w:marBottom w:val="0"/>
          <w:divBdr>
            <w:top w:val="none" w:sz="0" w:space="0" w:color="auto"/>
            <w:left w:val="none" w:sz="0" w:space="0" w:color="auto"/>
            <w:bottom w:val="none" w:sz="0" w:space="0" w:color="auto"/>
            <w:right w:val="none" w:sz="0" w:space="0" w:color="auto"/>
          </w:divBdr>
        </w:div>
        <w:div w:id="526873712">
          <w:marLeft w:val="0"/>
          <w:marRight w:val="0"/>
          <w:marTop w:val="0"/>
          <w:marBottom w:val="0"/>
          <w:divBdr>
            <w:top w:val="none" w:sz="0" w:space="0" w:color="auto"/>
            <w:left w:val="none" w:sz="0" w:space="0" w:color="auto"/>
            <w:bottom w:val="none" w:sz="0" w:space="0" w:color="auto"/>
            <w:right w:val="none" w:sz="0" w:space="0" w:color="auto"/>
          </w:divBdr>
        </w:div>
        <w:div w:id="267590992">
          <w:marLeft w:val="0"/>
          <w:marRight w:val="0"/>
          <w:marTop w:val="0"/>
          <w:marBottom w:val="0"/>
          <w:divBdr>
            <w:top w:val="none" w:sz="0" w:space="0" w:color="auto"/>
            <w:left w:val="none" w:sz="0" w:space="0" w:color="auto"/>
            <w:bottom w:val="none" w:sz="0" w:space="0" w:color="auto"/>
            <w:right w:val="none" w:sz="0" w:space="0" w:color="auto"/>
          </w:divBdr>
        </w:div>
        <w:div w:id="415127109">
          <w:marLeft w:val="0"/>
          <w:marRight w:val="0"/>
          <w:marTop w:val="0"/>
          <w:marBottom w:val="0"/>
          <w:divBdr>
            <w:top w:val="none" w:sz="0" w:space="0" w:color="auto"/>
            <w:left w:val="none" w:sz="0" w:space="0" w:color="auto"/>
            <w:bottom w:val="none" w:sz="0" w:space="0" w:color="auto"/>
            <w:right w:val="none" w:sz="0" w:space="0" w:color="auto"/>
          </w:divBdr>
        </w:div>
        <w:div w:id="1185024389">
          <w:marLeft w:val="0"/>
          <w:marRight w:val="0"/>
          <w:marTop w:val="0"/>
          <w:marBottom w:val="0"/>
          <w:divBdr>
            <w:top w:val="none" w:sz="0" w:space="0" w:color="auto"/>
            <w:left w:val="none" w:sz="0" w:space="0" w:color="auto"/>
            <w:bottom w:val="none" w:sz="0" w:space="0" w:color="auto"/>
            <w:right w:val="none" w:sz="0" w:space="0" w:color="auto"/>
          </w:divBdr>
        </w:div>
        <w:div w:id="1159422464">
          <w:marLeft w:val="0"/>
          <w:marRight w:val="0"/>
          <w:marTop w:val="0"/>
          <w:marBottom w:val="0"/>
          <w:divBdr>
            <w:top w:val="none" w:sz="0" w:space="0" w:color="auto"/>
            <w:left w:val="none" w:sz="0" w:space="0" w:color="auto"/>
            <w:bottom w:val="none" w:sz="0" w:space="0" w:color="auto"/>
            <w:right w:val="none" w:sz="0" w:space="0" w:color="auto"/>
          </w:divBdr>
        </w:div>
        <w:div w:id="1003817316">
          <w:marLeft w:val="0"/>
          <w:marRight w:val="0"/>
          <w:marTop w:val="0"/>
          <w:marBottom w:val="0"/>
          <w:divBdr>
            <w:top w:val="none" w:sz="0" w:space="0" w:color="auto"/>
            <w:left w:val="none" w:sz="0" w:space="0" w:color="auto"/>
            <w:bottom w:val="none" w:sz="0" w:space="0" w:color="auto"/>
            <w:right w:val="none" w:sz="0" w:space="0" w:color="auto"/>
          </w:divBdr>
        </w:div>
        <w:div w:id="1074859911">
          <w:marLeft w:val="0"/>
          <w:marRight w:val="0"/>
          <w:marTop w:val="0"/>
          <w:marBottom w:val="0"/>
          <w:divBdr>
            <w:top w:val="none" w:sz="0" w:space="0" w:color="auto"/>
            <w:left w:val="none" w:sz="0" w:space="0" w:color="auto"/>
            <w:bottom w:val="none" w:sz="0" w:space="0" w:color="auto"/>
            <w:right w:val="none" w:sz="0" w:space="0" w:color="auto"/>
          </w:divBdr>
        </w:div>
        <w:div w:id="865101272">
          <w:marLeft w:val="0"/>
          <w:marRight w:val="0"/>
          <w:marTop w:val="0"/>
          <w:marBottom w:val="0"/>
          <w:divBdr>
            <w:top w:val="none" w:sz="0" w:space="0" w:color="auto"/>
            <w:left w:val="none" w:sz="0" w:space="0" w:color="auto"/>
            <w:bottom w:val="none" w:sz="0" w:space="0" w:color="auto"/>
            <w:right w:val="none" w:sz="0" w:space="0" w:color="auto"/>
          </w:divBdr>
        </w:div>
        <w:div w:id="1059474215">
          <w:marLeft w:val="0"/>
          <w:marRight w:val="0"/>
          <w:marTop w:val="0"/>
          <w:marBottom w:val="0"/>
          <w:divBdr>
            <w:top w:val="none" w:sz="0" w:space="0" w:color="auto"/>
            <w:left w:val="none" w:sz="0" w:space="0" w:color="auto"/>
            <w:bottom w:val="none" w:sz="0" w:space="0" w:color="auto"/>
            <w:right w:val="none" w:sz="0" w:space="0" w:color="auto"/>
          </w:divBdr>
        </w:div>
        <w:div w:id="1182621477">
          <w:marLeft w:val="0"/>
          <w:marRight w:val="0"/>
          <w:marTop w:val="0"/>
          <w:marBottom w:val="0"/>
          <w:divBdr>
            <w:top w:val="none" w:sz="0" w:space="0" w:color="auto"/>
            <w:left w:val="none" w:sz="0" w:space="0" w:color="auto"/>
            <w:bottom w:val="none" w:sz="0" w:space="0" w:color="auto"/>
            <w:right w:val="none" w:sz="0" w:space="0" w:color="auto"/>
          </w:divBdr>
        </w:div>
        <w:div w:id="758914751">
          <w:marLeft w:val="0"/>
          <w:marRight w:val="0"/>
          <w:marTop w:val="0"/>
          <w:marBottom w:val="0"/>
          <w:divBdr>
            <w:top w:val="none" w:sz="0" w:space="0" w:color="auto"/>
            <w:left w:val="none" w:sz="0" w:space="0" w:color="auto"/>
            <w:bottom w:val="none" w:sz="0" w:space="0" w:color="auto"/>
            <w:right w:val="none" w:sz="0" w:space="0" w:color="auto"/>
          </w:divBdr>
        </w:div>
        <w:div w:id="360396013">
          <w:marLeft w:val="0"/>
          <w:marRight w:val="0"/>
          <w:marTop w:val="0"/>
          <w:marBottom w:val="0"/>
          <w:divBdr>
            <w:top w:val="none" w:sz="0" w:space="0" w:color="auto"/>
            <w:left w:val="none" w:sz="0" w:space="0" w:color="auto"/>
            <w:bottom w:val="none" w:sz="0" w:space="0" w:color="auto"/>
            <w:right w:val="none" w:sz="0" w:space="0" w:color="auto"/>
          </w:divBdr>
        </w:div>
        <w:div w:id="18237251">
          <w:marLeft w:val="0"/>
          <w:marRight w:val="0"/>
          <w:marTop w:val="0"/>
          <w:marBottom w:val="0"/>
          <w:divBdr>
            <w:top w:val="none" w:sz="0" w:space="0" w:color="auto"/>
            <w:left w:val="none" w:sz="0" w:space="0" w:color="auto"/>
            <w:bottom w:val="none" w:sz="0" w:space="0" w:color="auto"/>
            <w:right w:val="none" w:sz="0" w:space="0" w:color="auto"/>
          </w:divBdr>
        </w:div>
        <w:div w:id="1833108173">
          <w:marLeft w:val="0"/>
          <w:marRight w:val="0"/>
          <w:marTop w:val="0"/>
          <w:marBottom w:val="0"/>
          <w:divBdr>
            <w:top w:val="none" w:sz="0" w:space="0" w:color="auto"/>
            <w:left w:val="none" w:sz="0" w:space="0" w:color="auto"/>
            <w:bottom w:val="none" w:sz="0" w:space="0" w:color="auto"/>
            <w:right w:val="none" w:sz="0" w:space="0" w:color="auto"/>
          </w:divBdr>
        </w:div>
        <w:div w:id="212154258">
          <w:marLeft w:val="0"/>
          <w:marRight w:val="0"/>
          <w:marTop w:val="0"/>
          <w:marBottom w:val="0"/>
          <w:divBdr>
            <w:top w:val="none" w:sz="0" w:space="0" w:color="auto"/>
            <w:left w:val="none" w:sz="0" w:space="0" w:color="auto"/>
            <w:bottom w:val="none" w:sz="0" w:space="0" w:color="auto"/>
            <w:right w:val="none" w:sz="0" w:space="0" w:color="auto"/>
          </w:divBdr>
        </w:div>
        <w:div w:id="1782916882">
          <w:marLeft w:val="0"/>
          <w:marRight w:val="0"/>
          <w:marTop w:val="0"/>
          <w:marBottom w:val="0"/>
          <w:divBdr>
            <w:top w:val="none" w:sz="0" w:space="0" w:color="auto"/>
            <w:left w:val="none" w:sz="0" w:space="0" w:color="auto"/>
            <w:bottom w:val="none" w:sz="0" w:space="0" w:color="auto"/>
            <w:right w:val="none" w:sz="0" w:space="0" w:color="auto"/>
          </w:divBdr>
        </w:div>
        <w:div w:id="2056929250">
          <w:marLeft w:val="0"/>
          <w:marRight w:val="0"/>
          <w:marTop w:val="0"/>
          <w:marBottom w:val="0"/>
          <w:divBdr>
            <w:top w:val="none" w:sz="0" w:space="0" w:color="auto"/>
            <w:left w:val="none" w:sz="0" w:space="0" w:color="auto"/>
            <w:bottom w:val="none" w:sz="0" w:space="0" w:color="auto"/>
            <w:right w:val="none" w:sz="0" w:space="0" w:color="auto"/>
          </w:divBdr>
        </w:div>
        <w:div w:id="1237713243">
          <w:marLeft w:val="0"/>
          <w:marRight w:val="0"/>
          <w:marTop w:val="0"/>
          <w:marBottom w:val="0"/>
          <w:divBdr>
            <w:top w:val="none" w:sz="0" w:space="0" w:color="auto"/>
            <w:left w:val="none" w:sz="0" w:space="0" w:color="auto"/>
            <w:bottom w:val="none" w:sz="0" w:space="0" w:color="auto"/>
            <w:right w:val="none" w:sz="0" w:space="0" w:color="auto"/>
          </w:divBdr>
        </w:div>
        <w:div w:id="2132092611">
          <w:marLeft w:val="0"/>
          <w:marRight w:val="0"/>
          <w:marTop w:val="0"/>
          <w:marBottom w:val="0"/>
          <w:divBdr>
            <w:top w:val="none" w:sz="0" w:space="0" w:color="auto"/>
            <w:left w:val="none" w:sz="0" w:space="0" w:color="auto"/>
            <w:bottom w:val="none" w:sz="0" w:space="0" w:color="auto"/>
            <w:right w:val="none" w:sz="0" w:space="0" w:color="auto"/>
          </w:divBdr>
        </w:div>
        <w:div w:id="318385308">
          <w:marLeft w:val="0"/>
          <w:marRight w:val="0"/>
          <w:marTop w:val="0"/>
          <w:marBottom w:val="0"/>
          <w:divBdr>
            <w:top w:val="none" w:sz="0" w:space="0" w:color="auto"/>
            <w:left w:val="none" w:sz="0" w:space="0" w:color="auto"/>
            <w:bottom w:val="none" w:sz="0" w:space="0" w:color="auto"/>
            <w:right w:val="none" w:sz="0" w:space="0" w:color="auto"/>
          </w:divBdr>
        </w:div>
        <w:div w:id="2143648924">
          <w:marLeft w:val="0"/>
          <w:marRight w:val="0"/>
          <w:marTop w:val="0"/>
          <w:marBottom w:val="0"/>
          <w:divBdr>
            <w:top w:val="none" w:sz="0" w:space="0" w:color="auto"/>
            <w:left w:val="none" w:sz="0" w:space="0" w:color="auto"/>
            <w:bottom w:val="none" w:sz="0" w:space="0" w:color="auto"/>
            <w:right w:val="none" w:sz="0" w:space="0" w:color="auto"/>
          </w:divBdr>
        </w:div>
        <w:div w:id="611133472">
          <w:marLeft w:val="0"/>
          <w:marRight w:val="0"/>
          <w:marTop w:val="0"/>
          <w:marBottom w:val="0"/>
          <w:divBdr>
            <w:top w:val="none" w:sz="0" w:space="0" w:color="auto"/>
            <w:left w:val="none" w:sz="0" w:space="0" w:color="auto"/>
            <w:bottom w:val="none" w:sz="0" w:space="0" w:color="auto"/>
            <w:right w:val="none" w:sz="0" w:space="0" w:color="auto"/>
          </w:divBdr>
        </w:div>
        <w:div w:id="1472871128">
          <w:marLeft w:val="0"/>
          <w:marRight w:val="0"/>
          <w:marTop w:val="0"/>
          <w:marBottom w:val="0"/>
          <w:divBdr>
            <w:top w:val="none" w:sz="0" w:space="0" w:color="auto"/>
            <w:left w:val="none" w:sz="0" w:space="0" w:color="auto"/>
            <w:bottom w:val="none" w:sz="0" w:space="0" w:color="auto"/>
            <w:right w:val="none" w:sz="0" w:space="0" w:color="auto"/>
          </w:divBdr>
        </w:div>
      </w:divsChild>
    </w:div>
    <w:div w:id="2023581923">
      <w:bodyDiv w:val="1"/>
      <w:marLeft w:val="0"/>
      <w:marRight w:val="0"/>
      <w:marTop w:val="0"/>
      <w:marBottom w:val="0"/>
      <w:divBdr>
        <w:top w:val="none" w:sz="0" w:space="0" w:color="auto"/>
        <w:left w:val="none" w:sz="0" w:space="0" w:color="auto"/>
        <w:bottom w:val="none" w:sz="0" w:space="0" w:color="auto"/>
        <w:right w:val="none" w:sz="0" w:space="0" w:color="auto"/>
      </w:divBdr>
    </w:div>
    <w:div w:id="2024473825">
      <w:bodyDiv w:val="1"/>
      <w:marLeft w:val="0"/>
      <w:marRight w:val="0"/>
      <w:marTop w:val="0"/>
      <w:marBottom w:val="0"/>
      <w:divBdr>
        <w:top w:val="none" w:sz="0" w:space="0" w:color="auto"/>
        <w:left w:val="none" w:sz="0" w:space="0" w:color="auto"/>
        <w:bottom w:val="none" w:sz="0" w:space="0" w:color="auto"/>
        <w:right w:val="none" w:sz="0" w:space="0" w:color="auto"/>
      </w:divBdr>
    </w:div>
    <w:div w:id="2029064400">
      <w:bodyDiv w:val="1"/>
      <w:marLeft w:val="0"/>
      <w:marRight w:val="0"/>
      <w:marTop w:val="0"/>
      <w:marBottom w:val="0"/>
      <w:divBdr>
        <w:top w:val="none" w:sz="0" w:space="0" w:color="auto"/>
        <w:left w:val="none" w:sz="0" w:space="0" w:color="auto"/>
        <w:bottom w:val="none" w:sz="0" w:space="0" w:color="auto"/>
        <w:right w:val="none" w:sz="0" w:space="0" w:color="auto"/>
      </w:divBdr>
    </w:div>
    <w:div w:id="2034650110">
      <w:bodyDiv w:val="1"/>
      <w:marLeft w:val="0"/>
      <w:marRight w:val="0"/>
      <w:marTop w:val="0"/>
      <w:marBottom w:val="0"/>
      <w:divBdr>
        <w:top w:val="none" w:sz="0" w:space="0" w:color="auto"/>
        <w:left w:val="none" w:sz="0" w:space="0" w:color="auto"/>
        <w:bottom w:val="none" w:sz="0" w:space="0" w:color="auto"/>
        <w:right w:val="none" w:sz="0" w:space="0" w:color="auto"/>
      </w:divBdr>
    </w:div>
    <w:div w:id="2044548286">
      <w:bodyDiv w:val="1"/>
      <w:marLeft w:val="0"/>
      <w:marRight w:val="0"/>
      <w:marTop w:val="0"/>
      <w:marBottom w:val="0"/>
      <w:divBdr>
        <w:top w:val="none" w:sz="0" w:space="0" w:color="auto"/>
        <w:left w:val="none" w:sz="0" w:space="0" w:color="auto"/>
        <w:bottom w:val="none" w:sz="0" w:space="0" w:color="auto"/>
        <w:right w:val="none" w:sz="0" w:space="0" w:color="auto"/>
      </w:divBdr>
    </w:div>
    <w:div w:id="2050766070">
      <w:bodyDiv w:val="1"/>
      <w:marLeft w:val="0"/>
      <w:marRight w:val="0"/>
      <w:marTop w:val="0"/>
      <w:marBottom w:val="0"/>
      <w:divBdr>
        <w:top w:val="none" w:sz="0" w:space="0" w:color="auto"/>
        <w:left w:val="none" w:sz="0" w:space="0" w:color="auto"/>
        <w:bottom w:val="none" w:sz="0" w:space="0" w:color="auto"/>
        <w:right w:val="none" w:sz="0" w:space="0" w:color="auto"/>
      </w:divBdr>
    </w:div>
    <w:div w:id="2055500645">
      <w:bodyDiv w:val="1"/>
      <w:marLeft w:val="0"/>
      <w:marRight w:val="0"/>
      <w:marTop w:val="0"/>
      <w:marBottom w:val="0"/>
      <w:divBdr>
        <w:top w:val="none" w:sz="0" w:space="0" w:color="auto"/>
        <w:left w:val="none" w:sz="0" w:space="0" w:color="auto"/>
        <w:bottom w:val="none" w:sz="0" w:space="0" w:color="auto"/>
        <w:right w:val="none" w:sz="0" w:space="0" w:color="auto"/>
      </w:divBdr>
    </w:div>
    <w:div w:id="2061131868">
      <w:bodyDiv w:val="1"/>
      <w:marLeft w:val="0"/>
      <w:marRight w:val="0"/>
      <w:marTop w:val="0"/>
      <w:marBottom w:val="0"/>
      <w:divBdr>
        <w:top w:val="none" w:sz="0" w:space="0" w:color="auto"/>
        <w:left w:val="none" w:sz="0" w:space="0" w:color="auto"/>
        <w:bottom w:val="none" w:sz="0" w:space="0" w:color="auto"/>
        <w:right w:val="none" w:sz="0" w:space="0" w:color="auto"/>
      </w:divBdr>
    </w:div>
    <w:div w:id="2064019278">
      <w:bodyDiv w:val="1"/>
      <w:marLeft w:val="0"/>
      <w:marRight w:val="0"/>
      <w:marTop w:val="0"/>
      <w:marBottom w:val="0"/>
      <w:divBdr>
        <w:top w:val="none" w:sz="0" w:space="0" w:color="auto"/>
        <w:left w:val="none" w:sz="0" w:space="0" w:color="auto"/>
        <w:bottom w:val="none" w:sz="0" w:space="0" w:color="auto"/>
        <w:right w:val="none" w:sz="0" w:space="0" w:color="auto"/>
      </w:divBdr>
    </w:div>
    <w:div w:id="2065910438">
      <w:bodyDiv w:val="1"/>
      <w:marLeft w:val="0"/>
      <w:marRight w:val="0"/>
      <w:marTop w:val="0"/>
      <w:marBottom w:val="0"/>
      <w:divBdr>
        <w:top w:val="none" w:sz="0" w:space="0" w:color="auto"/>
        <w:left w:val="none" w:sz="0" w:space="0" w:color="auto"/>
        <w:bottom w:val="none" w:sz="0" w:space="0" w:color="auto"/>
        <w:right w:val="none" w:sz="0" w:space="0" w:color="auto"/>
      </w:divBdr>
    </w:div>
    <w:div w:id="2072849184">
      <w:bodyDiv w:val="1"/>
      <w:marLeft w:val="0"/>
      <w:marRight w:val="0"/>
      <w:marTop w:val="0"/>
      <w:marBottom w:val="0"/>
      <w:divBdr>
        <w:top w:val="none" w:sz="0" w:space="0" w:color="auto"/>
        <w:left w:val="none" w:sz="0" w:space="0" w:color="auto"/>
        <w:bottom w:val="none" w:sz="0" w:space="0" w:color="auto"/>
        <w:right w:val="none" w:sz="0" w:space="0" w:color="auto"/>
      </w:divBdr>
      <w:divsChild>
        <w:div w:id="12077910">
          <w:marLeft w:val="480"/>
          <w:marRight w:val="0"/>
          <w:marTop w:val="0"/>
          <w:marBottom w:val="0"/>
          <w:divBdr>
            <w:top w:val="none" w:sz="0" w:space="0" w:color="auto"/>
            <w:left w:val="none" w:sz="0" w:space="0" w:color="auto"/>
            <w:bottom w:val="none" w:sz="0" w:space="0" w:color="auto"/>
            <w:right w:val="none" w:sz="0" w:space="0" w:color="auto"/>
          </w:divBdr>
        </w:div>
        <w:div w:id="845486261">
          <w:marLeft w:val="480"/>
          <w:marRight w:val="0"/>
          <w:marTop w:val="0"/>
          <w:marBottom w:val="0"/>
          <w:divBdr>
            <w:top w:val="none" w:sz="0" w:space="0" w:color="auto"/>
            <w:left w:val="none" w:sz="0" w:space="0" w:color="auto"/>
            <w:bottom w:val="none" w:sz="0" w:space="0" w:color="auto"/>
            <w:right w:val="none" w:sz="0" w:space="0" w:color="auto"/>
          </w:divBdr>
        </w:div>
        <w:div w:id="1672877113">
          <w:marLeft w:val="480"/>
          <w:marRight w:val="0"/>
          <w:marTop w:val="0"/>
          <w:marBottom w:val="0"/>
          <w:divBdr>
            <w:top w:val="none" w:sz="0" w:space="0" w:color="auto"/>
            <w:left w:val="none" w:sz="0" w:space="0" w:color="auto"/>
            <w:bottom w:val="none" w:sz="0" w:space="0" w:color="auto"/>
            <w:right w:val="none" w:sz="0" w:space="0" w:color="auto"/>
          </w:divBdr>
        </w:div>
        <w:div w:id="1714310873">
          <w:marLeft w:val="480"/>
          <w:marRight w:val="0"/>
          <w:marTop w:val="0"/>
          <w:marBottom w:val="0"/>
          <w:divBdr>
            <w:top w:val="none" w:sz="0" w:space="0" w:color="auto"/>
            <w:left w:val="none" w:sz="0" w:space="0" w:color="auto"/>
            <w:bottom w:val="none" w:sz="0" w:space="0" w:color="auto"/>
            <w:right w:val="none" w:sz="0" w:space="0" w:color="auto"/>
          </w:divBdr>
        </w:div>
        <w:div w:id="2103992674">
          <w:marLeft w:val="480"/>
          <w:marRight w:val="0"/>
          <w:marTop w:val="0"/>
          <w:marBottom w:val="0"/>
          <w:divBdr>
            <w:top w:val="none" w:sz="0" w:space="0" w:color="auto"/>
            <w:left w:val="none" w:sz="0" w:space="0" w:color="auto"/>
            <w:bottom w:val="none" w:sz="0" w:space="0" w:color="auto"/>
            <w:right w:val="none" w:sz="0" w:space="0" w:color="auto"/>
          </w:divBdr>
        </w:div>
        <w:div w:id="370809978">
          <w:marLeft w:val="480"/>
          <w:marRight w:val="0"/>
          <w:marTop w:val="0"/>
          <w:marBottom w:val="0"/>
          <w:divBdr>
            <w:top w:val="none" w:sz="0" w:space="0" w:color="auto"/>
            <w:left w:val="none" w:sz="0" w:space="0" w:color="auto"/>
            <w:bottom w:val="none" w:sz="0" w:space="0" w:color="auto"/>
            <w:right w:val="none" w:sz="0" w:space="0" w:color="auto"/>
          </w:divBdr>
        </w:div>
        <w:div w:id="133912723">
          <w:marLeft w:val="480"/>
          <w:marRight w:val="0"/>
          <w:marTop w:val="0"/>
          <w:marBottom w:val="0"/>
          <w:divBdr>
            <w:top w:val="none" w:sz="0" w:space="0" w:color="auto"/>
            <w:left w:val="none" w:sz="0" w:space="0" w:color="auto"/>
            <w:bottom w:val="none" w:sz="0" w:space="0" w:color="auto"/>
            <w:right w:val="none" w:sz="0" w:space="0" w:color="auto"/>
          </w:divBdr>
        </w:div>
        <w:div w:id="434715958">
          <w:marLeft w:val="480"/>
          <w:marRight w:val="0"/>
          <w:marTop w:val="0"/>
          <w:marBottom w:val="0"/>
          <w:divBdr>
            <w:top w:val="none" w:sz="0" w:space="0" w:color="auto"/>
            <w:left w:val="none" w:sz="0" w:space="0" w:color="auto"/>
            <w:bottom w:val="none" w:sz="0" w:space="0" w:color="auto"/>
            <w:right w:val="none" w:sz="0" w:space="0" w:color="auto"/>
          </w:divBdr>
        </w:div>
        <w:div w:id="1842500535">
          <w:marLeft w:val="480"/>
          <w:marRight w:val="0"/>
          <w:marTop w:val="0"/>
          <w:marBottom w:val="0"/>
          <w:divBdr>
            <w:top w:val="none" w:sz="0" w:space="0" w:color="auto"/>
            <w:left w:val="none" w:sz="0" w:space="0" w:color="auto"/>
            <w:bottom w:val="none" w:sz="0" w:space="0" w:color="auto"/>
            <w:right w:val="none" w:sz="0" w:space="0" w:color="auto"/>
          </w:divBdr>
        </w:div>
        <w:div w:id="1032340322">
          <w:marLeft w:val="480"/>
          <w:marRight w:val="0"/>
          <w:marTop w:val="0"/>
          <w:marBottom w:val="0"/>
          <w:divBdr>
            <w:top w:val="none" w:sz="0" w:space="0" w:color="auto"/>
            <w:left w:val="none" w:sz="0" w:space="0" w:color="auto"/>
            <w:bottom w:val="none" w:sz="0" w:space="0" w:color="auto"/>
            <w:right w:val="none" w:sz="0" w:space="0" w:color="auto"/>
          </w:divBdr>
        </w:div>
        <w:div w:id="850604004">
          <w:marLeft w:val="480"/>
          <w:marRight w:val="0"/>
          <w:marTop w:val="0"/>
          <w:marBottom w:val="0"/>
          <w:divBdr>
            <w:top w:val="none" w:sz="0" w:space="0" w:color="auto"/>
            <w:left w:val="none" w:sz="0" w:space="0" w:color="auto"/>
            <w:bottom w:val="none" w:sz="0" w:space="0" w:color="auto"/>
            <w:right w:val="none" w:sz="0" w:space="0" w:color="auto"/>
          </w:divBdr>
        </w:div>
        <w:div w:id="1521969410">
          <w:marLeft w:val="480"/>
          <w:marRight w:val="0"/>
          <w:marTop w:val="0"/>
          <w:marBottom w:val="0"/>
          <w:divBdr>
            <w:top w:val="none" w:sz="0" w:space="0" w:color="auto"/>
            <w:left w:val="none" w:sz="0" w:space="0" w:color="auto"/>
            <w:bottom w:val="none" w:sz="0" w:space="0" w:color="auto"/>
            <w:right w:val="none" w:sz="0" w:space="0" w:color="auto"/>
          </w:divBdr>
        </w:div>
        <w:div w:id="702825728">
          <w:marLeft w:val="480"/>
          <w:marRight w:val="0"/>
          <w:marTop w:val="0"/>
          <w:marBottom w:val="0"/>
          <w:divBdr>
            <w:top w:val="none" w:sz="0" w:space="0" w:color="auto"/>
            <w:left w:val="none" w:sz="0" w:space="0" w:color="auto"/>
            <w:bottom w:val="none" w:sz="0" w:space="0" w:color="auto"/>
            <w:right w:val="none" w:sz="0" w:space="0" w:color="auto"/>
          </w:divBdr>
        </w:div>
        <w:div w:id="638999649">
          <w:marLeft w:val="480"/>
          <w:marRight w:val="0"/>
          <w:marTop w:val="0"/>
          <w:marBottom w:val="0"/>
          <w:divBdr>
            <w:top w:val="none" w:sz="0" w:space="0" w:color="auto"/>
            <w:left w:val="none" w:sz="0" w:space="0" w:color="auto"/>
            <w:bottom w:val="none" w:sz="0" w:space="0" w:color="auto"/>
            <w:right w:val="none" w:sz="0" w:space="0" w:color="auto"/>
          </w:divBdr>
        </w:div>
        <w:div w:id="555122496">
          <w:marLeft w:val="480"/>
          <w:marRight w:val="0"/>
          <w:marTop w:val="0"/>
          <w:marBottom w:val="0"/>
          <w:divBdr>
            <w:top w:val="none" w:sz="0" w:space="0" w:color="auto"/>
            <w:left w:val="none" w:sz="0" w:space="0" w:color="auto"/>
            <w:bottom w:val="none" w:sz="0" w:space="0" w:color="auto"/>
            <w:right w:val="none" w:sz="0" w:space="0" w:color="auto"/>
          </w:divBdr>
        </w:div>
        <w:div w:id="1662074199">
          <w:marLeft w:val="480"/>
          <w:marRight w:val="0"/>
          <w:marTop w:val="0"/>
          <w:marBottom w:val="0"/>
          <w:divBdr>
            <w:top w:val="none" w:sz="0" w:space="0" w:color="auto"/>
            <w:left w:val="none" w:sz="0" w:space="0" w:color="auto"/>
            <w:bottom w:val="none" w:sz="0" w:space="0" w:color="auto"/>
            <w:right w:val="none" w:sz="0" w:space="0" w:color="auto"/>
          </w:divBdr>
        </w:div>
        <w:div w:id="1499617904">
          <w:marLeft w:val="480"/>
          <w:marRight w:val="0"/>
          <w:marTop w:val="0"/>
          <w:marBottom w:val="0"/>
          <w:divBdr>
            <w:top w:val="none" w:sz="0" w:space="0" w:color="auto"/>
            <w:left w:val="none" w:sz="0" w:space="0" w:color="auto"/>
            <w:bottom w:val="none" w:sz="0" w:space="0" w:color="auto"/>
            <w:right w:val="none" w:sz="0" w:space="0" w:color="auto"/>
          </w:divBdr>
        </w:div>
        <w:div w:id="464543919">
          <w:marLeft w:val="480"/>
          <w:marRight w:val="0"/>
          <w:marTop w:val="0"/>
          <w:marBottom w:val="0"/>
          <w:divBdr>
            <w:top w:val="none" w:sz="0" w:space="0" w:color="auto"/>
            <w:left w:val="none" w:sz="0" w:space="0" w:color="auto"/>
            <w:bottom w:val="none" w:sz="0" w:space="0" w:color="auto"/>
            <w:right w:val="none" w:sz="0" w:space="0" w:color="auto"/>
          </w:divBdr>
        </w:div>
        <w:div w:id="1060439673">
          <w:marLeft w:val="480"/>
          <w:marRight w:val="0"/>
          <w:marTop w:val="0"/>
          <w:marBottom w:val="0"/>
          <w:divBdr>
            <w:top w:val="none" w:sz="0" w:space="0" w:color="auto"/>
            <w:left w:val="none" w:sz="0" w:space="0" w:color="auto"/>
            <w:bottom w:val="none" w:sz="0" w:space="0" w:color="auto"/>
            <w:right w:val="none" w:sz="0" w:space="0" w:color="auto"/>
          </w:divBdr>
        </w:div>
        <w:div w:id="1778671100">
          <w:marLeft w:val="480"/>
          <w:marRight w:val="0"/>
          <w:marTop w:val="0"/>
          <w:marBottom w:val="0"/>
          <w:divBdr>
            <w:top w:val="none" w:sz="0" w:space="0" w:color="auto"/>
            <w:left w:val="none" w:sz="0" w:space="0" w:color="auto"/>
            <w:bottom w:val="none" w:sz="0" w:space="0" w:color="auto"/>
            <w:right w:val="none" w:sz="0" w:space="0" w:color="auto"/>
          </w:divBdr>
        </w:div>
        <w:div w:id="737942413">
          <w:marLeft w:val="480"/>
          <w:marRight w:val="0"/>
          <w:marTop w:val="0"/>
          <w:marBottom w:val="0"/>
          <w:divBdr>
            <w:top w:val="none" w:sz="0" w:space="0" w:color="auto"/>
            <w:left w:val="none" w:sz="0" w:space="0" w:color="auto"/>
            <w:bottom w:val="none" w:sz="0" w:space="0" w:color="auto"/>
            <w:right w:val="none" w:sz="0" w:space="0" w:color="auto"/>
          </w:divBdr>
        </w:div>
        <w:div w:id="2077581466">
          <w:marLeft w:val="480"/>
          <w:marRight w:val="0"/>
          <w:marTop w:val="0"/>
          <w:marBottom w:val="0"/>
          <w:divBdr>
            <w:top w:val="none" w:sz="0" w:space="0" w:color="auto"/>
            <w:left w:val="none" w:sz="0" w:space="0" w:color="auto"/>
            <w:bottom w:val="none" w:sz="0" w:space="0" w:color="auto"/>
            <w:right w:val="none" w:sz="0" w:space="0" w:color="auto"/>
          </w:divBdr>
        </w:div>
        <w:div w:id="190459104">
          <w:marLeft w:val="480"/>
          <w:marRight w:val="0"/>
          <w:marTop w:val="0"/>
          <w:marBottom w:val="0"/>
          <w:divBdr>
            <w:top w:val="none" w:sz="0" w:space="0" w:color="auto"/>
            <w:left w:val="none" w:sz="0" w:space="0" w:color="auto"/>
            <w:bottom w:val="none" w:sz="0" w:space="0" w:color="auto"/>
            <w:right w:val="none" w:sz="0" w:space="0" w:color="auto"/>
          </w:divBdr>
        </w:div>
        <w:div w:id="659501280">
          <w:marLeft w:val="480"/>
          <w:marRight w:val="0"/>
          <w:marTop w:val="0"/>
          <w:marBottom w:val="0"/>
          <w:divBdr>
            <w:top w:val="none" w:sz="0" w:space="0" w:color="auto"/>
            <w:left w:val="none" w:sz="0" w:space="0" w:color="auto"/>
            <w:bottom w:val="none" w:sz="0" w:space="0" w:color="auto"/>
            <w:right w:val="none" w:sz="0" w:space="0" w:color="auto"/>
          </w:divBdr>
        </w:div>
        <w:div w:id="536160327">
          <w:marLeft w:val="480"/>
          <w:marRight w:val="0"/>
          <w:marTop w:val="0"/>
          <w:marBottom w:val="0"/>
          <w:divBdr>
            <w:top w:val="none" w:sz="0" w:space="0" w:color="auto"/>
            <w:left w:val="none" w:sz="0" w:space="0" w:color="auto"/>
            <w:bottom w:val="none" w:sz="0" w:space="0" w:color="auto"/>
            <w:right w:val="none" w:sz="0" w:space="0" w:color="auto"/>
          </w:divBdr>
        </w:div>
        <w:div w:id="1155223246">
          <w:marLeft w:val="480"/>
          <w:marRight w:val="0"/>
          <w:marTop w:val="0"/>
          <w:marBottom w:val="0"/>
          <w:divBdr>
            <w:top w:val="none" w:sz="0" w:space="0" w:color="auto"/>
            <w:left w:val="none" w:sz="0" w:space="0" w:color="auto"/>
            <w:bottom w:val="none" w:sz="0" w:space="0" w:color="auto"/>
            <w:right w:val="none" w:sz="0" w:space="0" w:color="auto"/>
          </w:divBdr>
        </w:div>
        <w:div w:id="1543636604">
          <w:marLeft w:val="480"/>
          <w:marRight w:val="0"/>
          <w:marTop w:val="0"/>
          <w:marBottom w:val="0"/>
          <w:divBdr>
            <w:top w:val="none" w:sz="0" w:space="0" w:color="auto"/>
            <w:left w:val="none" w:sz="0" w:space="0" w:color="auto"/>
            <w:bottom w:val="none" w:sz="0" w:space="0" w:color="auto"/>
            <w:right w:val="none" w:sz="0" w:space="0" w:color="auto"/>
          </w:divBdr>
        </w:div>
        <w:div w:id="1300721470">
          <w:marLeft w:val="480"/>
          <w:marRight w:val="0"/>
          <w:marTop w:val="0"/>
          <w:marBottom w:val="0"/>
          <w:divBdr>
            <w:top w:val="none" w:sz="0" w:space="0" w:color="auto"/>
            <w:left w:val="none" w:sz="0" w:space="0" w:color="auto"/>
            <w:bottom w:val="none" w:sz="0" w:space="0" w:color="auto"/>
            <w:right w:val="none" w:sz="0" w:space="0" w:color="auto"/>
          </w:divBdr>
        </w:div>
        <w:div w:id="1327900517">
          <w:marLeft w:val="480"/>
          <w:marRight w:val="0"/>
          <w:marTop w:val="0"/>
          <w:marBottom w:val="0"/>
          <w:divBdr>
            <w:top w:val="none" w:sz="0" w:space="0" w:color="auto"/>
            <w:left w:val="none" w:sz="0" w:space="0" w:color="auto"/>
            <w:bottom w:val="none" w:sz="0" w:space="0" w:color="auto"/>
            <w:right w:val="none" w:sz="0" w:space="0" w:color="auto"/>
          </w:divBdr>
        </w:div>
        <w:div w:id="1633248483">
          <w:marLeft w:val="480"/>
          <w:marRight w:val="0"/>
          <w:marTop w:val="0"/>
          <w:marBottom w:val="0"/>
          <w:divBdr>
            <w:top w:val="none" w:sz="0" w:space="0" w:color="auto"/>
            <w:left w:val="none" w:sz="0" w:space="0" w:color="auto"/>
            <w:bottom w:val="none" w:sz="0" w:space="0" w:color="auto"/>
            <w:right w:val="none" w:sz="0" w:space="0" w:color="auto"/>
          </w:divBdr>
        </w:div>
        <w:div w:id="1998994700">
          <w:marLeft w:val="480"/>
          <w:marRight w:val="0"/>
          <w:marTop w:val="0"/>
          <w:marBottom w:val="0"/>
          <w:divBdr>
            <w:top w:val="none" w:sz="0" w:space="0" w:color="auto"/>
            <w:left w:val="none" w:sz="0" w:space="0" w:color="auto"/>
            <w:bottom w:val="none" w:sz="0" w:space="0" w:color="auto"/>
            <w:right w:val="none" w:sz="0" w:space="0" w:color="auto"/>
          </w:divBdr>
        </w:div>
        <w:div w:id="545022906">
          <w:marLeft w:val="480"/>
          <w:marRight w:val="0"/>
          <w:marTop w:val="0"/>
          <w:marBottom w:val="0"/>
          <w:divBdr>
            <w:top w:val="none" w:sz="0" w:space="0" w:color="auto"/>
            <w:left w:val="none" w:sz="0" w:space="0" w:color="auto"/>
            <w:bottom w:val="none" w:sz="0" w:space="0" w:color="auto"/>
            <w:right w:val="none" w:sz="0" w:space="0" w:color="auto"/>
          </w:divBdr>
        </w:div>
      </w:divsChild>
    </w:div>
    <w:div w:id="2077781604">
      <w:bodyDiv w:val="1"/>
      <w:marLeft w:val="0"/>
      <w:marRight w:val="0"/>
      <w:marTop w:val="0"/>
      <w:marBottom w:val="0"/>
      <w:divBdr>
        <w:top w:val="none" w:sz="0" w:space="0" w:color="auto"/>
        <w:left w:val="none" w:sz="0" w:space="0" w:color="auto"/>
        <w:bottom w:val="none" w:sz="0" w:space="0" w:color="auto"/>
        <w:right w:val="none" w:sz="0" w:space="0" w:color="auto"/>
      </w:divBdr>
      <w:divsChild>
        <w:div w:id="408770983">
          <w:marLeft w:val="480"/>
          <w:marRight w:val="0"/>
          <w:marTop w:val="0"/>
          <w:marBottom w:val="0"/>
          <w:divBdr>
            <w:top w:val="none" w:sz="0" w:space="0" w:color="auto"/>
            <w:left w:val="none" w:sz="0" w:space="0" w:color="auto"/>
            <w:bottom w:val="none" w:sz="0" w:space="0" w:color="auto"/>
            <w:right w:val="none" w:sz="0" w:space="0" w:color="auto"/>
          </w:divBdr>
        </w:div>
        <w:div w:id="71053800">
          <w:marLeft w:val="480"/>
          <w:marRight w:val="0"/>
          <w:marTop w:val="0"/>
          <w:marBottom w:val="0"/>
          <w:divBdr>
            <w:top w:val="none" w:sz="0" w:space="0" w:color="auto"/>
            <w:left w:val="none" w:sz="0" w:space="0" w:color="auto"/>
            <w:bottom w:val="none" w:sz="0" w:space="0" w:color="auto"/>
            <w:right w:val="none" w:sz="0" w:space="0" w:color="auto"/>
          </w:divBdr>
        </w:div>
        <w:div w:id="825322257">
          <w:marLeft w:val="480"/>
          <w:marRight w:val="0"/>
          <w:marTop w:val="0"/>
          <w:marBottom w:val="0"/>
          <w:divBdr>
            <w:top w:val="none" w:sz="0" w:space="0" w:color="auto"/>
            <w:left w:val="none" w:sz="0" w:space="0" w:color="auto"/>
            <w:bottom w:val="none" w:sz="0" w:space="0" w:color="auto"/>
            <w:right w:val="none" w:sz="0" w:space="0" w:color="auto"/>
          </w:divBdr>
        </w:div>
        <w:div w:id="365369102">
          <w:marLeft w:val="480"/>
          <w:marRight w:val="0"/>
          <w:marTop w:val="0"/>
          <w:marBottom w:val="0"/>
          <w:divBdr>
            <w:top w:val="none" w:sz="0" w:space="0" w:color="auto"/>
            <w:left w:val="none" w:sz="0" w:space="0" w:color="auto"/>
            <w:bottom w:val="none" w:sz="0" w:space="0" w:color="auto"/>
            <w:right w:val="none" w:sz="0" w:space="0" w:color="auto"/>
          </w:divBdr>
        </w:div>
        <w:div w:id="34625260">
          <w:marLeft w:val="480"/>
          <w:marRight w:val="0"/>
          <w:marTop w:val="0"/>
          <w:marBottom w:val="0"/>
          <w:divBdr>
            <w:top w:val="none" w:sz="0" w:space="0" w:color="auto"/>
            <w:left w:val="none" w:sz="0" w:space="0" w:color="auto"/>
            <w:bottom w:val="none" w:sz="0" w:space="0" w:color="auto"/>
            <w:right w:val="none" w:sz="0" w:space="0" w:color="auto"/>
          </w:divBdr>
        </w:div>
        <w:div w:id="1164785299">
          <w:marLeft w:val="480"/>
          <w:marRight w:val="0"/>
          <w:marTop w:val="0"/>
          <w:marBottom w:val="0"/>
          <w:divBdr>
            <w:top w:val="none" w:sz="0" w:space="0" w:color="auto"/>
            <w:left w:val="none" w:sz="0" w:space="0" w:color="auto"/>
            <w:bottom w:val="none" w:sz="0" w:space="0" w:color="auto"/>
            <w:right w:val="none" w:sz="0" w:space="0" w:color="auto"/>
          </w:divBdr>
        </w:div>
        <w:div w:id="1188182172">
          <w:marLeft w:val="480"/>
          <w:marRight w:val="0"/>
          <w:marTop w:val="0"/>
          <w:marBottom w:val="0"/>
          <w:divBdr>
            <w:top w:val="none" w:sz="0" w:space="0" w:color="auto"/>
            <w:left w:val="none" w:sz="0" w:space="0" w:color="auto"/>
            <w:bottom w:val="none" w:sz="0" w:space="0" w:color="auto"/>
            <w:right w:val="none" w:sz="0" w:space="0" w:color="auto"/>
          </w:divBdr>
        </w:div>
        <w:div w:id="1085373848">
          <w:marLeft w:val="480"/>
          <w:marRight w:val="0"/>
          <w:marTop w:val="0"/>
          <w:marBottom w:val="0"/>
          <w:divBdr>
            <w:top w:val="none" w:sz="0" w:space="0" w:color="auto"/>
            <w:left w:val="none" w:sz="0" w:space="0" w:color="auto"/>
            <w:bottom w:val="none" w:sz="0" w:space="0" w:color="auto"/>
            <w:right w:val="none" w:sz="0" w:space="0" w:color="auto"/>
          </w:divBdr>
        </w:div>
        <w:div w:id="1836412067">
          <w:marLeft w:val="480"/>
          <w:marRight w:val="0"/>
          <w:marTop w:val="0"/>
          <w:marBottom w:val="0"/>
          <w:divBdr>
            <w:top w:val="none" w:sz="0" w:space="0" w:color="auto"/>
            <w:left w:val="none" w:sz="0" w:space="0" w:color="auto"/>
            <w:bottom w:val="none" w:sz="0" w:space="0" w:color="auto"/>
            <w:right w:val="none" w:sz="0" w:space="0" w:color="auto"/>
          </w:divBdr>
        </w:div>
        <w:div w:id="1652909455">
          <w:marLeft w:val="480"/>
          <w:marRight w:val="0"/>
          <w:marTop w:val="0"/>
          <w:marBottom w:val="0"/>
          <w:divBdr>
            <w:top w:val="none" w:sz="0" w:space="0" w:color="auto"/>
            <w:left w:val="none" w:sz="0" w:space="0" w:color="auto"/>
            <w:bottom w:val="none" w:sz="0" w:space="0" w:color="auto"/>
            <w:right w:val="none" w:sz="0" w:space="0" w:color="auto"/>
          </w:divBdr>
        </w:div>
        <w:div w:id="1006134626">
          <w:marLeft w:val="480"/>
          <w:marRight w:val="0"/>
          <w:marTop w:val="0"/>
          <w:marBottom w:val="0"/>
          <w:divBdr>
            <w:top w:val="none" w:sz="0" w:space="0" w:color="auto"/>
            <w:left w:val="none" w:sz="0" w:space="0" w:color="auto"/>
            <w:bottom w:val="none" w:sz="0" w:space="0" w:color="auto"/>
            <w:right w:val="none" w:sz="0" w:space="0" w:color="auto"/>
          </w:divBdr>
        </w:div>
        <w:div w:id="1991473345">
          <w:marLeft w:val="480"/>
          <w:marRight w:val="0"/>
          <w:marTop w:val="0"/>
          <w:marBottom w:val="0"/>
          <w:divBdr>
            <w:top w:val="none" w:sz="0" w:space="0" w:color="auto"/>
            <w:left w:val="none" w:sz="0" w:space="0" w:color="auto"/>
            <w:bottom w:val="none" w:sz="0" w:space="0" w:color="auto"/>
            <w:right w:val="none" w:sz="0" w:space="0" w:color="auto"/>
          </w:divBdr>
        </w:div>
        <w:div w:id="709383038">
          <w:marLeft w:val="480"/>
          <w:marRight w:val="0"/>
          <w:marTop w:val="0"/>
          <w:marBottom w:val="0"/>
          <w:divBdr>
            <w:top w:val="none" w:sz="0" w:space="0" w:color="auto"/>
            <w:left w:val="none" w:sz="0" w:space="0" w:color="auto"/>
            <w:bottom w:val="none" w:sz="0" w:space="0" w:color="auto"/>
            <w:right w:val="none" w:sz="0" w:space="0" w:color="auto"/>
          </w:divBdr>
        </w:div>
        <w:div w:id="722024186">
          <w:marLeft w:val="480"/>
          <w:marRight w:val="0"/>
          <w:marTop w:val="0"/>
          <w:marBottom w:val="0"/>
          <w:divBdr>
            <w:top w:val="none" w:sz="0" w:space="0" w:color="auto"/>
            <w:left w:val="none" w:sz="0" w:space="0" w:color="auto"/>
            <w:bottom w:val="none" w:sz="0" w:space="0" w:color="auto"/>
            <w:right w:val="none" w:sz="0" w:space="0" w:color="auto"/>
          </w:divBdr>
        </w:div>
        <w:div w:id="607667050">
          <w:marLeft w:val="480"/>
          <w:marRight w:val="0"/>
          <w:marTop w:val="0"/>
          <w:marBottom w:val="0"/>
          <w:divBdr>
            <w:top w:val="none" w:sz="0" w:space="0" w:color="auto"/>
            <w:left w:val="none" w:sz="0" w:space="0" w:color="auto"/>
            <w:bottom w:val="none" w:sz="0" w:space="0" w:color="auto"/>
            <w:right w:val="none" w:sz="0" w:space="0" w:color="auto"/>
          </w:divBdr>
        </w:div>
        <w:div w:id="1239365747">
          <w:marLeft w:val="480"/>
          <w:marRight w:val="0"/>
          <w:marTop w:val="0"/>
          <w:marBottom w:val="0"/>
          <w:divBdr>
            <w:top w:val="none" w:sz="0" w:space="0" w:color="auto"/>
            <w:left w:val="none" w:sz="0" w:space="0" w:color="auto"/>
            <w:bottom w:val="none" w:sz="0" w:space="0" w:color="auto"/>
            <w:right w:val="none" w:sz="0" w:space="0" w:color="auto"/>
          </w:divBdr>
        </w:div>
        <w:div w:id="958729654">
          <w:marLeft w:val="480"/>
          <w:marRight w:val="0"/>
          <w:marTop w:val="0"/>
          <w:marBottom w:val="0"/>
          <w:divBdr>
            <w:top w:val="none" w:sz="0" w:space="0" w:color="auto"/>
            <w:left w:val="none" w:sz="0" w:space="0" w:color="auto"/>
            <w:bottom w:val="none" w:sz="0" w:space="0" w:color="auto"/>
            <w:right w:val="none" w:sz="0" w:space="0" w:color="auto"/>
          </w:divBdr>
        </w:div>
        <w:div w:id="2023310880">
          <w:marLeft w:val="480"/>
          <w:marRight w:val="0"/>
          <w:marTop w:val="0"/>
          <w:marBottom w:val="0"/>
          <w:divBdr>
            <w:top w:val="none" w:sz="0" w:space="0" w:color="auto"/>
            <w:left w:val="none" w:sz="0" w:space="0" w:color="auto"/>
            <w:bottom w:val="none" w:sz="0" w:space="0" w:color="auto"/>
            <w:right w:val="none" w:sz="0" w:space="0" w:color="auto"/>
          </w:divBdr>
        </w:div>
        <w:div w:id="1423649337">
          <w:marLeft w:val="480"/>
          <w:marRight w:val="0"/>
          <w:marTop w:val="0"/>
          <w:marBottom w:val="0"/>
          <w:divBdr>
            <w:top w:val="none" w:sz="0" w:space="0" w:color="auto"/>
            <w:left w:val="none" w:sz="0" w:space="0" w:color="auto"/>
            <w:bottom w:val="none" w:sz="0" w:space="0" w:color="auto"/>
            <w:right w:val="none" w:sz="0" w:space="0" w:color="auto"/>
          </w:divBdr>
        </w:div>
        <w:div w:id="1821120416">
          <w:marLeft w:val="480"/>
          <w:marRight w:val="0"/>
          <w:marTop w:val="0"/>
          <w:marBottom w:val="0"/>
          <w:divBdr>
            <w:top w:val="none" w:sz="0" w:space="0" w:color="auto"/>
            <w:left w:val="none" w:sz="0" w:space="0" w:color="auto"/>
            <w:bottom w:val="none" w:sz="0" w:space="0" w:color="auto"/>
            <w:right w:val="none" w:sz="0" w:space="0" w:color="auto"/>
          </w:divBdr>
        </w:div>
        <w:div w:id="1660617195">
          <w:marLeft w:val="480"/>
          <w:marRight w:val="0"/>
          <w:marTop w:val="0"/>
          <w:marBottom w:val="0"/>
          <w:divBdr>
            <w:top w:val="none" w:sz="0" w:space="0" w:color="auto"/>
            <w:left w:val="none" w:sz="0" w:space="0" w:color="auto"/>
            <w:bottom w:val="none" w:sz="0" w:space="0" w:color="auto"/>
            <w:right w:val="none" w:sz="0" w:space="0" w:color="auto"/>
          </w:divBdr>
        </w:div>
        <w:div w:id="718170806">
          <w:marLeft w:val="480"/>
          <w:marRight w:val="0"/>
          <w:marTop w:val="0"/>
          <w:marBottom w:val="0"/>
          <w:divBdr>
            <w:top w:val="none" w:sz="0" w:space="0" w:color="auto"/>
            <w:left w:val="none" w:sz="0" w:space="0" w:color="auto"/>
            <w:bottom w:val="none" w:sz="0" w:space="0" w:color="auto"/>
            <w:right w:val="none" w:sz="0" w:space="0" w:color="auto"/>
          </w:divBdr>
        </w:div>
        <w:div w:id="1909991805">
          <w:marLeft w:val="480"/>
          <w:marRight w:val="0"/>
          <w:marTop w:val="0"/>
          <w:marBottom w:val="0"/>
          <w:divBdr>
            <w:top w:val="none" w:sz="0" w:space="0" w:color="auto"/>
            <w:left w:val="none" w:sz="0" w:space="0" w:color="auto"/>
            <w:bottom w:val="none" w:sz="0" w:space="0" w:color="auto"/>
            <w:right w:val="none" w:sz="0" w:space="0" w:color="auto"/>
          </w:divBdr>
        </w:div>
        <w:div w:id="740324267">
          <w:marLeft w:val="480"/>
          <w:marRight w:val="0"/>
          <w:marTop w:val="0"/>
          <w:marBottom w:val="0"/>
          <w:divBdr>
            <w:top w:val="none" w:sz="0" w:space="0" w:color="auto"/>
            <w:left w:val="none" w:sz="0" w:space="0" w:color="auto"/>
            <w:bottom w:val="none" w:sz="0" w:space="0" w:color="auto"/>
            <w:right w:val="none" w:sz="0" w:space="0" w:color="auto"/>
          </w:divBdr>
        </w:div>
        <w:div w:id="587270388">
          <w:marLeft w:val="480"/>
          <w:marRight w:val="0"/>
          <w:marTop w:val="0"/>
          <w:marBottom w:val="0"/>
          <w:divBdr>
            <w:top w:val="none" w:sz="0" w:space="0" w:color="auto"/>
            <w:left w:val="none" w:sz="0" w:space="0" w:color="auto"/>
            <w:bottom w:val="none" w:sz="0" w:space="0" w:color="auto"/>
            <w:right w:val="none" w:sz="0" w:space="0" w:color="auto"/>
          </w:divBdr>
        </w:div>
      </w:divsChild>
    </w:div>
    <w:div w:id="2078625860">
      <w:bodyDiv w:val="1"/>
      <w:marLeft w:val="0"/>
      <w:marRight w:val="0"/>
      <w:marTop w:val="0"/>
      <w:marBottom w:val="0"/>
      <w:divBdr>
        <w:top w:val="none" w:sz="0" w:space="0" w:color="auto"/>
        <w:left w:val="none" w:sz="0" w:space="0" w:color="auto"/>
        <w:bottom w:val="none" w:sz="0" w:space="0" w:color="auto"/>
        <w:right w:val="none" w:sz="0" w:space="0" w:color="auto"/>
      </w:divBdr>
    </w:div>
    <w:div w:id="2080400913">
      <w:bodyDiv w:val="1"/>
      <w:marLeft w:val="0"/>
      <w:marRight w:val="0"/>
      <w:marTop w:val="0"/>
      <w:marBottom w:val="0"/>
      <w:divBdr>
        <w:top w:val="none" w:sz="0" w:space="0" w:color="auto"/>
        <w:left w:val="none" w:sz="0" w:space="0" w:color="auto"/>
        <w:bottom w:val="none" w:sz="0" w:space="0" w:color="auto"/>
        <w:right w:val="none" w:sz="0" w:space="0" w:color="auto"/>
      </w:divBdr>
    </w:div>
    <w:div w:id="2083092774">
      <w:bodyDiv w:val="1"/>
      <w:marLeft w:val="0"/>
      <w:marRight w:val="0"/>
      <w:marTop w:val="0"/>
      <w:marBottom w:val="0"/>
      <w:divBdr>
        <w:top w:val="none" w:sz="0" w:space="0" w:color="auto"/>
        <w:left w:val="none" w:sz="0" w:space="0" w:color="auto"/>
        <w:bottom w:val="none" w:sz="0" w:space="0" w:color="auto"/>
        <w:right w:val="none" w:sz="0" w:space="0" w:color="auto"/>
      </w:divBdr>
      <w:divsChild>
        <w:div w:id="1033111285">
          <w:marLeft w:val="0"/>
          <w:marRight w:val="0"/>
          <w:marTop w:val="0"/>
          <w:marBottom w:val="0"/>
          <w:divBdr>
            <w:top w:val="none" w:sz="0" w:space="0" w:color="auto"/>
            <w:left w:val="none" w:sz="0" w:space="0" w:color="auto"/>
            <w:bottom w:val="none" w:sz="0" w:space="0" w:color="auto"/>
            <w:right w:val="none" w:sz="0" w:space="0" w:color="auto"/>
          </w:divBdr>
        </w:div>
        <w:div w:id="1608348901">
          <w:marLeft w:val="0"/>
          <w:marRight w:val="0"/>
          <w:marTop w:val="0"/>
          <w:marBottom w:val="0"/>
          <w:divBdr>
            <w:top w:val="none" w:sz="0" w:space="0" w:color="auto"/>
            <w:left w:val="none" w:sz="0" w:space="0" w:color="auto"/>
            <w:bottom w:val="none" w:sz="0" w:space="0" w:color="auto"/>
            <w:right w:val="none" w:sz="0" w:space="0" w:color="auto"/>
          </w:divBdr>
        </w:div>
        <w:div w:id="350111962">
          <w:marLeft w:val="0"/>
          <w:marRight w:val="0"/>
          <w:marTop w:val="0"/>
          <w:marBottom w:val="0"/>
          <w:divBdr>
            <w:top w:val="none" w:sz="0" w:space="0" w:color="auto"/>
            <w:left w:val="none" w:sz="0" w:space="0" w:color="auto"/>
            <w:bottom w:val="none" w:sz="0" w:space="0" w:color="auto"/>
            <w:right w:val="none" w:sz="0" w:space="0" w:color="auto"/>
          </w:divBdr>
        </w:div>
        <w:div w:id="2002656402">
          <w:marLeft w:val="0"/>
          <w:marRight w:val="0"/>
          <w:marTop w:val="0"/>
          <w:marBottom w:val="0"/>
          <w:divBdr>
            <w:top w:val="none" w:sz="0" w:space="0" w:color="auto"/>
            <w:left w:val="none" w:sz="0" w:space="0" w:color="auto"/>
            <w:bottom w:val="none" w:sz="0" w:space="0" w:color="auto"/>
            <w:right w:val="none" w:sz="0" w:space="0" w:color="auto"/>
          </w:divBdr>
        </w:div>
        <w:div w:id="584146434">
          <w:marLeft w:val="0"/>
          <w:marRight w:val="0"/>
          <w:marTop w:val="0"/>
          <w:marBottom w:val="0"/>
          <w:divBdr>
            <w:top w:val="none" w:sz="0" w:space="0" w:color="auto"/>
            <w:left w:val="none" w:sz="0" w:space="0" w:color="auto"/>
            <w:bottom w:val="none" w:sz="0" w:space="0" w:color="auto"/>
            <w:right w:val="none" w:sz="0" w:space="0" w:color="auto"/>
          </w:divBdr>
        </w:div>
        <w:div w:id="179928135">
          <w:marLeft w:val="0"/>
          <w:marRight w:val="0"/>
          <w:marTop w:val="0"/>
          <w:marBottom w:val="0"/>
          <w:divBdr>
            <w:top w:val="none" w:sz="0" w:space="0" w:color="auto"/>
            <w:left w:val="none" w:sz="0" w:space="0" w:color="auto"/>
            <w:bottom w:val="none" w:sz="0" w:space="0" w:color="auto"/>
            <w:right w:val="none" w:sz="0" w:space="0" w:color="auto"/>
          </w:divBdr>
        </w:div>
        <w:div w:id="1300919876">
          <w:marLeft w:val="0"/>
          <w:marRight w:val="0"/>
          <w:marTop w:val="0"/>
          <w:marBottom w:val="0"/>
          <w:divBdr>
            <w:top w:val="none" w:sz="0" w:space="0" w:color="auto"/>
            <w:left w:val="none" w:sz="0" w:space="0" w:color="auto"/>
            <w:bottom w:val="none" w:sz="0" w:space="0" w:color="auto"/>
            <w:right w:val="none" w:sz="0" w:space="0" w:color="auto"/>
          </w:divBdr>
        </w:div>
        <w:div w:id="754015200">
          <w:marLeft w:val="0"/>
          <w:marRight w:val="0"/>
          <w:marTop w:val="0"/>
          <w:marBottom w:val="0"/>
          <w:divBdr>
            <w:top w:val="none" w:sz="0" w:space="0" w:color="auto"/>
            <w:left w:val="none" w:sz="0" w:space="0" w:color="auto"/>
            <w:bottom w:val="none" w:sz="0" w:space="0" w:color="auto"/>
            <w:right w:val="none" w:sz="0" w:space="0" w:color="auto"/>
          </w:divBdr>
        </w:div>
        <w:div w:id="1195653675">
          <w:marLeft w:val="0"/>
          <w:marRight w:val="0"/>
          <w:marTop w:val="0"/>
          <w:marBottom w:val="0"/>
          <w:divBdr>
            <w:top w:val="none" w:sz="0" w:space="0" w:color="auto"/>
            <w:left w:val="none" w:sz="0" w:space="0" w:color="auto"/>
            <w:bottom w:val="none" w:sz="0" w:space="0" w:color="auto"/>
            <w:right w:val="none" w:sz="0" w:space="0" w:color="auto"/>
          </w:divBdr>
        </w:div>
        <w:div w:id="612833566">
          <w:marLeft w:val="0"/>
          <w:marRight w:val="0"/>
          <w:marTop w:val="0"/>
          <w:marBottom w:val="0"/>
          <w:divBdr>
            <w:top w:val="none" w:sz="0" w:space="0" w:color="auto"/>
            <w:left w:val="none" w:sz="0" w:space="0" w:color="auto"/>
            <w:bottom w:val="none" w:sz="0" w:space="0" w:color="auto"/>
            <w:right w:val="none" w:sz="0" w:space="0" w:color="auto"/>
          </w:divBdr>
        </w:div>
        <w:div w:id="533687633">
          <w:marLeft w:val="0"/>
          <w:marRight w:val="0"/>
          <w:marTop w:val="0"/>
          <w:marBottom w:val="0"/>
          <w:divBdr>
            <w:top w:val="none" w:sz="0" w:space="0" w:color="auto"/>
            <w:left w:val="none" w:sz="0" w:space="0" w:color="auto"/>
            <w:bottom w:val="none" w:sz="0" w:space="0" w:color="auto"/>
            <w:right w:val="none" w:sz="0" w:space="0" w:color="auto"/>
          </w:divBdr>
        </w:div>
        <w:div w:id="1623807407">
          <w:marLeft w:val="0"/>
          <w:marRight w:val="0"/>
          <w:marTop w:val="0"/>
          <w:marBottom w:val="0"/>
          <w:divBdr>
            <w:top w:val="none" w:sz="0" w:space="0" w:color="auto"/>
            <w:left w:val="none" w:sz="0" w:space="0" w:color="auto"/>
            <w:bottom w:val="none" w:sz="0" w:space="0" w:color="auto"/>
            <w:right w:val="none" w:sz="0" w:space="0" w:color="auto"/>
          </w:divBdr>
        </w:div>
        <w:div w:id="744568795">
          <w:marLeft w:val="0"/>
          <w:marRight w:val="0"/>
          <w:marTop w:val="0"/>
          <w:marBottom w:val="0"/>
          <w:divBdr>
            <w:top w:val="none" w:sz="0" w:space="0" w:color="auto"/>
            <w:left w:val="none" w:sz="0" w:space="0" w:color="auto"/>
            <w:bottom w:val="none" w:sz="0" w:space="0" w:color="auto"/>
            <w:right w:val="none" w:sz="0" w:space="0" w:color="auto"/>
          </w:divBdr>
        </w:div>
        <w:div w:id="1486315120">
          <w:marLeft w:val="0"/>
          <w:marRight w:val="0"/>
          <w:marTop w:val="0"/>
          <w:marBottom w:val="0"/>
          <w:divBdr>
            <w:top w:val="none" w:sz="0" w:space="0" w:color="auto"/>
            <w:left w:val="none" w:sz="0" w:space="0" w:color="auto"/>
            <w:bottom w:val="none" w:sz="0" w:space="0" w:color="auto"/>
            <w:right w:val="none" w:sz="0" w:space="0" w:color="auto"/>
          </w:divBdr>
        </w:div>
        <w:div w:id="502087148">
          <w:marLeft w:val="0"/>
          <w:marRight w:val="0"/>
          <w:marTop w:val="0"/>
          <w:marBottom w:val="0"/>
          <w:divBdr>
            <w:top w:val="none" w:sz="0" w:space="0" w:color="auto"/>
            <w:left w:val="none" w:sz="0" w:space="0" w:color="auto"/>
            <w:bottom w:val="none" w:sz="0" w:space="0" w:color="auto"/>
            <w:right w:val="none" w:sz="0" w:space="0" w:color="auto"/>
          </w:divBdr>
        </w:div>
        <w:div w:id="447430600">
          <w:marLeft w:val="0"/>
          <w:marRight w:val="0"/>
          <w:marTop w:val="0"/>
          <w:marBottom w:val="0"/>
          <w:divBdr>
            <w:top w:val="none" w:sz="0" w:space="0" w:color="auto"/>
            <w:left w:val="none" w:sz="0" w:space="0" w:color="auto"/>
            <w:bottom w:val="none" w:sz="0" w:space="0" w:color="auto"/>
            <w:right w:val="none" w:sz="0" w:space="0" w:color="auto"/>
          </w:divBdr>
        </w:div>
        <w:div w:id="110588863">
          <w:marLeft w:val="0"/>
          <w:marRight w:val="0"/>
          <w:marTop w:val="0"/>
          <w:marBottom w:val="0"/>
          <w:divBdr>
            <w:top w:val="none" w:sz="0" w:space="0" w:color="auto"/>
            <w:left w:val="none" w:sz="0" w:space="0" w:color="auto"/>
            <w:bottom w:val="none" w:sz="0" w:space="0" w:color="auto"/>
            <w:right w:val="none" w:sz="0" w:space="0" w:color="auto"/>
          </w:divBdr>
        </w:div>
        <w:div w:id="602111501">
          <w:marLeft w:val="0"/>
          <w:marRight w:val="0"/>
          <w:marTop w:val="0"/>
          <w:marBottom w:val="0"/>
          <w:divBdr>
            <w:top w:val="none" w:sz="0" w:space="0" w:color="auto"/>
            <w:left w:val="none" w:sz="0" w:space="0" w:color="auto"/>
            <w:bottom w:val="none" w:sz="0" w:space="0" w:color="auto"/>
            <w:right w:val="none" w:sz="0" w:space="0" w:color="auto"/>
          </w:divBdr>
        </w:div>
        <w:div w:id="1827892902">
          <w:marLeft w:val="0"/>
          <w:marRight w:val="0"/>
          <w:marTop w:val="0"/>
          <w:marBottom w:val="0"/>
          <w:divBdr>
            <w:top w:val="none" w:sz="0" w:space="0" w:color="auto"/>
            <w:left w:val="none" w:sz="0" w:space="0" w:color="auto"/>
            <w:bottom w:val="none" w:sz="0" w:space="0" w:color="auto"/>
            <w:right w:val="none" w:sz="0" w:space="0" w:color="auto"/>
          </w:divBdr>
        </w:div>
        <w:div w:id="178814051">
          <w:marLeft w:val="0"/>
          <w:marRight w:val="0"/>
          <w:marTop w:val="0"/>
          <w:marBottom w:val="0"/>
          <w:divBdr>
            <w:top w:val="none" w:sz="0" w:space="0" w:color="auto"/>
            <w:left w:val="none" w:sz="0" w:space="0" w:color="auto"/>
            <w:bottom w:val="none" w:sz="0" w:space="0" w:color="auto"/>
            <w:right w:val="none" w:sz="0" w:space="0" w:color="auto"/>
          </w:divBdr>
        </w:div>
        <w:div w:id="2108887866">
          <w:marLeft w:val="0"/>
          <w:marRight w:val="0"/>
          <w:marTop w:val="0"/>
          <w:marBottom w:val="0"/>
          <w:divBdr>
            <w:top w:val="none" w:sz="0" w:space="0" w:color="auto"/>
            <w:left w:val="none" w:sz="0" w:space="0" w:color="auto"/>
            <w:bottom w:val="none" w:sz="0" w:space="0" w:color="auto"/>
            <w:right w:val="none" w:sz="0" w:space="0" w:color="auto"/>
          </w:divBdr>
        </w:div>
        <w:div w:id="525026974">
          <w:marLeft w:val="0"/>
          <w:marRight w:val="0"/>
          <w:marTop w:val="0"/>
          <w:marBottom w:val="0"/>
          <w:divBdr>
            <w:top w:val="none" w:sz="0" w:space="0" w:color="auto"/>
            <w:left w:val="none" w:sz="0" w:space="0" w:color="auto"/>
            <w:bottom w:val="none" w:sz="0" w:space="0" w:color="auto"/>
            <w:right w:val="none" w:sz="0" w:space="0" w:color="auto"/>
          </w:divBdr>
        </w:div>
        <w:div w:id="795106046">
          <w:marLeft w:val="0"/>
          <w:marRight w:val="0"/>
          <w:marTop w:val="0"/>
          <w:marBottom w:val="0"/>
          <w:divBdr>
            <w:top w:val="none" w:sz="0" w:space="0" w:color="auto"/>
            <w:left w:val="none" w:sz="0" w:space="0" w:color="auto"/>
            <w:bottom w:val="none" w:sz="0" w:space="0" w:color="auto"/>
            <w:right w:val="none" w:sz="0" w:space="0" w:color="auto"/>
          </w:divBdr>
        </w:div>
        <w:div w:id="1597396955">
          <w:marLeft w:val="0"/>
          <w:marRight w:val="0"/>
          <w:marTop w:val="0"/>
          <w:marBottom w:val="0"/>
          <w:divBdr>
            <w:top w:val="none" w:sz="0" w:space="0" w:color="auto"/>
            <w:left w:val="none" w:sz="0" w:space="0" w:color="auto"/>
            <w:bottom w:val="none" w:sz="0" w:space="0" w:color="auto"/>
            <w:right w:val="none" w:sz="0" w:space="0" w:color="auto"/>
          </w:divBdr>
        </w:div>
        <w:div w:id="75522722">
          <w:marLeft w:val="0"/>
          <w:marRight w:val="0"/>
          <w:marTop w:val="0"/>
          <w:marBottom w:val="0"/>
          <w:divBdr>
            <w:top w:val="none" w:sz="0" w:space="0" w:color="auto"/>
            <w:left w:val="none" w:sz="0" w:space="0" w:color="auto"/>
            <w:bottom w:val="none" w:sz="0" w:space="0" w:color="auto"/>
            <w:right w:val="none" w:sz="0" w:space="0" w:color="auto"/>
          </w:divBdr>
        </w:div>
        <w:div w:id="2134517582">
          <w:marLeft w:val="0"/>
          <w:marRight w:val="0"/>
          <w:marTop w:val="0"/>
          <w:marBottom w:val="0"/>
          <w:divBdr>
            <w:top w:val="none" w:sz="0" w:space="0" w:color="auto"/>
            <w:left w:val="none" w:sz="0" w:space="0" w:color="auto"/>
            <w:bottom w:val="none" w:sz="0" w:space="0" w:color="auto"/>
            <w:right w:val="none" w:sz="0" w:space="0" w:color="auto"/>
          </w:divBdr>
        </w:div>
        <w:div w:id="7995859">
          <w:marLeft w:val="0"/>
          <w:marRight w:val="0"/>
          <w:marTop w:val="0"/>
          <w:marBottom w:val="0"/>
          <w:divBdr>
            <w:top w:val="none" w:sz="0" w:space="0" w:color="auto"/>
            <w:left w:val="none" w:sz="0" w:space="0" w:color="auto"/>
            <w:bottom w:val="none" w:sz="0" w:space="0" w:color="auto"/>
            <w:right w:val="none" w:sz="0" w:space="0" w:color="auto"/>
          </w:divBdr>
        </w:div>
        <w:div w:id="57097757">
          <w:marLeft w:val="0"/>
          <w:marRight w:val="0"/>
          <w:marTop w:val="0"/>
          <w:marBottom w:val="0"/>
          <w:divBdr>
            <w:top w:val="none" w:sz="0" w:space="0" w:color="auto"/>
            <w:left w:val="none" w:sz="0" w:space="0" w:color="auto"/>
            <w:bottom w:val="none" w:sz="0" w:space="0" w:color="auto"/>
            <w:right w:val="none" w:sz="0" w:space="0" w:color="auto"/>
          </w:divBdr>
        </w:div>
        <w:div w:id="1886600307">
          <w:marLeft w:val="0"/>
          <w:marRight w:val="0"/>
          <w:marTop w:val="0"/>
          <w:marBottom w:val="0"/>
          <w:divBdr>
            <w:top w:val="none" w:sz="0" w:space="0" w:color="auto"/>
            <w:left w:val="none" w:sz="0" w:space="0" w:color="auto"/>
            <w:bottom w:val="none" w:sz="0" w:space="0" w:color="auto"/>
            <w:right w:val="none" w:sz="0" w:space="0" w:color="auto"/>
          </w:divBdr>
        </w:div>
        <w:div w:id="648829147">
          <w:marLeft w:val="0"/>
          <w:marRight w:val="0"/>
          <w:marTop w:val="0"/>
          <w:marBottom w:val="0"/>
          <w:divBdr>
            <w:top w:val="none" w:sz="0" w:space="0" w:color="auto"/>
            <w:left w:val="none" w:sz="0" w:space="0" w:color="auto"/>
            <w:bottom w:val="none" w:sz="0" w:space="0" w:color="auto"/>
            <w:right w:val="none" w:sz="0" w:space="0" w:color="auto"/>
          </w:divBdr>
        </w:div>
        <w:div w:id="1607079994">
          <w:marLeft w:val="0"/>
          <w:marRight w:val="0"/>
          <w:marTop w:val="0"/>
          <w:marBottom w:val="0"/>
          <w:divBdr>
            <w:top w:val="none" w:sz="0" w:space="0" w:color="auto"/>
            <w:left w:val="none" w:sz="0" w:space="0" w:color="auto"/>
            <w:bottom w:val="none" w:sz="0" w:space="0" w:color="auto"/>
            <w:right w:val="none" w:sz="0" w:space="0" w:color="auto"/>
          </w:divBdr>
        </w:div>
        <w:div w:id="1808476452">
          <w:marLeft w:val="0"/>
          <w:marRight w:val="0"/>
          <w:marTop w:val="0"/>
          <w:marBottom w:val="0"/>
          <w:divBdr>
            <w:top w:val="none" w:sz="0" w:space="0" w:color="auto"/>
            <w:left w:val="none" w:sz="0" w:space="0" w:color="auto"/>
            <w:bottom w:val="none" w:sz="0" w:space="0" w:color="auto"/>
            <w:right w:val="none" w:sz="0" w:space="0" w:color="auto"/>
          </w:divBdr>
        </w:div>
        <w:div w:id="1749301181">
          <w:marLeft w:val="0"/>
          <w:marRight w:val="0"/>
          <w:marTop w:val="0"/>
          <w:marBottom w:val="0"/>
          <w:divBdr>
            <w:top w:val="none" w:sz="0" w:space="0" w:color="auto"/>
            <w:left w:val="none" w:sz="0" w:space="0" w:color="auto"/>
            <w:bottom w:val="none" w:sz="0" w:space="0" w:color="auto"/>
            <w:right w:val="none" w:sz="0" w:space="0" w:color="auto"/>
          </w:divBdr>
        </w:div>
        <w:div w:id="1447650392">
          <w:marLeft w:val="0"/>
          <w:marRight w:val="0"/>
          <w:marTop w:val="0"/>
          <w:marBottom w:val="0"/>
          <w:divBdr>
            <w:top w:val="none" w:sz="0" w:space="0" w:color="auto"/>
            <w:left w:val="none" w:sz="0" w:space="0" w:color="auto"/>
            <w:bottom w:val="none" w:sz="0" w:space="0" w:color="auto"/>
            <w:right w:val="none" w:sz="0" w:space="0" w:color="auto"/>
          </w:divBdr>
        </w:div>
        <w:div w:id="635069850">
          <w:marLeft w:val="0"/>
          <w:marRight w:val="0"/>
          <w:marTop w:val="0"/>
          <w:marBottom w:val="0"/>
          <w:divBdr>
            <w:top w:val="none" w:sz="0" w:space="0" w:color="auto"/>
            <w:left w:val="none" w:sz="0" w:space="0" w:color="auto"/>
            <w:bottom w:val="none" w:sz="0" w:space="0" w:color="auto"/>
            <w:right w:val="none" w:sz="0" w:space="0" w:color="auto"/>
          </w:divBdr>
        </w:div>
        <w:div w:id="2100519822">
          <w:marLeft w:val="0"/>
          <w:marRight w:val="0"/>
          <w:marTop w:val="0"/>
          <w:marBottom w:val="0"/>
          <w:divBdr>
            <w:top w:val="none" w:sz="0" w:space="0" w:color="auto"/>
            <w:left w:val="none" w:sz="0" w:space="0" w:color="auto"/>
            <w:bottom w:val="none" w:sz="0" w:space="0" w:color="auto"/>
            <w:right w:val="none" w:sz="0" w:space="0" w:color="auto"/>
          </w:divBdr>
        </w:div>
        <w:div w:id="1612206569">
          <w:marLeft w:val="0"/>
          <w:marRight w:val="0"/>
          <w:marTop w:val="0"/>
          <w:marBottom w:val="0"/>
          <w:divBdr>
            <w:top w:val="none" w:sz="0" w:space="0" w:color="auto"/>
            <w:left w:val="none" w:sz="0" w:space="0" w:color="auto"/>
            <w:bottom w:val="none" w:sz="0" w:space="0" w:color="auto"/>
            <w:right w:val="none" w:sz="0" w:space="0" w:color="auto"/>
          </w:divBdr>
        </w:div>
      </w:divsChild>
    </w:div>
    <w:div w:id="2085566579">
      <w:bodyDiv w:val="1"/>
      <w:marLeft w:val="0"/>
      <w:marRight w:val="0"/>
      <w:marTop w:val="0"/>
      <w:marBottom w:val="0"/>
      <w:divBdr>
        <w:top w:val="none" w:sz="0" w:space="0" w:color="auto"/>
        <w:left w:val="none" w:sz="0" w:space="0" w:color="auto"/>
        <w:bottom w:val="none" w:sz="0" w:space="0" w:color="auto"/>
        <w:right w:val="none" w:sz="0" w:space="0" w:color="auto"/>
      </w:divBdr>
    </w:div>
    <w:div w:id="2088067447">
      <w:bodyDiv w:val="1"/>
      <w:marLeft w:val="0"/>
      <w:marRight w:val="0"/>
      <w:marTop w:val="0"/>
      <w:marBottom w:val="0"/>
      <w:divBdr>
        <w:top w:val="none" w:sz="0" w:space="0" w:color="auto"/>
        <w:left w:val="none" w:sz="0" w:space="0" w:color="auto"/>
        <w:bottom w:val="none" w:sz="0" w:space="0" w:color="auto"/>
        <w:right w:val="none" w:sz="0" w:space="0" w:color="auto"/>
      </w:divBdr>
    </w:div>
    <w:div w:id="2089765544">
      <w:bodyDiv w:val="1"/>
      <w:marLeft w:val="0"/>
      <w:marRight w:val="0"/>
      <w:marTop w:val="0"/>
      <w:marBottom w:val="0"/>
      <w:divBdr>
        <w:top w:val="none" w:sz="0" w:space="0" w:color="auto"/>
        <w:left w:val="none" w:sz="0" w:space="0" w:color="auto"/>
        <w:bottom w:val="none" w:sz="0" w:space="0" w:color="auto"/>
        <w:right w:val="none" w:sz="0" w:space="0" w:color="auto"/>
      </w:divBdr>
    </w:div>
    <w:div w:id="2092508417">
      <w:bodyDiv w:val="1"/>
      <w:marLeft w:val="0"/>
      <w:marRight w:val="0"/>
      <w:marTop w:val="0"/>
      <w:marBottom w:val="0"/>
      <w:divBdr>
        <w:top w:val="none" w:sz="0" w:space="0" w:color="auto"/>
        <w:left w:val="none" w:sz="0" w:space="0" w:color="auto"/>
        <w:bottom w:val="none" w:sz="0" w:space="0" w:color="auto"/>
        <w:right w:val="none" w:sz="0" w:space="0" w:color="auto"/>
      </w:divBdr>
    </w:div>
    <w:div w:id="2099131782">
      <w:bodyDiv w:val="1"/>
      <w:marLeft w:val="0"/>
      <w:marRight w:val="0"/>
      <w:marTop w:val="0"/>
      <w:marBottom w:val="0"/>
      <w:divBdr>
        <w:top w:val="none" w:sz="0" w:space="0" w:color="auto"/>
        <w:left w:val="none" w:sz="0" w:space="0" w:color="auto"/>
        <w:bottom w:val="none" w:sz="0" w:space="0" w:color="auto"/>
        <w:right w:val="none" w:sz="0" w:space="0" w:color="auto"/>
      </w:divBdr>
      <w:divsChild>
        <w:div w:id="283389717">
          <w:marLeft w:val="480"/>
          <w:marRight w:val="0"/>
          <w:marTop w:val="0"/>
          <w:marBottom w:val="0"/>
          <w:divBdr>
            <w:top w:val="none" w:sz="0" w:space="0" w:color="auto"/>
            <w:left w:val="none" w:sz="0" w:space="0" w:color="auto"/>
            <w:bottom w:val="none" w:sz="0" w:space="0" w:color="auto"/>
            <w:right w:val="none" w:sz="0" w:space="0" w:color="auto"/>
          </w:divBdr>
        </w:div>
        <w:div w:id="1210260004">
          <w:marLeft w:val="480"/>
          <w:marRight w:val="0"/>
          <w:marTop w:val="0"/>
          <w:marBottom w:val="0"/>
          <w:divBdr>
            <w:top w:val="none" w:sz="0" w:space="0" w:color="auto"/>
            <w:left w:val="none" w:sz="0" w:space="0" w:color="auto"/>
            <w:bottom w:val="none" w:sz="0" w:space="0" w:color="auto"/>
            <w:right w:val="none" w:sz="0" w:space="0" w:color="auto"/>
          </w:divBdr>
        </w:div>
        <w:div w:id="1645967953">
          <w:marLeft w:val="480"/>
          <w:marRight w:val="0"/>
          <w:marTop w:val="0"/>
          <w:marBottom w:val="0"/>
          <w:divBdr>
            <w:top w:val="none" w:sz="0" w:space="0" w:color="auto"/>
            <w:left w:val="none" w:sz="0" w:space="0" w:color="auto"/>
            <w:bottom w:val="none" w:sz="0" w:space="0" w:color="auto"/>
            <w:right w:val="none" w:sz="0" w:space="0" w:color="auto"/>
          </w:divBdr>
        </w:div>
        <w:div w:id="637152582">
          <w:marLeft w:val="480"/>
          <w:marRight w:val="0"/>
          <w:marTop w:val="0"/>
          <w:marBottom w:val="0"/>
          <w:divBdr>
            <w:top w:val="none" w:sz="0" w:space="0" w:color="auto"/>
            <w:left w:val="none" w:sz="0" w:space="0" w:color="auto"/>
            <w:bottom w:val="none" w:sz="0" w:space="0" w:color="auto"/>
            <w:right w:val="none" w:sz="0" w:space="0" w:color="auto"/>
          </w:divBdr>
        </w:div>
        <w:div w:id="1953514296">
          <w:marLeft w:val="480"/>
          <w:marRight w:val="0"/>
          <w:marTop w:val="0"/>
          <w:marBottom w:val="0"/>
          <w:divBdr>
            <w:top w:val="none" w:sz="0" w:space="0" w:color="auto"/>
            <w:left w:val="none" w:sz="0" w:space="0" w:color="auto"/>
            <w:bottom w:val="none" w:sz="0" w:space="0" w:color="auto"/>
            <w:right w:val="none" w:sz="0" w:space="0" w:color="auto"/>
          </w:divBdr>
        </w:div>
        <w:div w:id="1277829795">
          <w:marLeft w:val="480"/>
          <w:marRight w:val="0"/>
          <w:marTop w:val="0"/>
          <w:marBottom w:val="0"/>
          <w:divBdr>
            <w:top w:val="none" w:sz="0" w:space="0" w:color="auto"/>
            <w:left w:val="none" w:sz="0" w:space="0" w:color="auto"/>
            <w:bottom w:val="none" w:sz="0" w:space="0" w:color="auto"/>
            <w:right w:val="none" w:sz="0" w:space="0" w:color="auto"/>
          </w:divBdr>
        </w:div>
        <w:div w:id="1352679375">
          <w:marLeft w:val="480"/>
          <w:marRight w:val="0"/>
          <w:marTop w:val="0"/>
          <w:marBottom w:val="0"/>
          <w:divBdr>
            <w:top w:val="none" w:sz="0" w:space="0" w:color="auto"/>
            <w:left w:val="none" w:sz="0" w:space="0" w:color="auto"/>
            <w:bottom w:val="none" w:sz="0" w:space="0" w:color="auto"/>
            <w:right w:val="none" w:sz="0" w:space="0" w:color="auto"/>
          </w:divBdr>
        </w:div>
        <w:div w:id="2047174906">
          <w:marLeft w:val="480"/>
          <w:marRight w:val="0"/>
          <w:marTop w:val="0"/>
          <w:marBottom w:val="0"/>
          <w:divBdr>
            <w:top w:val="none" w:sz="0" w:space="0" w:color="auto"/>
            <w:left w:val="none" w:sz="0" w:space="0" w:color="auto"/>
            <w:bottom w:val="none" w:sz="0" w:space="0" w:color="auto"/>
            <w:right w:val="none" w:sz="0" w:space="0" w:color="auto"/>
          </w:divBdr>
        </w:div>
        <w:div w:id="1466196407">
          <w:marLeft w:val="480"/>
          <w:marRight w:val="0"/>
          <w:marTop w:val="0"/>
          <w:marBottom w:val="0"/>
          <w:divBdr>
            <w:top w:val="none" w:sz="0" w:space="0" w:color="auto"/>
            <w:left w:val="none" w:sz="0" w:space="0" w:color="auto"/>
            <w:bottom w:val="none" w:sz="0" w:space="0" w:color="auto"/>
            <w:right w:val="none" w:sz="0" w:space="0" w:color="auto"/>
          </w:divBdr>
        </w:div>
        <w:div w:id="1465192673">
          <w:marLeft w:val="480"/>
          <w:marRight w:val="0"/>
          <w:marTop w:val="0"/>
          <w:marBottom w:val="0"/>
          <w:divBdr>
            <w:top w:val="none" w:sz="0" w:space="0" w:color="auto"/>
            <w:left w:val="none" w:sz="0" w:space="0" w:color="auto"/>
            <w:bottom w:val="none" w:sz="0" w:space="0" w:color="auto"/>
            <w:right w:val="none" w:sz="0" w:space="0" w:color="auto"/>
          </w:divBdr>
        </w:div>
        <w:div w:id="454913489">
          <w:marLeft w:val="480"/>
          <w:marRight w:val="0"/>
          <w:marTop w:val="0"/>
          <w:marBottom w:val="0"/>
          <w:divBdr>
            <w:top w:val="none" w:sz="0" w:space="0" w:color="auto"/>
            <w:left w:val="none" w:sz="0" w:space="0" w:color="auto"/>
            <w:bottom w:val="none" w:sz="0" w:space="0" w:color="auto"/>
            <w:right w:val="none" w:sz="0" w:space="0" w:color="auto"/>
          </w:divBdr>
        </w:div>
        <w:div w:id="582032430">
          <w:marLeft w:val="480"/>
          <w:marRight w:val="0"/>
          <w:marTop w:val="0"/>
          <w:marBottom w:val="0"/>
          <w:divBdr>
            <w:top w:val="none" w:sz="0" w:space="0" w:color="auto"/>
            <w:left w:val="none" w:sz="0" w:space="0" w:color="auto"/>
            <w:bottom w:val="none" w:sz="0" w:space="0" w:color="auto"/>
            <w:right w:val="none" w:sz="0" w:space="0" w:color="auto"/>
          </w:divBdr>
        </w:div>
        <w:div w:id="473333061">
          <w:marLeft w:val="480"/>
          <w:marRight w:val="0"/>
          <w:marTop w:val="0"/>
          <w:marBottom w:val="0"/>
          <w:divBdr>
            <w:top w:val="none" w:sz="0" w:space="0" w:color="auto"/>
            <w:left w:val="none" w:sz="0" w:space="0" w:color="auto"/>
            <w:bottom w:val="none" w:sz="0" w:space="0" w:color="auto"/>
            <w:right w:val="none" w:sz="0" w:space="0" w:color="auto"/>
          </w:divBdr>
        </w:div>
        <w:div w:id="2042434589">
          <w:marLeft w:val="480"/>
          <w:marRight w:val="0"/>
          <w:marTop w:val="0"/>
          <w:marBottom w:val="0"/>
          <w:divBdr>
            <w:top w:val="none" w:sz="0" w:space="0" w:color="auto"/>
            <w:left w:val="none" w:sz="0" w:space="0" w:color="auto"/>
            <w:bottom w:val="none" w:sz="0" w:space="0" w:color="auto"/>
            <w:right w:val="none" w:sz="0" w:space="0" w:color="auto"/>
          </w:divBdr>
        </w:div>
        <w:div w:id="571237549">
          <w:marLeft w:val="480"/>
          <w:marRight w:val="0"/>
          <w:marTop w:val="0"/>
          <w:marBottom w:val="0"/>
          <w:divBdr>
            <w:top w:val="none" w:sz="0" w:space="0" w:color="auto"/>
            <w:left w:val="none" w:sz="0" w:space="0" w:color="auto"/>
            <w:bottom w:val="none" w:sz="0" w:space="0" w:color="auto"/>
            <w:right w:val="none" w:sz="0" w:space="0" w:color="auto"/>
          </w:divBdr>
        </w:div>
        <w:div w:id="1969313632">
          <w:marLeft w:val="480"/>
          <w:marRight w:val="0"/>
          <w:marTop w:val="0"/>
          <w:marBottom w:val="0"/>
          <w:divBdr>
            <w:top w:val="none" w:sz="0" w:space="0" w:color="auto"/>
            <w:left w:val="none" w:sz="0" w:space="0" w:color="auto"/>
            <w:bottom w:val="none" w:sz="0" w:space="0" w:color="auto"/>
            <w:right w:val="none" w:sz="0" w:space="0" w:color="auto"/>
          </w:divBdr>
        </w:div>
        <w:div w:id="380833199">
          <w:marLeft w:val="480"/>
          <w:marRight w:val="0"/>
          <w:marTop w:val="0"/>
          <w:marBottom w:val="0"/>
          <w:divBdr>
            <w:top w:val="none" w:sz="0" w:space="0" w:color="auto"/>
            <w:left w:val="none" w:sz="0" w:space="0" w:color="auto"/>
            <w:bottom w:val="none" w:sz="0" w:space="0" w:color="auto"/>
            <w:right w:val="none" w:sz="0" w:space="0" w:color="auto"/>
          </w:divBdr>
        </w:div>
        <w:div w:id="175968528">
          <w:marLeft w:val="480"/>
          <w:marRight w:val="0"/>
          <w:marTop w:val="0"/>
          <w:marBottom w:val="0"/>
          <w:divBdr>
            <w:top w:val="none" w:sz="0" w:space="0" w:color="auto"/>
            <w:left w:val="none" w:sz="0" w:space="0" w:color="auto"/>
            <w:bottom w:val="none" w:sz="0" w:space="0" w:color="auto"/>
            <w:right w:val="none" w:sz="0" w:space="0" w:color="auto"/>
          </w:divBdr>
        </w:div>
        <w:div w:id="274101393">
          <w:marLeft w:val="480"/>
          <w:marRight w:val="0"/>
          <w:marTop w:val="0"/>
          <w:marBottom w:val="0"/>
          <w:divBdr>
            <w:top w:val="none" w:sz="0" w:space="0" w:color="auto"/>
            <w:left w:val="none" w:sz="0" w:space="0" w:color="auto"/>
            <w:bottom w:val="none" w:sz="0" w:space="0" w:color="auto"/>
            <w:right w:val="none" w:sz="0" w:space="0" w:color="auto"/>
          </w:divBdr>
        </w:div>
        <w:div w:id="16733659">
          <w:marLeft w:val="480"/>
          <w:marRight w:val="0"/>
          <w:marTop w:val="0"/>
          <w:marBottom w:val="0"/>
          <w:divBdr>
            <w:top w:val="none" w:sz="0" w:space="0" w:color="auto"/>
            <w:left w:val="none" w:sz="0" w:space="0" w:color="auto"/>
            <w:bottom w:val="none" w:sz="0" w:space="0" w:color="auto"/>
            <w:right w:val="none" w:sz="0" w:space="0" w:color="auto"/>
          </w:divBdr>
        </w:div>
        <w:div w:id="1687058328">
          <w:marLeft w:val="480"/>
          <w:marRight w:val="0"/>
          <w:marTop w:val="0"/>
          <w:marBottom w:val="0"/>
          <w:divBdr>
            <w:top w:val="none" w:sz="0" w:space="0" w:color="auto"/>
            <w:left w:val="none" w:sz="0" w:space="0" w:color="auto"/>
            <w:bottom w:val="none" w:sz="0" w:space="0" w:color="auto"/>
            <w:right w:val="none" w:sz="0" w:space="0" w:color="auto"/>
          </w:divBdr>
        </w:div>
        <w:div w:id="885920200">
          <w:marLeft w:val="480"/>
          <w:marRight w:val="0"/>
          <w:marTop w:val="0"/>
          <w:marBottom w:val="0"/>
          <w:divBdr>
            <w:top w:val="none" w:sz="0" w:space="0" w:color="auto"/>
            <w:left w:val="none" w:sz="0" w:space="0" w:color="auto"/>
            <w:bottom w:val="none" w:sz="0" w:space="0" w:color="auto"/>
            <w:right w:val="none" w:sz="0" w:space="0" w:color="auto"/>
          </w:divBdr>
        </w:div>
        <w:div w:id="864565131">
          <w:marLeft w:val="480"/>
          <w:marRight w:val="0"/>
          <w:marTop w:val="0"/>
          <w:marBottom w:val="0"/>
          <w:divBdr>
            <w:top w:val="none" w:sz="0" w:space="0" w:color="auto"/>
            <w:left w:val="none" w:sz="0" w:space="0" w:color="auto"/>
            <w:bottom w:val="none" w:sz="0" w:space="0" w:color="auto"/>
            <w:right w:val="none" w:sz="0" w:space="0" w:color="auto"/>
          </w:divBdr>
        </w:div>
        <w:div w:id="1579442085">
          <w:marLeft w:val="480"/>
          <w:marRight w:val="0"/>
          <w:marTop w:val="0"/>
          <w:marBottom w:val="0"/>
          <w:divBdr>
            <w:top w:val="none" w:sz="0" w:space="0" w:color="auto"/>
            <w:left w:val="none" w:sz="0" w:space="0" w:color="auto"/>
            <w:bottom w:val="none" w:sz="0" w:space="0" w:color="auto"/>
            <w:right w:val="none" w:sz="0" w:space="0" w:color="auto"/>
          </w:divBdr>
        </w:div>
        <w:div w:id="1580019835">
          <w:marLeft w:val="480"/>
          <w:marRight w:val="0"/>
          <w:marTop w:val="0"/>
          <w:marBottom w:val="0"/>
          <w:divBdr>
            <w:top w:val="none" w:sz="0" w:space="0" w:color="auto"/>
            <w:left w:val="none" w:sz="0" w:space="0" w:color="auto"/>
            <w:bottom w:val="none" w:sz="0" w:space="0" w:color="auto"/>
            <w:right w:val="none" w:sz="0" w:space="0" w:color="auto"/>
          </w:divBdr>
        </w:div>
        <w:div w:id="74473814">
          <w:marLeft w:val="480"/>
          <w:marRight w:val="0"/>
          <w:marTop w:val="0"/>
          <w:marBottom w:val="0"/>
          <w:divBdr>
            <w:top w:val="none" w:sz="0" w:space="0" w:color="auto"/>
            <w:left w:val="none" w:sz="0" w:space="0" w:color="auto"/>
            <w:bottom w:val="none" w:sz="0" w:space="0" w:color="auto"/>
            <w:right w:val="none" w:sz="0" w:space="0" w:color="auto"/>
          </w:divBdr>
        </w:div>
        <w:div w:id="884607556">
          <w:marLeft w:val="480"/>
          <w:marRight w:val="0"/>
          <w:marTop w:val="0"/>
          <w:marBottom w:val="0"/>
          <w:divBdr>
            <w:top w:val="none" w:sz="0" w:space="0" w:color="auto"/>
            <w:left w:val="none" w:sz="0" w:space="0" w:color="auto"/>
            <w:bottom w:val="none" w:sz="0" w:space="0" w:color="auto"/>
            <w:right w:val="none" w:sz="0" w:space="0" w:color="auto"/>
          </w:divBdr>
        </w:div>
        <w:div w:id="1630476330">
          <w:marLeft w:val="480"/>
          <w:marRight w:val="0"/>
          <w:marTop w:val="0"/>
          <w:marBottom w:val="0"/>
          <w:divBdr>
            <w:top w:val="none" w:sz="0" w:space="0" w:color="auto"/>
            <w:left w:val="none" w:sz="0" w:space="0" w:color="auto"/>
            <w:bottom w:val="none" w:sz="0" w:space="0" w:color="auto"/>
            <w:right w:val="none" w:sz="0" w:space="0" w:color="auto"/>
          </w:divBdr>
        </w:div>
        <w:div w:id="414863691">
          <w:marLeft w:val="480"/>
          <w:marRight w:val="0"/>
          <w:marTop w:val="0"/>
          <w:marBottom w:val="0"/>
          <w:divBdr>
            <w:top w:val="none" w:sz="0" w:space="0" w:color="auto"/>
            <w:left w:val="none" w:sz="0" w:space="0" w:color="auto"/>
            <w:bottom w:val="none" w:sz="0" w:space="0" w:color="auto"/>
            <w:right w:val="none" w:sz="0" w:space="0" w:color="auto"/>
          </w:divBdr>
        </w:div>
        <w:div w:id="1037270255">
          <w:marLeft w:val="480"/>
          <w:marRight w:val="0"/>
          <w:marTop w:val="0"/>
          <w:marBottom w:val="0"/>
          <w:divBdr>
            <w:top w:val="none" w:sz="0" w:space="0" w:color="auto"/>
            <w:left w:val="none" w:sz="0" w:space="0" w:color="auto"/>
            <w:bottom w:val="none" w:sz="0" w:space="0" w:color="auto"/>
            <w:right w:val="none" w:sz="0" w:space="0" w:color="auto"/>
          </w:divBdr>
        </w:div>
      </w:divsChild>
    </w:div>
    <w:div w:id="2105565073">
      <w:bodyDiv w:val="1"/>
      <w:marLeft w:val="0"/>
      <w:marRight w:val="0"/>
      <w:marTop w:val="0"/>
      <w:marBottom w:val="0"/>
      <w:divBdr>
        <w:top w:val="none" w:sz="0" w:space="0" w:color="auto"/>
        <w:left w:val="none" w:sz="0" w:space="0" w:color="auto"/>
        <w:bottom w:val="none" w:sz="0" w:space="0" w:color="auto"/>
        <w:right w:val="none" w:sz="0" w:space="0" w:color="auto"/>
      </w:divBdr>
    </w:div>
    <w:div w:id="2113014162">
      <w:bodyDiv w:val="1"/>
      <w:marLeft w:val="0"/>
      <w:marRight w:val="0"/>
      <w:marTop w:val="0"/>
      <w:marBottom w:val="0"/>
      <w:divBdr>
        <w:top w:val="none" w:sz="0" w:space="0" w:color="auto"/>
        <w:left w:val="none" w:sz="0" w:space="0" w:color="auto"/>
        <w:bottom w:val="none" w:sz="0" w:space="0" w:color="auto"/>
        <w:right w:val="none" w:sz="0" w:space="0" w:color="auto"/>
      </w:divBdr>
    </w:div>
    <w:div w:id="2114203054">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25728719">
      <w:bodyDiv w:val="1"/>
      <w:marLeft w:val="0"/>
      <w:marRight w:val="0"/>
      <w:marTop w:val="0"/>
      <w:marBottom w:val="0"/>
      <w:divBdr>
        <w:top w:val="none" w:sz="0" w:space="0" w:color="auto"/>
        <w:left w:val="none" w:sz="0" w:space="0" w:color="auto"/>
        <w:bottom w:val="none" w:sz="0" w:space="0" w:color="auto"/>
        <w:right w:val="none" w:sz="0" w:space="0" w:color="auto"/>
      </w:divBdr>
      <w:divsChild>
        <w:div w:id="2036881069">
          <w:marLeft w:val="480"/>
          <w:marRight w:val="0"/>
          <w:marTop w:val="0"/>
          <w:marBottom w:val="0"/>
          <w:divBdr>
            <w:top w:val="none" w:sz="0" w:space="0" w:color="auto"/>
            <w:left w:val="none" w:sz="0" w:space="0" w:color="auto"/>
            <w:bottom w:val="none" w:sz="0" w:space="0" w:color="auto"/>
            <w:right w:val="none" w:sz="0" w:space="0" w:color="auto"/>
          </w:divBdr>
        </w:div>
        <w:div w:id="1367826343">
          <w:marLeft w:val="480"/>
          <w:marRight w:val="0"/>
          <w:marTop w:val="0"/>
          <w:marBottom w:val="0"/>
          <w:divBdr>
            <w:top w:val="none" w:sz="0" w:space="0" w:color="auto"/>
            <w:left w:val="none" w:sz="0" w:space="0" w:color="auto"/>
            <w:bottom w:val="none" w:sz="0" w:space="0" w:color="auto"/>
            <w:right w:val="none" w:sz="0" w:space="0" w:color="auto"/>
          </w:divBdr>
        </w:div>
        <w:div w:id="641732686">
          <w:marLeft w:val="480"/>
          <w:marRight w:val="0"/>
          <w:marTop w:val="0"/>
          <w:marBottom w:val="0"/>
          <w:divBdr>
            <w:top w:val="none" w:sz="0" w:space="0" w:color="auto"/>
            <w:left w:val="none" w:sz="0" w:space="0" w:color="auto"/>
            <w:bottom w:val="none" w:sz="0" w:space="0" w:color="auto"/>
            <w:right w:val="none" w:sz="0" w:space="0" w:color="auto"/>
          </w:divBdr>
        </w:div>
        <w:div w:id="493374666">
          <w:marLeft w:val="480"/>
          <w:marRight w:val="0"/>
          <w:marTop w:val="0"/>
          <w:marBottom w:val="0"/>
          <w:divBdr>
            <w:top w:val="none" w:sz="0" w:space="0" w:color="auto"/>
            <w:left w:val="none" w:sz="0" w:space="0" w:color="auto"/>
            <w:bottom w:val="none" w:sz="0" w:space="0" w:color="auto"/>
            <w:right w:val="none" w:sz="0" w:space="0" w:color="auto"/>
          </w:divBdr>
        </w:div>
        <w:div w:id="2036347155">
          <w:marLeft w:val="480"/>
          <w:marRight w:val="0"/>
          <w:marTop w:val="0"/>
          <w:marBottom w:val="0"/>
          <w:divBdr>
            <w:top w:val="none" w:sz="0" w:space="0" w:color="auto"/>
            <w:left w:val="none" w:sz="0" w:space="0" w:color="auto"/>
            <w:bottom w:val="none" w:sz="0" w:space="0" w:color="auto"/>
            <w:right w:val="none" w:sz="0" w:space="0" w:color="auto"/>
          </w:divBdr>
        </w:div>
        <w:div w:id="781533476">
          <w:marLeft w:val="480"/>
          <w:marRight w:val="0"/>
          <w:marTop w:val="0"/>
          <w:marBottom w:val="0"/>
          <w:divBdr>
            <w:top w:val="none" w:sz="0" w:space="0" w:color="auto"/>
            <w:left w:val="none" w:sz="0" w:space="0" w:color="auto"/>
            <w:bottom w:val="none" w:sz="0" w:space="0" w:color="auto"/>
            <w:right w:val="none" w:sz="0" w:space="0" w:color="auto"/>
          </w:divBdr>
        </w:div>
        <w:div w:id="302589716">
          <w:marLeft w:val="480"/>
          <w:marRight w:val="0"/>
          <w:marTop w:val="0"/>
          <w:marBottom w:val="0"/>
          <w:divBdr>
            <w:top w:val="none" w:sz="0" w:space="0" w:color="auto"/>
            <w:left w:val="none" w:sz="0" w:space="0" w:color="auto"/>
            <w:bottom w:val="none" w:sz="0" w:space="0" w:color="auto"/>
            <w:right w:val="none" w:sz="0" w:space="0" w:color="auto"/>
          </w:divBdr>
        </w:div>
        <w:div w:id="748386864">
          <w:marLeft w:val="480"/>
          <w:marRight w:val="0"/>
          <w:marTop w:val="0"/>
          <w:marBottom w:val="0"/>
          <w:divBdr>
            <w:top w:val="none" w:sz="0" w:space="0" w:color="auto"/>
            <w:left w:val="none" w:sz="0" w:space="0" w:color="auto"/>
            <w:bottom w:val="none" w:sz="0" w:space="0" w:color="auto"/>
            <w:right w:val="none" w:sz="0" w:space="0" w:color="auto"/>
          </w:divBdr>
        </w:div>
        <w:div w:id="1105034842">
          <w:marLeft w:val="480"/>
          <w:marRight w:val="0"/>
          <w:marTop w:val="0"/>
          <w:marBottom w:val="0"/>
          <w:divBdr>
            <w:top w:val="none" w:sz="0" w:space="0" w:color="auto"/>
            <w:left w:val="none" w:sz="0" w:space="0" w:color="auto"/>
            <w:bottom w:val="none" w:sz="0" w:space="0" w:color="auto"/>
            <w:right w:val="none" w:sz="0" w:space="0" w:color="auto"/>
          </w:divBdr>
        </w:div>
        <w:div w:id="1861819067">
          <w:marLeft w:val="480"/>
          <w:marRight w:val="0"/>
          <w:marTop w:val="0"/>
          <w:marBottom w:val="0"/>
          <w:divBdr>
            <w:top w:val="none" w:sz="0" w:space="0" w:color="auto"/>
            <w:left w:val="none" w:sz="0" w:space="0" w:color="auto"/>
            <w:bottom w:val="none" w:sz="0" w:space="0" w:color="auto"/>
            <w:right w:val="none" w:sz="0" w:space="0" w:color="auto"/>
          </w:divBdr>
        </w:div>
        <w:div w:id="173109180">
          <w:marLeft w:val="480"/>
          <w:marRight w:val="0"/>
          <w:marTop w:val="0"/>
          <w:marBottom w:val="0"/>
          <w:divBdr>
            <w:top w:val="none" w:sz="0" w:space="0" w:color="auto"/>
            <w:left w:val="none" w:sz="0" w:space="0" w:color="auto"/>
            <w:bottom w:val="none" w:sz="0" w:space="0" w:color="auto"/>
            <w:right w:val="none" w:sz="0" w:space="0" w:color="auto"/>
          </w:divBdr>
        </w:div>
        <w:div w:id="384107363">
          <w:marLeft w:val="480"/>
          <w:marRight w:val="0"/>
          <w:marTop w:val="0"/>
          <w:marBottom w:val="0"/>
          <w:divBdr>
            <w:top w:val="none" w:sz="0" w:space="0" w:color="auto"/>
            <w:left w:val="none" w:sz="0" w:space="0" w:color="auto"/>
            <w:bottom w:val="none" w:sz="0" w:space="0" w:color="auto"/>
            <w:right w:val="none" w:sz="0" w:space="0" w:color="auto"/>
          </w:divBdr>
        </w:div>
        <w:div w:id="142045110">
          <w:marLeft w:val="480"/>
          <w:marRight w:val="0"/>
          <w:marTop w:val="0"/>
          <w:marBottom w:val="0"/>
          <w:divBdr>
            <w:top w:val="none" w:sz="0" w:space="0" w:color="auto"/>
            <w:left w:val="none" w:sz="0" w:space="0" w:color="auto"/>
            <w:bottom w:val="none" w:sz="0" w:space="0" w:color="auto"/>
            <w:right w:val="none" w:sz="0" w:space="0" w:color="auto"/>
          </w:divBdr>
        </w:div>
        <w:div w:id="839352118">
          <w:marLeft w:val="480"/>
          <w:marRight w:val="0"/>
          <w:marTop w:val="0"/>
          <w:marBottom w:val="0"/>
          <w:divBdr>
            <w:top w:val="none" w:sz="0" w:space="0" w:color="auto"/>
            <w:left w:val="none" w:sz="0" w:space="0" w:color="auto"/>
            <w:bottom w:val="none" w:sz="0" w:space="0" w:color="auto"/>
            <w:right w:val="none" w:sz="0" w:space="0" w:color="auto"/>
          </w:divBdr>
        </w:div>
        <w:div w:id="1457523810">
          <w:marLeft w:val="480"/>
          <w:marRight w:val="0"/>
          <w:marTop w:val="0"/>
          <w:marBottom w:val="0"/>
          <w:divBdr>
            <w:top w:val="none" w:sz="0" w:space="0" w:color="auto"/>
            <w:left w:val="none" w:sz="0" w:space="0" w:color="auto"/>
            <w:bottom w:val="none" w:sz="0" w:space="0" w:color="auto"/>
            <w:right w:val="none" w:sz="0" w:space="0" w:color="auto"/>
          </w:divBdr>
        </w:div>
        <w:div w:id="570043260">
          <w:marLeft w:val="480"/>
          <w:marRight w:val="0"/>
          <w:marTop w:val="0"/>
          <w:marBottom w:val="0"/>
          <w:divBdr>
            <w:top w:val="none" w:sz="0" w:space="0" w:color="auto"/>
            <w:left w:val="none" w:sz="0" w:space="0" w:color="auto"/>
            <w:bottom w:val="none" w:sz="0" w:space="0" w:color="auto"/>
            <w:right w:val="none" w:sz="0" w:space="0" w:color="auto"/>
          </w:divBdr>
        </w:div>
        <w:div w:id="1305701481">
          <w:marLeft w:val="480"/>
          <w:marRight w:val="0"/>
          <w:marTop w:val="0"/>
          <w:marBottom w:val="0"/>
          <w:divBdr>
            <w:top w:val="none" w:sz="0" w:space="0" w:color="auto"/>
            <w:left w:val="none" w:sz="0" w:space="0" w:color="auto"/>
            <w:bottom w:val="none" w:sz="0" w:space="0" w:color="auto"/>
            <w:right w:val="none" w:sz="0" w:space="0" w:color="auto"/>
          </w:divBdr>
        </w:div>
        <w:div w:id="364526848">
          <w:marLeft w:val="480"/>
          <w:marRight w:val="0"/>
          <w:marTop w:val="0"/>
          <w:marBottom w:val="0"/>
          <w:divBdr>
            <w:top w:val="none" w:sz="0" w:space="0" w:color="auto"/>
            <w:left w:val="none" w:sz="0" w:space="0" w:color="auto"/>
            <w:bottom w:val="none" w:sz="0" w:space="0" w:color="auto"/>
            <w:right w:val="none" w:sz="0" w:space="0" w:color="auto"/>
          </w:divBdr>
        </w:div>
        <w:div w:id="1007639038">
          <w:marLeft w:val="480"/>
          <w:marRight w:val="0"/>
          <w:marTop w:val="0"/>
          <w:marBottom w:val="0"/>
          <w:divBdr>
            <w:top w:val="none" w:sz="0" w:space="0" w:color="auto"/>
            <w:left w:val="none" w:sz="0" w:space="0" w:color="auto"/>
            <w:bottom w:val="none" w:sz="0" w:space="0" w:color="auto"/>
            <w:right w:val="none" w:sz="0" w:space="0" w:color="auto"/>
          </w:divBdr>
        </w:div>
        <w:div w:id="203372937">
          <w:marLeft w:val="480"/>
          <w:marRight w:val="0"/>
          <w:marTop w:val="0"/>
          <w:marBottom w:val="0"/>
          <w:divBdr>
            <w:top w:val="none" w:sz="0" w:space="0" w:color="auto"/>
            <w:left w:val="none" w:sz="0" w:space="0" w:color="auto"/>
            <w:bottom w:val="none" w:sz="0" w:space="0" w:color="auto"/>
            <w:right w:val="none" w:sz="0" w:space="0" w:color="auto"/>
          </w:divBdr>
        </w:div>
        <w:div w:id="1580947432">
          <w:marLeft w:val="480"/>
          <w:marRight w:val="0"/>
          <w:marTop w:val="0"/>
          <w:marBottom w:val="0"/>
          <w:divBdr>
            <w:top w:val="none" w:sz="0" w:space="0" w:color="auto"/>
            <w:left w:val="none" w:sz="0" w:space="0" w:color="auto"/>
            <w:bottom w:val="none" w:sz="0" w:space="0" w:color="auto"/>
            <w:right w:val="none" w:sz="0" w:space="0" w:color="auto"/>
          </w:divBdr>
        </w:div>
        <w:div w:id="243494220">
          <w:marLeft w:val="480"/>
          <w:marRight w:val="0"/>
          <w:marTop w:val="0"/>
          <w:marBottom w:val="0"/>
          <w:divBdr>
            <w:top w:val="none" w:sz="0" w:space="0" w:color="auto"/>
            <w:left w:val="none" w:sz="0" w:space="0" w:color="auto"/>
            <w:bottom w:val="none" w:sz="0" w:space="0" w:color="auto"/>
            <w:right w:val="none" w:sz="0" w:space="0" w:color="auto"/>
          </w:divBdr>
        </w:div>
        <w:div w:id="909657476">
          <w:marLeft w:val="480"/>
          <w:marRight w:val="0"/>
          <w:marTop w:val="0"/>
          <w:marBottom w:val="0"/>
          <w:divBdr>
            <w:top w:val="none" w:sz="0" w:space="0" w:color="auto"/>
            <w:left w:val="none" w:sz="0" w:space="0" w:color="auto"/>
            <w:bottom w:val="none" w:sz="0" w:space="0" w:color="auto"/>
            <w:right w:val="none" w:sz="0" w:space="0" w:color="auto"/>
          </w:divBdr>
        </w:div>
        <w:div w:id="1928151369">
          <w:marLeft w:val="480"/>
          <w:marRight w:val="0"/>
          <w:marTop w:val="0"/>
          <w:marBottom w:val="0"/>
          <w:divBdr>
            <w:top w:val="none" w:sz="0" w:space="0" w:color="auto"/>
            <w:left w:val="none" w:sz="0" w:space="0" w:color="auto"/>
            <w:bottom w:val="none" w:sz="0" w:space="0" w:color="auto"/>
            <w:right w:val="none" w:sz="0" w:space="0" w:color="auto"/>
          </w:divBdr>
        </w:div>
        <w:div w:id="414858759">
          <w:marLeft w:val="480"/>
          <w:marRight w:val="0"/>
          <w:marTop w:val="0"/>
          <w:marBottom w:val="0"/>
          <w:divBdr>
            <w:top w:val="none" w:sz="0" w:space="0" w:color="auto"/>
            <w:left w:val="none" w:sz="0" w:space="0" w:color="auto"/>
            <w:bottom w:val="none" w:sz="0" w:space="0" w:color="auto"/>
            <w:right w:val="none" w:sz="0" w:space="0" w:color="auto"/>
          </w:divBdr>
        </w:div>
        <w:div w:id="434598676">
          <w:marLeft w:val="480"/>
          <w:marRight w:val="0"/>
          <w:marTop w:val="0"/>
          <w:marBottom w:val="0"/>
          <w:divBdr>
            <w:top w:val="none" w:sz="0" w:space="0" w:color="auto"/>
            <w:left w:val="none" w:sz="0" w:space="0" w:color="auto"/>
            <w:bottom w:val="none" w:sz="0" w:space="0" w:color="auto"/>
            <w:right w:val="none" w:sz="0" w:space="0" w:color="auto"/>
          </w:divBdr>
        </w:div>
        <w:div w:id="1752120694">
          <w:marLeft w:val="480"/>
          <w:marRight w:val="0"/>
          <w:marTop w:val="0"/>
          <w:marBottom w:val="0"/>
          <w:divBdr>
            <w:top w:val="none" w:sz="0" w:space="0" w:color="auto"/>
            <w:left w:val="none" w:sz="0" w:space="0" w:color="auto"/>
            <w:bottom w:val="none" w:sz="0" w:space="0" w:color="auto"/>
            <w:right w:val="none" w:sz="0" w:space="0" w:color="auto"/>
          </w:divBdr>
        </w:div>
        <w:div w:id="1655332578">
          <w:marLeft w:val="480"/>
          <w:marRight w:val="0"/>
          <w:marTop w:val="0"/>
          <w:marBottom w:val="0"/>
          <w:divBdr>
            <w:top w:val="none" w:sz="0" w:space="0" w:color="auto"/>
            <w:left w:val="none" w:sz="0" w:space="0" w:color="auto"/>
            <w:bottom w:val="none" w:sz="0" w:space="0" w:color="auto"/>
            <w:right w:val="none" w:sz="0" w:space="0" w:color="auto"/>
          </w:divBdr>
        </w:div>
        <w:div w:id="967590029">
          <w:marLeft w:val="480"/>
          <w:marRight w:val="0"/>
          <w:marTop w:val="0"/>
          <w:marBottom w:val="0"/>
          <w:divBdr>
            <w:top w:val="none" w:sz="0" w:space="0" w:color="auto"/>
            <w:left w:val="none" w:sz="0" w:space="0" w:color="auto"/>
            <w:bottom w:val="none" w:sz="0" w:space="0" w:color="auto"/>
            <w:right w:val="none" w:sz="0" w:space="0" w:color="auto"/>
          </w:divBdr>
        </w:div>
        <w:div w:id="2126927763">
          <w:marLeft w:val="480"/>
          <w:marRight w:val="0"/>
          <w:marTop w:val="0"/>
          <w:marBottom w:val="0"/>
          <w:divBdr>
            <w:top w:val="none" w:sz="0" w:space="0" w:color="auto"/>
            <w:left w:val="none" w:sz="0" w:space="0" w:color="auto"/>
            <w:bottom w:val="none" w:sz="0" w:space="0" w:color="auto"/>
            <w:right w:val="none" w:sz="0" w:space="0" w:color="auto"/>
          </w:divBdr>
        </w:div>
        <w:div w:id="1349407547">
          <w:marLeft w:val="480"/>
          <w:marRight w:val="0"/>
          <w:marTop w:val="0"/>
          <w:marBottom w:val="0"/>
          <w:divBdr>
            <w:top w:val="none" w:sz="0" w:space="0" w:color="auto"/>
            <w:left w:val="none" w:sz="0" w:space="0" w:color="auto"/>
            <w:bottom w:val="none" w:sz="0" w:space="0" w:color="auto"/>
            <w:right w:val="none" w:sz="0" w:space="0" w:color="auto"/>
          </w:divBdr>
        </w:div>
        <w:div w:id="580799260">
          <w:marLeft w:val="480"/>
          <w:marRight w:val="0"/>
          <w:marTop w:val="0"/>
          <w:marBottom w:val="0"/>
          <w:divBdr>
            <w:top w:val="none" w:sz="0" w:space="0" w:color="auto"/>
            <w:left w:val="none" w:sz="0" w:space="0" w:color="auto"/>
            <w:bottom w:val="none" w:sz="0" w:space="0" w:color="auto"/>
            <w:right w:val="none" w:sz="0" w:space="0" w:color="auto"/>
          </w:divBdr>
        </w:div>
        <w:div w:id="2131431912">
          <w:marLeft w:val="480"/>
          <w:marRight w:val="0"/>
          <w:marTop w:val="0"/>
          <w:marBottom w:val="0"/>
          <w:divBdr>
            <w:top w:val="none" w:sz="0" w:space="0" w:color="auto"/>
            <w:left w:val="none" w:sz="0" w:space="0" w:color="auto"/>
            <w:bottom w:val="none" w:sz="0" w:space="0" w:color="auto"/>
            <w:right w:val="none" w:sz="0" w:space="0" w:color="auto"/>
          </w:divBdr>
        </w:div>
        <w:div w:id="244076671">
          <w:marLeft w:val="480"/>
          <w:marRight w:val="0"/>
          <w:marTop w:val="0"/>
          <w:marBottom w:val="0"/>
          <w:divBdr>
            <w:top w:val="none" w:sz="0" w:space="0" w:color="auto"/>
            <w:left w:val="none" w:sz="0" w:space="0" w:color="auto"/>
            <w:bottom w:val="none" w:sz="0" w:space="0" w:color="auto"/>
            <w:right w:val="none" w:sz="0" w:space="0" w:color="auto"/>
          </w:divBdr>
        </w:div>
        <w:div w:id="747767305">
          <w:marLeft w:val="480"/>
          <w:marRight w:val="0"/>
          <w:marTop w:val="0"/>
          <w:marBottom w:val="0"/>
          <w:divBdr>
            <w:top w:val="none" w:sz="0" w:space="0" w:color="auto"/>
            <w:left w:val="none" w:sz="0" w:space="0" w:color="auto"/>
            <w:bottom w:val="none" w:sz="0" w:space="0" w:color="auto"/>
            <w:right w:val="none" w:sz="0" w:space="0" w:color="auto"/>
          </w:divBdr>
        </w:div>
      </w:divsChild>
    </w:div>
    <w:div w:id="2136562412">
      <w:bodyDiv w:val="1"/>
      <w:marLeft w:val="0"/>
      <w:marRight w:val="0"/>
      <w:marTop w:val="0"/>
      <w:marBottom w:val="0"/>
      <w:divBdr>
        <w:top w:val="none" w:sz="0" w:space="0" w:color="auto"/>
        <w:left w:val="none" w:sz="0" w:space="0" w:color="auto"/>
        <w:bottom w:val="none" w:sz="0" w:space="0" w:color="auto"/>
        <w:right w:val="none" w:sz="0" w:space="0" w:color="auto"/>
      </w:divBdr>
    </w:div>
    <w:div w:id="2136944768">
      <w:bodyDiv w:val="1"/>
      <w:marLeft w:val="0"/>
      <w:marRight w:val="0"/>
      <w:marTop w:val="0"/>
      <w:marBottom w:val="0"/>
      <w:divBdr>
        <w:top w:val="none" w:sz="0" w:space="0" w:color="auto"/>
        <w:left w:val="none" w:sz="0" w:space="0" w:color="auto"/>
        <w:bottom w:val="none" w:sz="0" w:space="0" w:color="auto"/>
        <w:right w:val="none" w:sz="0" w:space="0" w:color="auto"/>
      </w:divBdr>
    </w:div>
    <w:div w:id="2142917433">
      <w:bodyDiv w:val="1"/>
      <w:marLeft w:val="0"/>
      <w:marRight w:val="0"/>
      <w:marTop w:val="0"/>
      <w:marBottom w:val="0"/>
      <w:divBdr>
        <w:top w:val="none" w:sz="0" w:space="0" w:color="auto"/>
        <w:left w:val="none" w:sz="0" w:space="0" w:color="auto"/>
        <w:bottom w:val="none" w:sz="0" w:space="0" w:color="auto"/>
        <w:right w:val="none" w:sz="0" w:space="0" w:color="auto"/>
      </w:divBdr>
      <w:divsChild>
        <w:div w:id="496775339">
          <w:marLeft w:val="480"/>
          <w:marRight w:val="0"/>
          <w:marTop w:val="0"/>
          <w:marBottom w:val="0"/>
          <w:divBdr>
            <w:top w:val="none" w:sz="0" w:space="0" w:color="auto"/>
            <w:left w:val="none" w:sz="0" w:space="0" w:color="auto"/>
            <w:bottom w:val="none" w:sz="0" w:space="0" w:color="auto"/>
            <w:right w:val="none" w:sz="0" w:space="0" w:color="auto"/>
          </w:divBdr>
        </w:div>
        <w:div w:id="92369001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ontiersin.org/journals/materials/articles/10.3389/fmats.2019.00087/full" TargetMode="External"/><Relationship Id="rId3" Type="http://schemas.openxmlformats.org/officeDocument/2006/relationships/hyperlink" Target="https://link.springer.com/article/10.1007/s10118-022-2838-6" TargetMode="External"/><Relationship Id="rId7" Type="http://schemas.openxmlformats.org/officeDocument/2006/relationships/hyperlink" Target="https://www.sciencedirect.com/science/article/pii/S0020768323004444?via%3Dihub" TargetMode="External"/><Relationship Id="rId12" Type="http://schemas.openxmlformats.org/officeDocument/2006/relationships/hyperlink" Target="https://www.mdpi.com/2073-4360/17/5/604" TargetMode="External"/><Relationship Id="rId2" Type="http://schemas.openxmlformats.org/officeDocument/2006/relationships/hyperlink" Target="https://link.springer.com/article/10.1007/s10118-022-2838-6" TargetMode="External"/><Relationship Id="rId1" Type="http://schemas.openxmlformats.org/officeDocument/2006/relationships/hyperlink" Target="https://www.frontiersin.org/journals/materials/articles/10.3389/fmats.2019.00087/full" TargetMode="External"/><Relationship Id="rId6" Type="http://schemas.openxmlformats.org/officeDocument/2006/relationships/hyperlink" Target="https://www.mdpi.com/2073-4360/16/1/115" TargetMode="External"/><Relationship Id="rId11" Type="http://schemas.openxmlformats.org/officeDocument/2006/relationships/hyperlink" Target="https://www.mdpi.com/2073-4360/15/5/1154" TargetMode="External"/><Relationship Id="rId5" Type="http://schemas.openxmlformats.org/officeDocument/2006/relationships/hyperlink" Target="https://www.mdpi.com/2073-4360/14/17/3500" TargetMode="External"/><Relationship Id="rId10" Type="http://schemas.openxmlformats.org/officeDocument/2006/relationships/hyperlink" Target="https://www.sciencedirect.com/science/article/abs/pii/S0141813024084228?via%3Dihub" TargetMode="External"/><Relationship Id="rId4" Type="http://schemas.openxmlformats.org/officeDocument/2006/relationships/hyperlink" Target="https://pubs.rsc.org/en/content/articlehtml/2025/dd/d5dd00287g" TargetMode="External"/><Relationship Id="rId9" Type="http://schemas.openxmlformats.org/officeDocument/2006/relationships/hyperlink" Target="https://www.mdpi.com/2073-4360/16/1/115"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microsoft.com/office/2016/09/relationships/commentsIds" Target="commentsIds.xml"/><Relationship Id="rId39" Type="http://schemas.microsoft.com/office/2011/relationships/people" Target="people.xml"/><Relationship Id="rId21" Type="http://schemas.openxmlformats.org/officeDocument/2006/relationships/image" Target="media/image6.tiff"/><Relationship Id="rId34" Type="http://schemas.openxmlformats.org/officeDocument/2006/relationships/image" Target="media/image1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tiff"/><Relationship Id="rId29" Type="http://schemas.openxmlformats.org/officeDocument/2006/relationships/image" Target="media/image10.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comments" Target="comments.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tiff"/><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2.tif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tiff"/><Relationship Id="rId27" Type="http://schemas.microsoft.com/office/2018/08/relationships/commentsExtensible" Target="commentsExtensible.xml"/><Relationship Id="rId30" Type="http://schemas.openxmlformats.org/officeDocument/2006/relationships/image" Target="media/image11.png"/><Relationship Id="rId35" Type="http://schemas.openxmlformats.org/officeDocument/2006/relationships/image" Target="media/image16.tif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tiff"/><Relationship Id="rId17" Type="http://schemas.openxmlformats.org/officeDocument/2006/relationships/footer" Target="footer3.xml"/><Relationship Id="rId25" Type="http://schemas.microsoft.com/office/2011/relationships/commentsExtended" Target="commentsExtended.xml"/><Relationship Id="rId33" Type="http://schemas.openxmlformats.org/officeDocument/2006/relationships/image" Target="media/image14.png"/><Relationship Id="rId38"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7B198F-39ED-4E4C-88A9-5BE5270545A5}"/>
      </w:docPartPr>
      <w:docPartBody>
        <w:p w:rsidR="000F4F62" w:rsidRDefault="000F4F62">
          <w:r w:rsidRPr="00E43F02">
            <w:rPr>
              <w:rStyle w:val="PlaceholderText"/>
            </w:rPr>
            <w:t>Click or tap here to enter text.</w:t>
          </w:r>
        </w:p>
      </w:docPartBody>
    </w:docPart>
    <w:docPart>
      <w:docPartPr>
        <w:name w:val="2A23C0C10C0E4FED93DEE4A1FC4F9B72"/>
        <w:category>
          <w:name w:val="General"/>
          <w:gallery w:val="placeholder"/>
        </w:category>
        <w:types>
          <w:type w:val="bbPlcHdr"/>
        </w:types>
        <w:behaviors>
          <w:behavior w:val="content"/>
        </w:behaviors>
        <w:guid w:val="{4222502F-AA39-4D0D-935A-025B95A05790}"/>
      </w:docPartPr>
      <w:docPartBody>
        <w:p w:rsidR="00A41223" w:rsidRDefault="00A41223" w:rsidP="00A41223">
          <w:pPr>
            <w:pStyle w:val="2A23C0C10C0E4FED93DEE4A1FC4F9B72"/>
          </w:pPr>
          <w:r w:rsidRPr="008C0C50">
            <w:rPr>
              <w:rStyle w:val="PlaceholderText"/>
            </w:rPr>
            <w:t>Click or tap here to enter text.</w:t>
          </w:r>
        </w:p>
      </w:docPartBody>
    </w:docPart>
    <w:docPart>
      <w:docPartPr>
        <w:name w:val="F731932655DC4CCF9DC0833126A2F615"/>
        <w:category>
          <w:name w:val="General"/>
          <w:gallery w:val="placeholder"/>
        </w:category>
        <w:types>
          <w:type w:val="bbPlcHdr"/>
        </w:types>
        <w:behaviors>
          <w:behavior w:val="content"/>
        </w:behaviors>
        <w:guid w:val="{9F127779-445E-4CDA-AEE1-77C8639C1D17}"/>
      </w:docPartPr>
      <w:docPartBody>
        <w:p w:rsidR="00A41223" w:rsidRDefault="00A41223" w:rsidP="00A41223">
          <w:pPr>
            <w:pStyle w:val="F731932655DC4CCF9DC0833126A2F615"/>
          </w:pPr>
          <w:r w:rsidRPr="008C0C50">
            <w:rPr>
              <w:rStyle w:val="PlaceholderText"/>
            </w:rPr>
            <w:t>Click or tap here to enter text.</w:t>
          </w:r>
        </w:p>
      </w:docPartBody>
    </w:docPart>
    <w:docPart>
      <w:docPartPr>
        <w:name w:val="06D421F014FA4F42928926A8FDCC61A3"/>
        <w:category>
          <w:name w:val="General"/>
          <w:gallery w:val="placeholder"/>
        </w:category>
        <w:types>
          <w:type w:val="bbPlcHdr"/>
        </w:types>
        <w:behaviors>
          <w:behavior w:val="content"/>
        </w:behaviors>
        <w:guid w:val="{7CC83096-3547-4BA5-BB4B-731DBE5D2604}"/>
      </w:docPartPr>
      <w:docPartBody>
        <w:p w:rsidR="002731BF" w:rsidRDefault="002731BF" w:rsidP="002731BF">
          <w:pPr>
            <w:pStyle w:val="06D421F014FA4F42928926A8FDCC61A3"/>
          </w:pPr>
          <w:r w:rsidRPr="008C0C50">
            <w:rPr>
              <w:rStyle w:val="PlaceholderText"/>
            </w:rPr>
            <w:t>Click or tap here to enter text.</w:t>
          </w:r>
        </w:p>
      </w:docPartBody>
    </w:docPart>
    <w:docPart>
      <w:docPartPr>
        <w:name w:val="E7693DC6036F4FD89F911F12DD28D2AB"/>
        <w:category>
          <w:name w:val="General"/>
          <w:gallery w:val="placeholder"/>
        </w:category>
        <w:types>
          <w:type w:val="bbPlcHdr"/>
        </w:types>
        <w:behaviors>
          <w:behavior w:val="content"/>
        </w:behaviors>
        <w:guid w:val="{0785178B-15CE-49B5-8922-379200DC526A}"/>
      </w:docPartPr>
      <w:docPartBody>
        <w:p w:rsidR="002731BF" w:rsidRDefault="002731BF" w:rsidP="002731BF">
          <w:pPr>
            <w:pStyle w:val="E7693DC6036F4FD89F911F12DD28D2AB"/>
          </w:pPr>
          <w:r w:rsidRPr="008C0C50">
            <w:rPr>
              <w:rStyle w:val="PlaceholderText"/>
            </w:rPr>
            <w:t>Click or tap here to enter text.</w:t>
          </w:r>
        </w:p>
      </w:docPartBody>
    </w:docPart>
    <w:docPart>
      <w:docPartPr>
        <w:name w:val="FB9B0ECAD0D3455A80B5033DF89C7549"/>
        <w:category>
          <w:name w:val="General"/>
          <w:gallery w:val="placeholder"/>
        </w:category>
        <w:types>
          <w:type w:val="bbPlcHdr"/>
        </w:types>
        <w:behaviors>
          <w:behavior w:val="content"/>
        </w:behaviors>
        <w:guid w:val="{329A4C92-98AA-4BC4-84FA-59DB034C5D4E}"/>
      </w:docPartPr>
      <w:docPartBody>
        <w:p w:rsidR="002731BF" w:rsidRDefault="002731BF" w:rsidP="002731BF">
          <w:pPr>
            <w:pStyle w:val="FB9B0ECAD0D3455A80B5033DF89C7549"/>
          </w:pPr>
          <w:r w:rsidRPr="00E43F02">
            <w:rPr>
              <w:rStyle w:val="PlaceholderText"/>
            </w:rPr>
            <w:t>Click or tap here to enter text.</w:t>
          </w:r>
        </w:p>
      </w:docPartBody>
    </w:docPart>
    <w:docPart>
      <w:docPartPr>
        <w:name w:val="3C84A04552A54983BE97E29A31C331D6"/>
        <w:category>
          <w:name w:val="General"/>
          <w:gallery w:val="placeholder"/>
        </w:category>
        <w:types>
          <w:type w:val="bbPlcHdr"/>
        </w:types>
        <w:behaviors>
          <w:behavior w:val="content"/>
        </w:behaviors>
        <w:guid w:val="{CD16DD36-CBEC-4AAF-8A0F-7700254F7F24}"/>
      </w:docPartPr>
      <w:docPartBody>
        <w:p w:rsidR="002731BF" w:rsidRDefault="002731BF" w:rsidP="002731BF">
          <w:pPr>
            <w:pStyle w:val="3C84A04552A54983BE97E29A31C331D6"/>
          </w:pPr>
          <w:r w:rsidRPr="00E43F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62"/>
    <w:rsid w:val="0000062C"/>
    <w:rsid w:val="0004518C"/>
    <w:rsid w:val="00055077"/>
    <w:rsid w:val="000661E2"/>
    <w:rsid w:val="00074E49"/>
    <w:rsid w:val="000B7D13"/>
    <w:rsid w:val="000F4F62"/>
    <w:rsid w:val="00143459"/>
    <w:rsid w:val="00175313"/>
    <w:rsid w:val="001774A2"/>
    <w:rsid w:val="001A4D9D"/>
    <w:rsid w:val="001D082B"/>
    <w:rsid w:val="0023112E"/>
    <w:rsid w:val="00234E90"/>
    <w:rsid w:val="002457C0"/>
    <w:rsid w:val="00263FCF"/>
    <w:rsid w:val="002731BF"/>
    <w:rsid w:val="002A2671"/>
    <w:rsid w:val="002C11E2"/>
    <w:rsid w:val="002D52C4"/>
    <w:rsid w:val="00303613"/>
    <w:rsid w:val="003159D6"/>
    <w:rsid w:val="00331D54"/>
    <w:rsid w:val="00394B4D"/>
    <w:rsid w:val="00396C60"/>
    <w:rsid w:val="003A17E8"/>
    <w:rsid w:val="003F226A"/>
    <w:rsid w:val="004425B2"/>
    <w:rsid w:val="005258D7"/>
    <w:rsid w:val="005370B8"/>
    <w:rsid w:val="00551FB8"/>
    <w:rsid w:val="005A28D6"/>
    <w:rsid w:val="00612057"/>
    <w:rsid w:val="006620CA"/>
    <w:rsid w:val="006C2F2C"/>
    <w:rsid w:val="007438A0"/>
    <w:rsid w:val="00774989"/>
    <w:rsid w:val="007833D3"/>
    <w:rsid w:val="00794506"/>
    <w:rsid w:val="007C7F42"/>
    <w:rsid w:val="00806175"/>
    <w:rsid w:val="008C32C8"/>
    <w:rsid w:val="008C678F"/>
    <w:rsid w:val="00901D32"/>
    <w:rsid w:val="009739BA"/>
    <w:rsid w:val="00987A3B"/>
    <w:rsid w:val="009A1F5F"/>
    <w:rsid w:val="009C3C06"/>
    <w:rsid w:val="009E2C6E"/>
    <w:rsid w:val="009F3E30"/>
    <w:rsid w:val="00A042AE"/>
    <w:rsid w:val="00A07C74"/>
    <w:rsid w:val="00A41223"/>
    <w:rsid w:val="00A67848"/>
    <w:rsid w:val="00AB08E2"/>
    <w:rsid w:val="00AD0BE6"/>
    <w:rsid w:val="00B45778"/>
    <w:rsid w:val="00B52CB6"/>
    <w:rsid w:val="00B53CA5"/>
    <w:rsid w:val="00C11A81"/>
    <w:rsid w:val="00C257C5"/>
    <w:rsid w:val="00C5382E"/>
    <w:rsid w:val="00C91C38"/>
    <w:rsid w:val="00D3112A"/>
    <w:rsid w:val="00D53CA8"/>
    <w:rsid w:val="00D92845"/>
    <w:rsid w:val="00DA75B1"/>
    <w:rsid w:val="00DB1BAB"/>
    <w:rsid w:val="00E325F8"/>
    <w:rsid w:val="00E34EA2"/>
    <w:rsid w:val="00EB3832"/>
    <w:rsid w:val="00EC1052"/>
    <w:rsid w:val="00FB3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0CA"/>
    <w:rPr>
      <w:color w:val="808080"/>
    </w:rPr>
  </w:style>
  <w:style w:type="paragraph" w:customStyle="1" w:styleId="2A23C0C10C0E4FED93DEE4A1FC4F9B72">
    <w:name w:val="2A23C0C10C0E4FED93DEE4A1FC4F9B72"/>
    <w:rsid w:val="00A41223"/>
  </w:style>
  <w:style w:type="paragraph" w:customStyle="1" w:styleId="F731932655DC4CCF9DC0833126A2F615">
    <w:name w:val="F731932655DC4CCF9DC0833126A2F615"/>
    <w:rsid w:val="00A41223"/>
  </w:style>
  <w:style w:type="paragraph" w:customStyle="1" w:styleId="06D421F014FA4F42928926A8FDCC61A3">
    <w:name w:val="06D421F014FA4F42928926A8FDCC61A3"/>
    <w:rsid w:val="002731BF"/>
  </w:style>
  <w:style w:type="paragraph" w:customStyle="1" w:styleId="E7693DC6036F4FD89F911F12DD28D2AB">
    <w:name w:val="E7693DC6036F4FD89F911F12DD28D2AB"/>
    <w:rsid w:val="002731BF"/>
  </w:style>
  <w:style w:type="paragraph" w:customStyle="1" w:styleId="FB9B0ECAD0D3455A80B5033DF89C7549">
    <w:name w:val="FB9B0ECAD0D3455A80B5033DF89C7549"/>
    <w:rsid w:val="002731BF"/>
  </w:style>
  <w:style w:type="paragraph" w:customStyle="1" w:styleId="3C84A04552A54983BE97E29A31C331D6">
    <w:name w:val="3C84A04552A54983BE97E29A31C331D6"/>
    <w:rsid w:val="00273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B6555-B5D6-430C-8ED2-DFEFC713335C}">
  <we:reference id="wa104382081" version="1.55.1.0" store="en-US" storeType="OMEX"/>
  <we:alternateReferences>
    <we:reference id="wa104382081" version="1.55.1.0" store="wa104382081" storeType="OMEX"/>
  </we:alternateReferences>
  <we:properties>
    <we:property name="MENDELEY_CITATIONS" value="[{&quot;citationID&quot;:&quot;MENDELEY_CITATION_bfd1a6d8-f072-4874-b86b-5a081c6d943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quot;,&quot;citationItems&quot;:[{&quot;id&quot;:&quot;701b33b5-898f-3322-b0e7-ded96deefce7&quot;,&quot;itemData&quot;:{&quot;type&quot;:&quot;article&quot;,&quot;id&quot;:&quot;701b33b5-898f-3322-b0e7-ded96deefce7&quot;,&quot;title&quot;:&quot;Sustainable polyurethanes: toward new cutting-edge opportunities&quot;,&quot;author&quot;:[{&quot;family&quot;:&quot;Delavarde&quot;,&quot;given&quot;:&quot;Aliénor&quot;,&quot;parse-names&quot;:false,&quot;dropping-particle&quot;:&quot;&quot;,&quot;non-dropping-particle&quot;:&quot;&quot;},{&quot;family&quot;:&quot;Savin&quot;,&quot;given&quot;:&quot;Gaelle&quot;,&quot;parse-names&quot;:false,&quot;dropping-particle&quot;:&quot;&quot;,&quot;non-dropping-particle&quot;:&quot;&quot;},{&quot;family&quot;:&quot;Derkenne&quot;,&quot;given&quot;:&quot;Paul&quot;,&quot;parse-names&quot;:false,&quot;dropping-particle&quot;:&quot;&quot;,&quot;non-dropping-particle&quot;:&quot;&quot;},{&quot;family&quot;:&quot;Boursier&quot;,&quot;given&quot;:&quot;Marine&quot;,&quot;parse-names&quot;:false,&quot;dropping-particle&quot;:&quot;&quot;,&quot;non-dropping-particle&quot;:&quot;&quot;},{&quot;family&quot;:&quot;Morales-Cerrada&quot;,&quot;given&quot;:&quot;Roberto&quot;,&quot;parse-names&quot;:false,&quot;dropping-particle&quot;:&quot;&quot;,&quot;non-dropping-particle&quot;:&quot;&quot;},{&quot;family&quot;:&quot;Nottelet&quot;,&quot;given&quot;:&quot;Benjamin&quot;,&quot;parse-names&quot;:false,&quot;dropping-particle&quot;:&quot;&quot;,&quot;non-dropping-particle&quot;:&quot;&quot;},{&quot;family&quot;:&quot;Pinaud&quot;,&quot;given&quot;:&quot;Julien&quot;,&quot;parse-names&quot;:false,&quot;dropping-particle&quot;:&quot;&quot;,&quot;non-dropping-particle&quot;:&quot;&quot;},{&quot;family&quot;:&quot;Caillol&quot;,&quot;given&quot;:&quot;Sylvain&quot;,&quot;parse-names&quot;:false,&quot;dropping-particle&quot;:&quot;&quot;,&quot;non-dropping-particle&quot;:&quot;&quot;}],&quot;container-title&quot;:&quot;Progress in Polymer Science&quot;,&quot;container-title-short&quot;:&quot;Prog Polym Sci&quot;,&quot;DOI&quot;:&quot;10.1016/j.progpolymsci.2024.101805&quot;,&quot;ISSN&quot;:&quot;00796700&quot;,&quot;issued&quot;:{&quot;date-parts&quot;:[[2024,4,1]]},&quot;abstract&quot;:&quot;Polyurethanes (PU) are ranked amongst the 6th most manufactured worldwide polymers and are widely used in a variety of applications due to the diversity of properties they offer. Nevertheless, PUs are raising questions around environmental, legislative, health, and recycling concerns. In this context, due to the high isocyanate toxicity, blocked isocyanates, waterborne PU systems, and non-isocyanate polyurethane (NIPU) were introduced to prevent isocyanate handling risks. Moreover, sustainable feedstocks stood out to synthetize greener PU. In particular, bio-based polyfunctional short alcohol and isocyanate compounds have emerged to design fully bio-based PU materials with targeted chemical and mechanical properties. Finally, the large amounts of PU that have been placed on the market are now leading to environmental issues regarding its accumulation in the environment. Several methods have thus been recently developed to facilitate their end-of-life management and recyclability. This review provides a complete overview on the most recent advances on PUs synthesis with focus on the replacement of toxic isocyanates and petroleum-based resources, the use of greener processes, and their recycling methods. After a quick summary on PUs history and worldwide situation, different bio-based alcohols and isocyanates introduced on academic and industrial sides, and the corresponding PU are outlined. Furthermore, different synthesis pathways to produce NIPUs are discussed. Finally, the enzymatic and chemical recycling of PUs are outlined.&quot;,&quot;publisher&quot;:&quot;Elsevier Ltd&quot;,&quot;volume&quot;:&quot;151&quot;},&quot;isTemporary&quot;:false}]},{&quot;citationID&quot;:&quot;MENDELEY_CITATION_a52d8925-ab82-4f16-b50b-2443cc946d85&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quot;,&quot;citationItems&quot;:[{&quot;id&quot;:&quot;3f21ff76-53cb-39f5-b718-8e0188fb4634&quot;,&quot;itemData&quot;:{&quot;type&quot;:&quot;article-journal&quot;,&quot;id&quot;:&quot;3f21ff76-53cb-39f5-b718-8e0188fb4634&quot;,&quot;title&quot;:&quot;A green route for high-performance bio-based polyurethanes synthesized from modified bio-based isocyanates&quot;,&quot;author&quot;:[{&quot;family&quot;:&quot;Brzoska&quot;,&quot;given&quot;:&quot;Joanna&quot;,&quot;parse-names&quot;:false,&quot;dropping-particle&quot;:&quot;&quot;,&quot;non-dropping-particle&quot;:&quot;&quot;},{&quot;family&quot;:&quot;Smorawska&quot;,&quot;given&quot;:&quot;Joanna&quot;,&quot;parse-names&quot;:false,&quot;dropping-particle&quot;:&quot;&quot;,&quot;non-dropping-particle&quot;:&quot;&quot;},{&quot;family&quot;:&quot;Głowińska&quot;,&quot;given&quot;:&quot;Ewa&quot;,&quot;parse-names&quot;:false,&quot;dropping-particle&quot;:&quot;&quot;,&quot;non-dropping-particle&quot;:&quot;&quot;},{&quot;family&quot;:&quot;Datta&quot;,&quot;given&quot;:&quot;Janusz&quot;,&quot;parse-names&quot;:false,&quot;dropping-particle&quot;:&quot;&quot;,&quot;non-dropping-particle&quot;:&quot;&quot;}],&quot;container-title&quot;:&quot;Industrial Crops and Products&quot;,&quot;container-title-short&quot;:&quot;Ind Crops Prod&quot;,&quot;DOI&quot;:&quot;10.1016/j.indcrop.2024.119542&quot;,&quot;ISSN&quot;:&quot;09266690&quot;,&quot;issued&quot;:{&quot;date-parts&quot;:[[2024,12,15]]},&quot;abstract&quot;:&quot;The need for sustainability and a circular economy leads to the development of innovative greener materials and technologies. This paper is focused on a novel class of bio-based polyurethanes (PUs) synthesized with the use of bio-monomers including bio-based isocyanates. The novelty of this work is related to the usage of bio-based modified isocyanate via a two-step solvent-free synthesis of novel cast bio-based poly(ester-urethanes) and poly(ether-urethanes). The designed and prepared bio-based PUs were analysed in terms of their chemical structure, thermal stability, mechanical and thermomechanical properties. Fourier transform infrared spectroscopy confirmed the formation of urethane groups and allowed the calculation of the carbonyl index and the degree of phase separation. Differential scanning calorimetry and X-ray diffraction indicated the amorphous behavior of the obtained bio-based materials. It was established that not only the thermal stability but also the degradation steps depended on the structure of the hard segments and the phase separation between hard and soft segments. The modification of hard segments was also revealed in the results of thermomechanical and mechanical behavior of bio-PU which indicated a mixed phase structure.&quot;,&quot;publisher&quot;:&quot;Elsevier B.V.&quot;,&quot;volume&quot;:&quot;222&quot;},&quot;isTemporary&quot;:false},{&quot;id&quot;:&quot;04054ce5-8136-3e80-847a-970ff3336cb4&quot;,&quot;itemData&quot;:{&quot;type&quot;:&quot;article-journal&quot;,&quot;id&quot;:&quot;04054ce5-8136-3e80-847a-970ff3336cb4&quot;,&quot;title&quot;:&quot;Carboxylic Acid Ionic Modification of Castor-Oil-Based Polyurethanes Bearing Amine Groups: Chemically Tunable Physical Properties and Recyclability&quot;,&quot;author&quot;:[{&quot;family&quot;:&quot;Comí&quot;,&quot;given&quot;:&quot;Marc&quot;,&quot;parse-names&quot;:false,&quot;dropping-particle&quot;:&quot;&quot;,&quot;non-dropping-particle&quot;:&quot;&quot;},{&quot;family&quot;:&quot;Fernández&quot;,&quot;given&quot;:&quot;Mercedes&quot;,&quot;parse-names&quot;:false,&quot;dropping-particle&quot;:&quot;&quot;,&quot;non-dropping-particle&quot;:&quot;&quot;},{&quot;family&quot;:&quot;Santamaría&quot;,&quot;given&quot;:&quot;Antxon&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Macromolecular Chemistry and Physics&quot;,&quot;container-title-short&quot;:&quot;Macromol Chem Phys&quot;,&quot;DOI&quot;:&quot;10.1002/macp.201700379&quot;,&quot;ISSN&quot;:&quot;15213935&quot;,&quot;issued&quot;:{&quot;date-parts&quot;:[[2017,12,1]]},&quot;abstract&quot;:&quot;A family of supramolecular side-chain ionic polyurethanes (PUs) is synthesized by a simple method using polyurethanes with tertiary amines as pendant groups, and carboxylic acids. The resulting polyurethanes contain diethyl ammonium and carboxylate moieties that are bonded by a combination of ionic and hydrogen bonds. The self-assembling process is observed by Fourier-transform infrared spectroscopy-attenuated total reflection (FTIR-ATR) and nuclear magnetic resonance (NMR) spectroscopy. The synthesized polyurethanes are characterized by differential scanning calorimetry (DSC) and thermogravimetric analysis (TGA). Rheological, dielectric, and mechanical properties are investigated, and it is found that the tunability of the properties depends on the acid functionality and the chain length. Dynamic viscoelastic tests reveal a rapid and complete thermal reversibility, which opens the door to studying the recyclability of the samples.&quot;,&quot;publisher&quot;:&quot;Wiley-VCH Verlag&quot;,&quot;issue&quot;:&quot;23&quot;,&quot;volume&quot;:&quot;218&quot;},&quot;isTemporary&quot;:false},{&quot;id&quot;:&quot;2cd8ef07-c901-3ccf-aff5-baa2e301284c&quot;,&quot;itemData&quot;:{&quot;type&quot;:&quot;article-journal&quot;,&quot;id&quot;:&quot;2cd8ef07-c901-3ccf-aff5-baa2e301284c&quot;,&quot;title&quot;:&quot;Synthesis of castor-oil based polyurethanes bearing alkene/alkyne groups and subsequent thiol-ene/yne post-modification&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Polymer&quot;,&quot;container-title-short&quot;:&quot;Polymer (Guildf)&quot;,&quot;DOI&quot;:&quot;10.1016/j.polymer.2016.09.057&quot;,&quot;ISSN&quot;:&quot;00323861&quot;,&quot;issued&quot;:{&quot;date-parts&quot;:[[2016,10,26]]},&quot;page&quot;:&quot;163-170&quot;,&quot;abstract&quot;:&quot;An efficient route to obtain allyl- and propargyl-containing diols from 10-undecen-1-ol, and their polymerization with isophorone diisocyanate to produce alkene- and alkyne-functionalized polyurethanes (PUs) is described. The bio-based PUs have been further modified by thiol-ene/yne coupling of thioglycerol into unsaturation to obtain a series of PUs with enhanced hydrophilicity. All the synthesized PUs were characterized by FTIR-ATR and NMR spectroscopy. As expected, the PUs were amorphous and DSC revealed glass transition temperatures in the range of 40 °C–5 °C for the PUs before and after modification. The PUs exhibited highly tunable thermal and mechanical properties. The mechanical properties of these bio-based polymers (E modulus from 774 MPa to 6 MPa and at break from 45% to 401%) make the suitable materials for a large range of applications.&quot;,&quot;publisher&quot;:&quot;Elsevier Ltd&quot;,&quot;volume&quot;:&quot;103&quot;},&quot;isTemporary&quot;:false},{&quot;id&quot;:&quot;4e8a5ff4-64de-36c3-abb1-5dc33e1bb6c9&quot;,&quot;itemData&quot;:{&quot;type&quot;:&quot;article-journal&quot;,&quot;id&quot;:&quot;4e8a5ff4-64de-36c3-abb1-5dc33e1bb6c9&quot;,&quot;title&quot;:&quot;Adaptive bio-based polyurethane elastomers engineered by ionic hydrogen bonding interactions&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European Polymer Journal&quot;,&quot;container-title-short&quot;:&quot;Eur Polym J&quot;,&quot;DOI&quot;:&quot;10.1016/j.eurpolymj.2017.04.026&quot;,&quot;ISSN&quot;:&quot;00143057&quot;,&quot;issued&quot;:{&quot;date-parts&quot;:[[2017,6,1]]},&quot;page&quot;:&quot;408-419&quot;,&quot;abstract&quot;:&quot;The intrinsic responsiveness properties of non-covalent interactions are appealing for the preparation of soft polymer networks with unique adaptive properties. The synthesis of supramolecular polyurethane elastomers is achieved using post-synthetic non-covalent crosslinking approach based on ionic hydrogen bonding interactions. The ionic networks are formed between the tertiary amino groups of side chain functional castor oil-derived polyurethane and small-molecular biological acids such as sebacic acid, suberic acid, oxalic acid, and citric acid. The obtained polymers have some promising material properties concerning energy dissipation through stress, shape-regeneration property, as well as recycling/reshaping and self-healing capabilities.&quot;,&quot;publisher&quot;:&quot;Elsevier Ltd&quot;,&quot;volume&quot;:&quot;91&quot;},&quot;isTemporary&quot;:false},{&quot;id&quot;:&quot;3abf2d32-7052-3718-84b1-ee0b20f5dfca&quot;,&quot;itemData&quot;:{&quot;type&quot;:&quot;article-journal&quot;,&quot;id&quot;:&quot;3abf2d32-7052-3718-84b1-ee0b20f5dfca&quot;,&quot;title&quot;:&quot;Bio-based non-isocyanate polyurethane(urea) waterborne dispersions for water resistant textile coatings&quot;,&quot;author&quot;:[{&quot;family&quot;:&quot;Pichon&quot;,&quot;given&quot;:&quot;Enzo&quot;,&quot;parse-names&quot;:false,&quot;dropping-particle&quot;:&quot;&quot;,&quot;non-dropping-particle&quot;:&quot;&quot;},{&quot;family&quot;:&quot;Smet&quot;,&quot;given&quot;:&quot;David&quot;,&quot;parse-names&quot;:false,&quot;dropping-particle&quot;:&quot;&quot;,&quot;non-dropping-particle&quot;:&quot;De&quot;},{&quot;family&quot;:&quot;Rouster&quot;,&quot;given&quot;:&quot;Paul&quot;,&quot;parse-names&quot;:false,&quot;dropping-particle&quot;:&quot;&quot;,&quot;non-dropping-particle&quot;:&quot;&quot;},{&quot;family&quot;:&quot;Freulings&quot;,&quot;given&quot;:&quot;Kim&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Materials Today Chemistry&quot;,&quot;container-title-short&quot;:&quot;Mater Today Chem&quot;,&quot;DOI&quot;:&quot;10.1016/j.mtchem.2023.101822&quot;,&quot;ISSN&quot;:&quot;24685194&quot;,&quot;issued&quot;:{&quot;date-parts&quot;:[[2023,12,1]]},&quot;abstract&quot;:&quot;Currently, the resins used in industrial polyurethane coatings are made from petro-based polyols and isocyanate building blocks. In traditional coating formulations, polyurethane resins can be solubilized in solvents for their application on substrates, thus releasing possibly volatile organic compounds (VOCs) upon drying. To circumvent these issues, polyurethanes synthesized from non-isocyanate and bio-based building blocks are receiving more interest. However, only few references describe the development of waterborne non-isocyanate dispersions with a direct application. In this study, non-isocyanate polyurethane(urea)s of very high bio-based contents (&gt;80 wt%) and having controlled amount of reactive hydroxyl ends were synthesized via transcarbamoylation. The obtained resins were used as cationic waterborne dispersions in a sustainable coating system. The influence of the functionality and hydrophobicity of the neutralization agent used to protonate the non-isocyanate polyurethane(urea) backbones, as well as the dicarbamate monomer structures were assessed. It was found that the combination of monofunctional and hydrophilic DL-lactic acid neutralization agent (for electrostatic repulsion) led to stable dispersions with better properties (particle size and zeta potential) than the commercial waterborne polyurethane dispersion reference. Those dispersions were cross-linked through their reactive hydroxyl end groups with tetramethylol acetylene diurea into freestanding films and adhesive layers for textile coatings. The freestanding films exhibited high cross-linking efficiency (gel content &gt;90 %), low water uptake (down to 2 %) and high water and methyl ethyl ketone (MEK) resistance (≥200 rubs) as well as good mechanical properties (Young's modulus between 1.5 MPa and 3.1 MPa and elongation at break up to 300 %) to resist the deformation of the fabrics when applied on them. Finally, when used as an adhesive layer on textiles, good resistance to hydrolysis and heat aging were ensured by the coating system, thus potentially replacing isocyanate based adhesive layers.&quot;,&quot;publisher&quot;:&quot;Elsevier Ltd&quot;,&quot;volume&quot;:&quot;34&quot;},&quot;isTemporary&quot;:false},{&quot;id&quot;:&quot;d9fa2a75-8dae-369a-b182-506809c70b27&quot;,&quot;itemData&quot;:{&quot;type&quot;:&quot;article-journal&quot;,&quot;id&quot;:&quot;d9fa2a75-8dae-369a-b182-506809c70b27&quot;,&quot;title&quot;:&quot;Bio-based non-isocyanate poly(urea)-PEG hybrids for VOC-free waterborne dispersions and fast UV-curable film application&quot;,&quot;author&quot;:[{&quot;family&quot;:&quot;Pichon&quot;,&quot;given&quot;:&quot;Enzo&quot;,&quot;parse-names&quot;:false,&quot;dropping-particle&quot;:&quot;&quot;,&quot;non-dropping-particle&quot;:&quot;&quot;},{&quot;family&quot;:&quot;Verstappen&quot;,&quot;given&quot;:&quot;Joshua&quot;,&quot;parse-names&quot;:false,&quot;dropping-particle&quot;:&quot;&quot;,&quot;non-dropping-particle&quot;:&quot;&quot;},{&quot;family&quot;:&quot;Stepanova&quot;,&quot;given&quot;:&quot;Svetlana&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European Polymer Journal&quot;,&quot;container-title-short&quot;:&quot;Eur Polym J&quot;,&quot;DOI&quot;:&quot;10.1016/j.eurpolymj.2024.113309&quot;,&quot;ISSN&quot;:&quot;00143057&quot;,&quot;issued&quot;:{&quot;date-parts&quot;:[[2024,8,19]]},&quot;abstract&quot;:&quot;Poly(urethane)-acrylate hybrids are often used to yield high-performing fast UV-curable coatings thanks to their highly reactive acrylate moieties. However, they are usually manufactured from toxic and petro-based isocyanate (e.g. isophorone diisocyanate, hexamethylene diisocyanate) monomers and are dispersed in water using toxic volatile neutralization agent (e.g. triethylamine). To tackle those issues, hydrophobic and bio-based non-isocyanate poly(urea) (NIPUrea) blocks have been synthesized and coupled with hydrophilic poly(ethylene glycol) diacrylate (PEGdA) via aza-Michael reaction to yield VOC-free non-ionic waterborne NIPUrea-acrylate dispersions. Those amphiphilic NIPUrea-PEG hybrids enabled the development of low particle-size waterborne dispersions for fast UV curable films (curing time &lt; 1 min) with high gel content (&gt;98 %) and tunable mechanical properties.&quot;,&quot;publisher&quot;:&quot;Elsevier Ltd&quot;,&quot;volume&quot;:&quot;217&quot;},&quot;isTemporary&quot;:false}]},{&quot;citationID&quot;:&quot;MENDELEY_CITATION_438b5aa1-a4d3-4d9e-bb8e-d2b1f31c638d&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quot;,&quot;citationItems&quot;:[{&quot;id&quot;:&quot;8326a77e-d2a5-3aa4-b5d4-16461c2b1040&quot;,&quot;itemData&quot;:{&quot;type&quot;:&quot;article-journal&quot;,&quot;id&quot;:&quot;8326a77e-d2a5-3aa4-b5d4-16461c2b1040&quot;,&quot;title&quot;:&quot;A review of computational approaches used in the modelling, design, and manufacturing of biodegradable and biobased polymers&quot;,&quot;author&quot;:[{&quot;family&quot;:&quot;Laycock&quot;,&quot;given&quot;:&quot;Bronwyn G.&quot;,&quot;parse-names&quot;:false,&quot;dropping-particle&quot;:&quot;&quot;,&quot;non-dropping-particle&quot;:&quot;&quot;},{&quot;family&quot;:&quot;Chan&quot;,&quot;given&quot;:&quot;Clement M.&quot;,&quot;parse-names&quot;:false,&quot;dropping-particle&quot;:&quot;&quot;,&quot;non-dropping-particle&quot;:&quot;&quot;},{&quot;family&quot;:&quot;Halley&quot;,&quot;given&quot;:&quot;Peter J.&quot;,&quot;parse-names&quot;:false,&quot;dropping-particle&quot;:&quot;&quot;,&quot;non-dropping-particle&quot;:&quot;&quot;}],&quot;container-title&quot;:&quot;Progress in Polymer Science&quot;,&quot;container-title-short&quot;:&quot;Prog Polym Sci&quot;,&quot;DOI&quot;:&quot;10.1016/j.progpolymsci.2024.101874&quot;,&quot;ISSN&quot;:&quot;00796700&quot;,&quot;issued&quot;:{&quot;date-parts&quot;:[[2024,10]]},&quot;page&quot;:&quot;101874&quot;,&quot;publisher&quot;:&quot;Elsevier BV&quot;},&quot;isTemporary&quot;:false},{&quot;id&quot;:&quot;8b5d3e9b-42cf-3f22-89fb-bf5648875832&quot;,&quot;itemData&quot;:{&quot;type&quot;:&quot;article-journal&quot;,&quot;id&quot;:&quot;8b5d3e9b-42cf-3f22-89fb-bf5648875832&quot;,&quot;title&quot;:&quot;Polymer design using genetic algorithm and machine learning&quot;,&quot;author&quot;:[{&quot;family&quot;:&quot;Kim&quot;,&quot;given&quot;:&quot;Chiho&quot;,&quot;parse-names&quot;:false,&quot;dropping-particle&quot;:&quot;&quot;,&quot;non-dropping-particle&quot;:&quot;&quot;},{&quot;family&quot;:&quot;Batra&quot;,&quot;given&quot;:&quot;Rohit&quot;,&quot;parse-names&quot;:false,&quot;dropping-particle&quot;:&quot;&quot;,&quot;non-dropping-particle&quot;:&quot;&quot;},{&quot;family&quot;:&quot;Chen&quot;,&quot;given&quot;:&quot;Lihua&quot;,&quot;parse-names&quot;:false,&quot;dropping-particle&quot;:&quot;&quot;,&quot;non-dropping-particle&quot;:&quot;&quot;},{&quot;family&quot;:&quot;Tran&quot;,&quot;given&quot;:&quot;Huan&quot;,&quot;parse-names&quot;:false,&quot;dropping-particle&quot;:&quot;&quot;,&quot;non-dropping-particle&quot;:&quot;&quot;},{&quot;family&quot;:&quot;Ramprasad&quot;,&quot;given&quot;:&quot;Rampi&quot;,&quot;parse-names&quot;:false,&quot;dropping-particle&quot;:&quot;&quot;,&quot;non-dropping-particle&quot;:&quot;&quot;}],&quot;container-title&quot;:&quot;Computational Materials Science&quot;,&quot;container-title-short&quot;:&quot;Comput Mater Sci&quot;,&quot;DOI&quot;:&quot;10.1016/j.commatsci.2020.110067&quot;,&quot;ISSN&quot;:&quot;09270256&quot;,&quot;issued&quot;:{&quot;date-parts&quot;:[[2021,1,1]]},&quot;abstract&quot;:&quot;Data driven or machine learning (ML) based methods have been recently used in materials science to provide quick material property predictions. Although powerful and robust, these predictive models are still limited in terms of their applicability towards the design of materials with target property or performance objectives. Here, we employ a nature-mimicking optimization method, the genetic algorithm, in tandem with ML-based predictive models to design polymers that meet practically useful, but extreme, property criteria (i.e., glass transition temperature, Tg&gt;500 K and bandgap, Eg&gt;6 eV). Analogous to nature, the characteristic properties of a polymer are assumed to be determined by the constituting types and sequence of chemical building blocks (or fragments) in the monomer unit. Evolution of polymers by natural operations of crossover, mutation, and selection over 100 generations leads to creation of 132 new (as compared to 4 already known cases) and chemically unique polymers with high Tg and Eg. Chemical guidelines on what fragments make up polymers with extreme thermal and electrical performance metrics have been selected and revealed by the algorithm. The approach presented here is general and can be extended to design polymers with different property objectives.&quot;,&quot;publisher&quot;:&quot;Elsevier B.V.&quot;,&quot;volume&quot;:&quot;186&quot;},&quot;isTemporary&quot;:false}]},{&quot;citationID&quot;:&quot;MENDELEY_CITATION_9b2b21b0-aca5-4df5-a7fa-3669a17fcc43&quot;,&quot;properties&quot;:{&quot;noteIndex&quot;:0},&quot;isEdited&quot;:false,&quot;manualOverride&quot;:{&quot;isManuallyOverridden&quot;:false,&quot;citeprocText&quot;:&quot;&lt;sup&gt;[10–13]&lt;/sup&gt;&quot;,&quot;manualOverrideText&quot;:&quot;&quot;},&quot;citationTag&quot;:&quot;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quot;,&quot;citationItems&quot;:[{&quot;id&quot;:&quot;c11f6974-3b66-3165-a363-bb060f16a241&quot;,&quot;itemData&quot;:{&quot;type&quot;:&quot;article-journal&quot;,&quot;id&quot;:&quot;c11f6974-3b66-3165-a363-bb060f16a241&quot;,&quot;title&quot;:&quot;Estimation and Prediction of the Polymers’ Physical Characteristics Using the Machine Learning Models&quot;,&quot;author&quot;:[{&quot;family&quot;:&quot;Malashin&quot;,&quot;given&quot;:&quot;Ivan Pavlovich&quot;,&quot;parse-names&quot;:false,&quot;dropping-particle&quot;:&quot;&quot;,&quot;non-dropping-particle&quot;:&quot;&quot;},{&quot;family&quot;:&quot;Tynchenko&quot;,&quot;given&quot;:&quot;Vadim Sergeevich&quot;,&quot;parse-names&quot;:false,&quot;dropping-particle&quot;:&quot;&quot;,&quot;non-dropping-particle&quot;:&quot;&quot;},{&quot;family&quot;:&quot;Nelyub&quot;,&quot;given&quot;:&quot;Vladimir Aleksandrovich&quot;,&quot;parse-names&quot;:false,&quot;dropping-particle&quot;:&quot;&quot;,&quot;non-dropping-particle&quot;:&quot;&quot;},{&quot;family&quot;:&quot;Borodulin&quot;,&quot;given&quot;:&quot;Aleksei Sergeevich&quot;,&quot;parse-names&quot;:false,&quot;dropping-particle&quot;:&quot;&quot;,&quot;non-dropping-particle&quot;:&quot;&quot;},{&quot;family&quot;:&quot;Gantimurov&quot;,&quot;given&quot;:&quot;Andrei Pavlovich&quot;,&quot;parse-names&quot;:false,&quot;dropping-particle&quot;:&quot;&quot;,&quot;non-dropping-particle&quot;:&quot;&quot;}],&quot;container-title&quot;:&quot;Polymers&quot;,&quot;container-title-short&quot;:&quot;Polymers (Basel)&quot;,&quot;DOI&quot;:&quot;10.3390/polym16010115&quot;,&quot;ISSN&quot;:&quot;20734360&quot;,&quot;issued&quot;:{&quot;date-parts&quot;:[[2024,1,1]]},&quot;abstract&quot;:&quot;This article investigates the utility of machine learning (ML) methods for predicting and analyzing the diverse physical characteristics of polymers. Leveraging a rich dataset of polymers’ characteristics, the study encompasses an extensive range of polymer properties, spanning compressive and tensile strength to thermal and electrical behaviors. Using various regression methods like Ensemble, Tree-based, Regularization, and Distance-based, the research undergoes thorough evaluation using the most common quality metrics. As a result of a series of experimental studies on the selection of effective model parameters, those that provide a high-quality solution to the stated problem were found. The best results were achieved by Random Forest with the highest (Formula presented.) scores of 0.71, 0.73, and 0.88 for glass transition, thermal decomposition, and melting temperatures, respectively. The outcomes are intricately compared, providing valuable insights into the efficiency of distinct ML approaches in predicting polymer properties. Unknown values for each characteristic were predicted, and a method validation was performed by training on the predicted values, comparing the results with the specified variance values of each characteristic. The research not only advances our comprehension of polymer physics but also contributes to informed model selection and optimization for materials science applications.&quot;,&quot;publisher&quot;:&quot;Multidisciplinary Digital Publishing Institute (MDPI)&quot;,&quot;issue&quot;:&quot;1&quot;,&quot;volume&quot;:&quot;16&quot;},&quot;isTemporary&quot;:false},{&quot;id&quot;:&quot;04681390-2897-3c85-9398-9be7bfb2e4e0&quot;,&quot;itemData&quot;:{&quot;type&quot;:&quot;article-journal&quot;,&quot;id&quot;:&quot;04681390-2897-3c85-9398-9be7bfb2e4e0&quot;,&quot;title&quot;:&quot;Polymer design using machine learning: A quest for high glass transition temperature&quot;,&quot;author&quot;:[{&quot;family&quot;:&quot;Hassan&quot;,&quot;given&quot;:&quot;Abrar Ul&quot;,&quot;parse-names&quot;:false,&quot;dropping-particle&quot;:&quot;&quot;,&quot;non-dropping-particle&quot;:&quot;&quot;},{&quot;family&quot;:&quot;Shah&quot;,&quot;given&quot;:&quot;Syed Shoaib Ahmad&quot;,&quot;parse-names&quot;:false,&quot;dropping-particle&quot;:&quot;&quot;,&quot;non-dropping-particle&quot;:&quot;&quot;},{&quot;family&quot;:&quot;Abo-Dief&quot;,&quot;given&quot;:&quot;Hala M.&quot;,&quot;parse-names&quot;:false,&quot;dropping-particle&quot;:&quot;&quot;,&quot;non-dropping-particle&quot;:&quot;&quot;},{&quot;family&quot;:&quot;Naeem&quot;,&quot;given&quot;:&quot;Sumaira&quot;,&quot;parse-names&quot;:false,&quot;dropping-particle&quot;:&quot;&quot;,&quot;non-dropping-particle&quot;:&quot;&quot;},{&quot;family&quot;:&quot;Khan&quot;,&quot;given&quot;:&quot;Numan&quot;,&quot;parse-names&quot;:false,&quot;dropping-particle&quot;:&quot;&quot;,&quot;non-dropping-particle&quot;:&quot;&quot;},{&quot;family&quot;:&quot;Alzahrani&quot;,&quot;given&quot;:&quot;Eman&quot;,&quot;parse-names&quot;:false,&quot;dropping-particle&quot;:&quot;&quot;,&quot;non-dropping-particle&quot;:&quot;&quot;},{&quot;family&quot;:&quot;El-Bahy&quot;,&quot;given&quot;:&quot;Zeinhom M.&quot;,&quot;parse-names&quot;:false,&quot;dropping-particle&quot;:&quot;&quot;,&quot;non-dropping-particle&quot;:&quot;&quot;}],&quot;container-title&quot;:&quot;Synthetic Metals&quot;,&quot;container-title-short&quot;:&quot;Synth Met&quot;,&quot;DOI&quot;:&quot;10.1016/j.synthmet.2024.117659&quot;,&quot;ISSN&quot;:&quot;03796779&quot;,&quot;issued&quot;:{&quot;date-parts&quot;:[[2024,9,1]]},&quot;abstract&quot;:&quot;This research introduces an advanced data-centric framework tailored for polymer design. Developing a machine learning (ML) model utilizing molecular descriptors, the study aims to forecast the glass transition temperature of polymers. Employing the Retrosynthetically Interesting Chemical Substructures (BRICS) technique, a set of 10,000 novel polymers is synthesized, followed by predicting their glass transition temperature (Tg) values using a pre-existing ML model trained for this purpose. Gradient Boosting and Extra Trees models outperform K Neighbors and Random Forest (KNN) models in predicting performance parameters with R2 scores of 0.99 and 0.99, and lower root mean squared error values of 24 and 32 K, respectively. The selection of polymers is done on the basis of glass transition temperature, those with higher glass transition temperature are selected. We evaluate the ease of synthetic accessibilities of the selected polymers alongwith their structural variations which indicates a diverse range among them. Through the successful identification and enhancement of novel polymers, these innovative methods greatly enhance the possibilities of discovering superior materials tailored for cutting-edge applications.&quot;,&quot;publisher&quot;:&quot;Elsevier Ltd&quot;,&quot;volume&quot;:&quot;307&quot;},&quot;isTemporary&quot;:false},{&quot;id&quot;:&quot;01e43b43-664a-3c4f-a71f-312fb2622c62&quot;,&quot;itemData&quot;:{&quot;type&quot;:&quot;article-journal&quot;,&quot;id&quot;:&quot;01e43b43-664a-3c4f-a71f-312fb2622c62&quot;,&quot;title&quot;:&quot;Machine learning prediction of glass transition temperature of conjugated polymers from chemical structure&quot;,&quot;author&quot;:[{&quot;family&quot;:&quot;Alesadi&quot;,&quot;given&quot;:&quot;Amirhadi&quot;,&quot;parse-names&quot;:false,&quot;dropping-particle&quot;:&quot;&quot;,&quot;non-dropping-particle&quot;:&quot;&quot;},{&quot;family&quot;:&quot;Cao&quot;,&quot;given&quot;:&quot;Zhiqiang&quot;,&quot;parse-names&quot;:false,&quot;dropping-particle&quot;:&quot;&quot;,&quot;non-dropping-particle&quot;:&quot;&quot;},{&quot;family&quot;:&quot;Li&quot;,&quot;given&quot;:&quot;Zhaofan&quot;,&quot;parse-names&quot;:false,&quot;dropping-particle&quot;:&quot;&quot;,&quot;non-dropping-particle&quot;:&quot;&quot;},{&quot;family&quot;:&quot;Zhang&quot;,&quot;given&quot;:&quot;Song&quot;,&quot;parse-names&quot;:false,&quot;dropping-particle&quot;:&quot;&quot;,&quot;non-dropping-particle&quot;:&quot;&quot;},{&quot;family&quot;:&quot;Zhao&quot;,&quot;given&quot;:&quot;Haoyu&quot;,&quot;parse-names&quot;:false,&quot;dropping-particle&quot;:&quot;&quot;,&quot;non-dropping-particle&quot;:&quot;&quot;},{&quot;family&quot;:&quot;Gu&quot;,&quot;given&quot;:&quot;Xiaodan&quot;,&quot;parse-names&quot;:false,&quot;dropping-particle&quot;:&quot;&quot;,&quot;non-dropping-particle&quot;:&quot;&quot;},{&quot;family&quot;:&quot;Xia&quot;,&quot;given&quot;:&quot;Wenjie&quot;,&quot;parse-names&quot;:false,&quot;dropping-particle&quot;:&quot;&quot;,&quot;non-dropping-particle&quot;:&quot;&quot;}],&quot;container-title&quot;:&quot;Cell Reports Physical Science&quot;,&quot;container-title-short&quot;:&quot;Cell Rep Phys Sci&quot;,&quot;DOI&quot;:&quot;10.1016/j.xcrp.2022.100911&quot;,&quot;ISSN&quot;:&quot;26663864&quot;,&quot;issued&quot;:{&quot;date-parts&quot;:[[2022,6,15]]},&quot;abstract&quot;:&quot;Predicting the glass transition temperature (Tg) is of critical importance as it governs the thermomechanical performance of conjugated polymers (CPs). Here, we report a predictive modeling framework to predict Tg of CPs through the integration of machine learning (ML), molecular dynamics (MD) simulations, and experiments. With 154 Tg data collected, an ML model is developed by taking simplified “geometry” of six chemical building blocks as molecular features, where side-chain fraction, isolated rings, fused rings, and bridged rings features are identified as the dominant ones for Tg. MD simulations further unravel the fundamental roles of those chemical building blocks in dynamical heterogeneity and local mobility of CPs at a molecular level. The developed ML model is demonstrated for its capability of predicting Tg of several new high-performance solar cell materials to a good approximation. The established predictive framework facilitates the design and prediction of Tg of complex CPs, paving the way for addressing device stability issues that have hampered the field from developing stable organic electronics.&quot;,&quot;publisher&quot;:&quot;Cell Press&quot;,&quot;issue&quot;:&quot;6&quot;,&quot;volume&quot;:&quot;3&quot;},&quot;isTemporary&quot;:false},{&quot;id&quot;:&quot;e54ae3a1-cb1b-3a76-9f6c-d7a8645e5721&quot;,&quot;itemData&quot;:{&quot;type&quot;:&quot;article-journal&quot;,&quot;id&quot;:&quot;e54ae3a1-cb1b-3a76-9f6c-d7a8645e5721&quot;,&quot;title&quot;:&quot;Data-Driven Approach to Tailoring Mechanical Properties of a Soft Material&quot;,&quot;author&quot;:[{&quot;family&quot;:&quot;Leem&quot;,&quot;given&quot;:&quot;Juyoung&quot;,&quot;parse-names&quot;:false,&quot;dropping-particle&quot;:&quot;&quot;,&quot;non-dropping-particle&quot;:&quot;&quot;},{&quot;family&quot;:&quot;Jiang&quot;,&quot;given&quot;:&quot;Yue&quot;,&quot;parse-names&quot;:false,&quot;dropping-particle&quot;:&quot;&quot;,&quot;non-dropping-particle&quot;:&quot;&quot;},{&quot;family&quot;:&quot;Robinson&quot;,&quot;given&quot;:&quot;Ashley&quot;,&quot;parse-names&quot;:false,&quot;dropping-particle&quot;:&quot;&quot;,&quot;non-dropping-particle&quot;:&quot;&quot;},{&quot;family&quot;:&quot;Xia&quot;,&quot;given&quot;:&quot;Yan&quot;,&quot;parse-names&quot;:false,&quot;dropping-particle&quot;:&quot;&quot;,&quot;non-dropping-particle&quot;:&quot;&quot;},{&quot;family&quot;:&quot;Zheng&quot;,&quot;given&quot;:&quot;Xiaolin&quot;,&quot;parse-names&quot;:false,&quot;dropping-particle&quot;:&quot;&quot;,&quot;non-dropping-particle&quot;:&quot;&quot;}],&quot;container-title&quot;:&quot;Advanced Functional Materials&quot;,&quot;container-title-short&quot;:&quot;Adv Funct Mater&quot;,&quot;DOI&quot;:&quot;10.1002/adfm.202304451&quot;,&quot;ISSN&quot;:&quot;16163028&quot;,&quot;issued&quot;:{&quot;date-parts&quot;:[[2023,9,19]]},&quot;abstract&quot;:&quot;Data-driven, machine learning (ML)-assisted approaches have been used to study structure-property relationships at the atomic scale, which have greatly accelerated the screening process and new material discovery. However, such approaches are not easily applicable to modulating material properties of a soft material in a laboratory with specific ingredients. Moreover, it is desirable to relate material properties directly to the experimental recipes. Herein, a data-driven approach to tailoring mechanical properties of a soft material is demonstrated using ML-assisted predictions of mechanical properties based on experimental synthetic recipes. Polyurethane (PU) elastomer is used as a model soft material to demonstrate the approach and experimentally varied mechanical properties of the PU elastomer by modulating the mixing ratio between components of the elastomer. Twenty-five experimental conditions are selected based on the design of experiment and use those data points to train a linear regression model. The resulting model takes desired mechanical properties as input and returns synthetic recipes of a soft material, which is subsequently validated by experiments. Lastly, the prediction accuracies of different machine learning algorithms is compared. It is believed that the approach is widely applicable to other material systems to establish experimental conditions and material property relationships for soft materials.&quot;,&quot;publisher&quot;:&quot;John Wiley and Sons Inc&quot;,&quot;issue&quot;:&quot;38&quot;,&quot;volume&quot;:&quot;33&quot;},&quot;isTemporary&quot;:false}]},{&quot;citationID&quot;:&quot;MENDELEY_CITATION_1d83d8ea-373f-4503-9706-3f7b76336c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quot;,&quot;citationItems&quot;:[{&quot;id&quot;:&quot;230bb0bf-c3b5-3380-8a1f-4c98228963e4&quot;,&quot;itemData&quot;:{&quot;type&quot;:&quot;article&quot;,&quot;id&quot;:&quot;230bb0bf-c3b5-3380-8a1f-4c98228963e4&quot;,&quot;title&quot;:&quot;Machine Learning Methods for Small Data Challenges in Molecular Science&quot;,&quot;author&quot;:[{&quot;family&quot;:&quot;Dou&quot;,&quot;given&quot;:&quot;Bozheng&quot;,&quot;parse-names&quot;:false,&quot;dropping-particle&quot;:&quot;&quot;,&quot;non-dropping-particle&quot;:&quot;&quot;},{&quot;family&quot;:&quot;Zhu&quot;,&quot;given&quot;:&quot;Zailiang&quot;,&quot;parse-names&quot;:false,&quot;dropping-particle&quot;:&quot;&quot;,&quot;non-dropping-particle&quot;:&quot;&quot;},{&quot;family&quot;:&quot;Merkurjev&quot;,&quot;given&quot;:&quot;Ekaterina&quot;,&quot;parse-names&quot;:false,&quot;dropping-particle&quot;:&quot;&quot;,&quot;non-dropping-particle&quot;:&quot;&quot;},{&quot;family&quot;:&quot;Ke&quot;,&quot;given&quot;:&quot;Lu&quot;,&quot;parse-names&quot;:false,&quot;dropping-particle&quot;:&quot;&quot;,&quot;non-dropping-particle&quot;:&quot;&quot;},{&quot;family&quot;:&quot;Chen&quot;,&quot;given&quot;:&quot;Long&quot;,&quot;parse-names&quot;:false,&quot;dropping-particle&quot;:&quot;&quot;,&quot;non-dropping-particle&quot;:&quot;&quot;},{&quot;family&quot;:&quot;Jiang&quot;,&quot;given&quot;:&quot;Jian&quot;,&quot;parse-names&quot;:false,&quot;dropping-particle&quot;:&quot;&quot;,&quot;non-dropping-particle&quot;:&quot;&quot;},{&quot;family&quot;:&quot;Zhu&quot;,&quot;given&quot;:&quot;Yueying&quot;,&quot;parse-names&quot;:false,&quot;dropping-particle&quot;:&quot;&quot;,&quot;non-dropping-particle&quot;:&quot;&quot;},{&quot;family&quot;:&quot;Liu&quot;,&quot;given&quot;:&quot;Jie&quot;,&quot;parse-names&quot;:false,&quot;dropping-particle&quot;:&quot;&quot;,&quot;non-dropping-particle&quot;:&quot;&quot;},{&quot;family&quot;:&quot;Zhang&quot;,&quot;given&quot;:&quot;Bengong&quot;,&quot;parse-names&quot;:false,&quot;dropping-particle&quot;:&quot;&quot;,&quot;non-dropping-particle&quot;:&quot;&quot;},{&quot;family&quot;:&quot;Wei&quot;,&quot;given&quot;:&quot;Guo Wei&quot;,&quot;parse-names&quot;:false,&quot;dropping-particle&quot;:&quot;&quot;,&quot;non-dropping-particle&quot;:&quot;&quot;}],&quot;container-title&quot;:&quot;Chemical Reviews&quot;,&quot;container-title-short&quot;:&quot;Chem Rev&quot;,&quot;DOI&quot;:&quot;10.1021/acs.chemrev.3c00189&quot;,&quot;ISSN&quot;:&quot;15206890&quot;,&quot;issued&quot;:{&quot;date-parts&quot;:[[2023,7,12]]},&quot;page&quot;:&quot;8736-8780&quot;,&quot;abstract&quot;:&quot;Small data are often used in scientific and engineering research due to the presence of various constraints, such as time, cost, ethics, privacy, security, and technical limitations in data acquisition. However, big data have been the focus for the past decade, small data and their challenges have received little attention, even though they are technically more severe in machine learning (ML) and deep learning (DL) studies. Overall, the small data challenge is often compounded by issues, such as data diversity, imputation, noise, imbalance, and high-dimensionality. Fortunately, the current big data era is characterized by technological breakthroughs in ML, DL, and artificial intelligence (AI), which enable data-driven scientific discovery, and many advanced ML and DL technologies developed for big data have inadvertently provided solutions for small data problems. As a result, significant progress has been made in ML and DL for small data challenges in the past decade. In this review, we summarize and analyze several emerging potential solutions to small data challenges in molecular science, including chemical and biological sciences. We review both basic machine learning algorithms, such as linear regression, logistic regression (LR), k-nearest neighbor (KNN), support vector machine (SVM), kernel learning (KL), random forest (RF), and gradient boosting trees (GBT), and more advanced techniques, including artificial neural network (ANN), convolutional neural network (CNN), U-Net, graph neural network (GNN), Generative Adversarial Network (GAN), long short-term memory (LSTM), autoencoder, transformer, transfer learning, active learning, graph-based semi-supervised learning, combining deep learning with traditional machine learning, and physical model-based data augmentation. We also briefly discuss the latest advances in these methods. Finally, we conclude the survey with a discussion of promising trends in small data challenges in molecular science.&quot;,&quot;publisher&quot;:&quot;American Chemical Society&quot;,&quot;issue&quot;:&quot;13&quot;,&quot;volume&quot;:&quot;123&quot;},&quot;isTemporary&quot;:false}]},{&quot;citationID&quot;:&quot;MENDELEY_CITATION_3fe60342-f97e-46ac-b934-c777f1a19cdd&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quot;,&quot;citationItems&quot;:[{&quot;id&quot;:&quot;65d299ec-697f-362a-8876-999b82950712&quot;,&quot;itemData&quot;:{&quot;type&quot;:&quot;article&quot;,&quot;id&quot;:&quot;65d299ec-697f-362a-8876-999b82950712&quot;,&quot;title&quot;:&quot;Chemical data intelligence for sustainable chemistry&quot;,&quot;author&quot;:[{&quot;family&quot;:&quot;Weber&quot;,&quot;given&quot;:&quot;Jana M.&quot;,&quot;parse-names&quot;:false,&quot;dropping-particle&quot;:&quot;&quot;,&quot;non-dropping-particle&quot;:&quot;&quot;},{&quot;family&quot;:&quot;Guo&quot;,&quot;given&quot;:&quot;Zhen&quot;,&quot;parse-names&quot;:false,&quot;dropping-particle&quot;:&quot;&quot;,&quot;non-dropping-particle&quot;:&quot;&quot;},{&quot;family&quot;:&quot;Zhang&quot;,&quot;given&quot;:&quot;Chonghuan&quot;,&quot;parse-names&quot;:false,&quot;dropping-particle&quot;:&quot;&quot;,&quot;non-dropping-particle&quot;:&quot;&quot;},{&quot;family&quot;:&quot;Schweidtmann&quot;,&quot;given&quot;:&quot;Artur M.&quot;,&quot;parse-names&quot;:false,&quot;dropping-particle&quot;:&quot;&quot;,&quot;non-dropping-particle&quot;:&quot;&quot;},{&quot;family&quot;:&quot;Lapkin&quot;,&quot;given&quot;:&quot;Alexei A.&quot;,&quot;parse-names&quot;:false,&quot;dropping-particle&quot;:&quot;&quot;,&quot;non-dropping-particle&quot;:&quot;&quot;}],&quot;container-title&quot;:&quot;Chemical Society Reviews&quot;,&quot;container-title-short&quot;:&quot;Chem Soc Rev&quot;,&quot;DOI&quot;:&quot;10.1039/d1cs00477h&quot;,&quot;ISSN&quot;:&quot;14604744&quot;,&quot;PMID&quot;:&quot;34520507&quot;,&quot;issued&quot;:{&quot;date-parts&quot;:[[2021,11,7]]},&quot;page&quot;:&quot;12013-12036&quot;,&quot;abstract&quot;:&quot;This study highlights new opportunities for optimal reaction route selection from large chemical databases brought about by the rapid digitalisation of chemical data. The chemical industry requires a transformation towards more sustainable practices, eliminating its dependencies on fossil fuels and limiting its impact on the environment. However, identifying more sustainable process alternatives is, at present, a cumbersome, manual, iterative process, based on chemical intuition and modelling. We give a perspective on methods for automated discovery and assessment of competitive sustainable reaction routes based on renewable or waste feedstocks. Three key areas of transition are outlined and reviewed based on their state-of-the-art as well as bottlenecks: (i) data, (ii) evaluation metrics, and (iii) decision-making. We elucidate their synergies and interfaces since only together these areas can bring about the most benefit. The field of chemical data intelligence offers the opportunity to identify the inherently more sustainable reaction pathways and to identify opportunities for a circular chemical economy. Our review shows that at present the field of data brings about most bottlenecks, such as data completion and data linkage, but also offers the principal opportunity for advancement.&quot;,&quot;publisher&quot;:&quot;Royal Society of Chemistry&quot;,&quot;issue&quot;:&quot;21&quot;,&quot;volume&quot;:&quot;50&quot;},&quot;isTemporary&quot;:false}]},{&quot;citationID&quot;:&quot;MENDELEY_CITATION_0effbd83-cec2-4cf9-8b61-4d2a3978bca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quot;,&quot;citationItems&quot;:[{&quot;id&quot;:&quot;7e2648bf-90e5-31cb-9774-2dcb325fd821&quot;,&quot;itemData&quot;:{&quot;type&quot;:&quot;article&quot;,&quot;id&quot;:&quot;7e2648bf-90e5-31cb-9774-2dcb325fd821&quot;,&quot;title&quot;:&quot;Benchmarking Machine Learning Models for Polymer Informatics: An Example of Glass Transition Temperature&quot;,&quot;author&quot;:[{&quot;family&quot;:&quot;Tao&quot;,&quot;given&quot;:&quot;Lei&quot;,&quot;parse-names&quot;:false,&quot;dropping-particle&quot;:&quot;&quot;,&quot;non-dropping-particle&quot;:&quot;&quot;},{&quot;family&quot;:&quot;Varshney&quot;,&quot;given&quot;:&quot;Vikas&quot;,&quot;parse-names&quot;:false,&quot;dropping-particle&quot;:&quot;&quot;,&quot;non-dropping-particle&quot;:&quot;&quot;},{&quot;family&quot;:&quot;Li&quot;,&quot;given&quot;:&quot;Ying&quot;,&quot;parse-names&quot;:false,&quot;dropping-particle&quot;:&quot;&quot;,&quot;non-dropping-particle&quot;:&quot;&quot;}],&quot;container-title&quot;:&quot;Journal of Chemical Information and Modeling&quot;,&quot;container-title-short&quot;:&quot;J Chem Inf Model&quot;,&quot;DOI&quot;:&quot;10.1021/acs.jcim.1c01031&quot;,&quot;ISSN&quot;:&quot;1549960X&quot;,&quot;issued&quot;:{&quot;date-parts&quot;:[[2021,11,22]]},&quot;page&quot;:&quot;5395-5413&quot;,&quot;abstract&quot;:&quot;In the field of polymer informatics, utilizing machine learning (ML) techniques to evaluate the glass transition temperature Tg and other properties of polymers has attracted extensive attention. This data-centric approach is much more efficient and practical than the laborious experimental measurements when encountered a daunting number of polymer structures. Various ML models are demonstrated to perform well for Tg prediction. Nevertheless, they are trained on different data sets, using different structure representations, and based on different feature engineering methods. Thus, the critical question arises on selecting a proper ML model to better handle the Tg prediction with generalization ability. To provide a fair comparison of different ML techniques and examine the key factors that affect the model performance, we carry out a systematic benchmark study by compiling 79 different ML models and training them on a large and diverse data set. The three major components in setting up an ML model are structure representations, feature representations, and ML algorithms. In terms of polymer structure representation, we consider the polymer monomer, repeat unit, and oligomer with longer chain structure. Based on that feature, representation is calculated, including Morgan fingerprinting with or without substructure frequency, RDKit descriptors, molecular embedding, molecular graph, etc. Afterward, the obtained feature input is trained using different ML algorithms, such as deep neural networks, convolutional neural networks, random forest, support vector machine, LASSO regression, and Gaussian process regression. We evaluate the performance of these ML models using a holdout test set and an extra unlabeled data set from high-throughput molecular dynamics simulation. The ML model's generalization ability on an unlabeled data set is especially focused, and the model's sensitivity to topology and the molecular weight of polymers is also taken into consideration. This benchmark study provides not only a guideline for the Tg prediction task but also a useful reference for other polymer informatics tasks.&quot;,&quot;publisher&quot;:&quot;American Chemical Society&quot;,&quot;issue&quot;:&quot;11&quot;,&quot;volume&quot;:&quot;61&quot;},&quot;isTemporary&quot;:false}]},{&quot;citationID&quot;:&quot;MENDELEY_CITATION_153850ab-224b-4d7a-b75e-4bd66457035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1b8dd411-8faa-4ebf-8fac-bb1fd31259c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quot;,&quot;citationItems&quot;:[{&quot;id&quot;:&quot;ae8ccb29-069d-35e7-89ed-b13377eb0e55&quot;,&quot;itemData&quot;:{&quot;type&quot;:&quot;article-journal&quot;,&quot;id&quot;:&quot;ae8ccb29-069d-35e7-89ed-b13377eb0e55&quot;,&quot;title&quot;:&quot;A machine learning approach for the design of hyperbranched polymeric dispersing agents based on aliphatic polyesters for radiation-curable inks&quot;,&quot;author&quot;:[{&quot;family&quot;:&quot;Vanpoucke&quot;,&quot;given&quot;:&quot;D E P&quot;,&quot;parse-names&quot;:false,&quot;dropping-particle&quot;:&quot;&quot;,&quot;non-dropping-particle&quot;:&quot;&quot;},{&quot;family&quot;:&quot;Delgove&quot;,&quot;given&quot;:&quot;M A F&quot;,&quot;parse-names&quot;:false,&quot;dropping-particle&quot;:&quot;&quot;,&quot;non-dropping-particle&quot;:&quot;&quot;},{&quot;family&quot;:&quot;Stouten&quot;,&quot;given&quot;:&quot;J&quot;,&quot;parse-names&quot;:false,&quot;dropping-particle&quot;:&quot;&quot;,&quot;non-dropping-particle&quot;:&quot;&quot;},{&quot;family&quot;:&quot;Noordijk&quot;,&quot;given&quot;:&quot;J&quot;,&quot;parse-names&quot;:false,&quot;dropping-particle&quot;:&quot;&quot;,&quot;non-dropping-particle&quot;:&quot;&quot;},{&quot;family&quot;:&quot;Vos&quot;,&quot;given&quot;:&quot;N&quot;,&quot;parse-names&quot;:false,&quot;dropping-particle&quot;:&quot;&quot;,&quot;non-dropping-particle&quot;:&quot;De&quot;},{&quot;family&quot;:&quot;Matthysen&quot;,&quot;given&quot;:&quot;K&quot;,&quot;parse-names&quot;:false,&quot;dropping-particle&quot;:&quot;&quot;,&quot;non-dropping-particle&quot;:&quot;&quot;},{&quot;family&quot;:&quot;Deroover&quot;,&quot;given&quot;:&quot;G G P&quot;,&quot;parse-names&quot;:false,&quot;dropping-particle&quot;:&quot;&quot;,&quot;non-dropping-particle&quot;:&quot;&quot;},{&quot;family&quot;:&quot;Mehrkanoon&quot;,&quot;given&quot;:&quot;S&quot;,&quot;parse-names&quot;:false,&quot;dropping-particle&quot;:&quot;&quot;,&quot;non-dropping-particle&quot;:&quot;&quot;},{&quot;family&quot;:&quot;Bernaerts&quot;,&quot;given&quot;:&quot;K&quot;,&quot;parse-names&quot;:false,&quot;dropping-particle&quot;:&quot;V&quot;,&quot;non-dropping-particle&quot;:&quot;&quot;}],&quot;container-title&quot;:&quot;Polymer International&quot;,&quot;container-title-short&quot;:&quot;Polym Int&quot;,&quot;DOI&quot;:&quot;10.1002/pi.6378&quot;,&quot;ISSN&quot;:&quot;0959-8103&quot;,&quot;PMID&quot;:&quot;WOS:000760262500001&quot;,&quot;URL&quot;:&quot;&lt;Go to ISI&gt;://WOS:000760262500001&quot;,&quot;issued&quot;:{&quot;date-parts&quot;:[[2022]]},&quot;page&quot;:&quot;966-975&quot;,&quot;language&quot;:&quot;English&quot;,&quot;abstract&quot;:&quot;Polymeric dispersing agents were prepared from aliphatic polyesters consisting of delta-undecalactone (UDL) and beta,delta-trimethyl-epsilon-caprolactones (TMCL) as biobased monomers, which were polymerized in bulk via organocatalysts. Graft copolymers were obtained by coupling of the polyesters to poly(ethylene imine) (PEI) in the bulk without using solvents. Various parameters that influence the performance of the dispersing agents in pigment-based UV-curable matrices were investigated: chemistry of the polyester (UDL or TMCL), polyester/PEI weight ratio, molecular weight of the polyesters and of PEI. The performance of the dispersing agents was modelled using machine learning in order to increase the efficiency of the dispersant design. The resulting models were presented as analytical models for the individual polyesters and the synthesis conditions for optimally performing dispersing agents were indicated as a preference for high-molecular-weight polyesters and a polyester-dependent maximum polyester/PEI weight ratio. (c) 2022 The Authors. Polymer International published by John Wiley &amp; Sons Ltd on behalf of Society of Industrial Chemistry.&quot;,&quot;issue&quot;:&quot;8&quot;,&quot;volume&quot;:&quot;71&quot;},&quot;isTemporary&quot;:false}]},{&quot;citationID&quot;:&quot;MENDELEY_CITATION_cb6fd0ca-de6d-45ca-9675-2a02d845350c&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quot;,&quot;citationItems&quot;:[{&quot;id&quot;:&quot;aa2d2337-90c7-3287-a3fe-8a7d6417be24&quot;,&quot;itemData&quot;:{&quot;type&quot;:&quot;article-journal&quot;,&quot;id&quot;:&quot;aa2d2337-90c7-3287-a3fe-8a7d6417be24&quot;,&quot;title&quot;:&quot;Designing formulations of bio-based, multicomponent epoxy resin systems via machine learning&quot;,&quot;author&quot;:[{&quot;family&quot;:&quot;Albuquerque&quot;,&quot;given&quot;:&quot;Rodrigo Q.&quot;,&quot;parse-names&quot;:false,&quot;dropping-particle&quot;:&quot;&quot;,&quot;non-dropping-particle&quot;:&quot;&quot;},{&quot;family&quot;:&quot;Rothenhäusler&quot;,&quot;given&quot;:&quot;Florian&quot;,&quot;parse-names&quot;:false,&quot;dropping-particle&quot;:&quot;&quot;,&quot;non-dropping-particle&quot;:&quot;&quot;},{&quot;family&quot;:&quot;Ruckdäschel&quot;,&quot;given&quot;:&quot;Holger&quot;,&quot;parse-names&quot;:false,&quot;dropping-particle&quot;:&quot;&quot;,&quot;non-dropping-particle&quot;:&quot;&quot;}],&quot;container-title&quot;:&quot;MRS Bulletin&quot;,&quot;container-title-short&quot;:&quot;MRS Bull&quot;,&quot;DOI&quot;:&quot;10.1557/s43577-023-00504-9&quot;,&quot;ISSN&quot;:&quot;08837694&quot;,&quot;issued&quot;:{&quot;date-parts&quot;:[[2024,1,1]]},&quot;page&quot;:&quot;59-70&quot;,&quot;abstract&quot;:&quot;Abstract: Petroleum-based epoxy resins are commonly used as a matrix in fiber-reinforced polymer composites. Bio-based epoxy resin systems could be a more environmentally friendly alternative to conventional epoxy resins. In this work, novel formulations of multicomponent, amino acid-based resin systems exhibiting high or low glass-transition temperatures (Tg) were designed via Bayesian optimization and active learning techniques. After only five high- Tg experiments, thermosets with Tg already higher than those of the individual components were obtained, pointing out the existence of synergistic effects among the amino acids used and confirming the efficiency of the theoretical design. Linear and nonlinear machine learning (ML) models successfully predicted Tg with a mean absolute error of 3.98 ∘C and R2 score of 0.91. A price reduction of up to 13.7% was achieved while maintaining the Tg of 130 ∘C using an optimized formulation. The LASSO model provided information about the dependence of Tg on the number of active hydrogen atoms and aromaticity. This study highlights the importance of Bayesian optimization and ML to achieve a more sustainable development of epoxy resin materials. Impact statement: This article shows how the sustainability of epoxy resin systems (ERSs) can be significantly improved by combining experimental and theoretical strategies. First, amino acids are used as curing agents in multicomponent formulations to produce bio-based ERSs. Second, the number of trial-and-error experiments required to obtain formulations with high or low glass-transition temperatures (T g) is greatly reduced using machine learning (ML) strategies to design all experiments. Not only is it shown how T g can be maximized in only five new theoretically designed formulations, but the economic advantages of the proposed approach are also discussed. The trends between T g and the type of optimized biocomponents are discussed based on the unambiguous interpretation of the best-trained ML model. The results presented in this study pave the way for the theoretical design of more sustainable polymeric materials. Graphical abstract: [Figure not available: see fulltext.]&quot;,&quot;publisher&quot;:&quot;Springer Nature&quot;,&quot;issue&quot;:&quot;1&quot;,&quot;volume&quot;:&quot;49&quot;},&quot;isTemporary&quot;:false}]},{&quot;citationID&quot;:&quot;MENDELEY_CITATION_413adafb-2d2d-4b0e-9810-edc2a2f646a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quot;,&quot;citationItems&quot;:[{&quot;id&quot;:&quot;0f15e787-f242-35ac-8bee-502d309142e6&quot;,&quot;itemData&quot;:{&quot;type&quot;:&quot;article-journal&quot;,&quot;id&quot;:&quot;0f15e787-f242-35ac-8bee-502d309142e6&quot;,&quot;title&quot;:&quot;An accelerated strategy to characterize mechanical properties of polymer composites using the ensemble learning approach&quot;,&quot;author&quot;:[{&quot;family&quot;:&quot;Esmaeili&quot;,&quot;given&quot;:&quot;Hamed&quot;,&quot;parse-names&quot;:false,&quot;dropping-particle&quot;:&quot;&quot;,&quot;non-dropping-particle&quot;:&quot;&quot;},{&quot;family&quot;:&quot;Rizvi&quot;,&quot;given&quot;:&quot;Reza&quot;,&quot;parse-names&quot;:false,&quot;dropping-particle&quot;:&quot;&quot;,&quot;non-dropping-particle&quot;:&quot;&quot;}],&quot;container-title&quot;:&quot;Computational Materials Science&quot;,&quot;container-title-short&quot;:&quot;Comput Mater Sci&quot;,&quot;DOI&quot;:&quot;10.1016/j.commatsci.2023.112432&quot;,&quot;ISSN&quot;:&quot;09270256&quot;,&quot;issued&quot;:{&quot;date-parts&quot;:[[2023,10,5]]},&quot;abstract&quot;:&quot;Screening new materials and decoding their structure-property relationships is a time-consuming and costly task in the laboratory. This research proposes the use of machine learning (ML) algorithms with a new train-test splitting strategy to predict the complete stress-strain curves of polymer composites based on their compositional, environmental, and processing conditions using data extracted from an open-source database. Both the artificial neural network (ANN) and ensemble learning (EL) models demonstrated acceptable fit to the training datasets, yielding root mean squared errors (RMSEs) below 3.2 MPa. However, EL models demonstrated superior performance by reducing the RMSE of the testing data by an average of 61% for polyethylene terephthalate (PET) composites and 30% for polycarbonate (PC) composites, compared to the wide ANN models. Additionally, the developed EL models reduced the training time from a few hours (∼4 h on average) for wide ANNs to just a few seconds. The results of this study imply that relying solely on ANN models may not always provide the best solution for a given problem in materials science, and that EL models should be considered as a viable alternative, particularly in cases where data are limited. This study will pave the way for the automated design and characterization of advanced composites, while reducing the costly and laborious experiments in keeping with the vision of smart manufacturing and Industry 4.0.&quot;,&quot;publisher&quot;:&quot;Elsevier B.V.&quot;,&quot;volume&quot;:&quot;229&quot;},&quot;isTemporary&quot;:false}]},{&quot;citationID&quot;:&quot;MENDELEY_CITATION_5c0aacdf-eb43-408d-abaf-0bbf75676ae5&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quot;,&quot;citationItems&quot;:[{&quot;id&quot;:&quot;5256b5e7-3d96-3d8c-b41a-35849d7e899e&quot;,&quot;itemData&quot;:{&quot;type&quot;:&quot;article-journal&quot;,&quot;id&quot;:&quot;5256b5e7-3d96-3d8c-b41a-35849d7e899e&quot;,&quot;title&quot;:&quot;Development of ensemble machine learning approaches for designing fiber-reinforced polymer composite strain prediction model&quot;,&quot;author&quot;:[{&quot;family&quot;:&quot;Milad&quot;,&quot;given&quot;:&quot;Abdalrhman&quot;,&quot;parse-names&quot;:false,&quot;dropping-particle&quot;:&quot;&quot;,&quot;non-dropping-particle&quot;:&quot;&quot;},{&quot;family&quot;:&quot;Hussein&quot;,&quot;given&quot;:&quot;Sadaam Hadee&quot;,&quot;parse-names&quot;:false,&quot;dropping-particle&quot;:&quot;&quot;,&quot;non-dropping-particle&quot;:&quot;&quot;},{&quot;family&quot;:&quot;Khekan&quot;,&quot;given&quot;:&quot;Ahlam R.&quot;,&quot;parse-names&quot;:false,&quot;dropping-particle&quot;:&quot;&quot;,&quot;non-dropping-particle&quot;:&quot;&quot;},{&quot;family&quot;:&quot;Rashid&quot;,&quot;given&quot;:&quot;Mohammed&quot;,&quot;parse-names&quot;:false,&quot;dropping-particle&quot;:&quot;&quot;,&quot;non-dropping-particle&quot;:&quot;&quot;},{&quot;family&quot;:&quot;Al-Msari&quot;,&quot;given&quot;:&quot;Haitham&quot;,&quot;parse-names&quot;:false,&quot;dropping-particle&quot;:&quot;&quot;,&quot;non-dropping-particle&quot;:&quot;&quot;},{&quot;family&quot;:&quot;Tran&quot;,&quot;given&quot;:&quot;Tan Huy&quot;,&quot;parse-names&quot;:false,&quot;dropping-particle&quot;:&quot;&quot;,&quot;non-dropping-particle&quot;:&quot;&quot;}],&quot;container-title&quot;:&quot;Engineering with Computers&quot;,&quot;container-title-short&quot;:&quot;Eng Comput&quot;,&quot;DOI&quot;:&quot;10.1007/s00366-021-01398-4&quot;,&quot;ISSN&quot;:&quot;14355663&quot;,&quot;issued&quot;:{&quot;date-parts&quot;:[[2022,8,1]]},&quot;page&quot;:&quot;3625-3637&quot;,&quot;abstract&quot;:&quot;Over the past few decades, it has been observed a remarkable progression in the development of computer aid models in the field of civil engineering. Machine learning models provide a reliable and robust alternative modeling design for solving complex engineering issues. The current study introduced three versions of newly explored ensemble machine learning models [extreme gradient boosting (XGBoost), multivariate adaptive regression spline (MARS) and random forest (RF)] for fiber-reinforced polymer (FRP) composite strain prediction. An experimental dataset were collected from the literature with total number of 729 experiments. The dataset is presented the FRP strain and its influential parameters including material geometry, strength properties, strain properties, FRP properties, and confinement properties. Five different input combination were built for the prediction process of the FRP composite strain. The current research results were validated against the well-established literature review empirical formulations and the machine learning models. In general, the modeling results confirmed the capacity of the proposed new ML models in predicting the strain enhancement ratio. The fifth input combination incorporated all the predators attained the best modeling accuracy results. However, the developed MARS model could achieve acceptable and superior prediction results using only strain properties parameters. Overall, the research finding confirmed the significant of the proposed ensemble ML as reliable alternative computer aid model for solving strain enhancement ratio problem.&quot;,&quot;publisher&quot;:&quot;Springer Science and Business Media Deutschland GmbH&quot;,&quot;issue&quot;:&quot;4&quot;,&quot;volume&quot;:&quot;38&quot;},&quot;isTemporary&quot;:false},{&quot;id&quot;:&quot;5672fb6b-72dd-3919-9831-7d7d0644a9f6&quot;,&quot;itemData&quot;:{&quot;type&quot;:&quot;article&quot;,&quot;id&quot;:&quot;5672fb6b-72dd-3919-9831-7d7d0644a9f6&quot;,&quot;title&quot;:&quot;A review on the application of molecular descriptors and machine learning in polymer design&quot;,&quot;author&quot;:[{&quot;family&quot;:&quot;Zhao&quot;,&quot;given&quot;:&quot;Yuankai&quot;,&quot;parse-names&quot;:false,&quot;dropping-particle&quot;:&quot;&quot;,&quot;non-dropping-particle&quot;:&quot;&quot;},{&quot;family&quot;:&quot;Mulder&quot;,&quot;given&quot;:&quot;Roger J.&quot;,&quot;parse-names&quot;:false,&quot;dropping-particle&quot;:&quot;&quot;,&quot;non-dropping-particle&quot;:&quot;&quot;},{&quot;family&quot;:&quot;Houshyar&quot;,&quot;given&quot;:&quot;Shadi&quot;,&quot;parse-names&quot;:false,&quot;dropping-particle&quot;:&quot;&quot;,&quot;non-dropping-particle&quot;:&quot;&quot;},{&quot;family&quot;:&quot;Le&quot;,&quot;given&quot;:&quot;Tu C.&quot;,&quot;parse-names&quot;:false,&quot;dropping-particle&quot;:&quot;&quot;,&quot;non-dropping-particle&quot;:&quot;&quot;}],&quot;container-title&quot;:&quot;Polymer Chemistry&quot;,&quot;container-title-short&quot;:&quot;Polym Chem&quot;,&quot;DOI&quot;:&quot;10.1039/d3py00395g&quot;,&quot;ISSN&quot;:&quot;17599962&quot;,&quot;issued&quot;:{&quot;date-parts&quot;:[[2023,7,11]]},&quot;page&quot;:&quot;3325-3346&quot;,&quot;abstract&quot;:&quot;Polymers are an important class of materials with vast arrays of physical and chemical properties and have been widely used in many applications and industrial products. Although there have been many successful polymer design studies, the pace of materials discovery research can be accelerated to meet the high demand for new, functional materials. With the advanced development of artificial intelligence, the use of machine learning has shown great potential in data-driven design and the discovery of polymers to date. Several polymer datasets have been compiled, allowing robust machine learning models to be trained and provide accurate predictions of various polymer properties. Such models are useful for screening promising candidate polymers with high-performing properties prior to lab synthesis. In this review, we focus on the most critical components of polymer design using molecular descriptors and machine learning algorithms. A summary of existing polymer databases is provided, and the different categories of polymer descriptors are discussed in detail. The application of these descriptors in machine learning studies of polymer design is critically reviewed, leading to a discussion of the challenges, opportunities, and future perspectives for polymer research using these advanced computational tools.&quot;,&quot;publisher&quot;:&quot;Royal Society of Chemistry&quot;,&quot;issue&quot;:&quot;29&quot;,&quot;volume&quot;:&quot;14&quot;},&quot;isTemporary&quot;:false}]},{&quot;citationID&quot;:&quot;MENDELEY_CITATION_2253ad9f-4ee7-4bbe-a315-c94d6f84f8ec&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quot;,&quot;citationItems&quot;:[{&quot;id&quot;:&quot;d4043534-1d7d-311c-814b-8adc03b843e6&quot;,&quot;itemData&quot;:{&quot;type&quot;:&quot;article-journal&quot;,&quot;id&quot;:&quot;d4043534-1d7d-311c-814b-8adc03b843e6&quot;,&quot;title&quot;:&quot;Predicting glass transition temperature of polymers by combining molecular dynamics simulations and machine learning techniques&quot;,&quot;author&quot;:[{&quot;family&quot;:&quot;Zhan&quot;,&quot;given&quot;:&quot;Siqi&quot;,&quot;parse-names&quot;:false,&quot;dropping-particle&quot;:&quot;&quot;,&quot;non-dropping-particle&quot;:&quot;&quot;},{&quot;family&quot;:&quot;Huang&quot;,&quot;given&quot;:&quot;Wanhui&quot;,&quot;parse-names&quot;:false,&quot;dropping-particle&quot;:&quot;&quot;,&quot;non-dropping-particle&quot;:&quot;&quot;},{&quot;family&quot;:&quot;Dong&quot;,&quot;given&quot;:&quot;Caibo&quot;,&quot;parse-names&quot;:false,&quot;dropping-particle&quot;:&quot;&quot;,&quot;non-dropping-particle&quot;:&quot;&quot;},{&quot;family&quot;:&quot;Chen&quot;,&quot;given&quot;:&quot;Qionghai&quot;,&quot;parse-names&quot;:false,&quot;dropping-particle&quot;:&quot;&quot;,&quot;non-dropping-particle&quot;:&quot;&quot;},{&quot;family&quot;:&quot;Zhao&quot;,&quot;given&quot;:&quot;Hengheng&quot;,&quot;parse-names&quot;:false,&quot;dropping-particle&quot;:&quot;&quot;,&quot;non-dropping-particle&quot;:&quot;&quot;},{&quot;family&quot;:&quot;Duan&quot;,&quot;given&quot;:&quot;Pengwei&quot;,&quot;parse-names&quot;:false,&quot;dropping-particle&quot;:&quot;&quot;,&quot;non-dropping-particle&quot;:&quot;&quot;},{&quot;family&quot;:&quot;Hu&quot;,&quot;given&quot;:&quot;Anwen&quot;,&quot;parse-names&quot;:false,&quot;dropping-particle&quot;:&quot;&quot;,&quot;non-dropping-particle&quot;:&quot;&quot;},{&quot;family&quot;:&quot;Li&quot;,&quot;given&quot;:&quot;Qian&quot;,&quot;parse-names&quot;:false,&quot;dropping-particle&quot;:&quot;&quot;,&quot;non-dropping-particle&quot;:&quot;&quot;},{&quot;family&quot;:&quot;Li&quot;,&quot;given&quot;:&quot;Ying&quot;,&quot;parse-names&quot;:false,&quot;dropping-particle&quot;:&quot;&quot;,&quot;non-dropping-particle&quot;:&quot;&quot;},{&quot;family&quot;:&quot;Liu&quot;,&quot;given&quot;:&quot;Jun&quot;,&quot;parse-names&quot;:false,&quot;dropping-particle&quot;:&quot;&quot;,&quot;non-dropping-particle&quot;:&quot;&quot;},{&quot;family&quot;:&quot;Zhang&quot;,&quot;given&quot;:&quot;Liqun&quot;,&quot;parse-names&quot;:false,&quot;dropping-particle&quot;:&quot;&quot;,&quot;non-dropping-particle&quot;:&quot;&quot;}],&quot;container-title&quot;:&quot;Materials Today Communications&quot;,&quot;container-title-short&quot;:&quot;Mater Today Commun&quot;,&quot;DOI&quot;:&quot;10.1016/j.mtcomm.2024.110181&quot;,&quot;ISSN&quot;:&quot;23524928&quot;,&quot;issued&quot;:{&quot;date-parts&quot;:[[2024,8,1]]},&quot;abstract&quot;:&quot;Polymeric materials, valued for their cost-effectiveness and ease of processing, play a pivotal role in diverse applications. Among them, solution polymerized styrene butadiene rubber (SSBR) stands out with low rolling and wet skid resistance, ideal for eco-friendly tire. The glass transition temperature (Tg) is an important parameter in determining the performance of SSBR, which is time-consuming to test with conventional experiments. In recent years, machine learning (ML) has emerged as a useful tool in materials science. In this study, all-atom molecular dynamics (AAMD) simulation provided the foundational training data. Subsequently, ML techniques are utilized to efficiently predict SSBR's Tg based on its content of four key structural components. To address the challenge of limited sample sizes, the innovative integration of Ordinary Kriging (OK) from geostatistics and Nearest Neighbor Interpolation (NNI) was employed to compute label values for interpolation points, which surpasses previous studies relying solely on NNI. Comparative analysis of four ML models (XGBoost, Ridge, LASSO, and SVR) reveals XGBoost's superior performance in handling this nonlinear problem, with consistently high R2 and low RMSE scores. Through 900 repeated experiments, the model demonstrates robustness, maintaining an average R2 of approximately 0.9703. Ultimately, the novel integrated ML approach (NNI-OK-XGBoost) was proposed. Furthermore, four new combinations of structural unit content were evaluated using both ML predictions and AAMD simulations. The validation confirms the efficiency and accuracy of this method in predicting SSBR's Tg across varying composition ratios within a specified composition space. This work presents a viable solution for accurately and rapidly predicting the Tg of polymeric materials, particularly in scenarios with limited sample sizes.&quot;,&quot;publisher&quot;:&quot;Elsevier Ltd&quot;,&quot;volume&quot;:&quot;40&quot;},&quot;isTemporary&quot;:false},{&quot;id&quot;:&quot;f68fe389-33c6-3a03-8c54-536ba6b921a8&quot;,&quot;itemData&quot;:{&quot;type&quot;:&quot;article-journal&quot;,&quot;id&quot;:&quot;f68fe389-33c6-3a03-8c54-536ba6b921a8&quot;,&quot;title&quot;:&quot;Development and optimization of machine learning models for estimation of mechanical properties of linear low-density polyethylene&quot;,&quot;author&quot;:[{&quot;family&quot;:&quot;Shirazian&quot;,&quot;given&quot;:&quot;Saeed&quot;,&quot;parse-names&quot;:false,&quot;dropping-particle&quot;:&quot;&quot;,&quot;non-dropping-particle&quot;:&quot;&quot;},{&quot;family&quot;:&quot;Huynh&quot;,&quot;given&quot;:&quot;Thoa&quot;,&quot;parse-names&quot;:false,&quot;dropping-particle&quot;:&quot;&quot;,&quot;non-dropping-particle&quot;:&quot;&quot;},{&quot;family&quot;:&quot;Sarkar&quot;,&quot;given&quot;:&quot;Shaheen M.&quot;,&quot;parse-names&quot;:false,&quot;dropping-particle&quot;:&quot;&quot;,&quot;non-dropping-particle&quot;:&quot;&quot;},{&quot;family&quot;:&quot;Habibi Zare&quot;,&quot;given&quot;:&quot;Masoud&quot;,&quot;parse-names&quot;:false,&quot;dropping-particle&quot;:&quot;&quot;,&quot;non-dropping-particle&quot;:&quot;&quot;}],&quot;container-title&quot;:&quot;Polymer Testing&quot;,&quot;container-title-short&quot;:&quot;Polym Test&quot;,&quot;DOI&quot;:&quot;10.1016/j.polymertesting.2024.108525&quot;,&quot;ISSN&quot;:&quot;01429418&quot;,&quot;issued&quot;:{&quot;date-parts&quot;:[[2024,8,1]]},&quot;abstract&quot;:&quot;A hybrid methodology was developed and implemented for estimation of polymeric mechanical properties in rotational moulding process. The considered polymer in this study is linear low-density polyethylene, known as LLDPE, which has extensive application in plastic industry. The mechanical properties of the polymer were assessed and correlated to the oven residence time to build the predictive model of moulding process. A tiny dataset containing only 25 data rows via a number of machine learning models were assessed. Oven residence time is the only input, while the LLDPE's properties including tensile strength, impact strength, and flexure strength are the outputs considered in the machine learning models. We used tree-based ensemble methods for modeling in this work and they are tuned using FA (Firefly Algorithm) optimizer to find optimal hyper-parameters of them. Finally, the optimal models had shown a great performance to predict the output accurately. For tensile strength, the best model (FA-ET) has an R2 value of 0.9994, this score is 0.9995 for impact strength and 0.9968 for flexure strength. The tree-based models tuned in this study revealed to be robust in estimation of polymeric properties and can be used to obtain the products with the best quality.&quot;,&quot;publisher&quot;:&quot;Elsevier Ltd&quot;,&quot;volume&quot;:&quot;137&quot;},&quot;isTemporary&quot;:false}]},{&quot;citationID&quot;:&quot;MENDELEY_CITATION_8ed97ab7-b3d0-4f4f-9eb4-5a6dcbdb37aa&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quot;,&quot;citationItems&quot;:[{&quot;id&quot;:&quot;6d85ac47-066c-3d1b-a089-4560ea965ccc&quot;,&quot;itemData&quot;:{&quot;type&quot;:&quot;article&quot;,&quot;id&quot;:&quot;6d85ac47-066c-3d1b-a089-4560ea965ccc&quot;,&quot;title&quot;:&quot;Principal component analysis&quot;,&quot;author&quot;:[{&quot;family&quot;:&quot;Abdi&quot;,&quot;given&quot;:&quot;Hervé&quot;,&quot;parse-names&quot;:false,&quot;dropping-particle&quot;:&quot;&quot;,&quot;non-dropping-particle&quot;:&quot;&quot;},{&quot;family&quot;:&quot;Williams&quot;,&quot;given&quot;:&quot;Lynne J.&quot;,&quot;parse-names&quot;:false,&quot;dropping-particle&quot;:&quot;&quot;,&quot;non-dropping-particle&quot;:&quot;&quot;}],&quot;container-title&quot;:&quot;Wiley Interdisciplinary Reviews: Computational Statistics&quot;,&quot;container-title-short&quot;:&quot;Wiley Interdiscip Rev Comput Stat&quot;,&quot;DOI&quot;:&quot;10.1002/wics.101&quot;,&quot;ISSN&quot;:&quot;19395108&quot;,&quot;issued&quot;:{&quot;date-parts&quot;:[[2010,7]]},&quot;page&quot;:&quot;433-459&quot;,&quot;abstract&quot;:&quot;Principal component analysis (PCA) is amultivariate technique that analyzes a data table in which observations are described by several inter-correlated quantitative dependent variables. Its goal is to extract the important information from the table, to represent it as a set of new orthogonal variables called principal components, and to display the pattern of similarity of the observations and of the variables as points in maps. The quality of the PCA model can be evaluated using cross-validation techniques such as the bootstrap and the jackknife. PCA can be generalized as correspondence analysis (CA) in order to handle qualitative variables and as multiple factor analysis (MFA) in order to handle heterogeneous sets of variables. Mathematically, PCA depends upon the eigen-decomposition of positive semidefinite matrices and upon the singular value decomposition (SVD) of rectangular matrices. © 2010 John Wiley &amp; Sons, Inc.&quot;,&quot;issue&quot;:&quot;4&quot;,&quot;volume&quot;:&quot;2&quot;},&quot;isTemporary&quot;:false},{&quot;id&quot;:&quot;c70d4bd2-3f84-3506-8bc2-b83f9d63511a&quot;,&quot;itemData&quot;:{&quot;type&quot;:&quot;article-journal&quot;,&quot;id&quot;:&quot;c70d4bd2-3f84-3506-8bc2-b83f9d63511a&quot;,&quot;title&quot;:&quot;Hydrothermal biomass processing for green energy transition: insights derived from principal component analysis of international patents&quot;,&quot;author&quot;:[{&quot;family&quot;:&quot;Acaru&quot;,&quot;given&quot;:&quot;Silviu Florin&quot;,&quot;parse-names&quot;:false,&quot;dropping-particle&quot;:&quot;&quot;,&quot;non-dropping-particle&quot;:&quot;&quot;},{&quot;family&quot;:&quot;Abdullah&quot;,&quot;given&quot;:&quot;Rosnah&quot;,&quot;parse-names&quot;:false,&quot;dropping-particle&quot;:&quot;&quot;,&quot;non-dropping-particle&quot;:&quot;&quot;},{&quot;family&quot;:&quot;Lai&quot;,&quot;given&quot;:&quot;Daphne Teck Ching&quot;,&quot;parse-names&quot;:false,&quot;dropping-particle&quot;:&quot;&quot;,&quot;non-dropping-particle&quot;:&quot;&quot;},{&quot;family&quot;:&quot;Lim&quot;,&quot;given&quot;:&quot;Ren Chong&quot;,&quot;parse-names&quot;:false,&quot;dropping-particle&quot;:&quot;&quot;,&quot;non-dropping-particle&quot;:&quot;&quot;}],&quot;container-title&quot;:&quot;Heliyon&quot;,&quot;container-title-short&quot;:&quot;Heliyon&quot;,&quot;DOI&quot;:&quot;10.1016/j.heliyon.2022.e10738&quot;,&quot;ISSN&quot;:&quot;24058440&quot;,&quot;URL&quot;:&quot;https://linkinghub.elsevier.com/retrieve/pii/S2405844022020266&quot;,&quot;issued&quot;:{&quot;date-parts&quot;:[[2022,9]]},&quot;page&quot;:&quot;e10738&quot;,&quot;abstract&quot;:&quot;As efforts to achieve Net Zero are intensifying, there is a strong need to identify the technological positioning of green process innovations that can support the green energy transition. A veritable contender to support these efforts is the hydrothermal biomass processing technology. This process innovation comprises diverse techniques that can convert biomass substrates into valuable low-carbon fuels. Coordination across all available conversion approaches is encouraged to propel the application of those that consider the environmental and sustainability impacts. We assessed the innovation intensity for different techniques under this green process innovation through applying natural language processing and deployment of principal component analysis on patent data. We positioned our techniques within four distinctive groups (intense, dormant, emerging, and exploratory). In this way, we tracked which hydrothermal technique currently dominates international applications and which ones are gaining traction in the future.&quot;,&quot;publisher&quot;:&quot;The Author(s)&quot;,&quot;issue&quot;:&quot;9&quot;,&quot;volume&quot;:&quot;8&quot;},&quot;isTemporary&quot;:false}]},{&quot;citationID&quot;:&quot;MENDELEY_CITATION_f30752c3-15aa-4937-9033-401f5752b2d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quot;,&quot;citationItems&quot;:[{&quot;id&quot;:&quot;dbb3c828-96c1-3319-ab7c-e20e2e62cc47&quot;,&quot;itemData&quot;:{&quot;type&quot;:&quot;chapter&quot;,&quot;id&quot;:&quot;dbb3c828-96c1-3319-ab7c-e20e2e62cc47&quot;,&quot;title&quot;:&quot;Ensemble Methods in Machine Learning&quot;,&quot;author&quot;:[{&quot;family&quot;:&quot;Dietterich&quot;,&quot;given&quot;:&quot;Thomas G.&quot;,&quot;parse-names&quot;:false,&quot;dropping-particle&quot;:&quot;&quot;,&quot;non-dropping-particle&quot;:&quot;&quot;}],&quot;container-title&quot;:&quot;Multiple Classifier Systems&quot;,&quot;DOI&quot;:&quot;10.1007/3-540-45014-9_1&quot;,&quot;ISBN&quot;:&quot;978-3-540-45014-6&quot;,&quot;URL&quot;:&quot;http://link.springer.com/10.1007/3-540-45014-9_1&quot;,&quot;issued&quot;:{&quot;date-parts&quot;:[[2000]]},&quot;publisher-place&quot;:&quot;Berlin, Heidelberg&quot;,&quot;page&quot;:&quot;1-15&quot;,&quot;abstract&quot;:&quo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quot;,&quot;publisher&quot;:&quot;Springer&quot;,&quot;volume&quot;:&quot;1857&quot;,&quot;container-title-short&quot;:&quot;&quot;},&quot;isTemporary&quot;:false}]},{&quot;citationID&quot;:&quot;MENDELEY_CITATION_91b114d5-1824-4d87-9a0e-68143240a97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quot;,&quot;citationItems&quot;:[{&quot;id&quot;:&quot;f6645a95-9e42-3efd-811f-cd99ea46b5cb&quot;,&quot;itemData&quot;:{&quot;type&quot;:&quot;article&quot;,&quot;id&quot;:&quot;f6645a95-9e42-3efd-811f-cd99ea46b5cb&quot;,&quot;title&quot;:&quot;A Survey of Ensemble Learning: Concepts, Algorithms, Applications, and Prospects&quot;,&quot;author&quot;:[{&quot;family&quot;:&quot;Mienye&quot;,&quot;given&quot;:&quot;Ibomoiye Domor&quot;,&quot;parse-names&quot;:false,&quot;dropping-particle&quot;:&quot;&quot;,&quot;non-dropping-particle&quot;:&quot;&quot;},{&quot;family&quot;:&quot;Sun&quot;,&quot;given&quot;:&quot;Yanxia&quot;,&quot;parse-names&quot;:false,&quot;dropping-particle&quot;:&quot;&quot;,&quot;non-dropping-particle&quot;:&quot;&quot;}],&quot;container-title&quot;:&quot;IEEE Access&quot;,&quot;DOI&quot;:&quot;10.1109/ACCESS.2022.3207287&quot;,&quot;ISSN&quot;:&quot;21693536&quot;,&quot;issued&quot;:{&quot;date-parts&quot;:[[2022]]},&quot;page&quot;:&quot;99129-99149&quot;,&quot;abstract&quot;:&quot;Ensemble learning techniques have achieved state-of-the-art performance in diverse machine learning applications by combining the predictions from two or more base models. This paper presents a concise overview of ensemble learning, covering the three main ensemble methods: bagging, boosting, and stacking, their early development to the recent state-of-the-art algorithms. The study focuses on the widely used ensemble algorithms, including random forest, adaptive boosting (AdaBoost), gradient boosting, extreme gradient boosting (XGBoost), light gradient boosting machine (LightGBM), and categorical boosting (CatBoost). An attempt is made to concisely cover their mathematical and algorithmic representations, which is lacking in the existing literature and would be beneficial to machine learning researchers and practitioners.&quot;,&quot;publisher&quot;:&quot;Institute of Electrical and Electronics Engineers Inc.&quot;,&quot;volume&quot;:&quot;10&quot;,&quot;container-title-short&quot;:&quot;&quot;},&quot;isTemporary&quot;:false}]},{&quot;citationID&quot;:&quot;MENDELEY_CITATION_73b622e8-27e6-418e-bcfa-4992ba0a88c5&quot;,&quot;properties&quot;:{&quot;noteIndex&quot;:0},&quot;isEdited&quot;:false,&quot;manualOverride&quot;:{&quot;isManuallyOverridden&quot;:false,&quot;citeprocText&quot;:&quot;&lt;sup&gt;[29–31]&lt;/sup&gt;&quot;,&quot;manualOverrideText&quot;:&quot;&quot;},&quot;citationTag&quot;:&quot;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quot;,&quot;citationItems&quot;:[{&quot;id&quot;:&quot;95a0a628-c0e6-3220-ab0c-c84710def3f3&quot;,&quot;itemData&quot;:{&quot;type&quot;:&quot;article-journal&quot;,&quot;id&quot;:&quot;95a0a628-c0e6-3220-ab0c-c84710def3f3&quot;,&quot;title&quot;:&quot;Exploring the role of lignin structure in molecular dynamics of lignin/bio-derived thermoplastic elastomer polyurethane blends&quot;,&quot;author&quot;:[{&quot;family&quot;:&quot;Ortiz-Serna&quot;,&quot;given&quot;:&quot;P.&quot;,&quot;parse-names&quot;:false,&quot;dropping-particle&quot;:&quot;&quot;,&quot;non-dropping-particle&quot;:&quot;&quot;},{&quot;family&quot;:&quot;Carsí&quot;,&quot;given&quot;:&quot;M.&quot;,&quot;parse-names&quot;:false,&quot;dropping-particle&quot;:&quot;&quot;,&quot;non-dropping-particle&quot;:&quot;&quot;},{&quot;family&quot;:&quot;Culebras&quot;,&quot;given&quot;:&quot;M.&quot;,&quot;parse-names&quot;:false,&quot;dropping-particle&quot;:&quot;&quot;,&quot;non-dropping-particle&quot;:&quot;&quot;},{&quot;family&quot;:&quot;Collins&quot;,&quot;given&quot;:&quot;M. N.&quot;,&quot;parse-names&quot;:false,&quot;dropping-particle&quot;:&quot;&quot;,&quot;non-dropping-particle&quot;:&quot;&quot;},{&quot;family&quot;:&quot;Sanchis&quot;,&quot;given&quot;:&quot;M. J.&quot;,&quot;parse-names&quot;:false,&quot;dropping-particle&quot;:&quot;&quot;,&quot;non-dropping-particle&quot;:&quot;&quot;}],&quot;container-title&quot;:&quot;International Journal of Biological Macromolecules&quot;,&quot;container-title-short&quot;:&quot;Int J Biol Macromol&quot;,&quot;DOI&quot;:&quot;10.1016/j.ijbiomac.2020.04.261&quot;,&quot;ISSN&quot;:&quot;18790003&quot;,&quot;PMID&quot;:&quot;32376254&quot;,&quot;issued&quot;:{&quot;date-parts&quot;:[[2020,9,1]]},&quot;page&quot;:&quot;1369-1379&quot;,&quot;abstract&quot;:&quot;The relaxation behavior of two lignins (Alcell organosolv, OSL, and hydroxypropyl modified Kraft, ML) and bio-based thermoplastic polyurethane (TPU) blends have been studied by Differential scanning calorimetry (DSC), Dynamic-mechanical analysis (DMA) and Dielectric relaxation spectroscopy (DRS). The effect of blending on the glass and local relaxation processes as a function of composition, frequency, and temperature has been assessed. The dielectric spectra were resolved into dipolar relaxations as well as conductive processes for differing blend compositions. Characteristic relaxation times, activation energies and dielectric relaxation strengths of lignin/xTPU blends were also investigated. It was found that blending suppresses the α-relaxation process of the blends compared to virgin TPU. On the other hand, while the position of the β-relaxation was not influenced by blending, a reduction of the activation energies, Ea, of this process was observed in the lignin/xTPU blends. Finally, changes are observed in the conductivity behavior of both blends, with conductivity processes more favorable for the OSL/xTPU blends.&quot;,&quot;publisher&quot;:&quot;Elsevier B.V.&quot;,&quot;volume&quot;:&quot;158&quot;},&quot;isTemporary&quot;:false},{&quot;id&quot;:&quot;7d49766c-a135-3c0b-98a4-66c26f3ba8b9&quot;,&quot;itemData&quot;:{&quot;type&quot;:&quot;article-journal&quot;,&quot;id&quot;:&quot;7d49766c-a135-3c0b-98a4-66c26f3ba8b9&quot;,&quot;title&quot;:&quot;The changes of crosslink density of polyurethanes synthesised with using recycled component. Chemical structure and mechanical properties investigations&quot;,&quot;author&quot;:[{&quot;family&quot;:&quot;Jutrzenka Trzebiatowska&quot;,&quot;given&quot;:&quot;Patrycja&quot;,&quot;parse-names&quot;:false,&quot;dropping-particle&quot;:&quot;&quot;,&quot;non-dropping-particle&quot;:&quot;&quot;},{&quot;family&quot;:&quot;Santamaria Echart&quot;,&quot;given&quot;:&quot;Arantzazu&quot;,&quot;parse-names&quot;:false,&quot;dropping-particle&quot;:&quot;&quot;,&quot;non-dropping-particle&quot;:&quot;&quot;},{&quot;family&quot;:&quot;Calvo Correas&quot;,&quot;given&quot;:&quot;Tamara&quot;,&quot;parse-names&quot;:false,&quot;dropping-particle&quot;:&quot;&quot;,&quot;non-dropping-particle&quot;:&quot;&quot;},{&quot;family&quot;:&quot;Eceiza&quot;,&quot;given&quot;:&quot;Arantxa&quot;,&quot;parse-names&quot;:false,&quot;dropping-particle&quot;:&quot;&quot;,&quot;non-dropping-particle&quot;:&quot;&quot;},{&quot;family&quot;:&quot;Datta&quot;,&quot;given&quot;:&quot;Janusz&quot;,&quot;parse-names&quot;:false,&quot;dropping-particle&quot;:&quot;&quot;,&quot;non-dropping-particle&quot;:&quot;&quot;}],&quot;container-title&quot;:&quot;Progress in Organic Coatings&quot;,&quot;container-title-short&quot;:&quot;Prog Org Coat&quot;,&quot;DOI&quot;:&quot;10.1016/j.porgcoat.2017.11.008&quot;,&quot;ISSN&quot;:&quot;03009440&quot;,&quot;issued&quot;:{&quot;date-parts&quot;:[[2018,2,1]]},&quot;page&quot;:&quot;41-48&quot;,&quot;abstract&quot;:&quot;This paper aims at the utilisation of glycerolysate (Gly) obtained in polyurethane recycling process by means of crude glycerine, which has in its structure hydroxyl end groups that allow for further processing. Polyurethanes (PUs) were synthesised using prepolymer method with the mixture of neat polyol and glycerolysate, in different ratios, with 4,4-diphenylmethane diisocyanate (MDI). The prepolymer was subsequently extended using 1,4-butanediol (BD). The incorporation of glycerolysate caused the crosslinking of obtained polyurethane materials. The crosslink density was calculated from swelling measurements by means of Flory and Rehner equation. The effect of recycled component content on the structure, thermal and mechanical properties were investigated by Fourier transform infrared spectroscopy (FTIR), differential scanning calorimetry (DSC), thermogravimetric analysis (TGA), dynamic mechanical analysis (DMA) and mechanical tests, respectively. Morphology was also analysed by atomic force microscopy (AFM). As the content of recycled component increased, the swelling ratio decreased and simultaneously crosslink density increased, resulting in the increase of glass transition and storage modulus at room temperature. Thermomechanical stability, tensile strength, elastic modulus and hardness of PUs also increased with the incorporation of glycerolysate. Although elongation at break decreased, the recoverable deformation increased with the content of glycerolysate. Morphology reveals the transition from a microphase-separated microstructure to an interconnected hard segments domain structure with the incorporation of glycerolysate. These materials can be applied as protective coatings.&quot;,&quot;publisher&quot;:&quot;Elsevier B.V.&quot;,&quot;volume&quot;:&quot;115&quot;},&quot;isTemporary&quot;:false},{&quot;id&quot;:&quot;1fad8ba0-2e2f-3890-b041-51be2f0364f9&quot;,&quot;itemData&quot;:{&quot;type&quot;:&quot;article-journal&quot;,&quot;id&quot;:&quot;1fad8ba0-2e2f-3890-b041-51be2f0364f9&quot;,&quot;title&quot;:&quot;Effect of soft segment molecular weight and NCO:OH ratio on thermomechanical properties of lignin-based thermoplastic polyurethane adhesive&quot;,&quot;author&quot;:[{&quot;family&quot;:&quot;Gouveia&quot;,&quot;given&quot;:&quot;Julia Rocha&quot;,&quot;parse-names&quot;:false,&quot;dropping-particle&quot;:&quot;&quot;,&quot;non-dropping-particle&quot;:&quot;&quot;},{&quot;family&quot;:&quot;Sousa Júnior&quot;,&quot;given&quot;:&quot;Rogério Ramos&quot;,&quot;parse-names&quot;:false,&quot;dropping-particle&quot;:&quot;&quot;,&quot;non-dropping-particle&quot;:&quot;de&quot;},{&quot;family&quot;:&quot;Ribeiro&quot;,&quot;given&quot;:&quot;Anderson Orzari&quot;,&quot;parse-names&quot;:false,&quot;dropping-particle&quot;:&quot;&quot;,&quot;non-dropping-particle&quot;:&quot;&quot;},{&quot;family&quot;:&quot;Saraiva&quot;,&quot;given&quot;:&quot;Sergio Adriano&quot;,&quot;parse-names&quot;:false,&quot;dropping-particle&quot;:&quot;&quot;,&quot;non-dropping-particle&quot;:&quot;&quot;},{&quot;family&quot;:&quot;Santos&quot;,&quot;given&quot;:&quot;Demetrio Jackson&quot;,&quot;parse-names&quot;:false,&quot;dropping-particle&quot;:&quot;&quot;,&quot;non-dropping-particle&quot;:&quot;dos&quot;}],&quot;container-title&quot;:&quot;European Polymer Journal&quot;,&quot;container-title-short&quot;:&quot;Eur Polym J&quot;,&quot;DOI&quot;:&quot;10.1016/j.eurpolymj.2020.109690&quot;,&quot;ISSN&quot;:&quot;00143057&quot;,&quot;issued&quot;:{&quot;date-parts&quot;:[[2020,5,15]]},&quot;abstract&quot;:&quot;During the last decades lignin has been largely applied on development of reactive polyurethanes. More recently, significant efforts were dedicated to synthesizing lignin-based thermoplastic polyurethanes (LTPUs). However, the relationship between molecular structure, properties and feasible LTPU applications still lacks in the literature. Aiming to overcome this absence, kraft lignin was chemically modified by partial acetylation in order to reduce the reactive sites and avoid the formation of a highly cross-linked structure. The extent of the functionalization reaction was properly investigated by Fourier transformed infra-red spectroscopy (FTIR-ATR) and quantitative 31P nuclear magnetic resonance analysis and the results revealed that the hydroxyl content from the parental lignin could be reduced by half in a controlled manner. In the second stage of this research, lignin-based thermoplastic polyurethanes (LTPUs) were successfully synthesized using the partially acetylated Kraft lignin macromonomer as the polyol to form a stable and thermo-formable polymer. The effect of lignin content, soft segment molecular weight, and the NCO:OH ratio on chemical, thermal, and mechanical properties were investigated. At last, LTPUs were applied as hot-melt adhesive for wood and their mechanical behavior evaluated by single lap shear tests. The results elucidated how those parameters influence LTPU properties and might be used as a design tool to tune LTPUs properties, supporting the development of industrial LTPU application.&quot;,&quot;publisher&quot;:&quot;Elsevier Ltd&quot;,&quot;volume&quot;:&quot;131&quot;},&quot;isTemporary&quot;:false}]},{&quot;citationID&quot;:&quot;MENDELEY_CITATION_c01a44e2-d2a7-42b5-87ac-840110b57883&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quot;,&quot;citationItems&quot;:[{&quot;id&quot;:&quot;bfddc615-f1bf-30c7-ad58-e843df33d97d&quot;,&quot;itemData&quot;:{&quot;type&quot;:&quot;article-journal&quot;,&quot;id&quot;:&quot;bfddc615-f1bf-30c7-ad58-e843df33d97d&quot;,&quot;title&quot;:&quot;Influencing the properties of LigninPU films by changing copolyol chain length, lignin content and NCO/OH mol ratio&quot;,&quot;author&quot;:[{&quot;family&quot;:&quot;Wadekar&quot;,&quot;given&quot;:&quot;Mohan&quot;,&quot;parse-names&quot;:false,&quot;dropping-particle&quot;:&quot;&quot;,&quot;non-dropping-particle&quot;:&quot;&quot;},{&quot;family&quot;:&quot;Eevers&quot;,&quot;given&quot;:&quot;Walter&quot;,&quot;parse-names&quot;:false,&quot;dropping-particle&quot;:&quot;&quot;,&quot;non-dropping-particle&quot;:&quot;&quot;},{&quot;family&quot;:&quot;Vendamme&quot;,&quot;given&quot;:&quot;Richard&quot;,&quot;parse-names&quot;:false,&quot;dropping-particle&quot;:&quot;&quot;,&quot;non-dropping-particle&quot;:&quot;&quot;}],&quot;container-title&quot;:&quot;Industrial Crops and Products&quot;,&quot;container-title-short&quot;:&quot;Ind Crops Prod&quot;,&quot;DOI&quot;:&quot;10.1016/j.indcrop.2019.111655&quot;,&quot;ISSN&quot;:&quot;09266690&quot;,&quot;issued&quot;:{&quot;date-parts&quot;:[[2019,12,1]]},&quot;abstract&quot;:&quot;The polyurethane films with chemical incorporation of lignin (ligninPU) films were synthesized using kraft lignin (KL), 4,4′-Methylene diphenyl diisocyanate (MDI) and polypropylene glycol (PPG) copolyols and characterized. The effect of PPG chain lengths, lignin content, and NCO/OH mol ratio on crosslink density, thermal and mechanical properties of solution casted LigninPU films were studied. In general, homogenous and good quality films were obtained, irrespective of poor miscibility between PPG and KL. FTIR established the formation of urethane as well as urea linkages and covalent incorporation of lignin macromers within the PU network. The crosslink density (CD) values were between 0.2 and 1.2 × 10−3 mol cm−3. They were mainly influenced by lignin W% and increased with lignin content. A complex effect of change in NCO/OH ratio at constant lignin content and PPG copolyol on the CD values was observed. The thermal stability was higher for the films prepared with longer PPG copolyols at constant NCO/OH mol ratio and lignin content. The char yield for the ligninPU films increased as the NCO/OH ratio was increased from 1.1 to 1.5. The glass transition temperatures of the films were mainly influenced by the PPG chain length. PPG 425 based films were brittle at room temperature and exhibited Tg above 40 °C. Whereas the longer PPG derived ligninPU displayed more flexibility and featured Tg near or below room temperature. The mechanical properties of the films were found to deteriorate with increasing PPG chain length. The ultimate tensile strength and Young's modulus increased with increasing lignin content, however % elongation at break decreased.&quot;,&quot;publisher&quot;:&quot;Elsevier B.V.&quot;,&quot;volume&quot;:&quot;141&quot;},&quot;isTemporary&quot;:false}]},{&quot;citationID&quot;:&quot;MENDELEY_CITATION_c3722bba-8b6a-4f1f-aa0a-34847d0005e9&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quot;,&quot;citationItems&quot;:[{&quot;id&quot;:&quot;a8245057-0e57-38c5-a867-bff3b68369be&quot;,&quot;itemData&quot;:{&quot;type&quot;:&quot;article-journal&quot;,&quot;id&quot;:&quot;a8245057-0e57-38c5-a867-bff3b68369be&quot;,&quot;title&quot;:&quot;Cross-linked polyurethane with dynamic phenol-carbamate bonds: Properties affected by the chemical structure of isocyanate&quot;,&quot;author&quot;:[{&quot;family&quot;:&quot;Shi&quot;,&quot;given&quot;:&quot;Jiaxin&quot;,&quot;parse-names&quot;:false,&quot;dropping-particle&quot;:&quot;&quot;,&quot;non-dropping-particle&quot;:&quot;&quot;},{&quot;family&quot;:&quot;Zheng&quot;,&quot;given&quot;:&quot;Tianze&quot;,&quot;parse-names&quot;:false,&quot;dropping-particle&quot;:&quot;&quot;,&quot;non-dropping-particle&quot;:&quot;&quot;},{&quot;family&quot;:&quot;Zhang&quot;,&quot;given&quot;:&quot;Yao&quot;,&quot;parse-names&quot;:false,&quot;dropping-particle&quot;:&quot;&quot;,&quot;non-dropping-particle&quot;:&quot;&quot;},{&quot;family&quot;:&quot;Guo&quot;,&quot;given&quot;:&quot;Baohua&quot;,&quot;parse-names&quot;:false,&quot;dropping-particle&quot;:&quot;&quot;,&quot;non-dropping-particle&quot;:&quot;&quot;},{&quot;family&quot;:&quot;Xu&quot;,&quot;given&quot;:&quot;Jun&quot;,&quot;parse-names&quot;:false,&quot;dropping-particle&quot;:&quot;&quot;,&quot;non-dropping-particle&quot;:&quot;&quot;}],&quot;container-title&quot;:&quot;Polymer Chemistry&quot;,&quot;container-title-short&quot;:&quot;Polym Chem&quot;,&quot;DOI&quot;:&quot;10.1039/d1py00157d&quot;,&quot;ISSN&quot;:&quot;17599962&quot;,&quot;issued&quot;:{&quot;date-parts&quot;:[[2021,4,28]]},&quot;page&quot;:&quot;2421-2432&quot;,&quot;abstract&quot;:&quot;Polyurethanes with covalent adaptive network (CAN) have received widespread attention due to their recyclability and self-healing properties. The strategy of regulating the dynamic network rearrangement kinetics through varying the monomer structure is particularly interesting. Herein, based on the phenol-carbamate dynamic bond, we design a strategy to regulate the rearrangement kinetics of the dynamic covalent network by adjusting the chemical structure of aliphatic isocyanates with the same initial cross-linking degree. Temperature-varying FTIR and stress relaxation experiments prove the feasibility of this strategy from the perspective of thermodynamics and kinetics. For the studied isocyanates, greater steric hindrance or attachment of benzyl groups can promote the rearrangement of CAN. The two factors can reduce the relaxation time by one order of magnitude, and the relaxation activation energy can be reduced by over 20 kJ mol-1. Regardless of the network rearrangement kinetics, all polyurethane samples show good self-healing and reprocessing performance. In addition, the mechanical properties and stability in a hot air environment also vary with the chemical structure of the isocyanates, e.g., the isocyanates with alicyclic structure can improve the thermal stability, and the mechanical properties are almost unchanged after 24 h of treatment at 100 °C under air conditions, while the other polyurethanes show obvious softening. The method to regulate the rearrangement kinetics of phenol-carbamate CAN via changing the chemical structure of the monomers would be beneficial for developing self-healing and recyclable cross-linked polyurethanes with variable properties synthesized from industrial chemical feedstocks.&quot;,&quot;publisher&quot;:&quot;Royal Society of Chemistry&quot;,&quot;issue&quot;:&quot;16&quot;,&quot;volume&quot;:&quot;12&quot;},&quot;isTemporary&quot;:false}]},{&quot;citationID&quot;:&quot;MENDELEY_CITATION_a7fa929f-c214-4def-a393-ad9b52498b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quot;,&quot;citationItems&quot;:[{&quot;id&quot;:&quot;f62787d3-859b-380c-8fe3-f4cc96bc4740&quot;,&quot;itemData&quot;:{&quot;type&quot;:&quot;article-journal&quot;,&quot;id&quot;:&quot;f62787d3-859b-380c-8fe3-f4cc96bc4740&quot;,&quot;title&quot;:&quot;Effect of isocyanate to hydroxyl index on the properties of clear polyurethane films&quot;,&quot;author&quot;:[{&quot;family&quot;:&quot;Levine&quot;,&quot;given&quot;:&quot;Felicia&quot;,&quot;parse-names&quot;:false,&quot;dropping-particle&quot;:&quot;&quot;,&quot;non-dropping-particle&quot;:&quot;&quot;},{&quot;family&quot;:&quot;Escarsega&quot;,&quot;given&quot;:&quot;John&quot;,&quot;parse-names&quot;:false,&quot;dropping-particle&quot;:&quot;&quot;,&quot;non-dropping-particle&quot;:&quot;&quot;},{&quot;family&quot;:&quot;Scala&quot;,&quot;given&quot;:&quot;John&quot;,&quot;parse-names&quot;:false,&quot;dropping-particle&quot;:&quot;&quot;,&quot;non-dropping-particle&quot;:&quot;La&quot;}],&quot;container-title&quot;:&quot;Progress in Organic Coatings&quot;,&quot;container-title-short&quot;:&quot;Prog Org Coat&quot;,&quot;DOI&quot;:&quot;10.1016/j.porgcoat.2012.02.004&quot;,&quot;ISSN&quot;:&quot;03009440&quot;,&quot;issued&quot;:{&quot;date-parts&quot;:[[2012,7]]},&quot;page&quot;:&quot;572-581&quot;,&quot;abstract&quot;:&quot;Clear polyurethane films were made from aqueous polyurethane pre-polymer dispersions and water-dispersible aliphatic isocyanate pre-polymer, varying the amount of isocyanate used to cure the films. Film series were made from one of two polyol dispersions; the control XP-7110 having a higher molecular weight and containing 10 wt.% n-methylpyrrolidone (nmp) was compared to a zero-volatile organic compound (VOC) lower molecular weight alternate polyol XP-2591. Increasing the relative number of isocyanate groups to hydroxyl groups in these films provided an increase in glass transition temperature (T g), tensile strength, elastic modulus and improved barrier properties to dimethyl methylphosphonate (DMMP) for both polyols in this study. At all indices in this study XP-7110 films achieved slightly higher T g and slightly better resistance to permeation by DMMP than the XP-2591 films. Water resistance of the films was not improved at higher indices nor was there any difference between the polyols. Yet, the experimental results suggest that it is possible to produce polyurethane binders with acceptable film properties while reducing the VOC content of the formulation by using t-butyl acetate as the isocyanate reducing solvent. The zero-VOC polyol achieved better tensile properties with higher indexing than the current polyol containing 10 wt.% VOC. While the zero-VOC polyol did not perform as well as the baseline polyol in some tests, the differences in performance were small and thus there may be an opportunity to use the zero-VOC polyol as a partial or even a complete replacement of the current material. © 2012 Elsevier B.V. All rights reserved.&quot;,&quot;issue&quot;:&quot;3&quot;,&quot;volume&quot;:&quot;74&quot;},&quot;isTemporary&quot;:false}]},{&quot;citationID&quot;:&quot;MENDELEY_CITATION_767c3477-c9b0-4c95-a5c6-b94e8e5e8906&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quot;,&quot;citationItems&quot;:[{&quot;id&quot;:&quot;106ccb9d-4038-3601-b8a4-61da4d79547a&quot;,&quot;itemData&quot;:{&quot;type&quot;:&quot;article-journal&quot;,&quot;id&quot;:&quot;106ccb9d-4038-3601-b8a4-61da4d79547a&quot;,&quot;title&quot;:&quot;Multistrategy ensemble learning: reducing error by combining ensemble learning techniques&quot;,&quot;author&quot;:[{&quot;family&quot;:&quot;Webb&quot;,&quot;given&quot;:&quot;G.I.&quot;,&quot;parse-names&quot;:false,&quot;dropping-particle&quot;:&quot;&quot;,&quot;non-dropping-particle&quot;:&quot;&quot;},{&quot;family&quot;:&quot;Zheng&quot;,&quot;given&quot;:&quot;Z.&quot;,&quot;parse-names&quot;:false,&quot;dropping-particle&quot;:&quot;&quot;,&quot;non-dropping-particle&quot;:&quot;&quot;}],&quot;container-title&quot;:&quot;IEEE Transactions on Knowledge and Data Engineering&quot;,&quot;container-title-short&quot;:&quot;IEEE Trans Knowl Data Eng&quot;,&quot;DOI&quot;:&quot;10.1109/TKDE.2004.29&quot;,&quot;ISSN&quot;:&quot;1041-4347&quot;,&quot;URL&quot;:&quot;http://ieeexplore.ieee.org/document/1318582/&quot;,&quot;issued&quot;:{&quot;date-parts&quot;:[[2004,8]]},&quot;page&quot;:&quot;980-991&quot;,&quot;abstract&quot;:&quot;Ensemble learning strategies, especially Boosting and Bagging decision trees, have demonstrated impressive capacities to improve the prediction accuracy of base learning algorithms. Further gains have been demonstrated by strategies that combine simple ensemble formation approaches. In this paper, we investigate the hypothesis that the improvement in accuracy of multistrategy approaches to ensemble learning is due to an increase in the diversity of ensemble members that are formed. In addition, guided by this hypothesis, we develop three new multistrategy ensemble learning techniques. Experimental results in a wide variety of natural domains suggest that these multistrategy ensemble learning techniques are, on average, more accurate than their component ensemble learning techniques.&quot;,&quot;issue&quot;:&quot;8&quot;,&quot;volume&quot;:&quot;16&quot;},&quot;isTemporary&quot;:false}]},{&quot;citationID&quot;:&quot;MENDELEY_CITATION_4693dbdc-e451-4d40-83d2-76bc3bc8288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84af91f5-fd83-41c0-84a2-5939225704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quot;,&quot;citationItems&quot;:[{&quot;id&quot;:&quot;e3330ef4-cc03-3ca7-a036-162d37987d39&quot;,&quot;itemData&quot;:{&quot;type&quot;:&quot;article-journal&quot;,&quot;id&quot;:&quot;e3330ef4-cc03-3ca7-a036-162d37987d39&quot;,&quot;title&quot;:&quot;On Supervised Class-Imbalanced Learning: An Updated Perspective and Some Key Challenges&quot;,&quot;author&quot;:[{&quot;family&quot;:&quot;Das&quot;,&quot;given&quot;:&quot;Swagatam&quot;,&quot;parse-names&quot;:false,&quot;dropping-particle&quot;:&quot;&quot;,&quot;non-dropping-particle&quot;:&quot;&quot;},{&quot;family&quot;:&quot;Mullick&quot;,&quot;given&quot;:&quot;Sankha Subhra&quot;,&quot;parse-names&quot;:false,&quot;dropping-particle&quot;:&quot;&quot;,&quot;non-dropping-particle&quot;:&quot;&quot;},{&quot;family&quot;:&quot;Zelinka&quot;,&quot;given&quot;:&quot;Ivan&quot;,&quot;parse-names&quot;:false,&quot;dropping-particle&quot;:&quot;&quot;,&quot;non-dropping-particle&quot;:&quot;&quot;}],&quot;container-title&quot;:&quot;IEEE Transactions on Artificial Intelligence&quot;,&quot;DOI&quot;:&quot;10.1109/TAI.2022.3160658&quot;,&quot;ISSN&quot;:&quot;26914581&quot;,&quot;issued&quot;:{&quot;date-parts&quot;:[[2022,12,1]]},&quot;page&quot;:&quot;973-993&quot;,&quot;abstract&quot;:&quot;The problem of class imbalance has always been considered as a significant challenge to traditional machine learning and the emerging deep learning research communities. A classification problem can be considered as class imbalanced if the training set does not contain an equal number of labeled examples from all the classes. A classifier trained on such an imbalanced training set is likely to favor those classes containing a larger number of training examples than the others. Unfortunately, the classes that contain a small number of labelled instances usually correspond to rare and significant events. Thus, poor classification accuracy on these classes may lead to severe consequences. In this article, we aim to provide a comprehensive summary of the rich pool of research works attempting to combat the adversarial effects of class imbalance efficiently. Specifically, following a formal definition of the problem of class imbalance, we explore the plethora of traditional machine learning approaches aiming to mitigate its adversarial effects. We further discuss the state-of-the-art deep-learning-based approaches for improving a classifier's resilience against class imbalance and highlight the need for techniques tailored for such a paradigm. Moreover, we look at the emerging applications where class imbalance can be a major concern. Finally, we outline a few open problems along with the various challenges emerging with the advent of modern applications, deep learning paradigm, and new sources of data.&quot;,&quot;publisher&quot;:&quot;Institute of Electrical and Electronics Engineers Inc.&quot;,&quot;issue&quot;:&quot;6&quot;,&quot;volume&quot;:&quot;3&quot;,&quot;container-title-short&quot;:&quot;&quot;},&quot;isTemporary&quot;:false}]},{&quot;citationID&quot;:&quot;MENDELEY_CITATION_f4f88530-96c0-4f25-858c-897a1a2674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quot;,&quot;citationItems&quot;:[{&quot;id&quot;:&quot;f6959b7d-b6a4-3aef-a58f-e5c0577fc7ba&quot;,&quot;itemData&quot;:{&quot;type&quot;:&quot;article-journal&quot;,&quot;id&quot;:&quot;f6959b7d-b6a4-3aef-a58f-e5c0577fc7ba&quot;,&quot;title&quot;:&quot;Explainability and extrapolation of machine learning models for predicting the glass transition temperature of polymers&quot;,&quot;author&quot;:[{&quot;family&quot;:&quot;Babbar&quot;,&quot;given&quot;:&quot;Agrim&quot;,&quot;parse-names&quot;:false,&quot;dropping-particle&quot;:&quot;&quot;,&quot;non-dropping-particle&quot;:&quot;&quot;},{&quot;family&quot;:&quot;Ragunathan&quot;,&quot;given&quot;:&quot;Sriram&quot;,&quot;parse-names&quot;:false,&quot;dropping-particle&quot;:&quot;&quot;,&quot;non-dropping-particle&quot;:&quot;&quot;},{&quot;family&quot;:&quot;Mitra&quot;,&quot;given&quot;:&quot;Debirupa&quot;,&quot;parse-names&quot;:false,&quot;dropping-particle&quot;:&quot;&quot;,&quot;non-dropping-particle&quot;:&quot;&quot;},{&quot;family&quot;:&quot;Dutta&quot;,&quot;given&quot;:&quot;Arnab&quot;,&quot;parse-names&quot;:false,&quot;dropping-particle&quot;:&quot;&quot;,&quot;non-dropping-particle&quot;:&quot;&quot;},{&quot;family&quot;:&quot;Patra&quot;,&quot;given&quot;:&quot;Tarak K.&quot;,&quot;parse-names&quot;:false,&quot;dropping-particle&quot;:&quot;&quot;,&quot;non-dropping-particle&quot;:&quot;&quot;}],&quot;container-title&quot;:&quot;Journal of Polymer Science&quot;,&quot;DOI&quot;:&quot;10.1002/pol.20230714&quot;,&quot;ISSN&quot;:&quot;26424169&quot;,&quot;issued&quot;:{&quot;date-parts&quot;:[[2024,3,15]]},&quot;page&quot;:&quot;1175-1186&quot;,&quot;abstract&quot;:&quot;Machine learning (ML) offers promising tools to develop surrogate models for polymers' structure–property relations. Surrogate models can be built upon existing polymer data and are useful for rapidly predicting the properties of unknown polymers. The accuracy of such ML models appears to depend on the feature space representation of polymers, the range of training data, and learning algorithms. Here, we establish connections between these factors for predicting the glass transition temperature (Tg) of polymers. Our analysis suggests linear models with fewer fitting parameters are as accurate as nonlinear models with many hidden and unexplainable parameters. Also, the performance of a monomer topology-based ML model is found to be qualitatively identical to that of a physicochemical descriptor-based ML model. We find that the ML models's performance in the extrapolative region is enhanced as the property range of the training data increases. Moreover, we establish new Tg – polymer chemistry correlations via ML. Our work illustrates how ML can advance the fundamental understanding of polymer structure–property correlations and its efficacy for extrapolation problems.&quot;,&quot;publisher&quot;:&quot;John Wiley and Sons Inc&quot;,&quot;issue&quot;:&quot;6&quot;,&quot;volume&quot;:&quot;62&quot;,&quot;container-title-short&quot;:&quot;&quot;},&quot;isTemporary&quot;:false}]},{&quot;citationID&quot;:&quot;MENDELEY_CITATION_2200f77c-e1cc-47c6-bb52-a74d4dedb3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quot;,&quot;citationItems&quot;:[{&quot;id&quot;:&quot;4d8cfff3-ef08-3445-b7ff-00417b821aa5&quot;,&quot;itemData&quot;:{&quot;type&quot;:&quot;article&quot;,&quot;id&quot;:&quot;4d8cfff3-ef08-3445-b7ff-00417b821aa5&quot;,&quot;title&quot;:&quot;AI for organic and polymer synthesis&quot;,&quot;author&quot;:[{&quot;family&quot;:&quot;Hong&quot;,&quot;given&quot;:&quot;Xin&quot;,&quot;parse-names&quot;:false,&quot;dropping-particle&quot;:&quot;&quot;,&quot;non-dropping-particle&quot;:&quot;&quot;},{&quot;family&quot;:&quot;Yang&quot;,&quot;given&quot;:&quot;Qi&quot;,&quot;parse-names&quot;:false,&quot;dropping-particle&quot;:&quot;&quot;,&quot;non-dropping-particle&quot;:&quot;&quot;},{&quot;family&quot;:&quot;Liao&quot;,&quot;given&quot;:&quot;Kuangbiao&quot;,&quot;parse-names&quot;:false,&quot;dropping-particle&quot;:&quot;&quot;,&quot;non-dropping-particle&quot;:&quot;&quot;},{&quot;family&quot;:&quot;Pei&quot;,&quot;given&quot;:&quot;Jianfeng&quot;,&quot;parse-names&quot;:false,&quot;dropping-particle&quot;:&quot;&quot;,&quot;non-dropping-particle&quot;:&quot;&quot;},{&quot;family&quot;:&quot;Chen&quot;,&quot;given&quot;:&quot;Mao&quot;,&quot;parse-names&quot;:false,&quot;dropping-particle&quot;:&quot;&quot;,&quot;non-dropping-particle&quot;:&quot;&quot;},{&quot;family&quot;:&quot;Mo&quot;,&quot;given&quot;:&quot;Fanyang&quot;,&quot;parse-names&quot;:false,&quot;dropping-particle&quot;:&quot;&quot;,&quot;non-dropping-particle&quot;:&quot;&quot;},{&quot;family&quot;:&quot;Lu&quot;,&quot;given&quot;:&quot;Hua&quot;,&quot;parse-names&quot;:false,&quot;dropping-particle&quot;:&quot;&quot;,&quot;non-dropping-particle&quot;:&quot;&quot;},{&quot;family&quot;:&quot;Zhang&quot;,&quot;given&quot;:&quot;Wen&quot;,&quot;parse-names&quot;:false,&quot;dropping-particle&quot;:&quot;Bin&quot;,&quot;non-dropping-particle&quot;:&quot;&quot;},{&quot;family&quot;:&quot;Zhou&quot;,&quot;given&quot;:&quot;Haisen&quot;,&quot;parse-names&quot;:false,&quot;dropping-particle&quot;:&quot;&quot;,&quot;non-dropping-particle&quot;:&quot;&quot;},{&quot;family&quot;:&quot;Chen&quot;,&quot;given&quot;:&quot;Jiaxiao&quot;,&quot;parse-names&quot;:false,&quot;dropping-particle&quot;:&quot;&quot;,&quot;non-dropping-particle&quot;:&quot;&quot;},{&quot;family&quot;:&quot;Su&quot;,&quot;given&quot;:&quot;Lebin&quot;,&quot;parse-names&quot;:false,&quot;dropping-particle&quot;:&quot;&quot;,&quot;non-dropping-particle&quot;:&quot;&quot;},{&quot;family&quot;:&quot;Zhang&quot;,&quot;given&quot;:&quot;Shuo Qing&quot;,&quot;parse-names&quot;:false,&quot;dropping-particle&quot;:&quot;&quot;,&quot;non-dropping-particle&quot;:&quot;&quot;},{&quot;family&quot;:&quot;Liu&quot;,&quot;given&quot;:&quot;Siyuan&quot;,&quot;parse-names&quot;:false,&quot;dropping-particle&quot;:&quot;&quot;,&quot;non-dropping-particle&quot;:&quot;&quot;},{&quot;family&quot;:&quot;Huang&quot;,&quot;given&quot;:&quot;Xu&quot;,&quot;parse-names&quot;:false,&quot;dropping-particle&quot;:&quot;&quot;,&quot;non-dropping-particle&quot;:&quot;&quot;},{&quot;family&quot;:&quot;Sun&quot;,&quot;given&quot;:&quot;Yi Zhou&quot;,&quot;parse-names&quot;:false,&quot;dropping-particle&quot;:&quot;&quot;,&quot;non-dropping-particle&quot;:&quot;&quot;},{&quot;family&quot;:&quot;Wang&quot;,&quot;given&quot;:&quot;Yuxiang&quot;,&quot;parse-names&quot;:false,&quot;dropping-particle&quot;:&quot;&quot;,&quot;non-dropping-particle&quot;:&quot;&quot;},{&quot;family&quot;:&quot;Zhang&quot;,&quot;given&quot;:&quot;Zexi&quot;,&quot;parse-names&quot;:false,&quot;dropping-particle&quot;:&quot;&quot;,&quot;non-dropping-particle&quot;:&quot;&quot;},{&quot;family&quot;:&quot;Yu&quot;,&quot;given&quot;:&quot;Zhunzhun&quot;,&quot;parse-names&quot;:false,&quot;dropping-particle&quot;:&quot;&quot;,&quot;non-dropping-particle&quot;:&quot;&quot;},{&quot;family&quot;:&quot;Luo&quot;,&quot;given&quot;:&quot;Sanzhong&quot;,&quot;parse-names&quot;:false,&quot;dropping-particle&quot;:&quot;&quot;,&quot;non-dropping-particle&quot;:&quot;&quot;},{&quot;family&quot;:&quot;Fu&quot;,&quot;given&quot;:&quot;Xue Feng&quot;,&quot;parse-names&quot;:false,&quot;dropping-particle&quot;:&quot;&quot;,&quot;non-dropping-particle&quot;:&quot;&quot;},{&quot;family&quot;:&quot;You&quot;,&quot;given&quot;:&quot;Shu Li&quot;,&quot;parse-names&quot;:false,&quot;dropping-particle&quot;:&quot;&quot;,&quot;non-dropping-particle&quot;:&quot;&quot;}],&quot;container-title&quot;:&quot;Science China Chemistry&quot;,&quot;container-title-short&quot;:&quot;Sci China Chem&quot;,&quot;DOI&quot;:&quot;10.1007/s11426-024-2072-4&quot;,&quot;ISSN&quot;:&quot;18691870&quot;,&quot;issued&quot;:{&quot;date-parts&quot;:[[2023,8,1]]},&quot;abstract&quot;:&quot;Recent years have witnessed the transformative impact from the integration of artificial intelligence with organic and polymer synthesis. This synergy offers innovative and intelligent solutions to a range of classic problems in synthetic chemistry. These exciting advancements include the prediction of molecular property, multi-step retrosynthetic pathway planning, elucidation of the structure-performance relationship of single-step transformation, establishment of the quantitative linkage between polymer structures and their functions, design and optimization of polymerization process, prediction of the structure and sequence of biological macromolecules, as well as automated and intelligent synthesis platforms. Chemists can now explore synthetic chemistry with unprecedented precision and efficiency, creating novel reactions, catalysts, and polymer materials under the data-driven paradigm. Despite these thrilling developments, the field of artificial intelligence (AI) synthetic chemistry is still in its infancy, facing challenges and limitations in terms of data openness, model interpretability, as well as software and hardware support. This review aims to provide an overview of the current progress, key challenges, and future development suggestions in the interdisciplinary field between AI and synthetic chemistry. It is hoped that this overview will offer readers a comprehensive understanding of this emerging field, inspiring and promoting further scientific research and development.&quot;,&quot;publisher&quot;:&quot;Science China Press&quot;},&quot;isTemporary&quot;:false},{&quot;id&quot;:&quot;4aa26e93-0581-386a-ba5e-5e3817701d12&quot;,&quot;itemData&quot;:{&quot;type&quot;:&quot;article-journal&quot;,&quot;id&quot;:&quot;4aa26e93-0581-386a-ba5e-5e3817701d12&quot;,&quot;title&quot;:&quot;Machine learning-based epoxy resin property prediction&quot;,&quot;author&quot;:[{&quot;family&quot;:&quot;Jang&quot;,&quot;given&quot;:&quot;Huiwon&quot;,&quot;parse-names&quot;:false,&quot;dropping-particle&quot;:&quot;&quot;,&quot;non-dropping-particle&quot;:&quot;&quot;},{&quot;family&quot;:&quot;Ryu&quot;,&quot;given&quot;:&quot;Dayoung&quot;,&quot;parse-names&quot;:false,&quot;dropping-particle&quot;:&quot;&quot;,&quot;non-dropping-particle&quot;:&quot;&quot;},{&quot;family&quot;:&quot;Lee&quot;,&quot;given&quot;:&quot;Wonseok&quot;,&quot;parse-names&quot;:false,&quot;dropping-particle&quot;:&quot;&quot;,&quot;non-dropping-particle&quot;:&quot;&quot;},{&quot;family&quot;:&quot;Park&quot;,&quot;given&quot;:&quot;Geunyeong&quot;,&quot;parse-names&quot;:false,&quot;dropping-particle&quot;:&quot;&quot;,&quot;non-dropping-particle&quot;:&quot;&quot;},{&quot;family&quot;:&quot;Kim&quot;,&quot;given&quot;:&quot;Jihan&quot;,&quot;parse-names&quot;:false,&quot;dropping-particle&quot;:&quot;&quot;,&quot;non-dropping-particle&quot;:&quot;&quot;}],&quot;container-title&quot;:&quot;Molecular Systems Design and Engineering&quot;,&quot;container-title-short&quot;:&quot;Mol Syst Des Eng&quot;,&quot;DOI&quot;:&quot;10.1039/d4me00060a&quot;,&quot;ISSN&quot;:&quot;20589689&quot;,&quot;issued&quot;:{&quot;date-parts&quot;:[[2024]]},&quot;abstract&quot;:&quot;Epoxy resins have been utilized across various industries due to their superior mechanical and chemical properties. However, discovering the optimal design of epoxy resins is challenging because of the large chemical space of polymer systems. In this study, we adopted a data-driven approach to develop an effective prediction system for epoxy resin. In particular, we constructed a database of 789 epoxy resins, encompassing four key properties: density, coefficient of thermal expansion, glass transition temperature, and Young's modulus, obtained through molecular dynamics simulations. We devised descriptors that effectively represent epoxy resins. Ultimately, a machine learning model was trained, successfully predicting properties with reasonable accuracy. Our predictive model is a generalized model that was verified across various types of epoxy resins, making it applicable to all kinds of epoxy and hardener combinations. This achievement enables large-scale screening over numerous polymers, accelerating the discovery process. Further, we conducted an in-depth analysis of the important features that have a high impact on the epoxy resin. This provides valuable insights into the structure-property relationship which can guide researchers in designing new epoxy resins.&quot;,&quot;publisher&quot;:&quot;Royal Society of Chemistry&quot;},&quot;isTemporary&quot;:false}]},{&quot;citationID&quot;:&quot;MENDELEY_CITATION_eb2c4096-1aa0-493e-be83-7681e595d0d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quot;,&quot;citationItems&quot;:[{&quot;id&quot;:&quot;9ece8cc1-250f-35a5-a846-30355cb604f7&quot;,&quot;itemData&quot;:{&quot;type&quot;:&quot;article&quot;,&quot;id&quot;:&quot;9ece8cc1-250f-35a5-a846-30355cb604f7&quot;,&quot;title&quot;:&quot;Deep learning for low-data drug discovery: Hurdles and opportunities&quot;,&quot;author&quot;:[{&quot;family&quot;:&quot;Tilborg&quot;,&quot;given&quot;:&quot;Derek&quot;,&quot;parse-names&quot;:false,&quot;dropping-particle&quot;:&quot;&quot;,&quot;non-dropping-particle&quot;:&quot;van&quot;},{&quot;family&quot;:&quot;Brinkmann&quot;,&quot;given&quot;:&quot;Helena&quot;,&quot;parse-names&quot;:false,&quot;dropping-particle&quot;:&quot;&quot;,&quot;non-dropping-particle&quot;:&quot;&quot;},{&quot;family&quot;:&quot;Criscuolo&quot;,&quot;given&quot;:&quot;Emanuele&quot;,&quot;parse-names&quot;:false,&quot;dropping-particle&quot;:&quot;&quot;,&quot;non-dropping-particle&quot;:&quot;&quot;},{&quot;family&quot;:&quot;Rossen&quot;,&quot;given&quot;:&quot;Luke&quot;,&quot;parse-names&quot;:false,&quot;dropping-particle&quot;:&quot;&quot;,&quot;non-dropping-particle&quot;:&quot;&quot;},{&quot;family&quot;:&quot;Özçelik&quot;,&quot;given&quot;:&quot;Rıza&quot;,&quot;parse-names&quot;:false,&quot;dropping-particle&quot;:&quot;&quot;,&quot;non-dropping-particle&quot;:&quot;&quot;},{&quot;family&quot;:&quot;Grisoni&quot;,&quot;given&quot;:&quot;Francesca&quot;,&quot;parse-names&quot;:false,&quot;dropping-particle&quot;:&quot;&quot;,&quot;non-dropping-particle&quot;:&quot;&quot;}],&quot;container-title&quot;:&quot;Current Opinion in Structural Biology&quot;,&quot;container-title-short&quot;:&quot;Curr Opin Struct Biol&quot;,&quot;DOI&quot;:&quot;10.1016/j.sbi.2024.102818&quot;,&quot;ISSN&quot;:&quot;1879033X&quot;,&quot;PMID&quot;:&quot;38669740&quot;,&quot;issued&quot;:{&quot;date-parts&quot;:[[2024,6,1]]},&quot;abstract&quot;:&quot;Deep learning is becoming increasingly relevant in drug discovery, from de novo design to protein structure prediction and synthesis planning. However, it is often challenged by the small data regimes typical of certain drug discovery tasks. In such scenarios, deep learning approaches–which are notoriously ‘data-hungry’–might fail to live up to their promise. Developing novel approaches to leverage the power of deep learning in low-data scenarios is sparking great attention, and future developments are expected to propel the field further. This mini-review provides an overview of recent low-data-learning approaches in drug discovery, analyzing their hurdles and advantages. Finally, we venture to provide a forecast of future research directions in low-data learning for drug discovery.&quot;,&quot;publisher&quot;:&quot;Elsevier Ltd&quot;,&quot;volume&quot;:&quot;86&quot;},&quot;isTemporary&quot;:false}]}]"/>
    <we:property name="MENDELEY_CITATIONS_LOCALE_CODE" value="&quot;en-US&quot;"/>
    <we:property name="MENDELEY_CITATIONS_STYLE" value="{&quot;id&quot;:&quot;https://www.zotero.org/styles/advanced-functional-materials&quot;,&quot;title&quot;:&quot;Advanced Functional Materia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FFEF3502B833479D98A839609617DC" ma:contentTypeVersion="17" ma:contentTypeDescription="Create a new document." ma:contentTypeScope="" ma:versionID="2e2d13f3ccb1bdcf58e2c2ea27a09af5">
  <xsd:schema xmlns:xsd="http://www.w3.org/2001/XMLSchema" xmlns:xs="http://www.w3.org/2001/XMLSchema" xmlns:p="http://schemas.microsoft.com/office/2006/metadata/properties" xmlns:ns2="248258db-8b32-410b-8c84-ee696a116e8f" xmlns:ns3="4f018434-aebc-4201-995e-341b93ee9b01" targetNamespace="http://schemas.microsoft.com/office/2006/metadata/properties" ma:root="true" ma:fieldsID="008bfd1ec6d40acbcc854251f20ed5c5" ns2:_="" ns3:_="">
    <xsd:import namespace="248258db-8b32-410b-8c84-ee696a116e8f"/>
    <xsd:import namespace="4f018434-aebc-4201-995e-341b93ee9b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VITODocumentType" minOccurs="0"/>
                <xsd:element ref="ns3:VITOTeam" minOccurs="0"/>
                <xsd:element ref="ns3:VITOOpportunity" minOccurs="0"/>
                <xsd:element ref="ns3:VITOProject" minOccurs="0"/>
                <xsd:element ref="ns3:VITOContactCompany" minOccurs="0"/>
                <xsd:element ref="ns3:VITOUnit" minOccurs="0"/>
                <xsd:element ref="ns2:lcf76f155ced4ddcb4097134ff3c332f" minOccurs="0"/>
                <xsd:element ref="ns3:TaxCatchAll"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258db-8b32-410b-8c84-ee696a11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c20e29d-4d9b-411e-9260-307e9281c907"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18434-aebc-4201-995e-341b93ee9b01" elementFormDefault="qualified">
    <xsd:import namespace="http://schemas.microsoft.com/office/2006/documentManagement/types"/>
    <xsd:import namespace="http://schemas.microsoft.com/office/infopath/2007/PartnerControls"/>
    <xsd:element name="VITODocumentType" ma:index="12" nillable="true" ma:displayName="Document Type" ma:default="" ma:internalName="VITODocumentType">
      <xsd:simpleType>
        <xsd:union memberTypes="dms:Text">
          <xsd:simpleType>
            <xsd:restriction base="dms:Choice"/>
          </xsd:simpleType>
        </xsd:union>
      </xsd:simpleType>
    </xsd:element>
    <xsd:element name="VITOTeam" ma:index="13" nillable="true" ma:displayName="Team" ma:default="Contractadministratie" ma:internalName="VITOTeam">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Opportunity" ma:index="14" nillable="true" ma:displayName="Opportunity" ma:default="" ma:internalName="VITOOpportunit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Project" ma:index="15" nillable="true" ma:displayName="Project" ma:default="" ma:internalName="VITOProjec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ContactCompany" ma:index="16" nillable="true" ma:displayName="Contact Company" ma:default="" ma:internalName="VITOContactCompan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Unit" ma:index="17" nillable="true" ma:displayName="Unit" ma:default="" ma:internalName="VITOUni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axCatchAll" ma:index="20" nillable="true" ma:displayName="Taxonomy Catch All Column" ma:hidden="true" ma:list="{19cfd56a-5fc5-42a6-b22d-977b85187be3}" ma:internalName="TaxCatchAll" ma:showField="CatchAllData" ma:web="4f018434-aebc-4201-995e-341b93ee9b0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VITOTeam xmlns="4f018434-aebc-4201-995e-341b93ee9b01">
      <Value>Contractadministratie</Value>
    </VITOTeam>
    <VITOContactCompany xmlns="4f018434-aebc-4201-995e-341b93ee9b01" xsi:nil="true"/>
    <VITOUnit xmlns="4f018434-aebc-4201-995e-341b93ee9b01" xsi:nil="true"/>
    <VITODocumentType xmlns="4f018434-aebc-4201-995e-341b93ee9b01" xsi:nil="true"/>
    <TaxCatchAll xmlns="4f018434-aebc-4201-995e-341b93ee9b01" xsi:nil="true"/>
    <lcf76f155ced4ddcb4097134ff3c332f xmlns="248258db-8b32-410b-8c84-ee696a116e8f">
      <Terms xmlns="http://schemas.microsoft.com/office/infopath/2007/PartnerControls"/>
    </lcf76f155ced4ddcb4097134ff3c332f>
    <VITOOpportunity xmlns="4f018434-aebc-4201-995e-341b93ee9b01" xsi:nil="true"/>
    <VITOProject xmlns="4f018434-aebc-4201-995e-341b93ee9b0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473481-A88B-4E12-A87E-E5E864328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258db-8b32-410b-8c84-ee696a116e8f"/>
    <ds:schemaRef ds:uri="4f018434-aebc-4201-995e-341b93ee9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261843-0553-48F2-9211-80C70DAF1F20}">
  <ds:schemaRefs>
    <ds:schemaRef ds:uri="http://schemas.microsoft.com/office/2006/metadata/properties"/>
    <ds:schemaRef ds:uri="http://schemas.microsoft.com/office/infopath/2007/PartnerControls"/>
    <ds:schemaRef ds:uri="4f018434-aebc-4201-995e-341b93ee9b01"/>
    <ds:schemaRef ds:uri="248258db-8b32-410b-8c84-ee696a116e8f"/>
  </ds:schemaRefs>
</ds:datastoreItem>
</file>

<file path=customXml/itemProps3.xml><?xml version="1.0" encoding="utf-8"?>
<ds:datastoreItem xmlns:ds="http://schemas.openxmlformats.org/officeDocument/2006/customXml" ds:itemID="{99150D29-00B2-46BD-A6A7-D96A1788DB28}">
  <ds:schemaRefs>
    <ds:schemaRef ds:uri="http://schemas.openxmlformats.org/officeDocument/2006/bibliography"/>
  </ds:schemaRefs>
</ds:datastoreItem>
</file>

<file path=customXml/itemProps4.xml><?xml version="1.0" encoding="utf-8"?>
<ds:datastoreItem xmlns:ds="http://schemas.openxmlformats.org/officeDocument/2006/customXml" ds:itemID="{08971A08-314D-4FA6-B003-416F08A571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13516</Words>
  <Characters>77042</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 (AMIBM)</dc:creator>
  <cp:keywords/>
  <dc:description/>
  <cp:lastModifiedBy>Acaru, Silviu</cp:lastModifiedBy>
  <cp:revision>8</cp:revision>
  <cp:lastPrinted>2024-12-17T12:29:00Z</cp:lastPrinted>
  <dcterms:created xsi:type="dcterms:W3CDTF">2026-03-15T21:21:00Z</dcterms:created>
  <dcterms:modified xsi:type="dcterms:W3CDTF">2026-03-16T16:11:00Z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0x01010026FFEF3502B833479D98A839609617DC</vt:lpwstr>
  </property>
  <property fmtid="{D5CDD505-2E9C-101B-9397-08002B2CF9AE}" pid="3" name="MediaServiceImageTags">
    <vt:lpwstr/>
  </property>
  <property fmtid="{D5CDD505-2E9C-101B-9397-08002B2CF9AE}" pid="4" name="ClassificationContentMarkingHeaderShapeIds">
    <vt:lpwstr>73edbae8,7efeee67,4a253632</vt:lpwstr>
  </property>
  <property fmtid="{D5CDD505-2E9C-101B-9397-08002B2CF9AE}" pid="5" name="ClassificationContentMarkingHeaderFontProps">
    <vt:lpwstr>#000000,10,Calibri</vt:lpwstr>
  </property>
  <property fmtid="{D5CDD505-2E9C-101B-9397-08002B2CF9AE}" pid="6" name="ClassificationContentMarkingHeaderText">
    <vt:lpwstr>Internal Use Only</vt:lpwstr>
  </property>
  <property fmtid="{D5CDD505-2E9C-101B-9397-08002B2CF9AE}" pid="7" name="ClassificationContentMarkingFooterShapeIds">
    <vt:lpwstr>62defc2b,5d9490bf,76cb8330</vt:lpwstr>
  </property>
  <property fmtid="{D5CDD505-2E9C-101B-9397-08002B2CF9AE}" pid="8" name="ClassificationContentMarkingFooterFontProps">
    <vt:lpwstr>#000000,10,Calibri</vt:lpwstr>
  </property>
  <property fmtid="{D5CDD505-2E9C-101B-9397-08002B2CF9AE}" pid="9" name="ClassificationContentMarkingFooterText">
    <vt:lpwstr>Internal Use Only</vt:lpwstr>
  </property>
  <property fmtid="{D5CDD505-2E9C-101B-9397-08002B2CF9AE}" pid="10" name="MSIP_Label_027ad620-9833-42c5-b276-2511a635058c_Enabled">
    <vt:lpwstr>true</vt:lpwstr>
  </property>
  <property fmtid="{D5CDD505-2E9C-101B-9397-08002B2CF9AE}" pid="11" name="MSIP_Label_027ad620-9833-42c5-b276-2511a635058c_SetDate">
    <vt:lpwstr>2025-02-25T08:35:42Z</vt:lpwstr>
  </property>
  <property fmtid="{D5CDD505-2E9C-101B-9397-08002B2CF9AE}" pid="12" name="MSIP_Label_027ad620-9833-42c5-b276-2511a635058c_Method">
    <vt:lpwstr>Standard</vt:lpwstr>
  </property>
  <property fmtid="{D5CDD505-2E9C-101B-9397-08002B2CF9AE}" pid="13" name="MSIP_Label_027ad620-9833-42c5-b276-2511a635058c_Name">
    <vt:lpwstr>Internal Use Only</vt:lpwstr>
  </property>
  <property fmtid="{D5CDD505-2E9C-101B-9397-08002B2CF9AE}" pid="14" name="MSIP_Label_027ad620-9833-42c5-b276-2511a635058c_SiteId">
    <vt:lpwstr>f667ad43-b1c9-4e4c-a9de-24c46f58705a</vt:lpwstr>
  </property>
  <property fmtid="{D5CDD505-2E9C-101B-9397-08002B2CF9AE}" pid="15" name="MSIP_Label_027ad620-9833-42c5-b276-2511a635058c_ActionId">
    <vt:lpwstr>9c9bdc7b-85b8-4c8e-bce8-14b4a1eccd2e</vt:lpwstr>
  </property>
  <property fmtid="{D5CDD505-2E9C-101B-9397-08002B2CF9AE}" pid="16" name="MSIP_Label_027ad620-9833-42c5-b276-2511a635058c_ContentBits">
    <vt:lpwstr>3</vt:lpwstr>
  </property>
  <property fmtid="{D5CDD505-2E9C-101B-9397-08002B2CF9AE}" pid="17" name="MSIP_Label_027ad620-9833-42c5-b276-2511a635058c_Tag">
    <vt:lpwstr>10, 3, 0, 1</vt:lpwstr>
  </property>
</Properties>
</file>