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Science and Engineering, Maastricht University, </w:t>
      </w:r>
      <w:proofErr w:type="spellStart"/>
      <w:r w:rsidR="00A54F72" w:rsidRPr="00A54F72">
        <w:rPr>
          <w:rFonts w:ascii="Times New Roman" w:eastAsia="Times New Roman" w:hAnsi="Times New Roman" w:cs="Times New Roman"/>
          <w:sz w:val="24"/>
          <w:szCs w:val="24"/>
        </w:rPr>
        <w:t>Brightlands</w:t>
      </w:r>
      <w:proofErr w:type="spellEnd"/>
      <w:r w:rsidR="00A54F72" w:rsidRPr="00A54F72">
        <w:rPr>
          <w:rFonts w:ascii="Times New Roman" w:eastAsia="Times New Roman" w:hAnsi="Times New Roman" w:cs="Times New Roman"/>
          <w:sz w:val="24"/>
          <w:szCs w:val="24"/>
        </w:rPr>
        <w:t xml:space="preserve"> </w:t>
      </w:r>
      <w:proofErr w:type="spellStart"/>
      <w:r w:rsidR="00A54F72" w:rsidRPr="00A54F72">
        <w:rPr>
          <w:rFonts w:ascii="Times New Roman" w:eastAsia="Times New Roman" w:hAnsi="Times New Roman" w:cs="Times New Roman"/>
          <w:sz w:val="24"/>
          <w:szCs w:val="24"/>
        </w:rPr>
        <w:t>Chemelot</w:t>
      </w:r>
      <w:proofErr w:type="spellEnd"/>
      <w:r w:rsidR="00A54F72" w:rsidRPr="00A54F72">
        <w:rPr>
          <w:rFonts w:ascii="Times New Roman" w:eastAsia="Times New Roman" w:hAnsi="Times New Roman" w:cs="Times New Roman"/>
          <w:sz w:val="24"/>
          <w:szCs w:val="24"/>
        </w:rPr>
        <w:t xml:space="preserve"> Campus, </w:t>
      </w:r>
      <w:proofErr w:type="spellStart"/>
      <w:r w:rsidR="00A54F72" w:rsidRPr="00A54F72">
        <w:rPr>
          <w:rFonts w:ascii="Times New Roman" w:eastAsia="Times New Roman" w:hAnsi="Times New Roman" w:cs="Times New Roman"/>
          <w:sz w:val="24"/>
          <w:szCs w:val="24"/>
        </w:rPr>
        <w:t>Urmonderbaan</w:t>
      </w:r>
      <w:proofErr w:type="spellEnd"/>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22, 6167 RD </w:t>
      </w:r>
      <w:proofErr w:type="spellStart"/>
      <w:r w:rsidR="00A54F72" w:rsidRPr="00A54F72">
        <w:rPr>
          <w:rFonts w:ascii="Times New Roman" w:eastAsia="Times New Roman" w:hAnsi="Times New Roman" w:cs="Times New Roman"/>
          <w:sz w:val="24"/>
          <w:szCs w:val="24"/>
        </w:rPr>
        <w:t>Geleen</w:t>
      </w:r>
      <w:proofErr w:type="spellEnd"/>
      <w:r w:rsidR="00A54F72" w:rsidRPr="00A54F72">
        <w:rPr>
          <w:rFonts w:ascii="Times New Roman" w:eastAsia="Times New Roman" w:hAnsi="Times New Roman" w:cs="Times New Roman"/>
          <w:sz w:val="24"/>
          <w:szCs w:val="24"/>
        </w:rPr>
        <w:t>,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w:t>
      </w:r>
      <w:proofErr w:type="spellStart"/>
      <w:r w:rsidR="00CD1D94" w:rsidRPr="0096426F">
        <w:rPr>
          <w:rFonts w:ascii="Times New Roman" w:eastAsia="Times New Roman" w:hAnsi="Times New Roman" w:cs="Times New Roman"/>
          <w:sz w:val="24"/>
          <w:szCs w:val="24"/>
        </w:rPr>
        <w:t>imomec</w:t>
      </w:r>
      <w:proofErr w:type="spellEnd"/>
      <w:r w:rsidR="00CD1D94" w:rsidRPr="0096426F">
        <w:rPr>
          <w:rFonts w:ascii="Times New Roman" w:eastAsia="Times New Roman" w:hAnsi="Times New Roman" w:cs="Times New Roman"/>
          <w:sz w:val="24"/>
          <w:szCs w:val="24"/>
        </w:rPr>
        <w:t xml:space="preserve">), Quantum &amp; Artificial </w:t>
      </w:r>
      <w:proofErr w:type="spellStart"/>
      <w:r w:rsidR="00CD1D94" w:rsidRPr="0096426F">
        <w:rPr>
          <w:rFonts w:ascii="Times New Roman" w:eastAsia="Times New Roman" w:hAnsi="Times New Roman" w:cs="Times New Roman"/>
          <w:sz w:val="24"/>
          <w:szCs w:val="24"/>
        </w:rPr>
        <w:t>inTelligence</w:t>
      </w:r>
      <w:proofErr w:type="spellEnd"/>
      <w:r w:rsidR="00CD1D94" w:rsidRPr="0096426F">
        <w:rPr>
          <w:rFonts w:ascii="Times New Roman" w:eastAsia="Times New Roman" w:hAnsi="Times New Roman" w:cs="Times New Roman"/>
          <w:sz w:val="24"/>
          <w:szCs w:val="24"/>
        </w:rPr>
        <w:t xml:space="preserve"> design Of Materials (</w:t>
      </w:r>
      <w:proofErr w:type="spellStart"/>
      <w:r w:rsidR="00CD1D94" w:rsidRPr="0096426F">
        <w:rPr>
          <w:rFonts w:ascii="Times New Roman" w:eastAsia="Times New Roman" w:hAnsi="Times New Roman" w:cs="Times New Roman"/>
          <w:sz w:val="24"/>
          <w:szCs w:val="24"/>
        </w:rPr>
        <w:t>QuATOMs</w:t>
      </w:r>
      <w:proofErr w:type="spellEnd"/>
      <w:r w:rsidR="00CD1D94" w:rsidRPr="0096426F">
        <w:rPr>
          <w:rFonts w:ascii="Times New Roman" w:eastAsia="Times New Roman" w:hAnsi="Times New Roman" w:cs="Times New Roman"/>
          <w:sz w:val="24"/>
          <w:szCs w:val="24"/>
        </w:rPr>
        <w:t>), Martelarenlaan 42, B-3500 Hasselt, Belgium</w:t>
      </w:r>
    </w:p>
    <w:p w14:paraId="1B2E3118" w14:textId="15F4BA87" w:rsidR="00CD1D94" w:rsidRPr="003D7DE8" w:rsidRDefault="00A54F72" w:rsidP="00CD1D94">
      <w:pPr>
        <w:spacing w:before="120" w:after="120"/>
        <w:jc w:val="both"/>
        <w:rPr>
          <w:rFonts w:ascii="Times New Roman" w:hAnsi="Times New Roman"/>
          <w:sz w:val="24"/>
          <w:rPrChange w:id="1" w:author="Acaru, Silviu" w:date="2026-03-17T23:10:00Z" w16du:dateUtc="2026-03-17T22:10:00Z">
            <w:rPr>
              <w:rFonts w:ascii="Times New Roman" w:hAnsi="Times New Roman"/>
              <w:sz w:val="24"/>
              <w:lang w:val="nl-NL"/>
            </w:rPr>
          </w:rPrChange>
        </w:rPr>
      </w:pPr>
      <w:r w:rsidRPr="003D7DE8">
        <w:rPr>
          <w:rFonts w:ascii="Times New Roman" w:hAnsi="Times New Roman"/>
          <w:sz w:val="24"/>
          <w:vertAlign w:val="superscript"/>
          <w:rPrChange w:id="2" w:author="Acaru, Silviu" w:date="2026-03-17T23:10:00Z" w16du:dateUtc="2026-03-17T22:10:00Z">
            <w:rPr>
              <w:rFonts w:ascii="Times New Roman" w:hAnsi="Times New Roman"/>
              <w:sz w:val="24"/>
              <w:vertAlign w:val="superscript"/>
              <w:lang w:val="nl-NL"/>
            </w:rPr>
          </w:rPrChange>
        </w:rPr>
        <w:t>4</w:t>
      </w:r>
      <w:r w:rsidR="00CD1D94" w:rsidRPr="003D7DE8">
        <w:rPr>
          <w:rFonts w:ascii="Times New Roman" w:hAnsi="Times New Roman"/>
          <w:sz w:val="24"/>
          <w:rPrChange w:id="3" w:author="Acaru, Silviu" w:date="2026-03-17T23:10:00Z" w16du:dateUtc="2026-03-17T22:10:00Z">
            <w:rPr>
              <w:rFonts w:ascii="Times New Roman" w:hAnsi="Times New Roman"/>
              <w:sz w:val="24"/>
              <w:lang w:val="nl-NL"/>
            </w:rPr>
          </w:rPrChange>
        </w:rPr>
        <w:t xml:space="preserve"> </w:t>
      </w:r>
      <w:proofErr w:type="spellStart"/>
      <w:r w:rsidR="00CD1D94" w:rsidRPr="003D7DE8">
        <w:rPr>
          <w:rFonts w:ascii="Times New Roman" w:hAnsi="Times New Roman"/>
          <w:sz w:val="24"/>
          <w:rPrChange w:id="4" w:author="Acaru, Silviu" w:date="2026-03-17T23:10:00Z" w16du:dateUtc="2026-03-17T22:10:00Z">
            <w:rPr>
              <w:rFonts w:ascii="Times New Roman" w:hAnsi="Times New Roman"/>
              <w:sz w:val="24"/>
              <w:lang w:val="nl-NL"/>
            </w:rPr>
          </w:rPrChange>
        </w:rPr>
        <w:t>imec</w:t>
      </w:r>
      <w:proofErr w:type="spellEnd"/>
      <w:r w:rsidR="00CD1D94" w:rsidRPr="003D7DE8">
        <w:rPr>
          <w:rFonts w:ascii="Times New Roman" w:hAnsi="Times New Roman"/>
          <w:sz w:val="24"/>
          <w:rPrChange w:id="5" w:author="Acaru, Silviu" w:date="2026-03-17T23:10:00Z" w16du:dateUtc="2026-03-17T22:10:00Z">
            <w:rPr>
              <w:rFonts w:ascii="Times New Roman" w:hAnsi="Times New Roman"/>
              <w:sz w:val="24"/>
              <w:lang w:val="nl-NL"/>
            </w:rPr>
          </w:rPrChange>
        </w:rPr>
        <w:t>, imo-</w:t>
      </w:r>
      <w:proofErr w:type="spellStart"/>
      <w:r w:rsidR="00CD1D94" w:rsidRPr="003D7DE8">
        <w:rPr>
          <w:rFonts w:ascii="Times New Roman" w:hAnsi="Times New Roman"/>
          <w:sz w:val="24"/>
          <w:rPrChange w:id="6" w:author="Acaru, Silviu" w:date="2026-03-17T23:10:00Z" w16du:dateUtc="2026-03-17T22:10:00Z">
            <w:rPr>
              <w:rFonts w:ascii="Times New Roman" w:hAnsi="Times New Roman"/>
              <w:sz w:val="24"/>
              <w:lang w:val="nl-NL"/>
            </w:rPr>
          </w:rPrChange>
        </w:rPr>
        <w:t>imomec</w:t>
      </w:r>
      <w:proofErr w:type="spellEnd"/>
      <w:r w:rsidR="00CD1D94" w:rsidRPr="003D7DE8">
        <w:rPr>
          <w:rFonts w:ascii="Times New Roman" w:hAnsi="Times New Roman"/>
          <w:sz w:val="24"/>
          <w:rPrChange w:id="7" w:author="Acaru, Silviu" w:date="2026-03-17T23:10:00Z" w16du:dateUtc="2026-03-17T22:10:00Z">
            <w:rPr>
              <w:rFonts w:ascii="Times New Roman" w:hAnsi="Times New Roman"/>
              <w:sz w:val="24"/>
              <w:lang w:val="nl-NL"/>
            </w:rPr>
          </w:rPrChange>
        </w:rPr>
        <w:t xml:space="preserve">, </w:t>
      </w:r>
      <w:proofErr w:type="spellStart"/>
      <w:r w:rsidR="00CD1D94" w:rsidRPr="003D7DE8">
        <w:rPr>
          <w:rFonts w:ascii="Times New Roman" w:hAnsi="Times New Roman"/>
          <w:sz w:val="24"/>
          <w:rPrChange w:id="8" w:author="Acaru, Silviu" w:date="2026-03-17T23:10:00Z" w16du:dateUtc="2026-03-17T22:10:00Z">
            <w:rPr>
              <w:rFonts w:ascii="Times New Roman" w:hAnsi="Times New Roman"/>
              <w:sz w:val="24"/>
              <w:lang w:val="nl-NL"/>
            </w:rPr>
          </w:rPrChange>
        </w:rPr>
        <w:t>Wetenschapspark</w:t>
      </w:r>
      <w:proofErr w:type="spellEnd"/>
      <w:r w:rsidR="00CD1D94" w:rsidRPr="003D7DE8">
        <w:rPr>
          <w:rFonts w:ascii="Times New Roman" w:hAnsi="Times New Roman"/>
          <w:sz w:val="24"/>
          <w:rPrChange w:id="9" w:author="Acaru, Silviu" w:date="2026-03-17T23:10:00Z" w16du:dateUtc="2026-03-17T22:10:00Z">
            <w:rPr>
              <w:rFonts w:ascii="Times New Roman" w:hAnsi="Times New Roman"/>
              <w:sz w:val="24"/>
              <w:lang w:val="nl-NL"/>
            </w:rPr>
          </w:rPrChange>
        </w:rPr>
        <w:t xml:space="preserve"> 1, B-3590 </w:t>
      </w:r>
      <w:proofErr w:type="spellStart"/>
      <w:r w:rsidR="00CD1D94" w:rsidRPr="003D7DE8">
        <w:rPr>
          <w:rFonts w:ascii="Times New Roman" w:hAnsi="Times New Roman"/>
          <w:sz w:val="24"/>
          <w:rPrChange w:id="10" w:author="Acaru, Silviu" w:date="2026-03-17T23:10:00Z" w16du:dateUtc="2026-03-17T22:10:00Z">
            <w:rPr>
              <w:rFonts w:ascii="Times New Roman" w:hAnsi="Times New Roman"/>
              <w:sz w:val="24"/>
              <w:lang w:val="nl-NL"/>
            </w:rPr>
          </w:rPrChange>
        </w:rPr>
        <w:t>Diepenbeek</w:t>
      </w:r>
      <w:proofErr w:type="spellEnd"/>
      <w:r w:rsidR="00CD1D94" w:rsidRPr="003D7DE8">
        <w:rPr>
          <w:rFonts w:ascii="Times New Roman" w:hAnsi="Times New Roman"/>
          <w:sz w:val="24"/>
          <w:rPrChange w:id="11" w:author="Acaru, Silviu" w:date="2026-03-17T23:10:00Z" w16du:dateUtc="2026-03-17T22:10:00Z">
            <w:rPr>
              <w:rFonts w:ascii="Times New Roman" w:hAnsi="Times New Roman"/>
              <w:sz w:val="24"/>
              <w:lang w:val="nl-NL"/>
            </w:rPr>
          </w:rPrChange>
        </w:rPr>
        <w:t>, Belgium</w:t>
      </w:r>
    </w:p>
    <w:p w14:paraId="61E5E2EF" w14:textId="77777777" w:rsidR="00CD1D94" w:rsidRPr="003D7DE8" w:rsidRDefault="00CD1D94" w:rsidP="00487C81">
      <w:pPr>
        <w:spacing w:before="120" w:after="120"/>
        <w:jc w:val="both"/>
        <w:rPr>
          <w:rFonts w:ascii="Times New Roman" w:hAnsi="Times New Roman"/>
          <w:sz w:val="24"/>
          <w:rPrChange w:id="12" w:author="Acaru, Silviu" w:date="2026-03-17T23:10:00Z" w16du:dateUtc="2026-03-17T22:10:00Z">
            <w:rPr>
              <w:rFonts w:ascii="Times New Roman" w:hAnsi="Times New Roman"/>
              <w:sz w:val="24"/>
              <w:lang w:val="nl-NL"/>
            </w:rPr>
          </w:rPrChange>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corresponding</w:t>
      </w:r>
      <w:proofErr w:type="gramEnd"/>
      <w:r>
        <w:rPr>
          <w:rFonts w:ascii="Times New Roman" w:eastAsia="Times New Roman" w:hAnsi="Times New Roman" w:cs="Times New Roman"/>
          <w:sz w:val="24"/>
          <w:szCs w:val="24"/>
        </w:rPr>
        <w:t xml:space="preserve">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04848E4F"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remains unresolved. In this work, we present a systematic approach</w:t>
      </w:r>
      <w:del w:id="13" w:author="Acaru, Silviu" w:date="2026-03-17T23:10:00Z" w16du:dateUtc="2026-03-17T22:10:00Z">
        <w:r w:rsidR="00F77C31">
          <w:rPr>
            <w:rFonts w:ascii="Times New Roman" w:eastAsia="Times New Roman" w:hAnsi="Times New Roman" w:cs="Times New Roman"/>
            <w:sz w:val="24"/>
            <w:szCs w:val="24"/>
          </w:rPr>
          <w:delText>,</w:delText>
        </w:r>
      </w:del>
      <w:r w:rsidR="00B947BC" w:rsidRPr="011A7C3E">
        <w:rPr>
          <w:rFonts w:ascii="Times New Roman" w:eastAsia="Times New Roman" w:hAnsi="Times New Roman" w:cs="Times New Roman"/>
          <w:sz w:val="24"/>
          <w:szCs w:val="24"/>
        </w:rPr>
        <w:t xml:space="preserve"> to explore key structural parameters</w:t>
      </w:r>
      <w:del w:id="14" w:author="Acaru, Silviu" w:date="2026-03-17T23:10:00Z" w16du:dateUtc="2026-03-17T22:10:00Z">
        <w:r w:rsidR="00B947BC" w:rsidRPr="011A7C3E">
          <w:rPr>
            <w:rFonts w:ascii="Times New Roman" w:eastAsia="Times New Roman" w:hAnsi="Times New Roman" w:cs="Times New Roman"/>
            <w:sz w:val="24"/>
            <w:szCs w:val="24"/>
          </w:rPr>
          <w:delText>—</w:delText>
        </w:r>
      </w:del>
      <w:ins w:id="15" w:author="Acaru, Silviu" w:date="2026-03-17T23:10:00Z" w16du:dateUtc="2026-03-17T22:10:00Z">
        <w:r w:rsidR="00017DD3">
          <w:rPr>
            <w:rFonts w:ascii="Times New Roman" w:eastAsia="Times New Roman" w:hAnsi="Times New Roman" w:cs="Times New Roman"/>
            <w:sz w:val="24"/>
            <w:szCs w:val="24"/>
          </w:rPr>
          <w:t xml:space="preserve"> - </w:t>
        </w:r>
      </w:ins>
      <w:r w:rsidR="00B947BC" w:rsidRPr="011A7C3E">
        <w:rPr>
          <w:rFonts w:ascii="Times New Roman" w:eastAsia="Times New Roman" w:hAnsi="Times New Roman" w:cs="Times New Roman"/>
          <w:sz w:val="24"/>
          <w:szCs w:val="24"/>
        </w:rPr>
        <w:t xml:space="preserve">such as lignin content, </w:t>
      </w:r>
      <w:ins w:id="16" w:author="Acaru, Silviu" w:date="2026-03-17T23:10:00Z" w16du:dateUtc="2026-03-17T22:10:00Z">
        <w:r w:rsidR="00B32A55">
          <w:rPr>
            <w:rFonts w:ascii="Times New Roman" w:eastAsia="Times New Roman" w:hAnsi="Times New Roman" w:cs="Times New Roman"/>
            <w:sz w:val="24"/>
            <w:szCs w:val="24"/>
          </w:rPr>
          <w:t>co-</w:t>
        </w:r>
      </w:ins>
      <w:r w:rsidR="00B947BC" w:rsidRPr="011A7C3E">
        <w:rPr>
          <w:rFonts w:ascii="Times New Roman" w:eastAsia="Times New Roman" w:hAnsi="Times New Roman" w:cs="Times New Roman"/>
          <w:sz w:val="24"/>
          <w:szCs w:val="24"/>
        </w:rPr>
        <w:t>polyol chain length, isocyanate functionality, and mixing ratios</w:t>
      </w:r>
      <w:del w:id="17" w:author="Acaru, Silviu" w:date="2026-03-17T23:10:00Z" w16du:dateUtc="2026-03-17T22:10:00Z">
        <w:r w:rsidR="00B947BC" w:rsidRPr="011A7C3E">
          <w:rPr>
            <w:rFonts w:ascii="Times New Roman" w:eastAsia="Times New Roman" w:hAnsi="Times New Roman" w:cs="Times New Roman"/>
            <w:sz w:val="24"/>
            <w:szCs w:val="24"/>
          </w:rPr>
          <w:delText>—</w:delText>
        </w:r>
      </w:del>
      <w:ins w:id="18" w:author="Acaru, Silviu" w:date="2026-03-17T23:10:00Z" w16du:dateUtc="2026-03-17T22:10:00Z">
        <w:r w:rsidR="00017DD3">
          <w:rPr>
            <w:rFonts w:ascii="Times New Roman" w:eastAsia="Times New Roman" w:hAnsi="Times New Roman" w:cs="Times New Roman"/>
            <w:sz w:val="24"/>
            <w:szCs w:val="24"/>
          </w:rPr>
          <w:t xml:space="preserve">- </w:t>
        </w:r>
      </w:ins>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r w:rsidR="00B32A55">
        <w:rPr>
          <w:rFonts w:ascii="Times New Roman" w:eastAsia="Times New Roman" w:hAnsi="Times New Roman" w:cs="Times New Roman"/>
          <w:sz w:val="24"/>
          <w:szCs w:val="24"/>
        </w:rPr>
        <w:t xml:space="preserve"> </w:t>
      </w:r>
      <w:ins w:id="19" w:author="Acaru, Silviu" w:date="2026-03-17T23:10:00Z" w16du:dateUtc="2026-03-17T22:10:00Z">
        <w:r w:rsidR="00B32A55">
          <w:rPr>
            <w:rFonts w:ascii="Times New Roman" w:eastAsia="Times New Roman" w:hAnsi="Times New Roman" w:cs="Times New Roman"/>
            <w:sz w:val="24"/>
            <w:szCs w:val="24"/>
          </w:rPr>
          <w:t>stacking</w:t>
        </w:r>
        <w:r w:rsidR="00B947BC" w:rsidRPr="011A7C3E">
          <w:rPr>
            <w:rFonts w:ascii="Times New Roman" w:eastAsia="Times New Roman" w:hAnsi="Times New Roman" w:cs="Times New Roman"/>
            <w:sz w:val="24"/>
            <w:szCs w:val="24"/>
          </w:rPr>
          <w:t xml:space="preserve"> </w:t>
        </w:r>
      </w:ins>
      <w:r w:rsidR="00B947BC" w:rsidRPr="011A7C3E">
        <w:rPr>
          <w:rFonts w:ascii="Times New Roman" w:eastAsia="Times New Roman" w:hAnsi="Times New Roman" w:cs="Times New Roman"/>
          <w:sz w:val="24"/>
          <w:szCs w:val="24"/>
        </w:rPr>
        <w:t xml:space="preserve">ensemble model capable of </w:t>
      </w:r>
      <w:del w:id="20" w:author="Acaru, Silviu" w:date="2026-03-17T23:10:00Z" w16du:dateUtc="2026-03-17T22:10:00Z">
        <w:r w:rsidR="00B947BC" w:rsidRPr="011A7C3E">
          <w:rPr>
            <w:rFonts w:ascii="Times New Roman" w:eastAsia="Times New Roman" w:hAnsi="Times New Roman" w:cs="Times New Roman"/>
            <w:sz w:val="24"/>
            <w:szCs w:val="24"/>
          </w:rPr>
          <w:delText>accurately</w:delText>
        </w:r>
      </w:del>
      <w:ins w:id="21" w:author="Acaru, Silviu" w:date="2026-03-17T23:10:00Z" w16du:dateUtc="2026-03-17T22:10:00Z">
        <w:r w:rsidR="00B32A55">
          <w:rPr>
            <w:rFonts w:ascii="Times New Roman" w:eastAsia="Times New Roman" w:hAnsi="Times New Roman" w:cs="Times New Roman"/>
            <w:sz w:val="24"/>
            <w:szCs w:val="24"/>
          </w:rPr>
          <w:t>reliably</w:t>
        </w:r>
      </w:ins>
      <w:r w:rsidR="00B32A55"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predicting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del w:id="22" w:author="Acaru, Silviu" w:date="2026-03-17T23:10:00Z" w16du:dateUtc="2026-03-17T22:10:00Z">
        <w:r w:rsidR="00B947BC" w:rsidRPr="00E83847">
          <w:rPr>
            <w:rFonts w:ascii="Times New Roman" w:eastAsia="Times New Roman" w:hAnsi="Times New Roman" w:cs="Times New Roman"/>
            <w:sz w:val="24"/>
            <w:szCs w:val="24"/>
          </w:rPr>
          <w:delText xml:space="preserve">just </w:delText>
        </w:r>
        <w:r w:rsidR="00E83847" w:rsidRPr="00E83847">
          <w:rPr>
            <w:rFonts w:ascii="Times New Roman" w:eastAsia="Times New Roman" w:hAnsi="Times New Roman" w:cs="Times New Roman"/>
            <w:sz w:val="24"/>
            <w:szCs w:val="24"/>
          </w:rPr>
          <w:delText>6.6</w:delText>
        </w:r>
        <w:r w:rsidR="00B947BC" w:rsidRPr="00E83847">
          <w:rPr>
            <w:rFonts w:ascii="Times New Roman" w:eastAsia="Times New Roman" w:hAnsi="Times New Roman" w:cs="Times New Roman"/>
            <w:sz w:val="24"/>
            <w:szCs w:val="24"/>
          </w:rPr>
          <w:delText>6</w:delText>
        </w:r>
      </w:del>
      <w:ins w:id="23" w:author="Acaru, Silviu" w:date="2026-03-17T23:10:00Z" w16du:dateUtc="2026-03-17T22:10:00Z">
        <w:r w:rsidR="00B32A55">
          <w:rPr>
            <w:rFonts w:ascii="Times New Roman" w:eastAsia="Times New Roman" w:hAnsi="Times New Roman" w:cs="Times New Roman"/>
            <w:sz w:val="24"/>
            <w:szCs w:val="24"/>
          </w:rPr>
          <w:t xml:space="preserve">13.41 </w:t>
        </w:r>
      </w:ins>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del w:id="24" w:author="Acaru, Silviu" w:date="2026-03-17T23:10:00Z" w16du:dateUtc="2026-03-17T22:10:00Z">
        <w:r w:rsidR="00B947BC" w:rsidRPr="011A7C3E">
          <w:rPr>
            <w:rFonts w:ascii="Times New Roman" w:eastAsia="Times New Roman" w:hAnsi="Times New Roman" w:cs="Times New Roman"/>
            <w:sz w:val="24"/>
            <w:szCs w:val="24"/>
          </w:rPr>
          <w:delText>conventional regression methods</w:delText>
        </w:r>
      </w:del>
      <w:ins w:id="25" w:author="Acaru, Silviu" w:date="2026-03-17T23:10:00Z" w16du:dateUtc="2026-03-17T22:10:00Z">
        <w:r w:rsidR="00B32A55">
          <w:rPr>
            <w:rFonts w:ascii="Times New Roman" w:eastAsia="Times New Roman" w:hAnsi="Times New Roman" w:cs="Times New Roman"/>
            <w:sz w:val="24"/>
            <w:szCs w:val="24"/>
          </w:rPr>
          <w:t>all individual models</w:t>
        </w:r>
      </w:ins>
      <w:r w:rsidR="00B947BC" w:rsidRPr="011A7C3E">
        <w:rPr>
          <w:rFonts w:ascii="Times New Roman" w:eastAsia="Times New Roman" w:hAnsi="Times New Roman" w:cs="Times New Roman"/>
          <w:sz w:val="24"/>
          <w:szCs w:val="24"/>
        </w:rPr>
        <w:t xml:space="preserve">. Additionally, we enhance model interpretability by integrating advanced mapping techniques and </w:t>
      </w:r>
      <w:proofErr w:type="gramStart"/>
      <w:r w:rsidR="00B947BC" w:rsidRPr="011A7C3E">
        <w:rPr>
          <w:rFonts w:ascii="Times New Roman" w:eastAsia="Times New Roman" w:hAnsi="Times New Roman" w:cs="Times New Roman"/>
          <w:sz w:val="24"/>
          <w:szCs w:val="24"/>
        </w:rPr>
        <w:t>employ</w:t>
      </w:r>
      <w:proofErr w:type="gramEnd"/>
      <w:r w:rsidR="00B947BC" w:rsidRPr="011A7C3E">
        <w:rPr>
          <w:rFonts w:ascii="Times New Roman" w:eastAsia="Times New Roman" w:hAnsi="Times New Roman" w:cs="Times New Roman"/>
          <w:sz w:val="24"/>
          <w:szCs w:val="24"/>
        </w:rPr>
        <w:t xml:space="preserve">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C541083" w14:textId="77777777" w:rsidR="003222BD" w:rsidRDefault="007E5456" w:rsidP="00B947BC">
      <w:pPr>
        <w:spacing w:before="120" w:after="120"/>
        <w:jc w:val="both"/>
        <w:rPr>
          <w:del w:id="26" w:author="Acaru, Silviu" w:date="2026-03-17T23:10:00Z" w16du:dateUtc="2026-03-17T22:10:00Z"/>
          <w:rFonts w:ascii="Times New Roman" w:eastAsia="Times New Roman" w:hAnsi="Times New Roman" w:cs="Times New Roman"/>
          <w:sz w:val="24"/>
          <w:szCs w:val="24"/>
        </w:rPr>
      </w:pPr>
      <w:del w:id="27" w:author="Acaru, Silviu" w:date="2026-03-17T23:10:00Z" w16du:dateUtc="2026-03-17T22:10:00Z">
        <w:r>
          <w:rPr>
            <w:rFonts w:ascii="Times New Roman" w:eastAsia="Times New Roman" w:hAnsi="Times New Roman" w:cs="Times New Roman"/>
            <w:noProof/>
            <w:sz w:val="24"/>
            <w:szCs w:val="24"/>
          </w:rPr>
          <w:drawing>
            <wp:inline distT="0" distB="0" distL="0" distR="0" wp14:anchorId="700A6B0C" wp14:editId="5AB99622">
              <wp:extent cx="1980057" cy="1800225"/>
              <wp:effectExtent l="0" t="0" r="1270" b="0"/>
              <wp:docPr id="1156352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52818"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57" cy="1800225"/>
                      </a:xfrm>
                      <a:prstGeom prst="rect">
                        <a:avLst/>
                      </a:prstGeom>
                    </pic:spPr>
                  </pic:pic>
                </a:graphicData>
              </a:graphic>
            </wp:inline>
          </w:drawing>
        </w:r>
      </w:del>
    </w:p>
    <w:p w14:paraId="6101BDCC" w14:textId="2D384059" w:rsidR="003222BD" w:rsidRDefault="008E4F9B" w:rsidP="00B947BC">
      <w:pPr>
        <w:spacing w:before="120" w:after="120"/>
        <w:jc w:val="both"/>
        <w:rPr>
          <w:ins w:id="28" w:author="Acaru, Silviu" w:date="2026-03-17T23:10:00Z" w16du:dateUtc="2026-03-17T22:10:00Z"/>
          <w:rFonts w:ascii="Times New Roman" w:eastAsia="Times New Roman" w:hAnsi="Times New Roman" w:cs="Times New Roman"/>
          <w:sz w:val="24"/>
          <w:szCs w:val="24"/>
        </w:rPr>
      </w:pPr>
      <w:ins w:id="29" w:author="Acaru, Silviu" w:date="2026-03-17T23:10:00Z" w16du:dateUtc="2026-03-17T22:10:00Z">
        <w:r>
          <w:rPr>
            <w:rFonts w:ascii="Times New Roman" w:eastAsia="Times New Roman" w:hAnsi="Times New Roman" w:cs="Times New Roman"/>
            <w:noProof/>
            <w:sz w:val="24"/>
            <w:szCs w:val="24"/>
          </w:rPr>
          <w:drawing>
            <wp:inline distT="0" distB="0" distL="0" distR="0" wp14:anchorId="79D5374D" wp14:editId="63E06505">
              <wp:extent cx="1979676" cy="1799844"/>
              <wp:effectExtent l="0" t="0" r="1905" b="0"/>
              <wp:docPr id="42819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6195" name="Picture 4281961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9676" cy="1799844"/>
                      </a:xfrm>
                      <a:prstGeom prst="rect">
                        <a:avLst/>
                      </a:prstGeom>
                    </pic:spPr>
                  </pic:pic>
                </a:graphicData>
              </a:graphic>
            </wp:inline>
          </w:drawing>
        </w:r>
      </w:ins>
    </w:p>
    <w:p w14:paraId="123074C1" w14:textId="108AE551"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del w:id="30" w:author="Acaru, Silviu" w:date="2026-03-17T23:10:00Z" w16du:dateUtc="2026-03-17T22:10:00Z">
        <w:r w:rsidRPr="00703122">
          <w:rPr>
            <w:rFonts w:ascii="Times New Roman" w:eastAsia="Times New Roman" w:hAnsi="Times New Roman" w:cs="Times New Roman"/>
            <w:sz w:val="24"/>
            <w:szCs w:val="24"/>
          </w:rPr>
          <w:delText>accurately</w:delText>
        </w:r>
      </w:del>
      <w:ins w:id="31" w:author="Acaru, Silviu" w:date="2026-03-17T23:10:00Z" w16du:dateUtc="2026-03-17T22:10:00Z">
        <w:r w:rsidR="00B32A55">
          <w:rPr>
            <w:rFonts w:ascii="Times New Roman" w:eastAsia="Times New Roman" w:hAnsi="Times New Roman" w:cs="Times New Roman"/>
            <w:sz w:val="24"/>
            <w:szCs w:val="24"/>
          </w:rPr>
          <w:t>reliably</w:t>
        </w:r>
      </w:ins>
      <w:r w:rsidR="00B32A55" w:rsidRPr="00703122">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predicts glass transition temperatures for lignin-based polyurethanes within </w:t>
      </w:r>
      <w:del w:id="32" w:author="Acaru, Silviu" w:date="2026-03-17T23:10:00Z" w16du:dateUtc="2026-03-17T22:10:00Z">
        <w:r w:rsidRPr="00703122">
          <w:rPr>
            <w:rFonts w:ascii="Times New Roman" w:eastAsia="Times New Roman" w:hAnsi="Times New Roman" w:cs="Times New Roman"/>
            <w:sz w:val="24"/>
            <w:szCs w:val="24"/>
          </w:rPr>
          <w:delText>6.66</w:delText>
        </w:r>
      </w:del>
      <w:ins w:id="33" w:author="Acaru, Silviu" w:date="2026-03-17T23:10:00Z" w16du:dateUtc="2026-03-17T22:10:00Z">
        <w:r w:rsidR="00DE3B51">
          <w:rPr>
            <w:rFonts w:ascii="Times New Roman" w:eastAsia="Times New Roman" w:hAnsi="Times New Roman" w:cs="Times New Roman"/>
            <w:sz w:val="24"/>
            <w:szCs w:val="24"/>
          </w:rPr>
          <w:t>13.41</w:t>
        </w:r>
        <w:r w:rsidR="008E4F9B">
          <w:rPr>
            <w:rFonts w:ascii="Times New Roman" w:eastAsia="Times New Roman" w:hAnsi="Times New Roman" w:cs="Times New Roman"/>
            <w:sz w:val="24"/>
            <w:szCs w:val="24"/>
          </w:rPr>
          <w:t xml:space="preserve"> </w:t>
        </w:r>
      </w:ins>
      <w:r w:rsidRPr="00703122">
        <w:rPr>
          <w:rFonts w:ascii="Times New Roman" w:eastAsia="Times New Roman" w:hAnsi="Times New Roman" w:cs="Times New Roman"/>
          <w:sz w:val="24"/>
          <w:szCs w:val="24"/>
        </w:rPr>
        <w:t xml:space="preserve">°C, despite being trained on a dataset of only 136 formulations. The model efficiently combines </w:t>
      </w:r>
      <w:del w:id="34" w:author="Acaru, Silviu" w:date="2026-03-17T23:10:00Z" w16du:dateUtc="2026-03-17T22:10:00Z">
        <w:r w:rsidRPr="00703122">
          <w:rPr>
            <w:rFonts w:ascii="Times New Roman" w:eastAsia="Times New Roman" w:hAnsi="Times New Roman" w:cs="Times New Roman"/>
            <w:sz w:val="24"/>
            <w:szCs w:val="24"/>
          </w:rPr>
          <w:delText>seven key</w:delText>
        </w:r>
      </w:del>
      <w:ins w:id="35" w:author="Acaru, Silviu" w:date="2026-03-17T23:10:00Z" w16du:dateUtc="2026-03-17T22:10:00Z">
        <w:r w:rsidR="00B32A55">
          <w:rPr>
            <w:rFonts w:ascii="Times New Roman" w:eastAsia="Times New Roman" w:hAnsi="Times New Roman" w:cs="Times New Roman"/>
            <w:sz w:val="24"/>
            <w:szCs w:val="24"/>
          </w:rPr>
          <w:t>five input</w:t>
        </w:r>
      </w:ins>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36" w:name="_Ref178349597"/>
      <w:bookmarkStart w:id="37" w:name="_Toc179040464"/>
      <w:r w:rsidRPr="00443E04">
        <w:rPr>
          <w:rFonts w:ascii="Times New Roman" w:eastAsia="Times New Roman" w:hAnsi="Times New Roman" w:cs="Times New Roman"/>
          <w:sz w:val="24"/>
          <w:szCs w:val="24"/>
        </w:rPr>
        <w:t>Introduction</w:t>
      </w:r>
      <w:bookmarkEnd w:id="36"/>
      <w:bookmarkEnd w:id="37"/>
    </w:p>
    <w:p w14:paraId="7A4B946C" w14:textId="30CE51E0" w:rsidR="003F3A13" w:rsidRPr="008C1AA9"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ins w:id="38" w:author="Acaru, Silviu" w:date="2026-03-17T23:10:00Z" w16du:dateUtc="2026-03-17T22:10:00Z">
        <w:r w:rsidR="008C1AA9">
          <w:rPr>
            <w:rFonts w:ascii="Times New Roman" w:eastAsia="Times New Roman" w:hAnsi="Times New Roman" w:cs="Times New Roman"/>
            <w:color w:val="000000"/>
            <w:sz w:val="24"/>
            <w:szCs w:val="24"/>
            <w:vertAlign w:val="superscript"/>
          </w:rPr>
          <w:t xml:space="preserve"> </w:t>
        </w:r>
        <w:r w:rsidR="008C1AA9">
          <w:rPr>
            <w:rFonts w:ascii="Times New Roman" w:eastAsia="Times New Roman" w:hAnsi="Times New Roman" w:cs="Times New Roman"/>
            <w:sz w:val="24"/>
            <w:szCs w:val="24"/>
          </w:rPr>
          <w:t>In this regard, l</w:t>
        </w:r>
        <w:r w:rsidR="003F3A13" w:rsidRPr="003D7DE8">
          <w:rPr>
            <w:rFonts w:ascii="Times New Roman" w:eastAsia="Times New Roman" w:hAnsi="Times New Roman" w:cs="Times New Roman"/>
            <w:sz w:val="24"/>
            <w:szCs w:val="24"/>
          </w:rPr>
          <w:t xml:space="preserve">ignin, a naturally abundant biopolymer, </w:t>
        </w:r>
        <w:r w:rsidR="008C1AA9" w:rsidRPr="008C1AA9">
          <w:rPr>
            <w:rFonts w:ascii="Times New Roman" w:eastAsia="Times New Roman" w:hAnsi="Times New Roman" w:cs="Times New Roman"/>
            <w:sz w:val="24"/>
            <w:szCs w:val="24"/>
          </w:rPr>
          <w:t>e</w:t>
        </w:r>
        <w:r w:rsidR="008C1AA9" w:rsidRPr="003D7DE8">
          <w:rPr>
            <w:rFonts w:ascii="Times New Roman" w:eastAsia="Times New Roman" w:hAnsi="Times New Roman" w:cs="Times New Roman"/>
            <w:sz w:val="24"/>
            <w:szCs w:val="24"/>
          </w:rPr>
          <w:t xml:space="preserve">merges as a particularly promising feedstock, owing to its multifunctional polyol structure containing both aliphatic and phenolic hydroxyl groups, which makes it intrinsically suitable for polyurethane synthesis. Although lignin is also compatible with other polymer families such as </w:t>
        </w:r>
        <w:proofErr w:type="spellStart"/>
        <w:r w:rsidR="008C1AA9" w:rsidRPr="003D7DE8">
          <w:rPr>
            <w:rFonts w:ascii="Times New Roman" w:eastAsia="Times New Roman" w:hAnsi="Times New Roman" w:cs="Times New Roman"/>
            <w:sz w:val="24"/>
            <w:szCs w:val="24"/>
          </w:rPr>
          <w:t>polyethers</w:t>
        </w:r>
        <w:proofErr w:type="spellEnd"/>
        <w:r w:rsidR="008C1AA9" w:rsidRPr="003D7DE8">
          <w:rPr>
            <w:rFonts w:ascii="Times New Roman" w:eastAsia="Times New Roman" w:hAnsi="Times New Roman" w:cs="Times New Roman"/>
            <w:sz w:val="24"/>
            <w:szCs w:val="24"/>
          </w:rPr>
          <w:t>, polyacetals, and polyesters, polyurethanes remain the most widely employed across these industrial sectors—spanning thin films, coatings, foams, elastomers, and composites—positioning lignin-based PUs as a highly relevant platform for sustainable materials development.</w:t>
        </w:r>
      </w:ins>
    </w:p>
    <w:p w14:paraId="2FA8698D" w14:textId="3B8C03EE" w:rsidR="004200F2" w:rsidRPr="00220DF4" w:rsidRDefault="004200F2" w:rsidP="00D43E05">
      <w:pPr>
        <w:spacing w:line="240" w:lineRule="auto"/>
        <w:jc w:val="both"/>
        <w:rPr>
          <w:rFonts w:ascii="Times New Roman" w:eastAsia="Times New Roman" w:hAnsi="Times New Roman" w:cs="Times New Roman"/>
          <w:sz w:val="24"/>
          <w:szCs w:val="24"/>
        </w:rPr>
      </w:pPr>
      <w:del w:id="39" w:author="Acaru, Silviu" w:date="2026-03-17T23:10:00Z" w16du:dateUtc="2026-03-17T22:10:00Z">
        <w:r w:rsidRPr="00DA0E70">
          <w:rPr>
            <w:rFonts w:ascii="Times New Roman" w:eastAsia="Times New Roman" w:hAnsi="Times New Roman" w:cs="Times New Roman"/>
            <w:sz w:val="24"/>
            <w:szCs w:val="24"/>
          </w:rPr>
          <w:delText>Historically</w:delText>
        </w:r>
      </w:del>
      <w:ins w:id="40" w:author="Acaru, Silviu" w:date="2026-03-17T23:10:00Z" w16du:dateUtc="2026-03-17T22:10:00Z">
        <w:r w:rsidR="008C1AA9">
          <w:rPr>
            <w:rFonts w:ascii="Times New Roman" w:eastAsia="Times New Roman" w:hAnsi="Times New Roman" w:cs="Times New Roman"/>
            <w:sz w:val="24"/>
            <w:szCs w:val="24"/>
          </w:rPr>
          <w:t>Despite this promise</w:t>
        </w:r>
      </w:ins>
      <w:r w:rsidRPr="00DA0E70">
        <w:rPr>
          <w:rFonts w:ascii="Times New Roman" w:eastAsia="Times New Roman" w:hAnsi="Times New Roman" w:cs="Times New Roman"/>
          <w:sz w:val="24"/>
          <w:szCs w:val="24"/>
        </w:rPr>
        <w:t>, the creation of new materials has</w:t>
      </w:r>
      <w:ins w:id="41" w:author="Acaru, Silviu" w:date="2026-03-17T23:10:00Z" w16du:dateUtc="2026-03-17T22:10:00Z">
        <w:r w:rsidRPr="00DA0E70">
          <w:rPr>
            <w:rFonts w:ascii="Times New Roman" w:eastAsia="Times New Roman" w:hAnsi="Times New Roman" w:cs="Times New Roman"/>
            <w:sz w:val="24"/>
            <w:szCs w:val="24"/>
          </w:rPr>
          <w:t xml:space="preserve"> </w:t>
        </w:r>
        <w:r w:rsidR="008C1AA9">
          <w:rPr>
            <w:rFonts w:ascii="Times New Roman" w:eastAsia="Times New Roman" w:hAnsi="Times New Roman" w:cs="Times New Roman"/>
            <w:sz w:val="24"/>
            <w:szCs w:val="24"/>
          </w:rPr>
          <w:t>traditionally</w:t>
        </w:r>
      </w:ins>
      <w:r w:rsidR="008C1AA9">
        <w:rPr>
          <w:rFonts w:ascii="Times New Roman" w:eastAsia="Times New Roman" w:hAnsi="Times New Roman" w:cs="Times New Roman"/>
          <w:sz w:val="24"/>
          <w:szCs w:val="24"/>
        </w:rPr>
        <w:t xml:space="preserve"> </w:t>
      </w:r>
      <w:r w:rsidRPr="00DA0E70">
        <w:rPr>
          <w:rFonts w:ascii="Times New Roman" w:eastAsia="Times New Roman" w:hAnsi="Times New Roman" w:cs="Times New Roman"/>
          <w:sz w:val="24"/>
          <w:szCs w:val="24"/>
        </w:rPr>
        <w:t xml:space="preserve">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(T</w:t>
      </w:r>
      <w:r w:rsidRPr="00DA0E70">
        <w:rPr>
          <w:rFonts w:ascii="Times New Roman" w:eastAsia="Times New Roman" w:hAnsi="Times New Roman" w:cs="Times New Roman"/>
          <w:sz w:val="24"/>
          <w:szCs w:val="24"/>
          <w:vertAlign w:val="subscript"/>
        </w:rPr>
        <w:t>g</w:t>
      </w:r>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057FA173" w:rsidR="004200F2" w:rsidRPr="00DA0E70" w:rsidRDefault="004200F2" w:rsidP="00D43E05">
      <w:pPr>
        <w:pStyle w:val="whitespace-pre-wrap"/>
        <w:spacing w:before="0" w:beforeAutospacing="0" w:after="160" w:afterAutospacing="0"/>
        <w:jc w:val="both"/>
      </w:pPr>
      <w:r>
        <w:t xml:space="preserve">Despite these advancements, not all ML methods can </w:t>
      </w:r>
      <w:del w:id="42" w:author="Acaru, Silviu" w:date="2026-03-17T23:10:00Z" w16du:dateUtc="2026-03-17T22:10:00Z">
        <w:r>
          <w:delText>deal</w:delText>
        </w:r>
      </w:del>
      <w:ins w:id="43" w:author="Acaru, Silviu" w:date="2026-03-17T23:10:00Z" w16du:dateUtc="2026-03-17T22:10:00Z">
        <w:r w:rsidR="005B7109">
          <w:t>perform</w:t>
        </w:r>
      </w:ins>
      <w:r w:rsidR="005B7109">
        <w:t xml:space="preserve"> </w:t>
      </w:r>
      <w:r>
        <w:t>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evaluated 79 different ML models to predict the T</w:t>
      </w:r>
      <w:r w:rsidRPr="011A7C3E">
        <w:rPr>
          <w:vertAlign w:val="subscript"/>
        </w:rPr>
        <w:t>g</w:t>
      </w:r>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0EAE405E"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w:t>
      </w:r>
      <w:ins w:id="44" w:author="Acaru, Silviu" w:date="2026-03-17T23:10:00Z" w16du:dateUtc="2026-03-17T22:10:00Z">
        <w:r w:rsidR="008C1AA9" w:rsidRPr="008C1AA9">
          <w:t>This material system is particularly amenable to a data-driven approach, as the isocyanate-hydroxyl reaction underlying PU synthesis proceeds efficiently under mild conditions, enabling the rapid preparation of large numbers of formulation variants—a prerequisite for generating the experimental datasets required by ML workflows.</w:t>
        </w:r>
        <w:r w:rsidR="003F3A13">
          <w:rPr>
            <w:b/>
            <w:bCs/>
          </w:rPr>
          <w:t xml:space="preserve"> </w:t>
        </w:r>
      </w:ins>
      <w:r>
        <w:t xml:space="preserve">A range of models - </w:t>
      </w:r>
      <w:r w:rsidRPr="00DA0E70">
        <w:t>linear (</w:t>
      </w:r>
      <w:r w:rsidRPr="00F928FB">
        <w:rPr>
          <w:i/>
        </w:rPr>
        <w:t>e.g.</w:t>
      </w:r>
      <w:r w:rsidRPr="00DA0E70">
        <w:t xml:space="preserve">, Lasso, </w:t>
      </w:r>
      <w:proofErr w:type="spellStart"/>
      <w:r w:rsidRPr="00DA0E70">
        <w:t>ElasticNet</w:t>
      </w:r>
      <w:proofErr w:type="spellEnd"/>
      <w:r w:rsidRPr="00DA0E70">
        <w: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are employed to capture both linear and non-linear relationships within the data. Linear models</w:t>
      </w:r>
      <w:proofErr w:type="gramStart"/>
      <w:r w:rsidRPr="00DA0E70">
        <w:t>, in particular, have</w:t>
      </w:r>
      <w:proofErr w:type="gramEnd"/>
      <w:r w:rsidRPr="00DA0E70">
        <w:t xml:space="preser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del w:id="45" w:author="Acaru, Silviu" w:date="2026-03-17T23:10:00Z" w16du:dateUtc="2026-03-17T22:10:00Z">
        <w:r w:rsidR="00A72504">
          <w:delText>A</w:delText>
        </w:r>
      </w:del>
      <w:ins w:id="46" w:author="Acaru, Silviu" w:date="2026-03-17T23:10:00Z" w16du:dateUtc="2026-03-17T22:10:00Z">
        <w:r w:rsidR="008C1AA9" w:rsidRPr="008C1AA9">
          <w:t>To this end, the</w:t>
        </w:r>
        <w:r w:rsidR="008C1AA9">
          <w:t xml:space="preserve"> T</w:t>
        </w:r>
        <w:r w:rsidR="008C1AA9" w:rsidRPr="003D7DE8">
          <w:rPr>
            <w:vertAlign w:val="subscript"/>
          </w:rPr>
          <w:t>g</w:t>
        </w:r>
        <w:r w:rsidR="008C1AA9" w:rsidRPr="008C1AA9">
          <w:t>, measured by differential scanning calorimetry (DSC), was selected as the target property: it is a fundamental thermal parameter directly linked to PU network structure—specifically segmental mobility, crosslink density, and free volume—and is routinely used to evaluate performance across all PU applications. Moreover, DSC autosampler operation allows high-throughput T</w:t>
        </w:r>
        <w:r w:rsidR="008C1AA9" w:rsidRPr="00725A82">
          <w:rPr>
            <w:vertAlign w:val="subscript"/>
          </w:rPr>
          <w:t>g</w:t>
        </w:r>
        <w:r w:rsidR="008C1AA9" w:rsidRPr="008C1AA9">
          <w:t xml:space="preserve"> determination with minimal sample quantities, facilitating the systematic data collection necessary for robust model training.</w:t>
        </w:r>
        <w:r w:rsidR="008C1AA9">
          <w:t xml:space="preserve"> Building on this foundation, a</w:t>
        </w:r>
      </w:ins>
      <w:r w:rsidR="00A72504" w:rsidRPr="001D382D">
        <w:t xml:space="preserve"> user-friendly interface that incorporates the model as its core</w:t>
      </w:r>
      <w:r w:rsidR="00A72504">
        <w:t xml:space="preserve"> is introduced</w:t>
      </w:r>
      <w:r w:rsidR="00A72504" w:rsidRPr="001D382D">
        <w:t>, enabling chemists to visualize recipe formulations based on desired properties</w:t>
      </w:r>
      <w:del w:id="47" w:author="Acaru, Silviu" w:date="2026-03-17T23:10:00Z" w16du:dateUtc="2026-03-17T22:10:00Z">
        <w:r w:rsidR="00A72504" w:rsidRPr="001D382D">
          <w:delText xml:space="preserve">, </w:delText>
        </w:r>
        <w:r w:rsidR="00A72504">
          <w:delText>exemplified by</w:delText>
        </w:r>
        <w:r w:rsidR="00A72504" w:rsidRPr="001D382D">
          <w:delText xml:space="preserve"> the T</w:delText>
        </w:r>
        <w:r w:rsidR="00A72504" w:rsidRPr="001D382D">
          <w:rPr>
            <w:vertAlign w:val="subscript"/>
          </w:rPr>
          <w:delText>g</w:delText>
        </w:r>
        <w:r w:rsidR="00A72504" w:rsidRPr="001D382D">
          <w:delText>.</w:delText>
        </w:r>
      </w:del>
      <w:ins w:id="48" w:author="Acaru, Silviu" w:date="2026-03-17T23:10:00Z" w16du:dateUtc="2026-03-17T22:10:00Z">
        <w:r w:rsidR="008C1AA9">
          <w:t>.</w:t>
        </w:r>
      </w:ins>
      <w:r w:rsidR="00A72504" w:rsidRPr="001D382D">
        <w:t xml:space="preserve">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4DE81CBB" w14:textId="77777777" w:rsidR="00443E04" w:rsidRPr="001D382D" w:rsidRDefault="00443E04" w:rsidP="00D43E05">
      <w:pPr>
        <w:jc w:val="both"/>
        <w:rPr>
          <w:del w:id="49" w:author="Acaru, Silviu" w:date="2026-03-17T23:10:00Z" w16du:dateUtc="2026-03-17T22:10:00Z"/>
          <w:rFonts w:ascii="Times New Roman" w:hAnsi="Times New Roman" w:cs="Times New Roman"/>
          <w:sz w:val="24"/>
          <w:szCs w:val="24"/>
        </w:rPr>
        <w:sectPr w:rsidR="00443E04" w:rsidRPr="001D382D" w:rsidSect="00203A3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lnNumType w:countBy="1" w:restart="continuous"/>
          <w:cols w:space="708"/>
          <w:docGrid w:linePitch="360"/>
        </w:sectPr>
      </w:pPr>
      <w:bookmarkStart w:id="90" w:name="_Toc179040465"/>
      <w:bookmarkStart w:id="91" w:name="_Ref179040821"/>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Materials and Methods</w:t>
      </w:r>
      <w:bookmarkEnd w:id="90"/>
      <w:bookmarkEnd w:id="91"/>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92" w:name="_Toc179040466"/>
      <w:r w:rsidRPr="00443E04">
        <w:rPr>
          <w:rFonts w:ascii="Times New Roman" w:eastAsia="Times New Roman" w:hAnsi="Times New Roman" w:cs="Times New Roman"/>
          <w:sz w:val="24"/>
          <w:szCs w:val="24"/>
        </w:rPr>
        <w:t>Lignin PU Experiments</w:t>
      </w:r>
      <w:bookmarkEnd w:id="92"/>
    </w:p>
    <w:p w14:paraId="10DDCA19" w14:textId="49C96329" w:rsidR="00712A89" w:rsidRPr="00712A89" w:rsidRDefault="007F63D4" w:rsidP="00712A89">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F0D2588" w14:textId="14FB1AA6" w:rsidR="003D7DE8" w:rsidRPr="003D7DE8" w:rsidRDefault="00F53D5D" w:rsidP="003D7DE8">
      <w:pPr>
        <w:pStyle w:val="Heading1"/>
        <w:spacing w:before="120" w:after="120"/>
        <w:jc w:val="both"/>
        <w:rPr>
          <w:rFonts w:ascii="Times New Roman" w:hAnsi="Times New Roman"/>
          <w:b w:val="0"/>
          <w:sz w:val="24"/>
          <w:rPrChange w:id="93" w:author="Acaru, Silviu" w:date="2026-03-17T23:10:00Z" w16du:dateUtc="2026-03-17T22:10:00Z">
            <w:rPr>
              <w:rFonts w:ascii="Times New Roman" w:hAnsi="Times New Roman"/>
              <w:sz w:val="24"/>
            </w:rPr>
          </w:rPrChange>
        </w:rPr>
        <w:pPrChange w:id="94" w:author="Acaru, Silviu" w:date="2026-03-17T23:10:00Z" w16du:dateUtc="2026-03-17T22:10:00Z">
          <w:pPr>
            <w:jc w:val="both"/>
          </w:pPr>
        </w:pPrChange>
      </w:pPr>
      <w:r w:rsidRPr="003D7DE8">
        <w:rPr>
          <w:rFonts w:ascii="Times New Roman" w:hAnsi="Times New Roman"/>
          <w:b w:val="0"/>
          <w:sz w:val="24"/>
          <w:rPrChange w:id="95" w:author="Acaru, Silviu" w:date="2026-03-17T23:10:00Z" w16du:dateUtc="2026-03-17T22:10:00Z">
            <w:rPr>
              <w:rFonts w:ascii="Times New Roman" w:hAnsi="Times New Roman"/>
              <w:sz w:val="24"/>
            </w:rPr>
          </w:rPrChange>
        </w:rPr>
        <w:t xml:space="preserve">All commercially available solvents, reagents, and chemicals were used as received without further purification unless otherwise stated. </w:t>
      </w:r>
      <w:proofErr w:type="spellStart"/>
      <w:r w:rsidRPr="003D7DE8">
        <w:rPr>
          <w:rFonts w:ascii="Times New Roman" w:hAnsi="Times New Roman"/>
          <w:b w:val="0"/>
          <w:sz w:val="24"/>
          <w:rPrChange w:id="96" w:author="Acaru, Silviu" w:date="2026-03-17T23:10:00Z" w16du:dateUtc="2026-03-17T22:10:00Z">
            <w:rPr>
              <w:rFonts w:ascii="Times New Roman" w:hAnsi="Times New Roman"/>
              <w:sz w:val="24"/>
            </w:rPr>
          </w:rPrChange>
        </w:rPr>
        <w:t>Polytetrahydrofurans</w:t>
      </w:r>
      <w:proofErr w:type="spellEnd"/>
      <w:r w:rsidRPr="003D7DE8">
        <w:rPr>
          <w:rFonts w:ascii="Times New Roman" w:hAnsi="Times New Roman"/>
          <w:b w:val="0"/>
          <w:sz w:val="24"/>
          <w:rPrChange w:id="97" w:author="Acaru, Silviu" w:date="2026-03-17T23:10:00Z" w16du:dateUtc="2026-03-17T22:10:00Z">
            <w:rPr>
              <w:rFonts w:ascii="Times New Roman" w:hAnsi="Times New Roman"/>
              <w:sz w:val="24"/>
            </w:rPr>
          </w:rPrChange>
        </w:rPr>
        <w:t xml:space="preserve"> (PTHF</w:t>
      </w:r>
      <w:r w:rsidRPr="003D7DE8">
        <w:rPr>
          <w:rFonts w:ascii="Times New Roman" w:hAnsi="Times New Roman"/>
          <w:b w:val="0"/>
          <w:sz w:val="24"/>
          <w:vertAlign w:val="subscript"/>
          <w:rPrChange w:id="98" w:author="Acaru, Silviu" w:date="2026-03-17T23:10:00Z" w16du:dateUtc="2026-03-17T22:10:00Z">
            <w:rPr>
              <w:rFonts w:ascii="Times New Roman" w:hAnsi="Times New Roman"/>
              <w:sz w:val="24"/>
              <w:vertAlign w:val="subscript"/>
            </w:rPr>
          </w:rPrChange>
        </w:rPr>
        <w:t>s</w:t>
      </w:r>
      <w:r w:rsidR="0069185A" w:rsidRPr="003D7DE8">
        <w:rPr>
          <w:rFonts w:ascii="Times New Roman" w:hAnsi="Times New Roman"/>
          <w:b w:val="0"/>
          <w:sz w:val="24"/>
          <w:rPrChange w:id="99" w:author="Acaru, Silviu" w:date="2026-03-17T23:10:00Z" w16du:dateUtc="2026-03-17T22:10:00Z">
            <w:rPr>
              <w:rFonts w:ascii="Times New Roman" w:hAnsi="Times New Roman"/>
              <w:sz w:val="24"/>
            </w:rPr>
          </w:rPrChange>
        </w:rPr>
        <w:t>) with</w:t>
      </w:r>
      <w:r w:rsidRPr="003D7DE8">
        <w:rPr>
          <w:rFonts w:ascii="Times New Roman" w:hAnsi="Times New Roman"/>
          <w:b w:val="0"/>
          <w:sz w:val="24"/>
          <w:rPrChange w:id="100" w:author="Acaru, Silviu" w:date="2026-03-17T23:10:00Z" w16du:dateUtc="2026-03-17T22:10:00Z">
            <w:rPr>
              <w:rFonts w:ascii="Times New Roman" w:hAnsi="Times New Roman"/>
              <w:sz w:val="24"/>
            </w:rPr>
          </w:rPrChange>
        </w:rPr>
        <w:t xml:space="preserve"> </w:t>
      </w:r>
      <w:r w:rsidRPr="003D7DE8">
        <w:rPr>
          <w:rFonts w:ascii="Times New Roman" w:hAnsi="Times New Roman"/>
          <w:b w:val="0"/>
          <w:i/>
          <w:sz w:val="24"/>
          <w:rPrChange w:id="101" w:author="Acaru, Silviu" w:date="2026-03-17T23:10:00Z" w16du:dateUtc="2026-03-17T22:10:00Z">
            <w:rPr>
              <w:rFonts w:ascii="Times New Roman" w:hAnsi="Times New Roman"/>
              <w:i/>
              <w:sz w:val="24"/>
            </w:rPr>
          </w:rPrChange>
        </w:rPr>
        <w:t>M</w:t>
      </w:r>
      <w:r w:rsidRPr="003D7DE8">
        <w:rPr>
          <w:rFonts w:ascii="Times New Roman" w:hAnsi="Times New Roman"/>
          <w:b w:val="0"/>
          <w:i/>
          <w:sz w:val="24"/>
          <w:vertAlign w:val="subscript"/>
          <w:rPrChange w:id="102" w:author="Acaru, Silviu" w:date="2026-03-17T23:10:00Z" w16du:dateUtc="2026-03-17T22:10:00Z">
            <w:rPr>
              <w:rFonts w:ascii="Times New Roman" w:hAnsi="Times New Roman"/>
              <w:i/>
              <w:sz w:val="24"/>
              <w:vertAlign w:val="subscript"/>
            </w:rPr>
          </w:rPrChange>
        </w:rPr>
        <w:t>n</w:t>
      </w:r>
      <w:ins w:id="103" w:author="Acaru, Silviu" w:date="2026-03-17T23:10:00Z" w16du:dateUtc="2026-03-17T22:10:00Z">
        <w:r w:rsidR="005B7109" w:rsidRPr="003D7DE8">
          <w:rPr>
            <w:rFonts w:ascii="Times New Roman" w:hAnsi="Times New Roman" w:cs="Times New Roman"/>
            <w:b w:val="0"/>
            <w:bCs/>
            <w:i/>
            <w:iCs/>
            <w:sz w:val="24"/>
            <w:szCs w:val="24"/>
            <w:vertAlign w:val="subscript"/>
          </w:rPr>
          <w:t xml:space="preserve"> </w:t>
        </w:r>
      </w:ins>
      <w:r w:rsidRPr="003D7DE8">
        <w:rPr>
          <w:rFonts w:ascii="Times New Roman" w:hAnsi="Times New Roman"/>
          <w:b w:val="0"/>
          <w:sz w:val="24"/>
          <w:rPrChange w:id="104" w:author="Acaru, Silviu" w:date="2026-03-17T23:10:00Z" w16du:dateUtc="2026-03-17T22:10:00Z">
            <w:rPr>
              <w:rFonts w:ascii="Times New Roman" w:hAnsi="Times New Roman"/>
              <w:sz w:val="24"/>
            </w:rPr>
          </w:rPrChange>
        </w:rPr>
        <w:t>= 250, 650 and 10</w:t>
      </w:r>
      <w:r w:rsidR="009A7A28" w:rsidRPr="003D7DE8">
        <w:rPr>
          <w:rFonts w:ascii="Times New Roman" w:hAnsi="Times New Roman"/>
          <w:b w:val="0"/>
          <w:sz w:val="24"/>
          <w:rPrChange w:id="105" w:author="Acaru, Silviu" w:date="2026-03-17T23:10:00Z" w16du:dateUtc="2026-03-17T22:10:00Z">
            <w:rPr>
              <w:rFonts w:ascii="Times New Roman" w:hAnsi="Times New Roman"/>
              <w:sz w:val="24"/>
            </w:rPr>
          </w:rPrChange>
        </w:rPr>
        <w:t>0</w:t>
      </w:r>
      <w:r w:rsidRPr="003D7DE8">
        <w:rPr>
          <w:rFonts w:ascii="Times New Roman" w:hAnsi="Times New Roman"/>
          <w:b w:val="0"/>
          <w:sz w:val="24"/>
          <w:rPrChange w:id="106" w:author="Acaru, Silviu" w:date="2026-03-17T23:10:00Z" w16du:dateUtc="2026-03-17T22:10:00Z">
            <w:rPr>
              <w:rFonts w:ascii="Times New Roman" w:hAnsi="Times New Roman"/>
              <w:sz w:val="24"/>
            </w:rPr>
          </w:rPrChange>
        </w:rPr>
        <w:t>0 g/mol</w:t>
      </w:r>
      <w:r w:rsidRPr="003D7DE8">
        <w:rPr>
          <w:rStyle w:val="jss183"/>
          <w:rFonts w:ascii="Times New Roman" w:hAnsi="Times New Roman"/>
          <w:b w:val="0"/>
          <w:sz w:val="24"/>
          <w:rPrChange w:id="107" w:author="Acaru, Silviu" w:date="2026-03-17T23:10:00Z" w16du:dateUtc="2026-03-17T22:10:00Z">
            <w:rPr>
              <w:rStyle w:val="jss183"/>
              <w:rFonts w:ascii="Times New Roman" w:hAnsi="Times New Roman"/>
              <w:sz w:val="24"/>
            </w:rPr>
          </w:rPrChange>
        </w:rPr>
        <w:t xml:space="preserve"> </w:t>
      </w:r>
      <w:r w:rsidR="0069185A" w:rsidRPr="003D7DE8">
        <w:rPr>
          <w:rStyle w:val="jss183"/>
          <w:rFonts w:ascii="Times New Roman" w:hAnsi="Times New Roman"/>
          <w:b w:val="0"/>
          <w:sz w:val="24"/>
          <w:rPrChange w:id="108" w:author="Acaru, Silviu" w:date="2026-03-17T23:10:00Z" w16du:dateUtc="2026-03-17T22:10:00Z">
            <w:rPr>
              <w:rStyle w:val="jss183"/>
              <w:rFonts w:ascii="Times New Roman" w:hAnsi="Times New Roman"/>
              <w:sz w:val="24"/>
            </w:rPr>
          </w:rPrChange>
        </w:rPr>
        <w:t>and corresponding OH values of 8.68, 3.20 and 2.10 mmol/g,</w:t>
      </w:r>
      <w:r w:rsidR="00303113" w:rsidRPr="003D7DE8">
        <w:rPr>
          <w:rStyle w:val="jss183"/>
          <w:rFonts w:ascii="Times New Roman" w:hAnsi="Times New Roman"/>
          <w:b w:val="0"/>
          <w:sz w:val="24"/>
          <w:rPrChange w:id="109" w:author="Acaru, Silviu" w:date="2026-03-17T23:10:00Z" w16du:dateUtc="2026-03-17T22:10:00Z">
            <w:rPr>
              <w:rStyle w:val="jss183"/>
              <w:rFonts w:ascii="Times New Roman" w:hAnsi="Times New Roman"/>
              <w:sz w:val="24"/>
            </w:rPr>
          </w:rPrChange>
        </w:rPr>
        <w:t xml:space="preserve"> </w:t>
      </w:r>
      <w:r w:rsidRPr="003D7DE8">
        <w:rPr>
          <w:rFonts w:ascii="Times New Roman" w:hAnsi="Times New Roman"/>
          <w:b w:val="0"/>
          <w:sz w:val="24"/>
          <w:rPrChange w:id="110" w:author="Acaru, Silviu" w:date="2026-03-17T23:10:00Z" w16du:dateUtc="2026-03-17T22:10:00Z">
            <w:rPr>
              <w:rFonts w:ascii="Times New Roman" w:hAnsi="Times New Roman"/>
              <w:sz w:val="24"/>
            </w:rPr>
          </w:rPrChange>
        </w:rPr>
        <w:t>were purchased from Merck Life Sciences. Stannous octoate (</w:t>
      </w:r>
      <w:proofErr w:type="gramStart"/>
      <w:r w:rsidRPr="003D7DE8">
        <w:rPr>
          <w:rFonts w:ascii="Times New Roman" w:hAnsi="Times New Roman"/>
          <w:b w:val="0"/>
          <w:sz w:val="24"/>
          <w:rPrChange w:id="111" w:author="Acaru, Silviu" w:date="2026-03-17T23:10:00Z" w16du:dateUtc="2026-03-17T22:10:00Z">
            <w:rPr>
              <w:rFonts w:ascii="Times New Roman" w:hAnsi="Times New Roman"/>
              <w:sz w:val="24"/>
            </w:rPr>
          </w:rPrChange>
        </w:rPr>
        <w:t>Sn(</w:t>
      </w:r>
      <w:proofErr w:type="gramEnd"/>
      <w:r w:rsidRPr="003D7DE8">
        <w:rPr>
          <w:rFonts w:ascii="Times New Roman" w:hAnsi="Times New Roman"/>
          <w:b w:val="0"/>
          <w:sz w:val="24"/>
          <w:rPrChange w:id="112" w:author="Acaru, Silviu" w:date="2026-03-17T23:10:00Z" w16du:dateUtc="2026-03-17T22:10:00Z">
            <w:rPr>
              <w:rFonts w:ascii="Times New Roman" w:hAnsi="Times New Roman"/>
              <w:sz w:val="24"/>
            </w:rPr>
          </w:rPrChange>
        </w:rPr>
        <w:t>Oct)</w:t>
      </w:r>
      <w:r w:rsidRPr="003D7DE8">
        <w:rPr>
          <w:rFonts w:ascii="Times New Roman" w:hAnsi="Times New Roman"/>
          <w:b w:val="0"/>
          <w:sz w:val="24"/>
          <w:vertAlign w:val="subscript"/>
          <w:rPrChange w:id="113" w:author="Acaru, Silviu" w:date="2026-03-17T23:10:00Z" w16du:dateUtc="2026-03-17T22:10:00Z">
            <w:rPr>
              <w:rFonts w:ascii="Times New Roman" w:hAnsi="Times New Roman"/>
              <w:sz w:val="24"/>
              <w:vertAlign w:val="subscript"/>
            </w:rPr>
          </w:rPrChange>
        </w:rPr>
        <w:t>2</w:t>
      </w:r>
      <w:r w:rsidRPr="003D7DE8">
        <w:rPr>
          <w:rFonts w:ascii="Times New Roman" w:hAnsi="Times New Roman"/>
          <w:b w:val="0"/>
          <w:sz w:val="24"/>
          <w:rPrChange w:id="114" w:author="Acaru, Silviu" w:date="2026-03-17T23:10:00Z" w16du:dateUtc="2026-03-17T22:10:00Z">
            <w:rPr>
              <w:rFonts w:ascii="Times New Roman" w:hAnsi="Times New Roman"/>
              <w:sz w:val="24"/>
            </w:rPr>
          </w:rPrChange>
        </w:rPr>
        <w:t xml:space="preserve">) was purchased from Alfa </w:t>
      </w:r>
      <w:proofErr w:type="spellStart"/>
      <w:r w:rsidRPr="003D7DE8">
        <w:rPr>
          <w:rFonts w:ascii="Times New Roman" w:hAnsi="Times New Roman"/>
          <w:b w:val="0"/>
          <w:sz w:val="24"/>
          <w:rPrChange w:id="115" w:author="Acaru, Silviu" w:date="2026-03-17T23:10:00Z" w16du:dateUtc="2026-03-17T22:10:00Z">
            <w:rPr>
              <w:rFonts w:ascii="Times New Roman" w:hAnsi="Times New Roman"/>
              <w:sz w:val="24"/>
            </w:rPr>
          </w:rPrChange>
        </w:rPr>
        <w:t>Aesar</w:t>
      </w:r>
      <w:proofErr w:type="spellEnd"/>
      <w:r w:rsidRPr="003D7DE8">
        <w:rPr>
          <w:rFonts w:ascii="Times New Roman" w:hAnsi="Times New Roman"/>
          <w:b w:val="0"/>
          <w:sz w:val="24"/>
          <w:rPrChange w:id="116" w:author="Acaru, Silviu" w:date="2026-03-17T23:10:00Z" w16du:dateUtc="2026-03-17T22:10:00Z">
            <w:rPr>
              <w:rFonts w:ascii="Times New Roman" w:hAnsi="Times New Roman"/>
              <w:sz w:val="24"/>
            </w:rPr>
          </w:rPrChange>
        </w:rPr>
        <w:t xml:space="preserve">, while methyl </w:t>
      </w:r>
      <w:ins w:id="117" w:author="Acaru, Silviu" w:date="2026-03-17T23:10:00Z" w16du:dateUtc="2026-03-17T22:10:00Z">
        <w:r w:rsidR="00F92980" w:rsidRPr="003D7DE8">
          <w:rPr>
            <w:rFonts w:ascii="Times New Roman" w:hAnsi="Times New Roman" w:cs="Times New Roman"/>
            <w:b w:val="0"/>
            <w:bCs/>
            <w:sz w:val="24"/>
            <w:szCs w:val="24"/>
          </w:rPr>
          <w:t xml:space="preserve">ethyl </w:t>
        </w:r>
      </w:ins>
      <w:r w:rsidRPr="003D7DE8">
        <w:rPr>
          <w:rFonts w:ascii="Times New Roman" w:hAnsi="Times New Roman"/>
          <w:b w:val="0"/>
          <w:sz w:val="24"/>
          <w:rPrChange w:id="118" w:author="Acaru, Silviu" w:date="2026-03-17T23:10:00Z" w16du:dateUtc="2026-03-17T22:10:00Z">
            <w:rPr>
              <w:rFonts w:ascii="Times New Roman" w:hAnsi="Times New Roman"/>
              <w:sz w:val="24"/>
            </w:rPr>
          </w:rPrChange>
        </w:rPr>
        <w:t xml:space="preserve">ketone (MEK) and anhydrous tetrahydrofuran (THF) </w:t>
      </w:r>
      <w:del w:id="119" w:author="Acaru, Silviu" w:date="2026-03-17T23:10:00Z" w16du:dateUtc="2026-03-17T22:10:00Z">
        <w:r w:rsidRPr="0069234C">
          <w:rPr>
            <w:rFonts w:ascii="Times New Roman" w:hAnsi="Times New Roman" w:cs="Times New Roman"/>
            <w:sz w:val="24"/>
            <w:szCs w:val="24"/>
          </w:rPr>
          <w:delText>was</w:delText>
        </w:r>
      </w:del>
      <w:ins w:id="120" w:author="Acaru, Silviu" w:date="2026-03-17T23:10:00Z" w16du:dateUtc="2026-03-17T22:10:00Z">
        <w:r w:rsidR="00F92980" w:rsidRPr="003D7DE8">
          <w:rPr>
            <w:rFonts w:ascii="Times New Roman" w:hAnsi="Times New Roman" w:cs="Times New Roman"/>
            <w:b w:val="0"/>
            <w:bCs/>
            <w:sz w:val="24"/>
            <w:szCs w:val="24"/>
          </w:rPr>
          <w:t>were</w:t>
        </w:r>
      </w:ins>
      <w:r w:rsidR="00F92980" w:rsidRPr="003D7DE8">
        <w:rPr>
          <w:rFonts w:ascii="Times New Roman" w:hAnsi="Times New Roman"/>
          <w:b w:val="0"/>
          <w:sz w:val="24"/>
          <w:rPrChange w:id="121" w:author="Acaru, Silviu" w:date="2026-03-17T23:10:00Z" w16du:dateUtc="2026-03-17T22:10:00Z">
            <w:rPr>
              <w:rFonts w:ascii="Times New Roman" w:hAnsi="Times New Roman"/>
              <w:sz w:val="24"/>
            </w:rPr>
          </w:rPrChange>
        </w:rPr>
        <w:t xml:space="preserve"> </w:t>
      </w:r>
      <w:r w:rsidRPr="003D7DE8">
        <w:rPr>
          <w:rFonts w:ascii="Times New Roman" w:hAnsi="Times New Roman"/>
          <w:b w:val="0"/>
          <w:sz w:val="24"/>
          <w:rPrChange w:id="122" w:author="Acaru, Silviu" w:date="2026-03-17T23:10:00Z" w16du:dateUtc="2026-03-17T22:10:00Z">
            <w:rPr>
              <w:rFonts w:ascii="Times New Roman" w:hAnsi="Times New Roman"/>
              <w:sz w:val="24"/>
            </w:rPr>
          </w:rPrChange>
        </w:rPr>
        <w:t xml:space="preserve">purchased from VWR </w:t>
      </w:r>
      <w:del w:id="123" w:author="Acaru, Silviu" w:date="2026-03-17T23:10:00Z" w16du:dateUtc="2026-03-17T22:10:00Z">
        <w:r w:rsidRPr="0069234C">
          <w:rPr>
            <w:rFonts w:ascii="Times New Roman" w:hAnsi="Times New Roman" w:cs="Times New Roman"/>
            <w:sz w:val="24"/>
            <w:szCs w:val="24"/>
          </w:rPr>
          <w:delText>chemicals</w:delText>
        </w:r>
      </w:del>
      <w:ins w:id="124" w:author="Acaru, Silviu" w:date="2026-03-17T23:10:00Z" w16du:dateUtc="2026-03-17T22:10:00Z">
        <w:r w:rsidR="00F92980" w:rsidRPr="003D7DE8">
          <w:rPr>
            <w:rFonts w:ascii="Times New Roman" w:hAnsi="Times New Roman" w:cs="Times New Roman"/>
            <w:b w:val="0"/>
            <w:bCs/>
            <w:sz w:val="24"/>
            <w:szCs w:val="24"/>
          </w:rPr>
          <w:t>Chemicals</w:t>
        </w:r>
      </w:ins>
      <w:r w:rsidRPr="003D7DE8">
        <w:rPr>
          <w:rFonts w:ascii="Times New Roman" w:hAnsi="Times New Roman"/>
          <w:b w:val="0"/>
          <w:sz w:val="24"/>
          <w:rPrChange w:id="125" w:author="Acaru, Silviu" w:date="2026-03-17T23:10:00Z" w16du:dateUtc="2026-03-17T22:10:00Z">
            <w:rPr>
              <w:rFonts w:ascii="Times New Roman" w:hAnsi="Times New Roman"/>
              <w:sz w:val="24"/>
            </w:rPr>
          </w:rPrChange>
        </w:rPr>
        <w:t xml:space="preserve">. Hexamethylene diisocyanate (HDI) and NCO trimer </w:t>
      </w:r>
      <w:proofErr w:type="spellStart"/>
      <w:r w:rsidRPr="003D7DE8">
        <w:rPr>
          <w:rFonts w:ascii="Times New Roman" w:hAnsi="Times New Roman"/>
          <w:b w:val="0"/>
          <w:sz w:val="24"/>
          <w:rPrChange w:id="126" w:author="Acaru, Silviu" w:date="2026-03-17T23:10:00Z" w16du:dateUtc="2026-03-17T22:10:00Z">
            <w:rPr>
              <w:rFonts w:ascii="Times New Roman" w:hAnsi="Times New Roman"/>
              <w:sz w:val="24"/>
            </w:rPr>
          </w:rPrChange>
        </w:rPr>
        <w:t>Desmodur</w:t>
      </w:r>
      <w:proofErr w:type="spellEnd"/>
      <w:r w:rsidRPr="003D7DE8">
        <w:rPr>
          <w:rFonts w:ascii="Times New Roman" w:hAnsi="Times New Roman"/>
          <w:b w:val="0"/>
          <w:sz w:val="24"/>
          <w:vertAlign w:val="superscript"/>
          <w:rPrChange w:id="127" w:author="Acaru, Silviu" w:date="2026-03-17T23:10:00Z" w16du:dateUtc="2026-03-17T22:10:00Z">
            <w:rPr>
              <w:rFonts w:ascii="Times New Roman" w:hAnsi="Times New Roman"/>
              <w:sz w:val="24"/>
              <w:vertAlign w:val="superscript"/>
            </w:rPr>
          </w:rPrChange>
        </w:rPr>
        <w:t>®</w:t>
      </w:r>
      <w:r w:rsidRPr="003D7DE8">
        <w:rPr>
          <w:rFonts w:ascii="Times New Roman" w:hAnsi="Times New Roman"/>
          <w:b w:val="0"/>
          <w:sz w:val="24"/>
          <w:rPrChange w:id="128" w:author="Acaru, Silviu" w:date="2026-03-17T23:10:00Z" w16du:dateUtc="2026-03-17T22:10:00Z">
            <w:rPr>
              <w:rFonts w:ascii="Times New Roman" w:hAnsi="Times New Roman"/>
              <w:sz w:val="24"/>
            </w:rPr>
          </w:rPrChange>
        </w:rPr>
        <w:t xml:space="preserve"> </w:t>
      </w:r>
      <w:proofErr w:type="gramStart"/>
      <w:r w:rsidRPr="003D7DE8">
        <w:rPr>
          <w:rFonts w:ascii="Times New Roman" w:hAnsi="Times New Roman"/>
          <w:b w:val="0"/>
          <w:sz w:val="24"/>
          <w:rPrChange w:id="129" w:author="Acaru, Silviu" w:date="2026-03-17T23:10:00Z" w16du:dateUtc="2026-03-17T22:10:00Z">
            <w:rPr>
              <w:rFonts w:ascii="Times New Roman" w:hAnsi="Times New Roman"/>
              <w:sz w:val="24"/>
            </w:rPr>
          </w:rPrChange>
        </w:rPr>
        <w:t>ultra N</w:t>
      </w:r>
      <w:proofErr w:type="gramEnd"/>
      <w:r w:rsidRPr="003D7DE8">
        <w:rPr>
          <w:rFonts w:ascii="Times New Roman" w:hAnsi="Times New Roman"/>
          <w:b w:val="0"/>
          <w:sz w:val="24"/>
          <w:rPrChange w:id="130" w:author="Acaru, Silviu" w:date="2026-03-17T23:10:00Z" w16du:dateUtc="2026-03-17T22:10:00Z">
            <w:rPr>
              <w:rFonts w:ascii="Times New Roman" w:hAnsi="Times New Roman"/>
              <w:sz w:val="24"/>
            </w:rPr>
          </w:rPrChange>
        </w:rPr>
        <w:t xml:space="preserve"> 3600 (further mentioned as "HDI trimer" (</w:t>
      </w:r>
      <w:proofErr w:type="spellStart"/>
      <w:r w:rsidRPr="003D7DE8">
        <w:rPr>
          <w:rFonts w:ascii="Times New Roman" w:hAnsi="Times New Roman"/>
          <w:b w:val="0"/>
          <w:sz w:val="24"/>
          <w:rPrChange w:id="131" w:author="Acaru, Silviu" w:date="2026-03-17T23:10:00Z" w16du:dateUtc="2026-03-17T22:10:00Z">
            <w:rPr>
              <w:rFonts w:ascii="Times New Roman" w:hAnsi="Times New Roman"/>
              <w:sz w:val="24"/>
            </w:rPr>
          </w:rPrChange>
        </w:rPr>
        <w:t>HDIt</w:t>
      </w:r>
      <w:proofErr w:type="spellEnd"/>
      <w:r w:rsidRPr="003D7DE8">
        <w:rPr>
          <w:rFonts w:ascii="Times New Roman" w:hAnsi="Times New Roman"/>
          <w:b w:val="0"/>
          <w:sz w:val="24"/>
          <w:rPrChange w:id="132" w:author="Acaru, Silviu" w:date="2026-03-17T23:10:00Z" w16du:dateUtc="2026-03-17T22:10:00Z">
            <w:rPr>
              <w:rFonts w:ascii="Times New Roman" w:hAnsi="Times New Roman"/>
              <w:sz w:val="24"/>
            </w:rPr>
          </w:rPrChange>
        </w:rPr>
        <w:t xml:space="preserve">), </w:t>
      </w:r>
      <w:r w:rsidRPr="003D7DE8">
        <w:rPr>
          <w:rFonts w:ascii="Times New Roman" w:hAnsi="Times New Roman"/>
          <w:b w:val="0"/>
          <w:i/>
          <w:sz w:val="24"/>
          <w:rPrChange w:id="133" w:author="Acaru, Silviu" w:date="2026-03-17T23:10:00Z" w16du:dateUtc="2026-03-17T22:10:00Z">
            <w:rPr>
              <w:rFonts w:ascii="Times New Roman" w:hAnsi="Times New Roman"/>
              <w:i/>
              <w:sz w:val="24"/>
            </w:rPr>
          </w:rPrChange>
        </w:rPr>
        <w:t>f</w:t>
      </w:r>
      <w:r w:rsidRPr="003D7DE8">
        <w:rPr>
          <w:rFonts w:ascii="Times New Roman" w:hAnsi="Times New Roman"/>
          <w:b w:val="0"/>
          <w:sz w:val="24"/>
          <w:vertAlign w:val="subscript"/>
          <w:rPrChange w:id="134" w:author="Acaru, Silviu" w:date="2026-03-17T23:10:00Z" w16du:dateUtc="2026-03-17T22:10:00Z">
            <w:rPr>
              <w:rFonts w:ascii="Times New Roman" w:hAnsi="Times New Roman"/>
              <w:sz w:val="24"/>
              <w:vertAlign w:val="subscript"/>
            </w:rPr>
          </w:rPrChange>
        </w:rPr>
        <w:t>NCO</w:t>
      </w:r>
      <w:r w:rsidRPr="003D7DE8">
        <w:rPr>
          <w:rStyle w:val="jss183"/>
          <w:rFonts w:ascii="Times New Roman" w:hAnsi="Times New Roman"/>
          <w:b w:val="0"/>
          <w:sz w:val="24"/>
          <w:rPrChange w:id="135" w:author="Acaru, Silviu" w:date="2026-03-17T23:10:00Z" w16du:dateUtc="2026-03-17T22:10:00Z">
            <w:rPr>
              <w:rStyle w:val="jss183"/>
              <w:rFonts w:ascii="Times New Roman" w:hAnsi="Times New Roman"/>
              <w:sz w:val="24"/>
            </w:rPr>
          </w:rPrChange>
        </w:rPr>
        <w:t>~3.5 isocyanate groups/molecule</w:t>
      </w:r>
      <w:r w:rsidRPr="003D7DE8">
        <w:rPr>
          <w:rFonts w:ascii="Times New Roman" w:hAnsi="Times New Roman"/>
          <w:b w:val="0"/>
          <w:sz w:val="24"/>
          <w:rPrChange w:id="136" w:author="Acaru, Silviu" w:date="2026-03-17T23:10:00Z" w16du:dateUtc="2026-03-17T22:10:00Z">
            <w:rPr>
              <w:rFonts w:ascii="Times New Roman" w:hAnsi="Times New Roman"/>
              <w:sz w:val="24"/>
            </w:rPr>
          </w:rPrChange>
        </w:rPr>
        <w:t xml:space="preserve">) </w:t>
      </w:r>
      <w:del w:id="137" w:author="Acaru, Silviu" w:date="2026-03-17T23:10:00Z" w16du:dateUtc="2026-03-17T22:10:00Z">
        <w:r w:rsidRPr="0069234C">
          <w:rPr>
            <w:rFonts w:ascii="Times New Roman" w:hAnsi="Times New Roman" w:cs="Times New Roman"/>
            <w:sz w:val="24"/>
            <w:szCs w:val="24"/>
          </w:rPr>
          <w:delText xml:space="preserve">was purchased from Covestro. </w:delText>
        </w:r>
      </w:del>
      <w:ins w:id="138" w:author="Acaru, Silviu" w:date="2026-03-17T23:10:00Z" w16du:dateUtc="2026-03-17T22:10:00Z">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Covestro. </w:t>
        </w:r>
        <w:r w:rsidR="00A85B73" w:rsidRPr="003D7DE8">
          <w:rPr>
            <w:rFonts w:ascii="Times New Roman" w:hAnsi="Times New Roman" w:cs="Times New Roman"/>
            <w:b w:val="0"/>
            <w:bCs/>
            <w:sz w:val="24"/>
            <w:szCs w:val="24"/>
          </w:rPr>
          <w:t>Among these raw materials, Kraft lignin, the most widely available industrial lignin, obtained as a byproduct of the paper industry, was subjected to a simple solvent extraction step, yielding the soluble extracted Kraft lignin (EKL) fraction. This technique selectively isolates well-defined, PU-compatible oligomers with sufficiently low molecular weight and a balanced distribution of aliphatic and phenolic hydroxyl groups, thereby improving batch-to-batch reproducibility of two parameters that strongly influence PU network formation. As a result, the variability observed in T</w:t>
        </w:r>
        <w:r w:rsidR="00A85B73" w:rsidRPr="003D7DE8">
          <w:rPr>
            <w:rFonts w:ascii="Times New Roman" w:hAnsi="Times New Roman" w:cs="Times New Roman"/>
            <w:b w:val="0"/>
            <w:bCs/>
            <w:sz w:val="24"/>
            <w:szCs w:val="24"/>
            <w:vertAlign w:val="subscript"/>
          </w:rPr>
          <w:t>g</w:t>
        </w:r>
        <w:r w:rsidR="00A85B73" w:rsidRPr="003D7DE8">
          <w:rPr>
            <w:rFonts w:ascii="Times New Roman" w:hAnsi="Times New Roman" w:cs="Times New Roman"/>
            <w:b w:val="0"/>
            <w:bCs/>
            <w:sz w:val="24"/>
            <w:szCs w:val="24"/>
          </w:rPr>
          <w:t xml:space="preserve"> can be attributed to the controlled formulation parameters rather than to uncontrolled lignin heterogeneity. Notably, this extraction approach is broadly transferable: when </w:t>
        </w:r>
        <w:proofErr w:type="spellStart"/>
        <w:r w:rsidR="00A85B73" w:rsidRPr="003D7DE8">
          <w:rPr>
            <w:rFonts w:ascii="Times New Roman" w:hAnsi="Times New Roman" w:cs="Times New Roman"/>
            <w:b w:val="0"/>
            <w:bCs/>
            <w:sz w:val="24"/>
            <w:szCs w:val="24"/>
          </w:rPr>
          <w:t>lignins</w:t>
        </w:r>
        <w:proofErr w:type="spellEnd"/>
        <w:r w:rsidR="00A85B73" w:rsidRPr="003D7DE8">
          <w:rPr>
            <w:rFonts w:ascii="Times New Roman" w:hAnsi="Times New Roman" w:cs="Times New Roman"/>
            <w:b w:val="0"/>
            <w:bCs/>
            <w:sz w:val="24"/>
            <w:szCs w:val="24"/>
          </w:rPr>
          <w:t xml:space="preserve"> from different botanical origins or pulping processes undergo the same procedure, the soluble fractions typically converge toward similar molecular weight ranges and OH group distributions, meaning that moderate changes in lignin source do not necessarily compromise the extracted fraction's reactivity or dispersibility. Significant structural differences are expected only when the fractionation method or extraction conditions are drastically altered.</w:t>
        </w:r>
      </w:ins>
    </w:p>
    <w:p w14:paraId="1DB21BFA" w14:textId="28AEA56E"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w:t>
      </w:r>
      <w:proofErr w:type="spellStart"/>
      <w:r w:rsidRPr="00B63291">
        <w:rPr>
          <w:rFonts w:ascii="Times New Roman" w:hAnsi="Times New Roman" w:cs="Times New Roman"/>
        </w:rPr>
        <w:t>polytetrahydrofuran</w:t>
      </w:r>
      <w:proofErr w:type="spellEnd"/>
      <w:r w:rsidRPr="00B63291">
        <w:rPr>
          <w:rFonts w:ascii="Times New Roman" w:hAnsi="Times New Roman" w:cs="Times New Roman"/>
        </w:rPr>
        <w:t xml:space="preserve">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 xml:space="preserve">(HDI or </w:t>
      </w:r>
      <w:proofErr w:type="spellStart"/>
      <w:r w:rsidRPr="00D84E97">
        <w:rPr>
          <w:rFonts w:ascii="Times New Roman" w:hAnsi="Times New Roman" w:cs="Times New Roman"/>
          <w:vertAlign w:val="subscript"/>
        </w:rPr>
        <w:t>HDIt</w:t>
      </w:r>
      <w:proofErr w:type="spellEnd"/>
      <w:r w:rsidRPr="00D84E97">
        <w:rPr>
          <w:rFonts w:ascii="Times New Roman" w:hAnsi="Times New Roman" w:cs="Times New Roman"/>
          <w:vertAlign w:val="subscript"/>
        </w:rPr>
        <w: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xml:space="preserve">] (Parameter 4). Regarding the latter, the use of either a difunctional isocyanate HDI or </w:t>
      </w:r>
      <w:proofErr w:type="spellStart"/>
      <w:r w:rsidRPr="00B63291">
        <w:rPr>
          <w:rFonts w:ascii="Times New Roman" w:hAnsi="Times New Roman" w:cs="Times New Roman"/>
        </w:rPr>
        <w:t>HDIt</w:t>
      </w:r>
      <w:proofErr w:type="spellEnd"/>
      <w:r w:rsidRPr="00B63291">
        <w:rPr>
          <w:rFonts w:ascii="Times New Roman" w:hAnsi="Times New Roman" w:cs="Times New Roman"/>
        </w:rPr>
        <w:t xml:space="preserve">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w:t>
      </w:r>
      <w:proofErr w:type="gramStart"/>
      <w:r w:rsidRPr="00B63291">
        <w:rPr>
          <w:rFonts w:ascii="Times New Roman" w:hAnsi="Times New Roman" w:cs="Times New Roman"/>
        </w:rPr>
        <w:t>in</w:t>
      </w:r>
      <w:proofErr w:type="gramEnd"/>
      <w:r w:rsidRPr="00B63291">
        <w:rPr>
          <w:rFonts w:ascii="Times New Roman" w:hAnsi="Times New Roman" w:cs="Times New Roman"/>
        </w:rPr>
        <w:t xml:space="preserve">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139"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139"/>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 xml:space="preserve">he series of PU films were prepared at various EKL to PTHF mass ratios (polyol mixture) using either HDI or </w:t>
      </w:r>
      <w:proofErr w:type="spellStart"/>
      <w:r w:rsidRPr="011A7C3E">
        <w:rPr>
          <w:rFonts w:ascii="Times New Roman" w:hAnsi="Times New Roman" w:cs="Times New Roman"/>
          <w:sz w:val="24"/>
          <w:szCs w:val="24"/>
        </w:rPr>
        <w:t>HDIt</w:t>
      </w:r>
      <w:proofErr w:type="spellEnd"/>
      <w:r w:rsidRPr="011A7C3E">
        <w:rPr>
          <w:rFonts w:ascii="Times New Roman" w:hAnsi="Times New Roman" w:cs="Times New Roman"/>
          <w:sz w:val="24"/>
          <w:szCs w:val="24"/>
        </w:rPr>
        <w:t xml:space="preserve">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140"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140"/>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w:t>
      </w:r>
      <w:proofErr w:type="spellStart"/>
      <w:r w:rsidR="00F53D5D" w:rsidRPr="78F197D4">
        <w:rPr>
          <w:rFonts w:ascii="Times New Roman" w:hAnsi="Times New Roman" w:cs="Times New Roman"/>
          <w:sz w:val="24"/>
          <w:szCs w:val="24"/>
        </w:rPr>
        <w:t>HDIt</w:t>
      </w:r>
      <w:proofErr w:type="spellEnd"/>
      <w:r w:rsidR="00F53D5D" w:rsidRPr="78F197D4">
        <w:rPr>
          <w:rFonts w:ascii="Times New Roman" w:hAnsi="Times New Roman" w:cs="Times New Roman"/>
          <w:sz w:val="24"/>
          <w:szCs w:val="24"/>
        </w:rPr>
        <w:t xml:space="preserve">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 xml:space="preserve">Where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NCO</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PTHF</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00D44569">
        <w:rPr>
          <w:rFonts w:ascii="Times New Roman" w:hAnsi="Times New Roman" w:cs="Times New Roman"/>
          <w:sz w:val="24"/>
          <w:szCs w:val="24"/>
          <w:vertAlign w:val="subscript"/>
        </w:rPr>
        <w:t>EKL</w:t>
      </w:r>
      <w:proofErr w:type="spellEnd"/>
      <w:r w:rsidRPr="00B63291">
        <w:rPr>
          <w:rFonts w:ascii="Times New Roman" w:hAnsi="Times New Roman" w:cs="Times New Roman"/>
          <w:sz w:val="24"/>
          <w:szCs w:val="24"/>
        </w:rPr>
        <w:t xml:space="preserve"> represent the masses (g) of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PTHF and EKL, respectively; [NCO] is the molar content of isocyanate groups in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in mmol/g; </w:t>
      </w:r>
      <w:proofErr w:type="gramStart"/>
      <w:r w:rsidRPr="00B63291">
        <w:rPr>
          <w:rFonts w:ascii="Times New Roman" w:hAnsi="Times New Roman" w:cs="Times New Roman"/>
          <w:sz w:val="24"/>
          <w:szCs w:val="24"/>
        </w:rPr>
        <w:t>[OH]</w:t>
      </w:r>
      <w:r w:rsidRPr="00B63291">
        <w:rPr>
          <w:rFonts w:ascii="Times New Roman" w:hAnsi="Times New Roman" w:cs="Times New Roman"/>
          <w:sz w:val="24"/>
          <w:szCs w:val="24"/>
          <w:vertAlign w:val="subscript"/>
        </w:rPr>
        <w:t>PTHF</w:t>
      </w:r>
      <w:proofErr w:type="gramEnd"/>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w:t>
      </w:r>
      <w:proofErr w:type="gramStart"/>
      <w:r w:rsidRPr="78F197D4">
        <w:rPr>
          <w:rFonts w:ascii="Times New Roman" w:hAnsi="Times New Roman" w:cs="Times New Roman"/>
          <w:sz w:val="24"/>
          <w:szCs w:val="24"/>
        </w:rPr>
        <w:t>Sn(</w:t>
      </w:r>
      <w:proofErr w:type="gramEnd"/>
      <w:r w:rsidRPr="78F197D4">
        <w:rPr>
          <w:rFonts w:ascii="Times New Roman" w:hAnsi="Times New Roman" w:cs="Times New Roman"/>
          <w:sz w:val="24"/>
          <w:szCs w:val="24"/>
        </w:rPr>
        <w:t>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w:t>
      </w:r>
      <w:proofErr w:type="gramStart"/>
      <w:r w:rsidRPr="78F197D4">
        <w:rPr>
          <w:rFonts w:ascii="Times New Roman" w:hAnsi="Times New Roman" w:cs="Times New Roman"/>
          <w:sz w:val="24"/>
          <w:szCs w:val="24"/>
        </w:rPr>
        <w:t>solution</w:t>
      </w:r>
      <w:proofErr w:type="gramEnd"/>
      <w:r w:rsidRPr="78F197D4">
        <w:rPr>
          <w:rFonts w:ascii="Times New Roman" w:hAnsi="Times New Roman" w:cs="Times New Roman"/>
          <w:sz w:val="24"/>
          <w:szCs w:val="24"/>
        </w:rPr>
        <w:t xml:space="preserve">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w:t>
      </w:r>
      <w:proofErr w:type="gramStart"/>
      <w:r w:rsidRPr="78F197D4">
        <w:rPr>
          <w:rFonts w:ascii="Times New Roman" w:hAnsi="Times New Roman" w:cs="Times New Roman"/>
          <w:sz w:val="24"/>
          <w:szCs w:val="24"/>
        </w:rPr>
        <w:t>of</w:t>
      </w:r>
      <w:proofErr w:type="gramEnd"/>
      <w:r w:rsidRPr="78F197D4">
        <w:rPr>
          <w:rFonts w:ascii="Times New Roman" w:hAnsi="Times New Roman" w:cs="Times New Roman"/>
          <w:sz w:val="24"/>
          <w:szCs w:val="24"/>
        </w:rPr>
        <w:t xml:space="preserve">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t>
      </w:r>
      <w:proofErr w:type="gramStart"/>
      <w:r w:rsidRPr="78F197D4">
        <w:rPr>
          <w:rFonts w:ascii="Times New Roman" w:hAnsi="Times New Roman" w:cs="Times New Roman"/>
          <w:sz w:val="24"/>
          <w:szCs w:val="24"/>
        </w:rPr>
        <w:t>was evaporated</w:t>
      </w:r>
      <w:proofErr w:type="gramEnd"/>
      <w:r w:rsidRPr="78F197D4">
        <w:rPr>
          <w:rFonts w:ascii="Times New Roman" w:hAnsi="Times New Roman" w:cs="Times New Roman"/>
          <w:sz w:val="24"/>
          <w:szCs w:val="24"/>
        </w:rPr>
        <w:t xml:space="preserve"> slowly overnight at </w:t>
      </w:r>
      <w:r w:rsidR="0024506C">
        <w:rPr>
          <w:rFonts w:ascii="Times New Roman" w:hAnsi="Times New Roman" w:cs="Times New Roman"/>
          <w:sz w:val="24"/>
          <w:szCs w:val="24"/>
        </w:rPr>
        <w:t xml:space="preserve">room </w:t>
      </w:r>
      <w:proofErr w:type="gramStart"/>
      <w:r w:rsidR="0024506C">
        <w:rPr>
          <w:rFonts w:ascii="Times New Roman" w:hAnsi="Times New Roman" w:cs="Times New Roman"/>
          <w:sz w:val="24"/>
          <w:szCs w:val="24"/>
        </w:rPr>
        <w:t>temperature</w:t>
      </w:r>
      <w:proofErr w:type="gramEnd"/>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°C. Finally, the film 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 xml:space="preserve">C to obtain </w:t>
      </w:r>
      <w:proofErr w:type="gramStart"/>
      <w:r w:rsidRPr="78F197D4">
        <w:rPr>
          <w:rFonts w:ascii="Times New Roman" w:hAnsi="Times New Roman" w:cs="Times New Roman"/>
          <w:sz w:val="24"/>
          <w:szCs w:val="24"/>
        </w:rPr>
        <w:t>the dry</w:t>
      </w:r>
      <w:proofErr w:type="gramEnd"/>
      <w:r w:rsidRPr="78F197D4">
        <w:rPr>
          <w:rFonts w:ascii="Times New Roman" w:hAnsi="Times New Roman" w:cs="Times New Roman"/>
          <w:sz w:val="24"/>
          <w:szCs w:val="24"/>
        </w:rPr>
        <w:t xml:space="preserve">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samples were measured in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pans with perforated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003A1C1D" w14:textId="77777777" w:rsidR="002B1417" w:rsidRDefault="002B1417" w:rsidP="002B1417">
      <w:pPr>
        <w:rPr>
          <w:del w:id="141" w:author="Acaru, Silviu" w:date="2026-03-17T23:10:00Z" w16du:dateUtc="2026-03-17T22:10:00Z"/>
        </w:rPr>
      </w:pPr>
    </w:p>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505534CA" w14:textId="77777777" w:rsidR="00F22F6B" w:rsidRPr="0057549D" w:rsidRDefault="00F22F6B" w:rsidP="00F22F6B">
      <w:pPr>
        <w:rPr>
          <w:del w:id="142" w:author="Acaru, Silviu" w:date="2026-03-17T23:10:00Z" w16du:dateUtc="2026-03-17T22:10:00Z"/>
          <w:rFonts w:ascii="Times New Roman" w:hAnsi="Times New Roman" w:cs="Times New Roman"/>
          <w:sz w:val="24"/>
          <w:szCs w:val="24"/>
        </w:rPr>
      </w:pP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6FD70252" w14:textId="77777777" w:rsidR="002B1417" w:rsidRPr="00740E11" w:rsidRDefault="002B1417" w:rsidP="00740E11">
      <w:pPr>
        <w:rPr>
          <w:del w:id="143" w:author="Acaru, Silviu" w:date="2026-03-17T23:10:00Z" w16du:dateUtc="2026-03-17T22:10:00Z"/>
        </w:rPr>
      </w:pPr>
    </w:p>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144"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144"/>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w:t>
      </w:r>
      <w:proofErr w:type="spellStart"/>
      <w:r w:rsidRPr="00443E04">
        <w:rPr>
          <w:rFonts w:ascii="Times New Roman" w:eastAsia="Times New Roman" w:hAnsi="Times New Roman" w:cs="Times New Roman"/>
          <w:sz w:val="24"/>
          <w:szCs w:val="24"/>
        </w:rPr>
        <w:t>LabelEncoder</w:t>
      </w:r>
      <w:proofErr w:type="spellEnd"/>
      <w:r w:rsidRPr="00443E04">
        <w:rPr>
          <w:rFonts w:ascii="Times New Roman" w:eastAsia="Times New Roman" w:hAnsi="Times New Roman" w:cs="Times New Roman"/>
          <w:sz w:val="24"/>
          <w:szCs w:val="24"/>
        </w:rPr>
        <w:t xml:space="preserve">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w:t>
      </w:r>
      <w:proofErr w:type="spellStart"/>
      <w:r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to normalize the dataset comprising both numeric and categorical features. </w:t>
      </w:r>
      <w:r w:rsidR="00082A3E" w:rsidRPr="00443E04">
        <w:rPr>
          <w:rFonts w:ascii="Times New Roman" w:eastAsia="Times New Roman" w:hAnsi="Times New Roman" w:cs="Times New Roman"/>
          <w:sz w:val="24"/>
          <w:szCs w:val="24"/>
        </w:rPr>
        <w:t xml:space="preserve">We chose </w:t>
      </w:r>
      <w:proofErr w:type="spellStart"/>
      <w:r w:rsidR="00082A3E"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(T</w:t>
      </w:r>
      <w:r w:rsidR="002B1417" w:rsidRPr="00740E11">
        <w:rPr>
          <w:rFonts w:ascii="Times New Roman" w:eastAsia="Times New Roman" w:hAnsi="Times New Roman" w:cs="Times New Roman"/>
          <w:sz w:val="24"/>
          <w:szCs w:val="24"/>
          <w:vertAlign w:val="subscript"/>
        </w:rPr>
        <w:t>g</w:t>
      </w:r>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w:t>
      </w:r>
      <w:proofErr w:type="spellStart"/>
      <w:r w:rsidR="009242FE">
        <w:rPr>
          <w:rFonts w:ascii="Times New Roman" w:eastAsia="Times New Roman" w:hAnsi="Times New Roman" w:cs="Times New Roman"/>
          <w:sz w:val="24"/>
          <w:szCs w:val="24"/>
        </w:rPr>
        <w:t>NaN</w:t>
      </w:r>
      <w:proofErr w:type="spellEnd"/>
      <w:r w:rsidR="009242FE">
        <w:rPr>
          <w:rFonts w:ascii="Times New Roman" w:eastAsia="Times New Roman" w:hAnsi="Times New Roman" w:cs="Times New Roman"/>
          <w:sz w:val="24"/>
          <w:szCs w:val="24"/>
        </w:rPr>
        <w:t xml:space="preserve">” for </w:t>
      </w:r>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w:r>
      <w:proofErr w:type="spellStart"/>
      <w:r w:rsidR="00980866">
        <w:rPr>
          <w:rFonts w:ascii="Times New Roman" w:eastAsia="Times New Roman" w:hAnsi="Times New Roman" w:cs="Times New Roman"/>
          <w:sz w:val="24"/>
          <w:szCs w:val="24"/>
        </w:rPr>
        <w:t>wt</w:t>
      </w:r>
      <w:proofErr w:type="spellEnd"/>
      <w:r w:rsidR="00980866">
        <w:rPr>
          <w:rFonts w:ascii="Times New Roman" w:eastAsia="Times New Roman" w:hAnsi="Times New Roman" w:cs="Times New Roman"/>
          <w:sz w:val="24"/>
          <w:szCs w:val="24"/>
        </w:rPr>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145" w:name="_Ref177039979"/>
      <w:r w:rsidRPr="004A1B8E">
        <w:rPr>
          <w:rFonts w:ascii="Times New Roman" w:hAnsi="Times New Roman" w:cs="Times New Roman"/>
          <w:sz w:val="24"/>
          <w:szCs w:val="24"/>
        </w:rPr>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145"/>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Isocyante</w:t>
            </w:r>
            <w:proofErr w:type="spellEnd"/>
            <w:r w:rsidRPr="00443E04">
              <w:rPr>
                <w:rFonts w:ascii="Times New Roman" w:eastAsia="Times New Roman" w:hAnsi="Times New Roman" w:cs="Times New Roman"/>
                <w:sz w:val="16"/>
                <w:szCs w:val="16"/>
              </w:rPr>
              <w:t xml:space="preserv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
            </w:r>
            <w:proofErr w:type="spellStart"/>
            <w:r w:rsidRPr="009764D0">
              <w:rPr>
                <w:rFonts w:ascii="Times New Roman" w:eastAsia="Times New Roman" w:hAnsi="Times New Roman" w:cs="Times New Roman"/>
                <w:b w:val="0"/>
                <w:sz w:val="16"/>
                <w:szCs w:val="16"/>
              </w:rPr>
              <w:t>wt</w:t>
            </w:r>
            <w:proofErr w:type="spellEnd"/>
            <w:proofErr w:type="gramStart"/>
            <w:r w:rsidRPr="009764D0">
              <w:rPr>
                <w:rFonts w:ascii="Times New Roman" w:eastAsia="Times New Roman" w:hAnsi="Times New Roman" w:cs="Times New Roman"/>
                <w:b w:val="0"/>
                <w:sz w:val="16"/>
                <w:szCs w:val="16"/>
              </w:rPr>
              <w:t>%)</w:t>
            </w:r>
            <w:r w:rsidR="00B40032" w:rsidRPr="009764D0">
              <w:rPr>
                <w:rFonts w:ascii="Times New Roman" w:eastAsia="Times New Roman" w:hAnsi="Times New Roman" w:cs="Times New Roman"/>
                <w:b w:val="0"/>
                <w:sz w:val="16"/>
                <w:szCs w:val="16"/>
              </w:rPr>
              <w:t>*</w:t>
            </w:r>
            <w:proofErr w:type="gramEnd"/>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gramStart"/>
            <w:r w:rsidRPr="00443E04">
              <w:rPr>
                <w:rFonts w:ascii="Times New Roman" w:eastAsia="Times New Roman" w:hAnsi="Times New Roman" w:cs="Times New Roman"/>
                <w:sz w:val="16"/>
                <w:szCs w:val="16"/>
              </w:rPr>
              <w:t>Tin(</w:t>
            </w:r>
            <w:proofErr w:type="gramEnd"/>
            <w:r w:rsidRPr="00443E04">
              <w:rPr>
                <w:rFonts w:ascii="Times New Roman" w:eastAsia="Times New Roman" w:hAnsi="Times New Roman" w:cs="Times New Roman"/>
                <w:sz w:val="16"/>
                <w:szCs w:val="16"/>
              </w:rPr>
              <w:t>II) octoate</w:t>
            </w:r>
            <w:r w:rsidR="00B24AB3">
              <w:rPr>
                <w:rFonts w:ascii="Times New Roman" w:eastAsia="Times New Roman" w:hAnsi="Times New Roman" w:cs="Times New Roman"/>
                <w:sz w:val="16"/>
                <w:szCs w:val="16"/>
              </w:rPr>
              <w:t xml:space="preserve"> (</w:t>
            </w:r>
            <w:proofErr w:type="spellStart"/>
            <w:r w:rsidR="00B24AB3">
              <w:rPr>
                <w:rFonts w:ascii="Times New Roman" w:eastAsia="Times New Roman" w:hAnsi="Times New Roman" w:cs="Times New Roman"/>
                <w:sz w:val="16"/>
                <w:szCs w:val="16"/>
              </w:rPr>
              <w:t>wt</w:t>
            </w:r>
            <w:proofErr w:type="spellEnd"/>
            <w:r w:rsidR="00B24AB3">
              <w:rPr>
                <w:rFonts w:ascii="Times New Roman" w:eastAsia="Times New Roman" w:hAnsi="Times New Roman" w:cs="Times New Roman"/>
                <w:sz w:val="16"/>
                <w:szCs w:val="16"/>
              </w:rPr>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46" w:name="_Ref178527208"/>
      <w:bookmarkStart w:id="147" w:name="_Toc179040469"/>
      <w:r w:rsidRPr="00443E04">
        <w:rPr>
          <w:rFonts w:ascii="Times New Roman" w:hAnsi="Times New Roman" w:cs="Times New Roman"/>
          <w:sz w:val="24"/>
          <w:szCs w:val="24"/>
        </w:rPr>
        <w:t xml:space="preserve">Feature </w:t>
      </w:r>
      <w:bookmarkEnd w:id="146"/>
      <w:bookmarkEnd w:id="147"/>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w:t>
      </w:r>
      <w:proofErr w:type="gramStart"/>
      <w:r w:rsidR="002877A3" w:rsidRPr="000B726F">
        <w:rPr>
          <w:rFonts w:ascii="Times New Roman" w:hAnsi="Times New Roman" w:cs="Times New Roman"/>
          <w:sz w:val="24"/>
          <w:szCs w:val="24"/>
        </w:rPr>
        <w:t>features most critical</w:t>
      </w:r>
      <w:proofErr w:type="gramEnd"/>
      <w:r w:rsidR="002877A3" w:rsidRPr="000B726F">
        <w:rPr>
          <w:rFonts w:ascii="Times New Roman" w:hAnsi="Times New Roman" w:cs="Times New Roman"/>
          <w:sz w:val="24"/>
          <w:szCs w:val="24"/>
        </w:rPr>
        <w:t xml:space="preserve">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proofErr w:type="gramStart"/>
      <w:r w:rsidRPr="011A7C3E">
        <w:rPr>
          <w:rFonts w:ascii="Times New Roman" w:hAnsi="Times New Roman" w:cs="Times New Roman"/>
          <w:sz w:val="24"/>
          <w:szCs w:val="24"/>
        </w:rPr>
        <w:t>In order to</w:t>
      </w:r>
      <w:proofErr w:type="gramEnd"/>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w:t>
      </w:r>
      <w:proofErr w:type="gramStart"/>
      <w:r w:rsidR="002877A3" w:rsidRPr="011A7C3E">
        <w:rPr>
          <w:rFonts w:ascii="Times New Roman" w:hAnsi="Times New Roman" w:cs="Times New Roman"/>
          <w:sz w:val="24"/>
          <w:szCs w:val="24"/>
        </w:rPr>
        <w:t>the majority of</w:t>
      </w:r>
      <w:proofErr w:type="gramEnd"/>
      <w:r w:rsidR="002877A3" w:rsidRPr="011A7C3E">
        <w:rPr>
          <w:rFonts w:ascii="Times New Roman" w:hAnsi="Times New Roman" w:cs="Times New Roman"/>
          <w:sz w:val="24"/>
          <w:szCs w:val="24"/>
        </w:rPr>
        <w:t xml:space="preserve">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61213C07"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to predict the T</w:t>
      </w:r>
      <w:r w:rsidRPr="00534049">
        <w:rPr>
          <w:rFonts w:ascii="Times New Roman" w:hAnsi="Times New Roman" w:cs="Times New Roman"/>
          <w:sz w:val="24"/>
          <w:szCs w:val="24"/>
          <w:vertAlign w:val="subscript"/>
        </w:rPr>
        <w:t>g</w:t>
      </w:r>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w:t>
      </w:r>
      <w:del w:id="148" w:author="Acaru, Silviu" w:date="2026-03-17T23:10:00Z" w16du:dateUtc="2026-03-17T22:10:00Z">
        <w:r w:rsidR="00E02235">
          <w:rPr>
            <w:rFonts w:ascii="Times New Roman" w:hAnsi="Times New Roman" w:cs="Times New Roman"/>
            <w:sz w:val="24"/>
            <w:szCs w:val="24"/>
          </w:rPr>
          <w:delText>a</w:delText>
        </w:r>
      </w:del>
      <w:ins w:id="149" w:author="Acaru, Silviu" w:date="2026-03-17T23:10:00Z" w16du:dateUtc="2026-03-17T22:10:00Z">
        <w:r w:rsidR="00E02235">
          <w:rPr>
            <w:rFonts w:ascii="Times New Roman" w:hAnsi="Times New Roman" w:cs="Times New Roman"/>
            <w:sz w:val="24"/>
            <w:szCs w:val="24"/>
          </w:rPr>
          <w:t>a</w:t>
        </w:r>
        <w:r w:rsidR="00112E26">
          <w:rPr>
            <w:rFonts w:ascii="Times New Roman" w:hAnsi="Times New Roman" w:cs="Times New Roman"/>
            <w:sz w:val="24"/>
            <w:szCs w:val="24"/>
          </w:rPr>
          <w:t>n</w:t>
        </w:r>
      </w:ins>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r w:rsidR="00E14180">
        <w:rPr>
          <w:rFonts w:ascii="Times New Roman" w:hAnsi="Times New Roman" w:cs="Times New Roman"/>
          <w:sz w:val="24"/>
          <w:szCs w:val="24"/>
        </w:rPr>
        <w:t xml:space="preserve"> </w:t>
      </w:r>
      <w:ins w:id="150" w:author="Acaru, Silviu" w:date="2026-03-17T23:10:00Z" w16du:dateUtc="2026-03-17T22:10:00Z">
        <w:r w:rsidR="00E14180" w:rsidRPr="00F87AD0">
          <w:rPr>
            <w:rFonts w:ascii="Times New Roman" w:hAnsi="Times New Roman" w:cs="Times New Roman"/>
            <w:sz w:val="24"/>
            <w:szCs w:val="24"/>
          </w:rPr>
          <w:t>Mean Absolute Error</w:t>
        </w:r>
        <w:r w:rsidR="00E76FD5" w:rsidRPr="00E76FD5">
          <w:rPr>
            <w:rFonts w:ascii="Times New Roman" w:hAnsi="Times New Roman" w:cs="Times New Roman"/>
            <w:sz w:val="24"/>
            <w:szCs w:val="24"/>
          </w:rPr>
          <w:t xml:space="preserve"> </w:t>
        </w:r>
        <w:r w:rsidR="00E14180">
          <w:rPr>
            <w:rFonts w:ascii="Times New Roman" w:hAnsi="Times New Roman" w:cs="Times New Roman"/>
            <w:sz w:val="24"/>
            <w:szCs w:val="24"/>
          </w:rPr>
          <w:t>(</w:t>
        </w:r>
      </w:ins>
      <w:r w:rsidR="00E76FD5" w:rsidRPr="00E76FD5">
        <w:rPr>
          <w:rFonts w:ascii="Times New Roman" w:hAnsi="Times New Roman" w:cs="Times New Roman"/>
          <w:sz w:val="24"/>
          <w:szCs w:val="24"/>
        </w:rPr>
        <w:t>MAE</w:t>
      </w:r>
      <w:del w:id="151" w:author="Acaru, Silviu" w:date="2026-03-17T23:10:00Z" w16du:dateUtc="2026-03-17T22:10:00Z">
        <w:r w:rsidR="00E76FD5" w:rsidRPr="00E76FD5">
          <w:rPr>
            <w:rFonts w:ascii="Times New Roman" w:hAnsi="Times New Roman" w:cs="Times New Roman"/>
            <w:sz w:val="24"/>
            <w:szCs w:val="24"/>
          </w:rPr>
          <w:delText xml:space="preserve"> and larger standard deviation</w:delText>
        </w:r>
      </w:del>
      <w:ins w:id="152" w:author="Acaru, Silviu" w:date="2026-03-17T23:10:00Z" w16du:dateUtc="2026-03-17T22:10:00Z">
        <w:r w:rsidR="00E14180">
          <w:rPr>
            <w:rFonts w:ascii="Times New Roman" w:hAnsi="Times New Roman" w:cs="Times New Roman"/>
            <w:sz w:val="24"/>
            <w:szCs w:val="24"/>
          </w:rPr>
          <w:t>)</w:t>
        </w:r>
      </w:ins>
      <w:r w:rsidR="00E76FD5" w:rsidRPr="00E76FD5">
        <w:rPr>
          <w:rFonts w:ascii="Times New Roman" w:hAnsi="Times New Roman" w:cs="Times New Roman"/>
          <w:sz w:val="24"/>
          <w:szCs w:val="24"/>
        </w:rPr>
        <w:t xml:space="preserve"> than when swelling ratio is used</w:t>
      </w:r>
      <w:del w:id="153" w:author="Acaru, Silviu" w:date="2026-03-17T23:10:00Z" w16du:dateUtc="2026-03-17T22:10:00Z">
        <w:r w:rsidR="00E76FD5" w:rsidRPr="00E76FD5">
          <w:rPr>
            <w:rFonts w:ascii="Times New Roman" w:hAnsi="Times New Roman" w:cs="Times New Roman"/>
            <w:sz w:val="24"/>
            <w:szCs w:val="24"/>
          </w:rPr>
          <w:delText>.</w:delText>
        </w:r>
      </w:del>
      <w:ins w:id="154" w:author="Acaru, Silviu" w:date="2026-03-17T23:10:00Z" w16du:dateUtc="2026-03-17T22:10:00Z">
        <w:r w:rsidR="00414A31">
          <w:rPr>
            <w:rFonts w:ascii="Times New Roman" w:hAnsi="Times New Roman" w:cs="Times New Roman"/>
            <w:sz w:val="24"/>
            <w:szCs w:val="24"/>
          </w:rPr>
          <w:t xml:space="preserve"> in certain ML architectures we experimented with (e.g., out-of-fold cross validation)</w:t>
        </w:r>
        <w:r w:rsidR="00E76FD5" w:rsidRPr="00E76FD5">
          <w:rPr>
            <w:rFonts w:ascii="Times New Roman" w:hAnsi="Times New Roman" w:cs="Times New Roman"/>
            <w:sz w:val="24"/>
            <w:szCs w:val="24"/>
          </w:rPr>
          <w:t>.</w:t>
        </w:r>
      </w:ins>
    </w:p>
    <w:p w14:paraId="4F6933FA" w14:textId="780883BB"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w:t>
      </w:r>
      <w:del w:id="155" w:author="Acaru, Silviu" w:date="2026-03-17T23:10:00Z" w16du:dateUtc="2026-03-17T22:10:00Z">
        <w:r w:rsidR="009C7298" w:rsidRPr="00F87AD0">
          <w:rPr>
            <w:rFonts w:ascii="Times New Roman" w:hAnsi="Times New Roman" w:cs="Times New Roman"/>
            <w:sz w:val="24"/>
            <w:szCs w:val="24"/>
          </w:rPr>
          <w:delText xml:space="preserve">Mean Absolute Error </w:delText>
        </w:r>
        <w:r w:rsidR="009C7298">
          <w:rPr>
            <w:rFonts w:ascii="Times New Roman" w:hAnsi="Times New Roman" w:cs="Times New Roman"/>
            <w:sz w:val="24"/>
            <w:szCs w:val="24"/>
          </w:rPr>
          <w:delText>(</w:delText>
        </w:r>
      </w:del>
      <w:r w:rsidR="00165D75">
        <w:rPr>
          <w:rFonts w:ascii="Times New Roman" w:hAnsi="Times New Roman" w:cs="Times New Roman"/>
          <w:sz w:val="24"/>
          <w:szCs w:val="24"/>
        </w:rPr>
        <w:t>MAE</w:t>
      </w:r>
      <w:del w:id="156" w:author="Acaru, Silviu" w:date="2026-03-17T23:10:00Z" w16du:dateUtc="2026-03-17T22:10:00Z">
        <w:r w:rsidR="009C7298">
          <w:rPr>
            <w:rFonts w:ascii="Times New Roman" w:hAnsi="Times New Roman" w:cs="Times New Roman"/>
            <w:sz w:val="24"/>
            <w:szCs w:val="24"/>
          </w:rPr>
          <w:delText>)</w:delText>
        </w:r>
      </w:del>
      <w:r w:rsidR="00165D75">
        <w:rPr>
          <w:rFonts w:ascii="Times New Roman" w:hAnsi="Times New Roman" w:cs="Times New Roman"/>
          <w:sz w:val="24"/>
          <w:szCs w:val="24"/>
        </w:rPr>
        <w:t xml:space="preserve"> values. </w:t>
      </w:r>
      <w:r w:rsidRPr="011A7C3E">
        <w:rPr>
          <w:rFonts w:ascii="Times New Roman" w:hAnsi="Times New Roman" w:cs="Times New Roman"/>
          <w:sz w:val="24"/>
          <w:szCs w:val="24"/>
        </w:rPr>
        <w:t>This integration guided our selection of the optimal feature set for the final ML model, balancing predictive power with interpretability for T</w:t>
      </w:r>
      <w:r w:rsidRPr="011A7C3E">
        <w:rPr>
          <w:rFonts w:ascii="Times New Roman" w:hAnsi="Times New Roman" w:cs="Times New Roman"/>
          <w:sz w:val="24"/>
          <w:szCs w:val="24"/>
          <w:vertAlign w:val="subscript"/>
        </w:rPr>
        <w:t>g</w:t>
      </w:r>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del w:id="157" w:author="Acaru, Silviu" w:date="2026-03-17T23:10:00Z" w16du:dateUtc="2026-03-17T22:10:00Z">
        <w:r w:rsidR="00986282">
          <w:rPr>
            <w:rFonts w:ascii="Times New Roman" w:hAnsi="Times New Roman" w:cs="Times New Roman"/>
            <w:sz w:val="24"/>
            <w:szCs w:val="24"/>
          </w:rPr>
          <w:delText>and</w:delText>
        </w:r>
        <w:r w:rsidR="00CB06DA">
          <w:rPr>
            <w:rFonts w:ascii="Times New Roman" w:hAnsi="Times New Roman" w:cs="Times New Roman"/>
            <w:sz w:val="24"/>
            <w:szCs w:val="24"/>
          </w:rPr>
          <w:delText xml:space="preserve"> wrapper analysis </w:delText>
        </w:r>
      </w:del>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ins w:id="158" w:author="Acaru, Silviu" w:date="2026-03-17T23:10:00Z" w16du:dateUtc="2026-03-17T22:10:00Z">
        <w:r w:rsidR="00414A31">
          <w:rPr>
            <w:rFonts w:ascii="Times New Roman" w:hAnsi="Times New Roman" w:cs="Times New Roman"/>
            <w:sz w:val="24"/>
            <w:szCs w:val="24"/>
          </w:rPr>
          <w:t>.1</w:t>
        </w:r>
      </w:ins>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159" w:name="_Ref178349601"/>
      <w:bookmarkStart w:id="160" w:name="_Toc179040470"/>
      <w:r w:rsidRPr="00443E04">
        <w:rPr>
          <w:rFonts w:ascii="Times New Roman" w:hAnsi="Times New Roman" w:cs="Times New Roman"/>
          <w:sz w:val="24"/>
          <w:szCs w:val="24"/>
        </w:rPr>
        <w:t>Ensemble Learning Regression</w:t>
      </w:r>
      <w:bookmarkEnd w:id="159"/>
      <w:bookmarkEnd w:id="160"/>
    </w:p>
    <w:p w14:paraId="79B29078" w14:textId="77777777" w:rsidR="005142FA" w:rsidRDefault="005142FA" w:rsidP="005142FA">
      <w:pPr>
        <w:rPr>
          <w:del w:id="161" w:author="Acaru, Silviu" w:date="2026-03-17T23:10:00Z" w16du:dateUtc="2026-03-17T22:10:00Z"/>
        </w:rPr>
      </w:pPr>
    </w:p>
    <w:p w14:paraId="21C6E6A2" w14:textId="706148E2" w:rsidR="005142FA" w:rsidRPr="0096426F" w:rsidRDefault="005142FA" w:rsidP="0096426F">
      <w:pPr>
        <w:jc w:val="both"/>
      </w:pPr>
      <w:r w:rsidRPr="00443E04">
        <w:rPr>
          <w:rFonts w:ascii="Times New Roman" w:hAnsi="Times New Roman" w:cs="Times New Roman"/>
          <w:sz w:val="24"/>
          <w:szCs w:val="24"/>
        </w:rPr>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25D4F64" w14:textId="77777777" w:rsidR="008705F4" w:rsidRPr="00443E04" w:rsidRDefault="00E75E5F" w:rsidP="008705F4">
      <w:pPr>
        <w:keepNext/>
        <w:spacing w:before="120" w:after="120" w:line="240" w:lineRule="auto"/>
        <w:jc w:val="center"/>
        <w:rPr>
          <w:del w:id="162" w:author="Acaru, Silviu" w:date="2026-03-17T23:10:00Z" w16du:dateUtc="2026-03-17T22:10:00Z"/>
          <w:rFonts w:ascii="Times New Roman" w:hAnsi="Times New Roman" w:cs="Times New Roman"/>
        </w:rPr>
      </w:pPr>
      <w:del w:id="163" w:author="Acaru, Silviu" w:date="2026-03-17T23:10:00Z" w16du:dateUtc="2026-03-17T22:10:00Z">
        <w:r>
          <w:rPr>
            <w:rFonts w:ascii="Times New Roman" w:hAnsi="Times New Roman" w:cs="Times New Roman"/>
            <w:noProof/>
          </w:rPr>
          <w:drawing>
            <wp:inline distT="0" distB="0" distL="0" distR="0" wp14:anchorId="60BB9CA6" wp14:editId="187566AC">
              <wp:extent cx="2885240" cy="28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diagram-2024-09-27-122247.tif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5240" cy="2880000"/>
                      </a:xfrm>
                      <a:prstGeom prst="rect">
                        <a:avLst/>
                      </a:prstGeom>
                    </pic:spPr>
                  </pic:pic>
                </a:graphicData>
              </a:graphic>
            </wp:inline>
          </w:drawing>
        </w:r>
      </w:del>
    </w:p>
    <w:p w14:paraId="50F6472E" w14:textId="6CA10E6D" w:rsidR="008705F4" w:rsidRPr="00443E04" w:rsidRDefault="0072194A" w:rsidP="008705F4">
      <w:pPr>
        <w:keepNext/>
        <w:spacing w:before="120" w:after="120" w:line="240" w:lineRule="auto"/>
        <w:jc w:val="center"/>
        <w:rPr>
          <w:ins w:id="164" w:author="Acaru, Silviu" w:date="2026-03-17T23:10:00Z" w16du:dateUtc="2026-03-17T22:10:00Z"/>
          <w:rFonts w:ascii="Times New Roman" w:hAnsi="Times New Roman" w:cs="Times New Roman"/>
        </w:rPr>
      </w:pPr>
      <w:ins w:id="165" w:author="Acaru, Silviu" w:date="2026-03-17T23:10:00Z" w16du:dateUtc="2026-03-17T22:10:00Z">
        <w:r>
          <w:rPr>
            <w:rFonts w:ascii="Times New Roman" w:hAnsi="Times New Roman" w:cs="Times New Roman"/>
            <w:noProof/>
          </w:rPr>
          <w:drawing>
            <wp:inline distT="0" distB="0" distL="0" distR="0" wp14:anchorId="3C732C79" wp14:editId="37A6AE35">
              <wp:extent cx="2451708" cy="2800865"/>
              <wp:effectExtent l="0" t="0" r="6350"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81934" cy="2835396"/>
                      </a:xfrm>
                      <a:prstGeom prst="rect">
                        <a:avLst/>
                      </a:prstGeom>
                    </pic:spPr>
                  </pic:pic>
                </a:graphicData>
              </a:graphic>
            </wp:inline>
          </w:drawing>
        </w:r>
      </w:ins>
    </w:p>
    <w:p w14:paraId="4CC35681" w14:textId="0BDA53BF" w:rsidR="006D6AF7" w:rsidRPr="001A6B86" w:rsidRDefault="008705F4" w:rsidP="00203A30">
      <w:pPr>
        <w:pStyle w:val="Caption"/>
        <w:jc w:val="both"/>
        <w:rPr>
          <w:rFonts w:ascii="Times New Roman" w:eastAsia="Times New Roman" w:hAnsi="Times New Roman" w:cs="Times New Roman"/>
          <w:sz w:val="24"/>
          <w:szCs w:val="24"/>
        </w:rPr>
      </w:pPr>
      <w:bookmarkStart w:id="166"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166"/>
      <w:r w:rsidR="00A07CED" w:rsidRPr="001A6B86">
        <w:rPr>
          <w:rFonts w:ascii="Times New Roman" w:hAnsi="Times New Roman" w:cs="Times New Roman"/>
          <w:sz w:val="24"/>
          <w:szCs w:val="24"/>
        </w:rPr>
        <w:t xml:space="preserve"> </w:t>
      </w:r>
      <w:r w:rsidR="0072194A" w:rsidRPr="0072194A">
        <w:rPr>
          <w:rFonts w:ascii="Times New Roman" w:hAnsi="Times New Roman" w:cs="Times New Roman"/>
          <w:sz w:val="24"/>
          <w:szCs w:val="24"/>
        </w:rPr>
        <w:t>Process description for developing the stacked ensemble model and fitting of unseen data (</w:t>
      </w:r>
      <w:del w:id="167" w:author="Acaru, Silviu" w:date="2026-03-17T23:10:00Z" w16du:dateUtc="2026-03-17T22:10:00Z">
        <w:r w:rsidR="00E11B25">
          <w:rPr>
            <w:rFonts w:ascii="Times New Roman" w:hAnsi="Times New Roman" w:cs="Times New Roman"/>
            <w:sz w:val="24"/>
            <w:szCs w:val="24"/>
          </w:rPr>
          <w:delText>i</w:delText>
        </w:r>
        <w:r w:rsidR="00BA6A41" w:rsidRPr="00BA6A41">
          <w:rPr>
            <w:rFonts w:ascii="Times New Roman" w:hAnsi="Times New Roman" w:cs="Times New Roman"/>
            <w:sz w:val="24"/>
            <w:szCs w:val="24"/>
          </w:rPr>
          <w:delText>.</w:delText>
        </w:r>
      </w:del>
      <w:r w:rsidR="0072194A" w:rsidRPr="0072194A">
        <w:rPr>
          <w:rFonts w:ascii="Times New Roman" w:hAnsi="Times New Roman" w:cs="Times New Roman"/>
          <w:sz w:val="24"/>
          <w:szCs w:val="24"/>
        </w:rPr>
        <w:t>e</w:t>
      </w:r>
      <w:ins w:id="168" w:author="Acaru, Silviu" w:date="2026-03-17T23:10:00Z" w16du:dateUtc="2026-03-17T22:10:00Z">
        <w:r w:rsidR="0072194A" w:rsidRPr="0072194A">
          <w:rPr>
            <w:rFonts w:ascii="Times New Roman" w:hAnsi="Times New Roman" w:cs="Times New Roman"/>
            <w:sz w:val="24"/>
            <w:szCs w:val="24"/>
          </w:rPr>
          <w:t>.</w:t>
        </w:r>
        <w:r w:rsidR="005B7109">
          <w:rPr>
            <w:rFonts w:ascii="Times New Roman" w:hAnsi="Times New Roman" w:cs="Times New Roman"/>
            <w:sz w:val="24"/>
            <w:szCs w:val="24"/>
          </w:rPr>
          <w:t>g</w:t>
        </w:r>
      </w:ins>
      <w:r w:rsidR="005B7109">
        <w:rPr>
          <w:rFonts w:ascii="Times New Roman" w:hAnsi="Times New Roman" w:cs="Times New Roman"/>
          <w:sz w:val="24"/>
          <w:szCs w:val="24"/>
        </w:rPr>
        <w:t>.,</w:t>
      </w:r>
      <w:r w:rsidR="0072194A" w:rsidRPr="0072194A">
        <w:rPr>
          <w:rFonts w:ascii="Times New Roman" w:hAnsi="Times New Roman" w:cs="Times New Roman"/>
          <w:sz w:val="24"/>
          <w:szCs w:val="24"/>
        </w:rPr>
        <w:t xml:space="preserve"> the mapping data). </w:t>
      </w:r>
      <w:del w:id="169" w:author="Acaru, Silviu" w:date="2026-03-17T23:10:00Z" w16du:dateUtc="2026-03-17T22:10:00Z">
        <w:r w:rsidR="00BA6A41" w:rsidRPr="00BA6A41">
          <w:rPr>
            <w:rFonts w:ascii="Times New Roman" w:hAnsi="Times New Roman" w:cs="Times New Roman"/>
            <w:sz w:val="24"/>
            <w:szCs w:val="24"/>
          </w:rPr>
          <w:delText>Repeated K-fold cross-validation</w:delText>
        </w:r>
        <w:r w:rsidR="009C7298">
          <w:rPr>
            <w:rFonts w:ascii="Times New Roman" w:hAnsi="Times New Roman" w:cs="Times New Roman"/>
            <w:sz w:val="24"/>
            <w:szCs w:val="24"/>
          </w:rPr>
          <w:delText xml:space="preserve"> (5 splits and 2 repeats)</w:delText>
        </w:r>
      </w:del>
      <w:ins w:id="170" w:author="Acaru, Silviu" w:date="2026-03-17T23:10:00Z" w16du:dateUtc="2026-03-17T22:10:00Z">
        <w:r w:rsidR="0072194A" w:rsidRPr="0072194A">
          <w:rPr>
            <w:rFonts w:ascii="Times New Roman" w:hAnsi="Times New Roman" w:cs="Times New Roman"/>
            <w:sz w:val="24"/>
            <w:szCs w:val="24"/>
          </w:rPr>
          <w:t>A stratified fixed splitting strategy</w:t>
        </w:r>
      </w:ins>
      <w:r w:rsidR="0072194A" w:rsidRPr="0072194A">
        <w:rPr>
          <w:rFonts w:ascii="Times New Roman" w:hAnsi="Times New Roman" w:cs="Times New Roman"/>
          <w:sz w:val="24"/>
          <w:szCs w:val="24"/>
        </w:rPr>
        <w:t xml:space="preserve"> was used to divide the dataset into training </w:t>
      </w:r>
      <w:del w:id="171" w:author="Acaru, Silviu" w:date="2026-03-17T23:10:00Z" w16du:dateUtc="2026-03-17T22:10:00Z">
        <w:r w:rsidR="009C7298">
          <w:rPr>
            <w:rFonts w:ascii="Times New Roman" w:hAnsi="Times New Roman" w:cs="Times New Roman"/>
            <w:sz w:val="24"/>
            <w:szCs w:val="24"/>
          </w:rPr>
          <w:delText>and validation</w:delText>
        </w:r>
        <w:r w:rsidR="00BA6A41" w:rsidRPr="00BA6A41">
          <w:rPr>
            <w:rFonts w:ascii="Times New Roman" w:hAnsi="Times New Roman" w:cs="Times New Roman"/>
            <w:sz w:val="24"/>
            <w:szCs w:val="24"/>
          </w:rPr>
          <w:delText xml:space="preserve">. </w:delText>
        </w:r>
      </w:del>
      <w:ins w:id="172" w:author="Acaru, Silviu" w:date="2026-03-17T23:10:00Z" w16du:dateUtc="2026-03-17T22:10:00Z">
        <w:r w:rsidR="0072194A" w:rsidRPr="0072194A">
          <w:rPr>
            <w:rFonts w:ascii="Times New Roman" w:hAnsi="Times New Roman" w:cs="Times New Roman"/>
            <w:sz w:val="24"/>
            <w:szCs w:val="24"/>
          </w:rPr>
          <w:t>(approximately 104 samples), validation (16 samples), and test (16 samples) sets, ensuring representative target variable distribution across all partitions.</w:t>
        </w:r>
      </w:ins>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r w:rsidR="0044619A" w:rsidRPr="00F87AD0">
        <w:rPr>
          <w:rFonts w:ascii="Times New Roman" w:hAnsi="Times New Roman" w:cs="Times New Roman"/>
          <w:sz w:val="24"/>
          <w:szCs w:val="24"/>
        </w:rPr>
        <w:t xml:space="preserve">. </w:t>
      </w:r>
    </w:p>
    <w:p w14:paraId="64434043" w14:textId="51CB797D" w:rsidR="003C2282" w:rsidRDefault="003C2282" w:rsidP="00F87AD0">
      <w:pPr>
        <w:spacing w:line="240" w:lineRule="auto"/>
        <w:jc w:val="both"/>
        <w:rPr>
          <w:rFonts w:ascii="Times New Roman" w:hAnsi="Times New Roman" w:cs="Times New Roman"/>
          <w:sz w:val="24"/>
          <w:szCs w:val="24"/>
        </w:rPr>
      </w:pPr>
      <w:del w:id="173" w:author="Acaru, Silviu" w:date="2026-03-17T23:10:00Z" w16du:dateUtc="2026-03-17T22:10:00Z">
        <w:r>
          <w:rPr>
            <w:rFonts w:ascii="Times New Roman" w:hAnsi="Times New Roman" w:cs="Times New Roman"/>
            <w:sz w:val="24"/>
            <w:szCs w:val="24"/>
          </w:rPr>
          <w:delText>To evaluate the model performance, a repeated cross-validation approach was used. Specifically, the</w:delText>
        </w:r>
        <w:r w:rsidR="00F87AD0" w:rsidRPr="00F87AD0">
          <w:rPr>
            <w:rFonts w:ascii="Times New Roman" w:hAnsi="Times New Roman" w:cs="Times New Roman"/>
            <w:sz w:val="24"/>
            <w:szCs w:val="24"/>
          </w:rPr>
          <w:delText xml:space="preserve"> RepeatedKFold </w:delText>
        </w:r>
        <w:r>
          <w:rPr>
            <w:rFonts w:ascii="Times New Roman" w:hAnsi="Times New Roman" w:cs="Times New Roman"/>
            <w:sz w:val="24"/>
            <w:szCs w:val="24"/>
          </w:rPr>
          <w:delText>cross-validation technique was applied, with 5 folds and 2 repetitions, resulting in a total of 10 different train-validation splits.</w:delText>
        </w:r>
        <w:r w:rsidR="00C93F2B">
          <w:rPr>
            <w:rFonts w:ascii="Times New Roman" w:hAnsi="Times New Roman" w:cs="Times New Roman"/>
            <w:sz w:val="24"/>
            <w:szCs w:val="24"/>
          </w:rPr>
          <w:delText xml:space="preserve"> </w:delText>
        </w:r>
        <w:r>
          <w:rPr>
            <w:rFonts w:ascii="Times New Roman" w:hAnsi="Times New Roman" w:cs="Times New Roman"/>
            <w:sz w:val="24"/>
            <w:szCs w:val="24"/>
          </w:rPr>
          <w:delText>In each fold of the cross-validation, the dataset was randomly shuffled an</w:delText>
        </w:r>
        <w:r w:rsidR="00A04449">
          <w:rPr>
            <w:rFonts w:ascii="Times New Roman" w:hAnsi="Times New Roman" w:cs="Times New Roman"/>
            <w:sz w:val="24"/>
            <w:szCs w:val="24"/>
          </w:rPr>
          <w:delText>d</w:delText>
        </w:r>
        <w:r>
          <w:rPr>
            <w:rFonts w:ascii="Times New Roman" w:hAnsi="Times New Roman" w:cs="Times New Roman"/>
            <w:sz w:val="24"/>
            <w:szCs w:val="24"/>
          </w:rPr>
          <w:delText xml:space="preserve"> then split into a training set (approximately 1</w:delText>
        </w:r>
        <w:r w:rsidR="00986282">
          <w:rPr>
            <w:rFonts w:ascii="Times New Roman" w:hAnsi="Times New Roman" w:cs="Times New Roman"/>
            <w:sz w:val="24"/>
            <w:szCs w:val="24"/>
          </w:rPr>
          <w:delText>09</w:delText>
        </w:r>
        <w:r>
          <w:rPr>
            <w:rFonts w:ascii="Times New Roman" w:hAnsi="Times New Roman" w:cs="Times New Roman"/>
            <w:sz w:val="24"/>
            <w:szCs w:val="24"/>
          </w:rPr>
          <w:delText xml:space="preserve"> samples) and a validation set (approximately </w:delText>
        </w:r>
        <w:r w:rsidR="00986282">
          <w:rPr>
            <w:rFonts w:ascii="Times New Roman" w:hAnsi="Times New Roman" w:cs="Times New Roman"/>
            <w:sz w:val="24"/>
            <w:szCs w:val="24"/>
          </w:rPr>
          <w:delText>27</w:delText>
        </w:r>
        <w:r>
          <w:rPr>
            <w:rFonts w:ascii="Times New Roman" w:hAnsi="Times New Roman" w:cs="Times New Roman"/>
            <w:sz w:val="24"/>
            <w:szCs w:val="24"/>
          </w:rPr>
          <w:delText xml:space="preserve"> samples). This ensure</w:delText>
        </w:r>
        <w:r w:rsidR="00A04449">
          <w:rPr>
            <w:rFonts w:ascii="Times New Roman" w:hAnsi="Times New Roman" w:cs="Times New Roman"/>
            <w:sz w:val="24"/>
            <w:szCs w:val="24"/>
          </w:rPr>
          <w:delText>d</w:delText>
        </w:r>
        <w:r>
          <w:rPr>
            <w:rFonts w:ascii="Times New Roman" w:hAnsi="Times New Roman" w:cs="Times New Roman"/>
            <w:sz w:val="24"/>
            <w:szCs w:val="24"/>
          </w:rPr>
          <w:delText xml:space="preserve"> that the validation data was randomly selected from the full dataset for each fold and repetition.</w:delText>
        </w:r>
      </w:del>
      <w:ins w:id="174" w:author="Acaru, Silviu" w:date="2026-03-17T23:10:00Z" w16du:dateUtc="2026-03-17T22:10:00Z">
        <w:r>
          <w:rPr>
            <w:rFonts w:ascii="Times New Roman" w:hAnsi="Times New Roman" w:cs="Times New Roman"/>
            <w:sz w:val="24"/>
            <w:szCs w:val="24"/>
          </w:rPr>
          <w:t xml:space="preserve">To evaluate the </w:t>
        </w:r>
        <w:r w:rsidR="00652049">
          <w:rPr>
            <w:rFonts w:ascii="Times New Roman" w:hAnsi="Times New Roman" w:cs="Times New Roman"/>
            <w:sz w:val="24"/>
            <w:szCs w:val="24"/>
          </w:rPr>
          <w:t>model’s</w:t>
        </w:r>
        <w:r>
          <w:rPr>
            <w:rFonts w:ascii="Times New Roman" w:hAnsi="Times New Roman" w:cs="Times New Roman"/>
            <w:sz w:val="24"/>
            <w:szCs w:val="24"/>
          </w:rPr>
          <w:t xml:space="preserve"> performance, a </w:t>
        </w:r>
        <w:r w:rsidR="0072194A">
          <w:rPr>
            <w:rFonts w:ascii="Times New Roman" w:hAnsi="Times New Roman" w:cs="Times New Roman"/>
            <w:sz w:val="24"/>
            <w:szCs w:val="24"/>
          </w:rPr>
          <w:t>stratified fixed splitting</w:t>
        </w:r>
        <w:r>
          <w:rPr>
            <w:rFonts w:ascii="Times New Roman" w:hAnsi="Times New Roman" w:cs="Times New Roman"/>
            <w:sz w:val="24"/>
            <w:szCs w:val="24"/>
          </w:rPr>
          <w:t xml:space="preserve"> approach was used. </w:t>
        </w:r>
        <w:r w:rsidR="0072194A">
          <w:rPr>
            <w:rFonts w:ascii="Times New Roman" w:hAnsi="Times New Roman" w:cs="Times New Roman"/>
            <w:sz w:val="24"/>
            <w:szCs w:val="24"/>
          </w:rPr>
          <w:t xml:space="preserve">Rather than employing </w:t>
        </w:r>
        <w:r>
          <w:rPr>
            <w:rFonts w:ascii="Times New Roman" w:hAnsi="Times New Roman" w:cs="Times New Roman"/>
            <w:sz w:val="24"/>
            <w:szCs w:val="24"/>
          </w:rPr>
          <w:t xml:space="preserve">cross-validation </w:t>
        </w:r>
        <w:r w:rsidR="0072194A">
          <w:rPr>
            <w:rFonts w:ascii="Times New Roman" w:hAnsi="Times New Roman" w:cs="Times New Roman"/>
            <w:sz w:val="24"/>
            <w:szCs w:val="24"/>
          </w:rPr>
          <w:t xml:space="preserve">splits, a stratified splitting </w:t>
        </w:r>
        <w:r>
          <w:rPr>
            <w:rFonts w:ascii="Times New Roman" w:hAnsi="Times New Roman" w:cs="Times New Roman"/>
            <w:sz w:val="24"/>
            <w:szCs w:val="24"/>
          </w:rPr>
          <w:t xml:space="preserve">technique was </w:t>
        </w:r>
        <w:r w:rsidR="0072194A">
          <w:rPr>
            <w:rFonts w:ascii="Times New Roman" w:hAnsi="Times New Roman" w:cs="Times New Roman"/>
            <w:sz w:val="24"/>
            <w:szCs w:val="24"/>
          </w:rPr>
          <w:t xml:space="preserve">implemented to ensure that the validation and test sets were representative of the </w:t>
        </w:r>
        <w:r w:rsidR="00652049">
          <w:rPr>
            <w:rFonts w:ascii="Times New Roman" w:hAnsi="Times New Roman" w:cs="Times New Roman"/>
            <w:sz w:val="24"/>
            <w:szCs w:val="24"/>
          </w:rPr>
          <w:t>entire</w:t>
        </w:r>
        <w:r w:rsidR="0072194A">
          <w:rPr>
            <w:rFonts w:ascii="Times New Roman" w:hAnsi="Times New Roman" w:cs="Times New Roman"/>
            <w:sz w:val="24"/>
            <w:szCs w:val="24"/>
          </w:rPr>
          <w:t xml:space="preserve"> target variable distribution, which was important given the </w:t>
        </w:r>
        <w:r w:rsidR="00652049">
          <w:rPr>
            <w:rFonts w:ascii="Times New Roman" w:hAnsi="Times New Roman" w:cs="Times New Roman"/>
            <w:sz w:val="24"/>
            <w:szCs w:val="24"/>
          </w:rPr>
          <w:t>relatively</w:t>
        </w:r>
        <w:r w:rsidR="0072194A">
          <w:rPr>
            <w:rFonts w:ascii="Times New Roman" w:hAnsi="Times New Roman" w:cs="Times New Roman"/>
            <w:sz w:val="24"/>
            <w:szCs w:val="24"/>
          </w:rPr>
          <w:t xml:space="preserve"> small sizes of these sets. </w:t>
        </w:r>
        <w:r w:rsidR="00443385">
          <w:rPr>
            <w:rFonts w:ascii="Times New Roman" w:hAnsi="Times New Roman" w:cs="Times New Roman"/>
            <w:sz w:val="24"/>
            <w:szCs w:val="24"/>
          </w:rPr>
          <w:t>The stratified splitting process involved three sequential steps: (1) sorting all samples by the target variable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in ascending order, (2) applying systematic sampling to select 16 validation samples evenly distributed across the sorted range , and (3) applying systematic sampling again to the remaining samples to select 16 samples, with all remaining samples (104) allocated to the training set. This systematic approach ensured that low, medium, and high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w:t>
        </w:r>
        <w:r w:rsidR="004D3DB9">
          <w:rPr>
            <w:rFonts w:ascii="Times New Roman" w:hAnsi="Times New Roman" w:cs="Times New Roman"/>
            <w:sz w:val="24"/>
            <w:szCs w:val="24"/>
          </w:rPr>
          <w:t xml:space="preserve"> (see Figure S4 in Supporting </w:t>
        </w:r>
        <w:r w:rsidR="00414A31">
          <w:rPr>
            <w:rFonts w:ascii="Times New Roman" w:hAnsi="Times New Roman" w:cs="Times New Roman"/>
            <w:sz w:val="24"/>
            <w:szCs w:val="24"/>
          </w:rPr>
          <w:t xml:space="preserve">Information </w:t>
        </w:r>
        <w:r w:rsidR="004D3DB9">
          <w:rPr>
            <w:rFonts w:ascii="Times New Roman" w:hAnsi="Times New Roman" w:cs="Times New Roman"/>
            <w:sz w:val="24"/>
            <w:szCs w:val="24"/>
          </w:rPr>
          <w:t>for stratified statistics)</w:t>
        </w:r>
        <w:r w:rsidR="00443385">
          <w:rPr>
            <w:rFonts w:ascii="Times New Roman" w:hAnsi="Times New Roman" w:cs="Times New Roman"/>
            <w:sz w:val="24"/>
            <w:szCs w:val="24"/>
          </w:rPr>
          <w:t xml:space="preserve">. A </w:t>
        </w:r>
        <w:r w:rsidR="005A03D0">
          <w:rPr>
            <w:rFonts w:ascii="Times New Roman" w:hAnsi="Times New Roman" w:cs="Times New Roman"/>
            <w:sz w:val="24"/>
            <w:szCs w:val="24"/>
          </w:rPr>
          <w:t>consistent</w:t>
        </w:r>
        <w:r w:rsidR="00443385">
          <w:rPr>
            <w:rFonts w:ascii="Times New Roman" w:hAnsi="Times New Roman" w:cs="Times New Roman"/>
            <w:sz w:val="24"/>
            <w:szCs w:val="24"/>
          </w:rPr>
          <w:t xml:space="preserve"> random seed was used to guarantee reproducibility and enable fair comparison across different feature combinations and model configurations.</w:t>
        </w:r>
      </w:ins>
      <w:r w:rsidR="00443385">
        <w:rPr>
          <w:rFonts w:ascii="Times New Roman" w:hAnsi="Times New Roman" w:cs="Times New Roman"/>
          <w:sz w:val="24"/>
          <w:szCs w:val="24"/>
        </w:rPr>
        <w:t xml:space="preserve"> </w:t>
      </w:r>
    </w:p>
    <w:p w14:paraId="1177FE4E" w14:textId="2224379F"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 xml:space="preserve">essor (SVR), Lasso, and </w:t>
      </w:r>
      <w:proofErr w:type="spellStart"/>
      <w:r w:rsidR="00E75E5F">
        <w:rPr>
          <w:rFonts w:ascii="Times New Roman" w:hAnsi="Times New Roman" w:cs="Times New Roman"/>
          <w:sz w:val="24"/>
          <w:szCs w:val="24"/>
        </w:rPr>
        <w:t>Elastic</w:t>
      </w:r>
      <w:r w:rsidR="00F87AD0" w:rsidRPr="00F87AD0">
        <w:rPr>
          <w:rFonts w:ascii="Times New Roman" w:hAnsi="Times New Roman" w:cs="Times New Roman"/>
          <w:sz w:val="24"/>
          <w:szCs w:val="24"/>
        </w:rPr>
        <w:t>Net</w:t>
      </w:r>
      <w:proofErr w:type="spellEnd"/>
      <w:r w:rsidR="00F87AD0" w:rsidRPr="00F87AD0">
        <w:rPr>
          <w:rFonts w:ascii="Times New Roman" w:hAnsi="Times New Roman" w:cs="Times New Roman"/>
          <w:sz w:val="24"/>
          <w:szCs w:val="24"/>
        </w:rPr>
        <w:t xml:space="preserve">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r w:rsidR="00F87AD0" w:rsidRPr="00F87AD0">
        <w:rPr>
          <w:rFonts w:ascii="Times New Roman" w:hAnsi="Times New Roman" w:cs="Times New Roman"/>
          <w:sz w:val="24"/>
          <w:szCs w:val="24"/>
        </w:rPr>
        <w:t xml:space="preserve">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 xml:space="preserve">Table </w:t>
      </w:r>
      <w:del w:id="175" w:author="Acaru, Silviu" w:date="2026-03-17T23:10:00Z" w16du:dateUtc="2026-03-17T22:10:00Z">
        <w:r w:rsidR="00F2535D">
          <w:rPr>
            <w:rFonts w:ascii="Times New Roman" w:hAnsi="Times New Roman" w:cs="Times New Roman"/>
            <w:sz w:val="24"/>
            <w:szCs w:val="24"/>
          </w:rPr>
          <w:delText>S2</w:delText>
        </w:r>
        <w:r w:rsidR="00F87AD0">
          <w:rPr>
            <w:rFonts w:ascii="Times New Roman" w:hAnsi="Times New Roman" w:cs="Times New Roman"/>
            <w:sz w:val="24"/>
            <w:szCs w:val="24"/>
          </w:rPr>
          <w:delText xml:space="preserve"> in </w:delText>
        </w:r>
        <w:r w:rsidR="00F2535D">
          <w:rPr>
            <w:rFonts w:ascii="Times New Roman" w:hAnsi="Times New Roman" w:cs="Times New Roman"/>
            <w:sz w:val="24"/>
            <w:szCs w:val="24"/>
          </w:rPr>
          <w:delText>Supporting Information</w:delText>
        </w:r>
        <w:r w:rsidR="00F94DF8">
          <w:rPr>
            <w:rFonts w:ascii="Times New Roman" w:hAnsi="Times New Roman" w:cs="Times New Roman"/>
            <w:sz w:val="24"/>
            <w:szCs w:val="24"/>
          </w:rPr>
          <w:delText xml:space="preserve">). </w:delText>
        </w:r>
        <w:r w:rsidR="00AF70AC">
          <w:rPr>
            <w:rFonts w:ascii="Times New Roman" w:hAnsi="Times New Roman" w:cs="Times New Roman"/>
            <w:sz w:val="24"/>
            <w:szCs w:val="24"/>
          </w:rPr>
          <w:delText>Additionally</w:delText>
        </w:r>
        <w:r w:rsidR="005F0CD3">
          <w:rPr>
            <w:rFonts w:ascii="Times New Roman" w:hAnsi="Times New Roman" w:cs="Times New Roman"/>
            <w:sz w:val="24"/>
            <w:szCs w:val="24"/>
          </w:rPr>
          <w:delText>, f</w:delText>
        </w:r>
        <w:r w:rsidR="00F87AD0" w:rsidRPr="011A7C3E">
          <w:rPr>
            <w:rFonts w:ascii="Times New Roman" w:hAnsi="Times New Roman" w:cs="Times New Roman"/>
            <w:sz w:val="24"/>
            <w:szCs w:val="24"/>
          </w:rPr>
          <w:delText>or</w:delText>
        </w:r>
      </w:del>
      <w:ins w:id="176" w:author="Acaru, Silviu" w:date="2026-03-17T23:10:00Z" w16du:dateUtc="2026-03-17T22:10:00Z">
        <w:r w:rsidR="00414A31">
          <w:rPr>
            <w:rFonts w:ascii="Times New Roman" w:hAnsi="Times New Roman" w:cs="Times New Roman"/>
            <w:sz w:val="24"/>
            <w:szCs w:val="24"/>
          </w:rPr>
          <w:t xml:space="preserve">S3 </w:t>
        </w:r>
        <w:r w:rsidR="00F87AD0">
          <w:rPr>
            <w:rFonts w:ascii="Times New Roman" w:hAnsi="Times New Roman" w:cs="Times New Roman"/>
            <w:sz w:val="24"/>
            <w:szCs w:val="24"/>
          </w:rPr>
          <w:t xml:space="preserve">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443385">
          <w:rPr>
            <w:rFonts w:ascii="Times New Roman" w:hAnsi="Times New Roman" w:cs="Times New Roman"/>
            <w:sz w:val="24"/>
            <w:szCs w:val="24"/>
          </w:rPr>
          <w:t xml:space="preserve">To leverage the fixed validation set for hyperparameters selection while maintaining proper data separation, the training and validation sets were temporarily combined for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with a custom cross-validation split that designated training samples as the training fold and the validation samples as the validation fold. This ensured that </w:t>
        </w:r>
        <w:r w:rsidR="005A03D0">
          <w:rPr>
            <w:rFonts w:ascii="Times New Roman" w:hAnsi="Times New Roman" w:cs="Times New Roman"/>
            <w:sz w:val="24"/>
            <w:szCs w:val="24"/>
          </w:rPr>
          <w:t>hyperparameter</w:t>
        </w:r>
        <w:r w:rsidR="00443385">
          <w:rPr>
            <w:rFonts w:ascii="Times New Roman" w:hAnsi="Times New Roman" w:cs="Times New Roman"/>
            <w:sz w:val="24"/>
            <w:szCs w:val="24"/>
          </w:rPr>
          <w:t xml:space="preserve"> selection was based on performance of the fixed validation set. After identifying the optimal hyperparameters, each base model was retrained exclusively on the training set to prevent data leakage. For</w:t>
        </w:r>
      </w:ins>
      <w:r w:rsidR="00F87AD0" w:rsidRPr="011A7C3E">
        <w:rPr>
          <w:rFonts w:ascii="Times New Roman" w:hAnsi="Times New Roman" w:cs="Times New Roman"/>
          <w:sz w:val="24"/>
          <w:szCs w:val="24"/>
        </w:rPr>
        <w:t xml:space="preserve"> the </w:t>
      </w:r>
      <w:proofErr w:type="gramStart"/>
      <w:r w:rsidR="00F87AD0" w:rsidRPr="011A7C3E">
        <w:rPr>
          <w:rFonts w:ascii="Times New Roman" w:hAnsi="Times New Roman" w:cs="Times New Roman"/>
          <w:sz w:val="24"/>
          <w:szCs w:val="24"/>
        </w:rPr>
        <w:t>tree</w:t>
      </w:r>
      <w:proofErr w:type="gramEnd"/>
      <w:r w:rsidR="00F87AD0" w:rsidRPr="011A7C3E">
        <w:rPr>
          <w:rFonts w:ascii="Times New Roman" w:hAnsi="Times New Roman" w:cs="Times New Roman"/>
          <w:sz w:val="24"/>
          <w:szCs w:val="24"/>
        </w:rPr>
        <w:t>-based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del w:id="177" w:author="Acaru, Silviu" w:date="2026-03-17T23:10:00Z" w16du:dateUtc="2026-03-17T22:10:00Z">
        <w:r w:rsidR="00AA59FC">
          <w:rPr>
            <w:rFonts w:ascii="Times New Roman" w:hAnsi="Times New Roman" w:cs="Times New Roman"/>
            <w:sz w:val="24"/>
            <w:szCs w:val="24"/>
          </w:rPr>
          <w:delText>Overall, taking into account both the individual algorithms and variations in base estimators, we assessed a total of 25 models.</w:delText>
        </w:r>
      </w:del>
      <w:ins w:id="178" w:author="Acaru, Silviu" w:date="2026-03-17T23:10:00Z" w16du:dateUtc="2026-03-17T22:10:00Z">
        <w:r w:rsidR="00443385">
          <w:rPr>
            <w:rFonts w:ascii="Times New Roman" w:hAnsi="Times New Roman" w:cs="Times New Roman"/>
            <w:sz w:val="24"/>
            <w:szCs w:val="24"/>
          </w:rPr>
          <w:t xml:space="preserve">The remaining hyperparameters (e.g., learning rate, max depth, regularization strength) were tuned via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w:t>
        </w:r>
      </w:ins>
      <w:r w:rsidR="00443385">
        <w:rPr>
          <w:rFonts w:ascii="Times New Roman" w:hAnsi="Times New Roman" w:cs="Times New Roman"/>
          <w:sz w:val="24"/>
          <w:szCs w:val="24"/>
        </w:rPr>
        <w:t xml:space="preserve"> The trained </w:t>
      </w:r>
      <w:del w:id="179" w:author="Acaru, Silviu" w:date="2026-03-17T23:10:00Z" w16du:dateUtc="2026-03-17T22:10:00Z">
        <w:r w:rsidR="00A04449">
          <w:rPr>
            <w:rFonts w:ascii="Times New Roman" w:hAnsi="Times New Roman" w:cs="Times New Roman"/>
            <w:sz w:val="24"/>
            <w:szCs w:val="24"/>
          </w:rPr>
          <w:delText xml:space="preserve">and tuned </w:delText>
        </w:r>
      </w:del>
      <w:r w:rsidR="00443385">
        <w:rPr>
          <w:rFonts w:ascii="Times New Roman" w:hAnsi="Times New Roman" w:cs="Times New Roman"/>
          <w:sz w:val="24"/>
          <w:szCs w:val="24"/>
        </w:rPr>
        <w:t xml:space="preserve">base models </w:t>
      </w:r>
      <w:del w:id="180" w:author="Acaru, Silviu" w:date="2026-03-17T23:10:00Z" w16du:dateUtc="2026-03-17T22:10:00Z">
        <w:r w:rsidR="00A04449">
          <w:rPr>
            <w:rFonts w:ascii="Times New Roman" w:hAnsi="Times New Roman" w:cs="Times New Roman"/>
            <w:sz w:val="24"/>
            <w:szCs w:val="24"/>
          </w:rPr>
          <w:delText>were used to make</w:delText>
        </w:r>
      </w:del>
      <w:ins w:id="181" w:author="Acaru, Silviu" w:date="2026-03-17T23:10:00Z" w16du:dateUtc="2026-03-17T22:10:00Z">
        <w:r w:rsidR="00443385">
          <w:rPr>
            <w:rFonts w:ascii="Times New Roman" w:hAnsi="Times New Roman" w:cs="Times New Roman"/>
            <w:sz w:val="24"/>
            <w:szCs w:val="24"/>
          </w:rPr>
          <w:t>then generated</w:t>
        </w:r>
      </w:ins>
      <w:r w:rsidR="00443385">
        <w:rPr>
          <w:rFonts w:ascii="Times New Roman" w:hAnsi="Times New Roman" w:cs="Times New Roman"/>
          <w:sz w:val="24"/>
          <w:szCs w:val="24"/>
        </w:rPr>
        <w:t xml:space="preserve"> predictions on </w:t>
      </w:r>
      <w:del w:id="182" w:author="Acaru, Silviu" w:date="2026-03-17T23:10:00Z" w16du:dateUtc="2026-03-17T22:10:00Z">
        <w:r w:rsidR="00A04449">
          <w:rPr>
            <w:rFonts w:ascii="Times New Roman" w:hAnsi="Times New Roman" w:cs="Times New Roman"/>
            <w:sz w:val="24"/>
            <w:szCs w:val="24"/>
          </w:rPr>
          <w:delText xml:space="preserve">the </w:delText>
        </w:r>
      </w:del>
      <w:ins w:id="183" w:author="Acaru, Silviu" w:date="2026-03-17T23:10:00Z" w16du:dateUtc="2026-03-17T22:10:00Z">
        <w:r w:rsidR="00443385">
          <w:rPr>
            <w:rFonts w:ascii="Times New Roman" w:hAnsi="Times New Roman" w:cs="Times New Roman"/>
            <w:sz w:val="24"/>
            <w:szCs w:val="24"/>
          </w:rPr>
          <w:t xml:space="preserve">all three data partitions (training, </w:t>
        </w:r>
      </w:ins>
      <w:r w:rsidR="00443385">
        <w:rPr>
          <w:rFonts w:ascii="Times New Roman" w:hAnsi="Times New Roman" w:cs="Times New Roman"/>
          <w:sz w:val="24"/>
          <w:szCs w:val="24"/>
        </w:rPr>
        <w:t>validation</w:t>
      </w:r>
      <w:del w:id="184" w:author="Acaru, Silviu" w:date="2026-03-17T23:10:00Z" w16du:dateUtc="2026-03-17T22:10:00Z">
        <w:r w:rsidR="00A04449">
          <w:rPr>
            <w:rFonts w:ascii="Times New Roman" w:hAnsi="Times New Roman" w:cs="Times New Roman"/>
            <w:sz w:val="24"/>
            <w:szCs w:val="24"/>
          </w:rPr>
          <w:delText xml:space="preserve"> set for each fold. The best base models (according to the lowest MAE) were selected to create the ensemble. These best base models were then used to generate predictions on the full dataset, capturing the full data distribution. These predictions served as</w:delText>
        </w:r>
      </w:del>
      <w:ins w:id="185" w:author="Acaru, Silviu" w:date="2026-03-17T23:10:00Z" w16du:dateUtc="2026-03-17T22:10:00Z">
        <w:r w:rsidR="00443385">
          <w:rPr>
            <w:rFonts w:ascii="Times New Roman" w:hAnsi="Times New Roman" w:cs="Times New Roman"/>
            <w:sz w:val="24"/>
            <w:szCs w:val="24"/>
          </w:rPr>
          <w:t>, and test sets), creating</w:t>
        </w:r>
      </w:ins>
      <w:r w:rsidR="00443385">
        <w:rPr>
          <w:rFonts w:ascii="Times New Roman" w:hAnsi="Times New Roman" w:cs="Times New Roman"/>
          <w:sz w:val="24"/>
          <w:szCs w:val="24"/>
        </w:rPr>
        <w:t xml:space="preserve"> the meta</w:t>
      </w:r>
      <w:del w:id="186" w:author="Acaru, Silviu" w:date="2026-03-17T23:10:00Z" w16du:dateUtc="2026-03-17T22:10:00Z">
        <w:r w:rsidR="00A04449">
          <w:rPr>
            <w:rFonts w:ascii="Times New Roman" w:hAnsi="Times New Roman" w:cs="Times New Roman"/>
            <w:sz w:val="24"/>
            <w:szCs w:val="24"/>
          </w:rPr>
          <w:delText>-</w:delText>
        </w:r>
      </w:del>
      <w:ins w:id="187" w:author="Acaru, Silviu" w:date="2026-03-17T23:10:00Z" w16du:dateUtc="2026-03-17T22:10:00Z">
        <w:r w:rsidR="00443385">
          <w:rPr>
            <w:rFonts w:ascii="Times New Roman" w:hAnsi="Times New Roman" w:cs="Times New Roman"/>
            <w:sz w:val="24"/>
            <w:szCs w:val="24"/>
          </w:rPr>
          <w:t xml:space="preserve"> </w:t>
        </w:r>
      </w:ins>
      <w:r w:rsidR="00443385">
        <w:rPr>
          <w:rFonts w:ascii="Times New Roman" w:hAnsi="Times New Roman" w:cs="Times New Roman"/>
          <w:sz w:val="24"/>
          <w:szCs w:val="24"/>
        </w:rPr>
        <w:t>features</w:t>
      </w:r>
      <w:del w:id="188" w:author="Acaru, Silviu" w:date="2026-03-17T23:10:00Z" w16du:dateUtc="2026-03-17T22:10:00Z">
        <w:r w:rsidR="00A04449">
          <w:rPr>
            <w:rFonts w:ascii="Times New Roman" w:hAnsi="Times New Roman" w:cs="Times New Roman"/>
            <w:sz w:val="24"/>
            <w:szCs w:val="24"/>
          </w:rPr>
          <w:delText xml:space="preserve">. </w:delText>
        </w:r>
      </w:del>
      <w:ins w:id="189" w:author="Acaru, Silviu" w:date="2026-03-17T23:10:00Z" w16du:dateUtc="2026-03-17T22:10:00Z">
        <w:r w:rsidR="00443385">
          <w:rPr>
            <w:rFonts w:ascii="Times New Roman" w:hAnsi="Times New Roman" w:cs="Times New Roman"/>
            <w:sz w:val="24"/>
            <w:szCs w:val="24"/>
          </w:rPr>
          <w:t xml:space="preserve"> for the second layer of the ensemble. All five base models were used to construct the ensemble. </w:t>
        </w:r>
      </w:ins>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del w:id="190" w:author="Acaru, Silviu" w:date="2026-03-17T23:10:00Z" w16du:dateUtc="2026-03-17T22:10:00Z">
        <w:r w:rsidR="00985277">
          <w:rPr>
            <w:rFonts w:ascii="Times New Roman" w:hAnsi="Times New Roman" w:cs="Times New Roman"/>
            <w:sz w:val="24"/>
            <w:szCs w:val="24"/>
          </w:rPr>
          <w:delText>1</w:delText>
        </w:r>
        <w:r w:rsidR="00986282">
          <w:rPr>
            <w:rFonts w:ascii="Times New Roman" w:hAnsi="Times New Roman" w:cs="Times New Roman"/>
            <w:sz w:val="24"/>
            <w:szCs w:val="24"/>
          </w:rPr>
          <w:delText>36</w:delText>
        </w:r>
      </w:del>
      <w:ins w:id="191" w:author="Acaru, Silviu" w:date="2026-03-17T23:10:00Z" w16du:dateUtc="2026-03-17T22:10:00Z">
        <w:r w:rsidR="00443385">
          <w:rPr>
            <w:rFonts w:ascii="Times New Roman" w:hAnsi="Times New Roman" w:cs="Times New Roman"/>
            <w:sz w:val="24"/>
            <w:szCs w:val="24"/>
          </w:rPr>
          <w:t>104</w:t>
        </w:r>
      </w:ins>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del w:id="192" w:author="Acaru, Silviu" w:date="2026-03-17T23:10:00Z" w16du:dateUtc="2026-03-17T22:10:00Z">
        <w:r w:rsidR="00985277">
          <w:rPr>
            <w:rFonts w:ascii="Times New Roman" w:hAnsi="Times New Roman" w:cs="Times New Roman"/>
            <w:sz w:val="24"/>
            <w:szCs w:val="24"/>
          </w:rPr>
          <w:delText>)</w:delText>
        </w:r>
        <w:r w:rsidR="0044619A" w:rsidRPr="0001616D">
          <w:rPr>
            <w:rFonts w:ascii="Times New Roman" w:hAnsi="Times New Roman" w:cs="Times New Roman"/>
            <w:sz w:val="24"/>
            <w:szCs w:val="24"/>
          </w:rPr>
          <w:delText>.</w:delText>
        </w:r>
      </w:del>
      <w:ins w:id="193" w:author="Acaru, Silviu" w:date="2026-03-17T23:10:00Z" w16du:dateUtc="2026-03-17T22:10:00Z">
        <w:r w:rsidR="00985277">
          <w:rPr>
            <w:rFonts w:ascii="Times New Roman" w:hAnsi="Times New Roman" w:cs="Times New Roman"/>
            <w:sz w:val="24"/>
            <w:szCs w:val="24"/>
          </w:rPr>
          <w:t>)</w:t>
        </w:r>
        <w:r w:rsidR="00443385">
          <w:rPr>
            <w:rFonts w:ascii="Times New Roman" w:hAnsi="Times New Roman" w:cs="Times New Roman"/>
            <w:sz w:val="24"/>
            <w:szCs w:val="24"/>
          </w:rPr>
          <w:t xml:space="preserve">, while the validation and test </w:t>
        </w:r>
        <w:proofErr w:type="gramStart"/>
        <w:r w:rsidR="00652049">
          <w:rPr>
            <w:rFonts w:ascii="Times New Roman" w:hAnsi="Times New Roman" w:cs="Times New Roman"/>
            <w:sz w:val="24"/>
            <w:szCs w:val="24"/>
          </w:rPr>
          <w:t>sets</w:t>
        </w:r>
        <w:proofErr w:type="gramEnd"/>
        <w:r w:rsidR="00443385">
          <w:rPr>
            <w:rFonts w:ascii="Times New Roman" w:hAnsi="Times New Roman" w:cs="Times New Roman"/>
            <w:sz w:val="24"/>
            <w:szCs w:val="24"/>
          </w:rPr>
          <w:t xml:space="preserve"> each produced (16 x 5) meta-feature matrices</w:t>
        </w:r>
        <w:r w:rsidR="0044619A" w:rsidRPr="0001616D">
          <w:rPr>
            <w:rFonts w:ascii="Times New Roman" w:hAnsi="Times New Roman" w:cs="Times New Roman"/>
            <w:sz w:val="24"/>
            <w:szCs w:val="24"/>
          </w:rPr>
          <w:t>.</w:t>
        </w:r>
      </w:ins>
      <w:r w:rsidR="0044619A" w:rsidRPr="0001616D">
        <w:rPr>
          <w:rFonts w:ascii="Times New Roman" w:hAnsi="Times New Roman" w:cs="Times New Roman"/>
          <w:sz w:val="24"/>
          <w:szCs w:val="24"/>
        </w:rPr>
        <w:t xml:space="preserve"> </w:t>
      </w:r>
    </w:p>
    <w:p w14:paraId="567F6BD3" w14:textId="420D1EAF"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del w:id="194" w:author="Acaru, Silviu" w:date="2026-03-17T23:10:00Z" w16du:dateUtc="2026-03-17T22:10:00Z">
        <w:r>
          <w:rPr>
            <w:rFonts w:ascii="Times New Roman" w:hAnsi="Times New Roman" w:cs="Times New Roman"/>
            <w:sz w:val="24"/>
            <w:szCs w:val="24"/>
          </w:rPr>
          <w:delText>using the meta-</w:delText>
        </w:r>
        <w:r w:rsidR="00C93F2B">
          <w:rPr>
            <w:rFonts w:ascii="Times New Roman" w:hAnsi="Times New Roman" w:cs="Times New Roman"/>
            <w:sz w:val="24"/>
            <w:szCs w:val="24"/>
          </w:rPr>
          <w:delText>features and then</w:delText>
        </w:r>
        <w:r w:rsidR="00F94DF8">
          <w:rPr>
            <w:rFonts w:ascii="Times New Roman" w:hAnsi="Times New Roman" w:cs="Times New Roman"/>
            <w:sz w:val="24"/>
            <w:szCs w:val="24"/>
          </w:rPr>
          <w:delText xml:space="preserve"> constructing the final model</w:delText>
        </w:r>
        <w:r>
          <w:rPr>
            <w:rFonts w:ascii="Times New Roman" w:hAnsi="Times New Roman" w:cs="Times New Roman"/>
            <w:sz w:val="24"/>
            <w:szCs w:val="24"/>
          </w:rPr>
          <w:delText>.</w:delText>
        </w:r>
      </w:del>
      <w:ins w:id="195" w:author="Acaru, Silviu" w:date="2026-03-17T23:10:00Z" w16du:dateUtc="2026-03-17T22:10:00Z">
        <w:r w:rsidR="00903D17">
          <w:rPr>
            <w:rFonts w:ascii="Times New Roman" w:hAnsi="Times New Roman" w:cs="Times New Roman"/>
            <w:sz w:val="24"/>
            <w:szCs w:val="24"/>
          </w:rPr>
          <w:t xml:space="preserve">and the </w:t>
        </w:r>
        <w:proofErr w:type="gramStart"/>
        <w:r w:rsidR="00903D17">
          <w:rPr>
            <w:rFonts w:ascii="Times New Roman" w:hAnsi="Times New Roman" w:cs="Times New Roman"/>
            <w:sz w:val="24"/>
            <w:szCs w:val="24"/>
          </w:rPr>
          <w:t>ensemble as a whole</w:t>
        </w:r>
        <w:proofErr w:type="gramEnd"/>
        <w:r>
          <w:rPr>
            <w:rFonts w:ascii="Times New Roman" w:hAnsi="Times New Roman" w:cs="Times New Roman"/>
            <w:sz w:val="24"/>
            <w:szCs w:val="24"/>
          </w:rPr>
          <w:t>.</w:t>
        </w:r>
      </w:ins>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r w:rsidR="00903D17">
        <w:rPr>
          <w:rFonts w:ascii="Times New Roman" w:hAnsi="Times New Roman" w:cs="Times New Roman"/>
          <w:sz w:val="24"/>
          <w:szCs w:val="24"/>
        </w:rPr>
        <w:t xml:space="preserve"> </w:t>
      </w:r>
      <w:del w:id="196" w:author="Acaru, Silviu" w:date="2026-03-17T23:10:00Z" w16du:dateUtc="2026-03-17T22:10:00Z">
        <w:r w:rsidR="007D6673">
          <w:rPr>
            <w:rFonts w:ascii="Times New Roman" w:hAnsi="Times New Roman" w:cs="Times New Roman"/>
            <w:sz w:val="24"/>
            <w:szCs w:val="24"/>
          </w:rPr>
          <w:delText>We used</w:delText>
        </w:r>
      </w:del>
      <w:ins w:id="197" w:author="Acaru, Silviu" w:date="2026-03-17T23:10:00Z" w16du:dateUtc="2026-03-17T22:10:00Z">
        <w:r w:rsidR="00903D17">
          <w:rPr>
            <w:rFonts w:ascii="Times New Roman" w:hAnsi="Times New Roman" w:cs="Times New Roman"/>
            <w:sz w:val="24"/>
            <w:szCs w:val="24"/>
          </w:rPr>
          <w:t>The meta-model was trained on the training set meta-features and evaluated on both</w:t>
        </w:r>
      </w:ins>
      <w:r w:rsidR="00903D17">
        <w:rPr>
          <w:rFonts w:ascii="Times New Roman" w:hAnsi="Times New Roman" w:cs="Times New Roman"/>
          <w:sz w:val="24"/>
          <w:szCs w:val="24"/>
        </w:rPr>
        <w:t xml:space="preserve"> the </w:t>
      </w:r>
      <w:del w:id="198" w:author="Acaru, Silviu" w:date="2026-03-17T23:10:00Z" w16du:dateUtc="2026-03-17T22:10:00Z">
        <w:r w:rsidR="007D6673">
          <w:rPr>
            <w:rFonts w:ascii="Times New Roman" w:hAnsi="Times New Roman" w:cs="Times New Roman"/>
            <w:sz w:val="24"/>
            <w:szCs w:val="24"/>
          </w:rPr>
          <w:delText>same RepeatedKfold cross-</w:delText>
        </w:r>
      </w:del>
      <w:r w:rsidR="00903D17">
        <w:rPr>
          <w:rFonts w:ascii="Times New Roman" w:hAnsi="Times New Roman" w:cs="Times New Roman"/>
          <w:sz w:val="24"/>
          <w:szCs w:val="24"/>
        </w:rPr>
        <w:t xml:space="preserve">validation </w:t>
      </w:r>
      <w:del w:id="199" w:author="Acaru, Silviu" w:date="2026-03-17T23:10:00Z" w16du:dateUtc="2026-03-17T22:10:00Z">
        <w:r w:rsidR="007D6673">
          <w:rPr>
            <w:rFonts w:ascii="Times New Roman" w:hAnsi="Times New Roman" w:cs="Times New Roman"/>
            <w:sz w:val="24"/>
            <w:szCs w:val="24"/>
          </w:rPr>
          <w:delText>approach to split the meta-feature dataset into train and validation</w:delText>
        </w:r>
        <w:r w:rsidR="00166134">
          <w:rPr>
            <w:rFonts w:ascii="Times New Roman" w:hAnsi="Times New Roman" w:cs="Times New Roman"/>
            <w:sz w:val="24"/>
            <w:szCs w:val="24"/>
          </w:rPr>
          <w:delText>.</w:delText>
        </w:r>
      </w:del>
      <w:ins w:id="200" w:author="Acaru, Silviu" w:date="2026-03-17T23:10:00Z" w16du:dateUtc="2026-03-17T22:10:00Z">
        <w:r w:rsidR="00903D17">
          <w:rPr>
            <w:rFonts w:ascii="Times New Roman" w:hAnsi="Times New Roman" w:cs="Times New Roman"/>
            <w:sz w:val="24"/>
            <w:szCs w:val="24"/>
          </w:rPr>
          <w:t>and test set meta-features.</w:t>
        </w:r>
      </w:ins>
      <w:r w:rsidR="00903D17">
        <w:rPr>
          <w:rFonts w:ascii="Times New Roman" w:hAnsi="Times New Roman" w:cs="Times New Roman"/>
          <w:sz w:val="24"/>
          <w:szCs w:val="24"/>
        </w:rPr>
        <w:t xml:space="preserve"> Unlike the b</w:t>
      </w:r>
      <w:r w:rsidR="005A03D0">
        <w:rPr>
          <w:rFonts w:ascii="Times New Roman" w:hAnsi="Times New Roman" w:cs="Times New Roman"/>
          <w:sz w:val="24"/>
          <w:szCs w:val="24"/>
        </w:rPr>
        <w:t>a</w:t>
      </w:r>
      <w:r w:rsidR="00903D17">
        <w:rPr>
          <w:rFonts w:ascii="Times New Roman" w:hAnsi="Times New Roman" w:cs="Times New Roman"/>
          <w:sz w:val="24"/>
          <w:szCs w:val="24"/>
        </w:rPr>
        <w:t xml:space="preserve">se </w:t>
      </w:r>
      <w:del w:id="201" w:author="Acaru, Silviu" w:date="2026-03-17T23:10:00Z" w16du:dateUtc="2026-03-17T22:10:00Z">
        <w:r w:rsidR="00166134">
          <w:rPr>
            <w:rFonts w:ascii="Times New Roman" w:hAnsi="Times New Roman" w:cs="Times New Roman"/>
            <w:sz w:val="24"/>
            <w:szCs w:val="24"/>
          </w:rPr>
          <w:delText xml:space="preserve">estimators where we </w:delText>
        </w:r>
        <w:r w:rsidR="00F94DF8">
          <w:rPr>
            <w:rFonts w:ascii="Times New Roman" w:hAnsi="Times New Roman" w:cs="Times New Roman"/>
            <w:sz w:val="24"/>
            <w:szCs w:val="24"/>
          </w:rPr>
          <w:delText xml:space="preserve">also </w:delText>
        </w:r>
        <w:r w:rsidR="00166134">
          <w:rPr>
            <w:rFonts w:ascii="Times New Roman" w:hAnsi="Times New Roman" w:cs="Times New Roman"/>
            <w:sz w:val="24"/>
            <w:szCs w:val="24"/>
          </w:rPr>
          <w:delText xml:space="preserve">used the cross-validation </w:delText>
        </w:r>
        <w:r w:rsidR="00986282">
          <w:rPr>
            <w:rFonts w:ascii="Times New Roman" w:hAnsi="Times New Roman" w:cs="Times New Roman"/>
            <w:sz w:val="24"/>
            <w:szCs w:val="24"/>
          </w:rPr>
          <w:delText>to do the</w:delText>
        </w:r>
      </w:del>
      <w:ins w:id="202" w:author="Acaru, Silviu" w:date="2026-03-17T23:10:00Z" w16du:dateUtc="2026-03-17T22:10:00Z">
        <w:r w:rsidR="00903D17">
          <w:rPr>
            <w:rFonts w:ascii="Times New Roman" w:hAnsi="Times New Roman" w:cs="Times New Roman"/>
            <w:sz w:val="24"/>
            <w:szCs w:val="24"/>
          </w:rPr>
          <w:t>models, the meta-model did not undergo</w:t>
        </w:r>
      </w:ins>
      <w:r w:rsidR="00903D17">
        <w:rPr>
          <w:rFonts w:ascii="Times New Roman" w:hAnsi="Times New Roman" w:cs="Times New Roman"/>
          <w:sz w:val="24"/>
          <w:szCs w:val="24"/>
        </w:rPr>
        <w:t xml:space="preserve"> hyperparameter </w:t>
      </w:r>
      <w:r w:rsidR="00652049">
        <w:rPr>
          <w:rFonts w:ascii="Times New Roman" w:hAnsi="Times New Roman" w:cs="Times New Roman"/>
          <w:sz w:val="24"/>
          <w:szCs w:val="24"/>
        </w:rPr>
        <w:t>tuning</w:t>
      </w:r>
      <w:del w:id="203" w:author="Acaru, Silviu" w:date="2026-03-17T23:10:00Z" w16du:dateUtc="2026-03-17T22:10:00Z">
        <w:r w:rsidR="00986282">
          <w:rPr>
            <w:rFonts w:ascii="Times New Roman" w:hAnsi="Times New Roman" w:cs="Times New Roman"/>
            <w:sz w:val="24"/>
            <w:szCs w:val="24"/>
          </w:rPr>
          <w:delText>,</w:delText>
        </w:r>
        <w:r w:rsidR="00166134">
          <w:rPr>
            <w:rFonts w:ascii="Times New Roman" w:hAnsi="Times New Roman" w:cs="Times New Roman"/>
            <w:sz w:val="24"/>
            <w:szCs w:val="24"/>
          </w:rPr>
          <w:delText xml:space="preserve"> in this section, we only used</w:delText>
        </w:r>
      </w:del>
      <w:ins w:id="204" w:author="Acaru, Silviu" w:date="2026-03-17T23:10:00Z" w16du:dateUtc="2026-03-17T22:10:00Z">
        <w:r w:rsidR="00903D17">
          <w:rPr>
            <w:rFonts w:ascii="Times New Roman" w:hAnsi="Times New Roman" w:cs="Times New Roman"/>
            <w:sz w:val="24"/>
            <w:szCs w:val="24"/>
          </w:rPr>
          <w:t xml:space="preserve">; </w:t>
        </w:r>
        <w:r w:rsidR="00652049">
          <w:rPr>
            <w:rFonts w:ascii="Times New Roman" w:hAnsi="Times New Roman" w:cs="Times New Roman"/>
            <w:sz w:val="24"/>
            <w:szCs w:val="24"/>
          </w:rPr>
          <w:t>instead,</w:t>
        </w:r>
      </w:ins>
      <w:r w:rsidR="00903D17">
        <w:rPr>
          <w:rFonts w:ascii="Times New Roman" w:hAnsi="Times New Roman" w:cs="Times New Roman"/>
          <w:sz w:val="24"/>
          <w:szCs w:val="24"/>
        </w:rPr>
        <w:t xml:space="preserve"> it </w:t>
      </w:r>
      <w:del w:id="205" w:author="Acaru, Silviu" w:date="2026-03-17T23:10:00Z" w16du:dateUtc="2026-03-17T22:10:00Z">
        <w:r w:rsidR="007D6673">
          <w:rPr>
            <w:rFonts w:ascii="Times New Roman" w:hAnsi="Times New Roman" w:cs="Times New Roman"/>
            <w:sz w:val="24"/>
            <w:szCs w:val="24"/>
          </w:rPr>
          <w:delText>to evaluate the performance of the ensemble model.</w:delText>
        </w:r>
      </w:del>
      <w:ins w:id="206" w:author="Acaru, Silviu" w:date="2026-03-17T23:10:00Z" w16du:dateUtc="2026-03-17T22:10:00Z">
        <w:r w:rsidR="00903D17">
          <w:rPr>
            <w:rFonts w:ascii="Times New Roman" w:hAnsi="Times New Roman" w:cs="Times New Roman"/>
            <w:sz w:val="24"/>
            <w:szCs w:val="24"/>
          </w:rPr>
          <w:t xml:space="preserve">was trained with default Ridge regression parameters. </w:t>
        </w:r>
      </w:ins>
      <w:r w:rsidR="00A04449">
        <w:rPr>
          <w:rFonts w:ascii="Times New Roman" w:hAnsi="Times New Roman" w:cs="Times New Roman"/>
          <w:sz w:val="24"/>
          <w:szCs w:val="24"/>
        </w:rPr>
        <w:t xml:space="preserve"> </w:t>
      </w:r>
    </w:p>
    <w:p w14:paraId="73CB1A85" w14:textId="0C5EEABB"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del w:id="207" w:author="Acaru, Silviu" w:date="2026-03-17T23:10:00Z" w16du:dateUtc="2026-03-17T22:10:00Z">
        <w:r w:rsidR="00B14F38">
          <w:rPr>
            <w:rFonts w:ascii="Times New Roman" w:hAnsi="Times New Roman" w:cs="Times New Roman"/>
            <w:sz w:val="24"/>
            <w:szCs w:val="24"/>
          </w:rPr>
          <w:delText>W</w:delText>
        </w:r>
        <w:r w:rsidR="007D6673">
          <w:rPr>
            <w:rFonts w:ascii="Times New Roman" w:hAnsi="Times New Roman" w:cs="Times New Roman"/>
            <w:sz w:val="24"/>
            <w:szCs w:val="24"/>
          </w:rPr>
          <w:delText>e calculated the mean</w:delText>
        </w:r>
        <w:r w:rsidR="00166134">
          <w:rPr>
            <w:rFonts w:ascii="Times New Roman" w:hAnsi="Times New Roman" w:cs="Times New Roman"/>
            <w:sz w:val="24"/>
            <w:szCs w:val="24"/>
          </w:rPr>
          <w:delText xml:space="preserve"> of the</w:delText>
        </w:r>
        <w:r w:rsidR="007D6673">
          <w:rPr>
            <w:rFonts w:ascii="Times New Roman" w:hAnsi="Times New Roman" w:cs="Times New Roman"/>
            <w:sz w:val="24"/>
            <w:szCs w:val="24"/>
          </w:rPr>
          <w:delText xml:space="preserve"> </w:delText>
        </w:r>
        <w:r w:rsidR="00166134">
          <w:rPr>
            <w:rFonts w:ascii="Times New Roman" w:hAnsi="Times New Roman" w:cs="Times New Roman"/>
            <w:sz w:val="24"/>
            <w:szCs w:val="24"/>
          </w:rPr>
          <w:delText>metrics across all cross</w:delText>
        </w:r>
        <w:r w:rsidR="00F2535D">
          <w:rPr>
            <w:rFonts w:ascii="Times New Roman" w:hAnsi="Times New Roman" w:cs="Times New Roman"/>
            <w:sz w:val="24"/>
            <w:szCs w:val="24"/>
          </w:rPr>
          <w:delText>-</w:delText>
        </w:r>
        <w:r w:rsidR="00166134">
          <w:rPr>
            <w:rFonts w:ascii="Times New Roman" w:hAnsi="Times New Roman" w:cs="Times New Roman"/>
            <w:sz w:val="24"/>
            <w:szCs w:val="24"/>
          </w:rPr>
          <w:delText>validation splits. Additionally, we also calculated the lower and upper bounds of the 95</w:delText>
        </w:r>
        <w:r w:rsidR="00F2535D">
          <w:rPr>
            <w:rFonts w:ascii="Times New Roman" w:hAnsi="Times New Roman" w:cs="Times New Roman"/>
            <w:sz w:val="24"/>
            <w:szCs w:val="24"/>
          </w:rPr>
          <w:delText xml:space="preserve"> </w:delText>
        </w:r>
        <w:r w:rsidR="00166134">
          <w:rPr>
            <w:rFonts w:ascii="Times New Roman" w:hAnsi="Times New Roman" w:cs="Times New Roman"/>
            <w:sz w:val="24"/>
            <w:szCs w:val="24"/>
          </w:rPr>
          <w:delText xml:space="preserve">% confidence interval based on the metric values across the cross-validation splits. </w:delText>
        </w:r>
        <w:r w:rsidR="007D6673" w:rsidRPr="00E75E5F">
          <w:rPr>
            <w:rFonts w:ascii="Times New Roman" w:hAnsi="Times New Roman" w:cs="Times New Roman"/>
            <w:sz w:val="24"/>
            <w:szCs w:val="24"/>
          </w:rPr>
          <w:delText>A confidence interval is a range of values that is likely to contain the true population parameter with a certain level of confidence. This means that we are 95</w:delText>
        </w:r>
        <w:r w:rsidR="00F2535D">
          <w:rPr>
            <w:rFonts w:ascii="Times New Roman" w:hAnsi="Times New Roman" w:cs="Times New Roman"/>
            <w:sz w:val="24"/>
            <w:szCs w:val="24"/>
          </w:rPr>
          <w:delText xml:space="preserve"> </w:delText>
        </w:r>
        <w:r w:rsidR="007D6673" w:rsidRPr="00E75E5F">
          <w:rPr>
            <w:rFonts w:ascii="Times New Roman" w:hAnsi="Times New Roman" w:cs="Times New Roman"/>
            <w:sz w:val="24"/>
            <w:szCs w:val="24"/>
          </w:rPr>
          <w:delText>% confident that the true population parameter (</w:delText>
        </w:r>
        <w:r w:rsidR="007D6673" w:rsidRPr="011A7C3E">
          <w:rPr>
            <w:rFonts w:ascii="Times New Roman" w:hAnsi="Times New Roman" w:cs="Times New Roman"/>
            <w:i/>
            <w:iCs/>
            <w:sz w:val="24"/>
            <w:szCs w:val="24"/>
          </w:rPr>
          <w:delText>e.g.</w:delText>
        </w:r>
        <w:r w:rsidR="007D6673" w:rsidRPr="00E75E5F">
          <w:rPr>
            <w:rFonts w:ascii="Times New Roman" w:hAnsi="Times New Roman" w:cs="Times New Roman"/>
            <w:sz w:val="24"/>
            <w:szCs w:val="24"/>
          </w:rPr>
          <w:delText xml:space="preserve">, the true accuracy of the </w:delText>
        </w:r>
        <w:r w:rsidR="00F722A3">
          <w:rPr>
            <w:rFonts w:ascii="Times New Roman" w:hAnsi="Times New Roman" w:cs="Times New Roman"/>
            <w:sz w:val="24"/>
            <w:szCs w:val="24"/>
          </w:rPr>
          <w:delText xml:space="preserve">base model or the </w:delText>
        </w:r>
        <w:r w:rsidR="007D6673" w:rsidRPr="00E75E5F">
          <w:rPr>
            <w:rFonts w:ascii="Times New Roman" w:hAnsi="Times New Roman" w:cs="Times New Roman"/>
            <w:sz w:val="24"/>
            <w:szCs w:val="24"/>
          </w:rPr>
          <w:delText>meta-model) falls within the range of the confidence interval.</w:delText>
        </w:r>
        <w:r w:rsidR="00B14F38">
          <w:rPr>
            <w:rFonts w:ascii="Times New Roman" w:hAnsi="Times New Roman" w:cs="Times New Roman"/>
            <w:sz w:val="24"/>
            <w:szCs w:val="24"/>
          </w:rPr>
          <w:delText xml:space="preserve"> </w:delText>
        </w:r>
      </w:del>
      <w:ins w:id="208" w:author="Acaru, Silviu" w:date="2026-03-17T23:10:00Z" w16du:dateUtc="2026-03-17T22:10:00Z">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performance respectively All metrics were calculated on the original scale of the target variable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ins>
    </w:p>
    <w:p w14:paraId="5884EC46" w14:textId="305FC287" w:rsidR="007D6673" w:rsidRPr="00F87AD0" w:rsidRDefault="00F94DF8" w:rsidP="007D6673">
      <w:pPr>
        <w:spacing w:line="240" w:lineRule="auto"/>
        <w:jc w:val="both"/>
        <w:rPr>
          <w:rFonts w:ascii="Times New Roman" w:hAnsi="Times New Roman" w:cs="Times New Roman"/>
          <w:sz w:val="24"/>
          <w:szCs w:val="24"/>
        </w:rPr>
      </w:pPr>
      <w:del w:id="209" w:author="Acaru, Silviu" w:date="2026-03-17T23:10:00Z" w16du:dateUtc="2026-03-17T22:10:00Z">
        <w:r>
          <w:rPr>
            <w:rFonts w:ascii="Times New Roman" w:hAnsi="Times New Roman" w:cs="Times New Roman"/>
            <w:sz w:val="24"/>
            <w:szCs w:val="24"/>
          </w:rPr>
          <w:delText xml:space="preserve">The final model </w:delText>
        </w:r>
        <w:r w:rsidR="00F722A3">
          <w:rPr>
            <w:rFonts w:ascii="Times New Roman" w:hAnsi="Times New Roman" w:cs="Times New Roman"/>
            <w:sz w:val="24"/>
            <w:szCs w:val="24"/>
          </w:rPr>
          <w:delText>w</w:delText>
        </w:r>
        <w:r w:rsidR="00C93F2B">
          <w:rPr>
            <w:rFonts w:ascii="Times New Roman" w:hAnsi="Times New Roman" w:cs="Times New Roman"/>
            <w:sz w:val="24"/>
            <w:szCs w:val="24"/>
          </w:rPr>
          <w:delText xml:space="preserve">as </w:delText>
        </w:r>
        <w:r w:rsidR="00F722A3">
          <w:rPr>
            <w:rFonts w:ascii="Times New Roman" w:hAnsi="Times New Roman" w:cs="Times New Roman"/>
            <w:sz w:val="24"/>
            <w:szCs w:val="24"/>
          </w:rPr>
          <w:delText xml:space="preserve">constructed </w:delText>
        </w:r>
        <w:r w:rsidR="00C93F2B">
          <w:rPr>
            <w:rFonts w:ascii="Times New Roman" w:hAnsi="Times New Roman" w:cs="Times New Roman"/>
            <w:sz w:val="24"/>
            <w:szCs w:val="24"/>
          </w:rPr>
          <w:delText xml:space="preserve">by training the </w:delText>
        </w:r>
        <w:r w:rsidR="00F2535D">
          <w:rPr>
            <w:rFonts w:ascii="Times New Roman" w:hAnsi="Times New Roman" w:cs="Times New Roman"/>
            <w:sz w:val="24"/>
            <w:szCs w:val="24"/>
          </w:rPr>
          <w:delText xml:space="preserve">ridge </w:delText>
        </w:r>
        <w:r w:rsidR="00C93F2B">
          <w:rPr>
            <w:rFonts w:ascii="Times New Roman" w:hAnsi="Times New Roman" w:cs="Times New Roman"/>
            <w:sz w:val="24"/>
            <w:szCs w:val="24"/>
          </w:rPr>
          <w:delText xml:space="preserve">algorithm </w:delText>
        </w:r>
        <w:r w:rsidR="00F722A3">
          <w:rPr>
            <w:rFonts w:ascii="Times New Roman" w:hAnsi="Times New Roman" w:cs="Times New Roman"/>
            <w:sz w:val="24"/>
            <w:szCs w:val="24"/>
          </w:rPr>
          <w:delText>on the complete meta-features dataset.</w:delText>
        </w:r>
      </w:del>
      <w:ins w:id="210" w:author="Acaru, Silviu" w:date="2026-03-17T23:10:00Z" w16du:dateUtc="2026-03-17T22:10:00Z">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903D17">
          <w:rPr>
            <w:rFonts w:ascii="Times New Roman" w:hAnsi="Times New Roman" w:cs="Times New Roman"/>
            <w:sz w:val="24"/>
            <w:szCs w:val="24"/>
          </w:rPr>
          <w:t>identified based on the test set performance, specifically minimizing test MAE while monitoring validation MAE to assess consistency</w:t>
        </w:r>
        <w:r w:rsidR="005A03D0">
          <w:rPr>
            <w:rFonts w:ascii="Times New Roman" w:hAnsi="Times New Roman" w:cs="Times New Roman"/>
            <w:sz w:val="24"/>
            <w:szCs w:val="24"/>
          </w:rPr>
          <w:t xml:space="preserve"> as well as other metrics as described 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r w:rsidR="005A03D0">
          <w:rPr>
            <w:rFonts w:ascii="Times New Roman" w:hAnsi="Times New Roman" w:cs="Times New Roman"/>
            <w:sz w:val="24"/>
            <w:szCs w:val="24"/>
          </w:rPr>
          <w:t>2.2.5</w:t>
        </w:r>
        <w:r w:rsidR="005A03D0">
          <w:rPr>
            <w:rFonts w:ascii="Times New Roman" w:hAnsi="Times New Roman" w:cs="Times New Roman"/>
            <w:sz w:val="24"/>
            <w:szCs w:val="24"/>
          </w:rPr>
          <w:fldChar w:fldCharType="end"/>
        </w:r>
        <w:r w:rsidR="00903D17">
          <w:rPr>
            <w:rFonts w:ascii="Times New Roman" w:hAnsi="Times New Roman" w:cs="Times New Roman"/>
            <w:sz w:val="24"/>
            <w:szCs w:val="24"/>
          </w:rPr>
          <w:t xml:space="preserve">. </w:t>
        </w:r>
      </w:ins>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211" w:name="_Ref177040919"/>
      <w:bookmarkStart w:id="212"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211"/>
      <w:bookmarkEnd w:id="212"/>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414C0EB"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determination</w:t>
      </w:r>
      <w:ins w:id="213" w:author="Acaru, Silviu" w:date="2026-03-17T23:10:00Z" w16du:dateUtc="2026-03-17T22:10:00Z">
        <w:r w:rsidR="00C41310">
          <w:rPr>
            <w:rFonts w:ascii="Times New Roman" w:hAnsi="Times New Roman" w:cs="Times New Roman"/>
            <w:sz w:val="24"/>
            <w:szCs w:val="24"/>
          </w:rPr>
          <w:t>,</w:t>
        </w:r>
      </w:ins>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214" w:name="_Toc179040472"/>
      <w:bookmarkStart w:id="215"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214"/>
      <w:bookmarkEnd w:id="215"/>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xml:space="preserve">). Using these predefined ranges, then we generated all possible combinations of feature values. For each combination, the input data was scaled using a pre-trained </w:t>
      </w:r>
      <w:proofErr w:type="gramStart"/>
      <w:r w:rsidR="00455D1F" w:rsidRPr="00455D1F">
        <w:rPr>
          <w:rFonts w:ascii="Times New Roman" w:hAnsi="Times New Roman" w:cs="Times New Roman"/>
          <w:sz w:val="24"/>
          <w:szCs w:val="24"/>
        </w:rPr>
        <w:t>scaler, and</w:t>
      </w:r>
      <w:proofErr w:type="gramEnd"/>
      <w:r w:rsidR="00455D1F" w:rsidRPr="00455D1F">
        <w:rPr>
          <w:rFonts w:ascii="Times New Roman" w:hAnsi="Times New Roman" w:cs="Times New Roman"/>
          <w:sz w:val="24"/>
          <w:szCs w:val="24"/>
        </w:rPr>
        <w:t xml:space="preserve">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64B69087" w14:textId="77777777" w:rsidR="00DD0A4B" w:rsidRPr="00455D1F" w:rsidRDefault="00DD0A4B" w:rsidP="00455D1F">
      <w:pPr>
        <w:jc w:val="both"/>
        <w:rPr>
          <w:del w:id="216" w:author="Acaru, Silviu" w:date="2026-03-17T23:10:00Z" w16du:dateUtc="2026-03-17T22:10:00Z"/>
          <w:rFonts w:ascii="Times New Roman" w:hAnsi="Times New Roman" w:cs="Times New Roman"/>
          <w:sz w:val="24"/>
          <w:szCs w:val="24"/>
        </w:rPr>
      </w:pP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217"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217"/>
      <w:r w:rsidRPr="00443E04">
        <w:rPr>
          <w:rFonts w:ascii="Times New Roman" w:hAnsi="Times New Roman" w:cs="Times New Roman"/>
          <w:sz w:val="24"/>
          <w:szCs w:val="24"/>
        </w:rPr>
        <w:t xml:space="preserve"> Mapping parameters to explore the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403"/>
        <w:gridCol w:w="851"/>
        <w:gridCol w:w="851"/>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gridSpan w:val="2"/>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gridSpan w:val="2"/>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
            </w:r>
            <w:proofErr w:type="spellStart"/>
            <w:r w:rsidRPr="00506ACC">
              <w:rPr>
                <w:rFonts w:ascii="Times New Roman" w:hAnsi="Times New Roman" w:cs="Times New Roman"/>
                <w:b/>
                <w:sz w:val="16"/>
                <w:szCs w:val="16"/>
              </w:rPr>
              <w:t>wt</w:t>
            </w:r>
            <w:proofErr w:type="spellEnd"/>
            <w:r w:rsidRPr="00506ACC">
              <w:rPr>
                <w:rFonts w:ascii="Times New Roman" w:hAnsi="Times New Roman" w:cs="Times New Roman"/>
                <w:b/>
                <w:sz w:val="16"/>
                <w:szCs w:val="16"/>
              </w:rPr>
              <w:t>%)</w:t>
            </w:r>
          </w:p>
        </w:tc>
        <w:tc>
          <w:tcPr>
            <w:tcW w:w="4238" w:type="dxa"/>
            <w:gridSpan w:val="2"/>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gridSpan w:val="2"/>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gridSpan w:val="2"/>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4238" w:type="dxa"/>
            <w:gridSpan w:val="2"/>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hideMark/>
          </w:tcPr>
          <w:p w14:paraId="2F6DFEF2" w14:textId="4AD382EE"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w:t>
            </w:r>
            <w:proofErr w:type="spellStart"/>
            <w:del w:id="218" w:author="Acaru, Silviu" w:date="2026-03-17T23:10:00Z" w16du:dateUtc="2026-03-17T22:10:00Z">
              <w:r w:rsidRPr="00506ACC">
                <w:rPr>
                  <w:rFonts w:ascii="Times New Roman" w:hAnsi="Times New Roman" w:cs="Times New Roman"/>
                  <w:b/>
                  <w:sz w:val="16"/>
                  <w:szCs w:val="16"/>
                </w:rPr>
                <w:delText>mmol NCO)</w:delText>
              </w:r>
            </w:del>
            <w:ins w:id="219" w:author="Acaru, Silviu" w:date="2026-03-17T23:10:00Z" w16du:dateUtc="2026-03-17T22:10:00Z">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 xml:space="preserve">% </w:t>
              </w:r>
            </w:ins>
          </w:p>
        </w:tc>
        <w:tc>
          <w:tcPr>
            <w:tcW w:w="4238" w:type="dxa"/>
            <w:gridSpan w:val="2"/>
            <w:vAlign w:val="center"/>
            <w:hideMark/>
          </w:tcPr>
          <w:p w14:paraId="29DA5DFC" w14:textId="2F52AFEA"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del w:id="220" w:author="Acaru, Silviu" w:date="2026-03-17T23:10:00Z" w16du:dateUtc="2026-03-17T22:10:00Z">
              <w:r w:rsidRPr="00506ACC">
                <w:rPr>
                  <w:rFonts w:ascii="Times New Roman" w:hAnsi="Times New Roman" w:cs="Times New Roman"/>
                  <w:sz w:val="16"/>
                  <w:szCs w:val="16"/>
                </w:rPr>
                <w:delText>integers</w:delText>
              </w:r>
            </w:del>
            <w:ins w:id="221" w:author="Acaru, Silviu" w:date="2026-03-17T23:10:00Z" w16du:dateUtc="2026-03-17T22:10:00Z">
              <w:r w:rsidR="00241180">
                <w:rPr>
                  <w:rFonts w:ascii="Times New Roman" w:hAnsi="Times New Roman" w:cs="Times New Roman"/>
                  <w:sz w:val="16"/>
                  <w:szCs w:val="16"/>
                </w:rPr>
                <w:t>values</w:t>
              </w:r>
            </w:ins>
            <w:r w:rsidR="00241180">
              <w:rPr>
                <w:rFonts w:ascii="Times New Roman" w:hAnsi="Times New Roman" w:cs="Times New Roman"/>
                <w:sz w:val="16"/>
                <w:szCs w:val="16"/>
              </w:rPr>
              <w:t xml:space="preserve"> </w:t>
            </w:r>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ins w:id="222" w:author="Acaru, Silviu" w:date="2026-03-17T23:10:00Z" w16du:dateUtc="2026-03-17T22:10:00Z">
              <w:r w:rsidR="00241180">
                <w:rPr>
                  <w:rFonts w:ascii="Times New Roman" w:hAnsi="Times New Roman" w:cs="Times New Roman"/>
                  <w:sz w:val="16"/>
                  <w:szCs w:val="16"/>
                </w:rPr>
                <w:t>, 20</w:t>
              </w:r>
            </w:ins>
          </w:p>
        </w:tc>
      </w:tr>
      <w:tr w:rsidR="0044513A" w:rsidRPr="00506ACC" w14:paraId="1B880617" w14:textId="77777777" w:rsidTr="0028047B">
        <w:trPr>
          <w:gridAfter w:val="1"/>
          <w:wAfter w:w="1508" w:type="dxa"/>
          <w:trHeight w:val="20"/>
          <w:jc w:val="center"/>
          <w:del w:id="223" w:author="Acaru, Silviu" w:date="2026-03-17T23:10:00Z" w16du:dateUtc="2026-03-17T22:10:00Z"/>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37A7A" w14:textId="77777777" w:rsidR="0028047B" w:rsidRPr="00506ACC" w:rsidRDefault="0028047B" w:rsidP="0028047B">
            <w:pPr>
              <w:spacing w:line="259" w:lineRule="auto"/>
              <w:rPr>
                <w:del w:id="224" w:author="Acaru, Silviu" w:date="2026-03-17T23:10:00Z" w16du:dateUtc="2026-03-17T22:10:00Z"/>
                <w:rFonts w:ascii="Times New Roman" w:hAnsi="Times New Roman" w:cs="Times New Roman"/>
                <w:b/>
                <w:sz w:val="16"/>
                <w:szCs w:val="16"/>
              </w:rPr>
            </w:pPr>
            <w:del w:id="225" w:author="Acaru, Silviu" w:date="2026-03-17T23:10:00Z" w16du:dateUtc="2026-03-17T22:10:00Z">
              <w:r w:rsidRPr="00506ACC">
                <w:rPr>
                  <w:rFonts w:ascii="Times New Roman" w:hAnsi="Times New Roman" w:cs="Times New Roman"/>
                  <w:b/>
                  <w:sz w:val="16"/>
                  <w:szCs w:val="16"/>
                </w:rPr>
                <w:delText>Tin(II) octoate</w:delText>
              </w:r>
            </w:del>
          </w:p>
        </w:tc>
        <w:tc>
          <w:tcPr>
            <w:tcW w:w="4238" w:type="dxa"/>
            <w:gridSpan w:val="2"/>
            <w:vAlign w:val="center"/>
            <w:hideMark/>
          </w:tcPr>
          <w:p w14:paraId="5BEE6552" w14:textId="77777777"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del w:id="226" w:author="Acaru, Silviu" w:date="2026-03-17T23:10:00Z" w16du:dateUtc="2026-03-17T22:10:00Z"/>
                <w:rFonts w:ascii="Times New Roman" w:hAnsi="Times New Roman" w:cs="Times New Roman"/>
                <w:sz w:val="16"/>
                <w:szCs w:val="16"/>
              </w:rPr>
            </w:pPr>
            <w:del w:id="227" w:author="Acaru, Silviu" w:date="2026-03-17T23:10:00Z" w16du:dateUtc="2026-03-17T22:10:00Z">
              <w:r w:rsidRPr="00506ACC">
                <w:rPr>
                  <w:rFonts w:ascii="Times New Roman" w:hAnsi="Times New Roman" w:cs="Times New Roman"/>
                  <w:sz w:val="16"/>
                  <w:szCs w:val="16"/>
                </w:rPr>
                <w:delText>4 equidistant points in the range from 0 to 1.5 (step of 0.5)</w:delText>
              </w:r>
            </w:del>
          </w:p>
        </w:tc>
        <w:tc>
          <w:tcPr>
            <w:tcW w:w="2017" w:type="dxa"/>
            <w:vAlign w:val="center"/>
            <w:hideMark/>
          </w:tcPr>
          <w:p w14:paraId="63B1F42C" w14:textId="77777777"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del w:id="228" w:author="Acaru, Silviu" w:date="2026-03-17T23:10:00Z" w16du:dateUtc="2026-03-17T22:10:00Z"/>
                <w:rFonts w:ascii="Times New Roman" w:hAnsi="Times New Roman" w:cs="Times New Roman"/>
                <w:sz w:val="16"/>
                <w:szCs w:val="16"/>
              </w:rPr>
            </w:pPr>
            <w:del w:id="229" w:author="Acaru, Silviu" w:date="2026-03-17T23:10:00Z" w16du:dateUtc="2026-03-17T22:10:00Z">
              <w:r w:rsidRPr="00506ACC">
                <w:rPr>
                  <w:rFonts w:ascii="Times New Roman" w:hAnsi="Times New Roman" w:cs="Times New Roman"/>
                  <w:sz w:val="16"/>
                  <w:szCs w:val="16"/>
                </w:rPr>
                <w:delText>0, 0.5, 1.0, 1.5</w:delText>
              </w:r>
            </w:del>
          </w:p>
        </w:tc>
      </w:tr>
      <w:tr w:rsidR="0044513A" w:rsidRPr="00506ACC" w14:paraId="53D90944" w14:textId="77777777" w:rsidTr="0028047B">
        <w:trPr>
          <w:gridAfter w:val="1"/>
          <w:cnfStyle w:val="000000100000" w:firstRow="0" w:lastRow="0" w:firstColumn="0" w:lastColumn="0" w:oddVBand="0" w:evenVBand="0" w:oddHBand="1" w:evenHBand="0" w:firstRowFirstColumn="0" w:firstRowLastColumn="0" w:lastRowFirstColumn="0" w:lastRowLastColumn="0"/>
          <w:wAfter w:w="1508" w:type="dxa"/>
          <w:trHeight w:val="20"/>
          <w:jc w:val="center"/>
          <w:del w:id="230" w:author="Acaru, Silviu" w:date="2026-03-17T23:10:00Z" w16du:dateUtc="2026-03-17T22:10:00Z"/>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5A8042" w14:textId="77777777" w:rsidR="0028047B" w:rsidRPr="00506ACC" w:rsidRDefault="0028047B" w:rsidP="0028047B">
            <w:pPr>
              <w:spacing w:line="259" w:lineRule="auto"/>
              <w:rPr>
                <w:del w:id="231" w:author="Acaru, Silviu" w:date="2026-03-17T23:10:00Z" w16du:dateUtc="2026-03-17T22:10:00Z"/>
                <w:rFonts w:ascii="Times New Roman" w:hAnsi="Times New Roman" w:cs="Times New Roman"/>
                <w:b/>
                <w:sz w:val="16"/>
                <w:szCs w:val="16"/>
              </w:rPr>
            </w:pPr>
            <w:del w:id="232" w:author="Acaru, Silviu" w:date="2026-03-17T23:10:00Z" w16du:dateUtc="2026-03-17T22:10:00Z">
              <w:r w:rsidRPr="00506ACC">
                <w:rPr>
                  <w:rFonts w:ascii="Times New Roman" w:hAnsi="Times New Roman" w:cs="Times New Roman"/>
                  <w:b/>
                  <w:sz w:val="16"/>
                  <w:szCs w:val="16"/>
                </w:rPr>
                <w:delText>Swelling ratio (%)</w:delText>
              </w:r>
            </w:del>
          </w:p>
        </w:tc>
        <w:tc>
          <w:tcPr>
            <w:tcW w:w="4238" w:type="dxa"/>
            <w:gridSpan w:val="2"/>
            <w:vAlign w:val="center"/>
            <w:hideMark/>
          </w:tcPr>
          <w:p w14:paraId="6FF7101B"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del w:id="233" w:author="Acaru, Silviu" w:date="2026-03-17T23:10:00Z" w16du:dateUtc="2026-03-17T22:10:00Z"/>
                <w:rFonts w:ascii="Times New Roman" w:hAnsi="Times New Roman" w:cs="Times New Roman"/>
                <w:sz w:val="16"/>
                <w:szCs w:val="16"/>
              </w:rPr>
            </w:pPr>
            <w:del w:id="234" w:author="Acaru, Silviu" w:date="2026-03-17T23:10:00Z" w16du:dateUtc="2026-03-17T22:10:00Z">
              <w:r w:rsidRPr="00506ACC">
                <w:rPr>
                  <w:rFonts w:ascii="Times New Roman" w:hAnsi="Times New Roman" w:cs="Times New Roman"/>
                  <w:sz w:val="16"/>
                  <w:szCs w:val="16"/>
                </w:rPr>
                <w:delText xml:space="preserve">The min and max points in the range from 0 to 472 </w:delText>
              </w:r>
            </w:del>
          </w:p>
        </w:tc>
        <w:tc>
          <w:tcPr>
            <w:tcW w:w="2017" w:type="dxa"/>
            <w:vAlign w:val="center"/>
            <w:hideMark/>
          </w:tcPr>
          <w:p w14:paraId="7431DB7C"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del w:id="235" w:author="Acaru, Silviu" w:date="2026-03-17T23:10:00Z" w16du:dateUtc="2026-03-17T22:10:00Z"/>
                <w:rFonts w:ascii="Times New Roman" w:hAnsi="Times New Roman" w:cs="Times New Roman"/>
                <w:sz w:val="16"/>
                <w:szCs w:val="16"/>
              </w:rPr>
            </w:pPr>
            <w:del w:id="236" w:author="Acaru, Silviu" w:date="2026-03-17T23:10:00Z" w16du:dateUtc="2026-03-17T22:10:00Z">
              <w:r w:rsidRPr="00506ACC">
                <w:rPr>
                  <w:rFonts w:ascii="Times New Roman" w:hAnsi="Times New Roman" w:cs="Times New Roman"/>
                  <w:sz w:val="16"/>
                  <w:szCs w:val="16"/>
                </w:rPr>
                <w:delText>0, 472</w:delText>
              </w:r>
            </w:del>
          </w:p>
        </w:tc>
      </w:tr>
    </w:tbl>
    <w:p w14:paraId="11B89D13" w14:textId="77777777" w:rsidR="00797BE2" w:rsidRPr="00443E04" w:rsidRDefault="00797BE2" w:rsidP="00797BE2">
      <w:pPr>
        <w:rPr>
          <w:del w:id="237" w:author="Acaru, Silviu" w:date="2026-03-17T23:10:00Z" w16du:dateUtc="2026-03-17T22:10:00Z"/>
          <w:rFonts w:ascii="Times New Roman" w:hAnsi="Times New Roman" w:cs="Times New Roman"/>
          <w:sz w:val="24"/>
          <w:szCs w:val="24"/>
        </w:rPr>
      </w:pPr>
    </w:p>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238"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238"/>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effectively. However, we encountered significant challenges in the mapping process related to input feature increments. Using larger increments led to gaps in coverage of the desired target T</w:t>
      </w:r>
      <w:r w:rsidRPr="00CB72F0">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proofErr w:type="spellStart"/>
      <w:r w:rsidR="00CB72F0" w:rsidRPr="00CB72F0">
        <w:rPr>
          <w:rFonts w:ascii="Times New Roman" w:hAnsi="Times New Roman" w:cs="Times New Roman"/>
          <w:sz w:val="24"/>
          <w:szCs w:val="24"/>
        </w:rPr>
        <w:t>plotly</w:t>
      </w:r>
      <w:proofErr w:type="spellEnd"/>
      <w:r w:rsidR="00CB72F0" w:rsidRPr="00CB72F0">
        <w:rPr>
          <w:rFonts w:ascii="Times New Roman" w:hAnsi="Times New Roman" w:cs="Times New Roman"/>
          <w:sz w:val="24"/>
          <w:szCs w:val="24"/>
        </w:rPr>
        <w:t>)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feature-T</w:t>
      </w:r>
      <w:r w:rsidRPr="00C627D6">
        <w:rPr>
          <w:rFonts w:ascii="Times New Roman" w:hAnsi="Times New Roman" w:cs="Times New Roman"/>
          <w:sz w:val="24"/>
          <w:szCs w:val="24"/>
          <w:vertAlign w:val="subscript"/>
        </w:rPr>
        <w:t xml:space="preserve">g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To address these challenges, we implemented an adaptive grid search algorithm that optimizes input parameters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For each target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it systematically evaluates combinations of these parameters, using both base and meta-models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The algorithm works through an iterative refinement process. Initially, for each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it systematically evaluates all parameter combinations within the current grid using both base and meta-models for prediction. The absolute difference between each predicted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and the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We applied this method across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T</w:t>
      </w:r>
      <w:r w:rsidR="00506C40" w:rsidRPr="00506C40">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239" w:name="_Ref178329346"/>
      <w:r w:rsidRPr="004A1B8E">
        <w:rPr>
          <w:rFonts w:ascii="Times New Roman" w:hAnsi="Times New Roman" w:cs="Times New Roman"/>
          <w:sz w:val="24"/>
          <w:szCs w:val="24"/>
        </w:rPr>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239"/>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2745"/>
        <w:gridCol w:w="3851"/>
      </w:tblGrid>
      <w:tr w:rsidR="0044513A"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44513A"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
            </w:r>
            <w:proofErr w:type="spellStart"/>
            <w:r w:rsidRPr="001E7FE3">
              <w:rPr>
                <w:rFonts w:ascii="Times New Roman" w:hAnsi="Times New Roman" w:cs="Times New Roman"/>
                <w:b/>
                <w:sz w:val="16"/>
                <w:szCs w:val="16"/>
              </w:rPr>
              <w:t>wt</w:t>
            </w:r>
            <w:proofErr w:type="spellEnd"/>
            <w:r w:rsidRPr="001E7FE3">
              <w:rPr>
                <w:rFonts w:ascii="Times New Roman" w:hAnsi="Times New Roman" w:cs="Times New Roman"/>
                <w:b/>
                <w:sz w:val="16"/>
                <w:szCs w:val="16"/>
              </w:rPr>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44513A"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44513A"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44513A"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
            </w:r>
            <w:proofErr w:type="spellStart"/>
            <w:r>
              <w:rPr>
                <w:rFonts w:ascii="Times New Roman" w:hAnsi="Times New Roman" w:cs="Times New Roman"/>
                <w:sz w:val="16"/>
                <w:szCs w:val="16"/>
              </w:rPr>
              <w:t>wt</w:t>
            </w:r>
            <w:proofErr w:type="spellEnd"/>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44513A"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726E8E1B"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del w:id="240" w:author="Acaru, Silviu" w:date="2026-03-17T23:10:00Z" w16du:dateUtc="2026-03-17T22:10:00Z">
              <w:r w:rsidRPr="001E7FE3">
                <w:rPr>
                  <w:rFonts w:ascii="Times New Roman" w:hAnsi="Times New Roman" w:cs="Times New Roman"/>
                  <w:b/>
                  <w:sz w:val="16"/>
                  <w:szCs w:val="16"/>
                </w:rPr>
                <w:delText xml:space="preserve"> content (mmol NCO)</w:delText>
              </w:r>
            </w:del>
            <w:ins w:id="241" w:author="Acaru, Silviu" w:date="2026-03-17T23:10:00Z" w16du:dateUtc="2026-03-17T22:10:00Z">
              <w:r w:rsidRPr="001E7FE3">
                <w:rPr>
                  <w:rFonts w:ascii="Times New Roman" w:hAnsi="Times New Roman" w:cs="Times New Roman"/>
                  <w:b/>
                  <w:sz w:val="16"/>
                  <w:szCs w:val="16"/>
                </w:rPr>
                <w:t>(</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w:t>
              </w:r>
              <w:r w:rsidRPr="001E7FE3">
                <w:rPr>
                  <w:rFonts w:ascii="Times New Roman" w:hAnsi="Times New Roman" w:cs="Times New Roman"/>
                  <w:b/>
                  <w:sz w:val="16"/>
                  <w:szCs w:val="16"/>
                </w:rPr>
                <w:t>)</w:t>
              </w:r>
            </w:ins>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r w:rsidR="0044513A" w:rsidRPr="009E3FF7" w14:paraId="28D7B7F6" w14:textId="77777777" w:rsidTr="009E3FF7">
        <w:trPr>
          <w:jc w:val="center"/>
          <w:del w:id="242" w:author="Acaru, Silviu" w:date="2026-03-17T23:10:00Z" w16du:dateUtc="2026-03-17T22:10:00Z"/>
        </w:trPr>
        <w:tc>
          <w:tcPr>
            <w:cnfStyle w:val="001000000000" w:firstRow="0" w:lastRow="0" w:firstColumn="1" w:lastColumn="0" w:oddVBand="0" w:evenVBand="0" w:oddHBand="0" w:evenHBand="0" w:firstRowFirstColumn="0" w:firstRowLastColumn="0" w:lastRowFirstColumn="0" w:lastRowLastColumn="0"/>
            <w:tcW w:w="0" w:type="auto"/>
          </w:tcPr>
          <w:p w14:paraId="164EA875" w14:textId="77777777" w:rsidR="00762F22" w:rsidRPr="001E7FE3" w:rsidRDefault="00762F22" w:rsidP="00762F22">
            <w:pPr>
              <w:tabs>
                <w:tab w:val="left" w:pos="993"/>
              </w:tabs>
              <w:rPr>
                <w:del w:id="243" w:author="Acaru, Silviu" w:date="2026-03-17T23:10:00Z" w16du:dateUtc="2026-03-17T22:10:00Z"/>
                <w:rFonts w:ascii="Times New Roman" w:hAnsi="Times New Roman" w:cs="Times New Roman"/>
                <w:b/>
                <w:sz w:val="16"/>
                <w:szCs w:val="16"/>
              </w:rPr>
            </w:pPr>
            <w:del w:id="244" w:author="Acaru, Silviu" w:date="2026-03-17T23:10:00Z" w16du:dateUtc="2026-03-17T22:10:00Z">
              <w:r>
                <w:rPr>
                  <w:rFonts w:ascii="Times New Roman" w:hAnsi="Times New Roman" w:cs="Times New Roman"/>
                  <w:b/>
                  <w:sz w:val="16"/>
                  <w:szCs w:val="16"/>
                </w:rPr>
                <w:delText>Tin(II) octoate (wt%)</w:delText>
              </w:r>
            </w:del>
          </w:p>
        </w:tc>
        <w:tc>
          <w:tcPr>
            <w:tcW w:w="0" w:type="auto"/>
          </w:tcPr>
          <w:p w14:paraId="62A153B6" w14:textId="77777777" w:rsidR="00762F22" w:rsidRPr="009E3FF7" w:rsidRDefault="009528F0" w:rsidP="00762F22">
            <w:pPr>
              <w:cnfStyle w:val="000000000000" w:firstRow="0" w:lastRow="0" w:firstColumn="0" w:lastColumn="0" w:oddVBand="0" w:evenVBand="0" w:oddHBand="0" w:evenHBand="0" w:firstRowFirstColumn="0" w:firstRowLastColumn="0" w:lastRowFirstColumn="0" w:lastRowLastColumn="0"/>
              <w:rPr>
                <w:del w:id="245" w:author="Acaru, Silviu" w:date="2026-03-17T23:10:00Z" w16du:dateUtc="2026-03-17T22:10:00Z"/>
                <w:rFonts w:ascii="Times New Roman" w:hAnsi="Times New Roman" w:cs="Times New Roman"/>
                <w:sz w:val="16"/>
                <w:szCs w:val="16"/>
              </w:rPr>
            </w:pPr>
            <w:del w:id="246" w:author="Acaru, Silviu" w:date="2026-03-17T23:10:00Z" w16du:dateUtc="2026-03-17T22:10:00Z">
              <w:r w:rsidRPr="009528F0">
                <w:rPr>
                  <w:rFonts w:ascii="Times New Roman" w:hAnsi="Times New Roman" w:cs="Times New Roman"/>
                  <w:sz w:val="16"/>
                  <w:szCs w:val="16"/>
                </w:rPr>
                <w:delText xml:space="preserve">0, </w:delText>
              </w:r>
            </w:del>
            <w:moveFromRangeStart w:id="247" w:author="Acaru, Silviu" w:date="2026-03-17T23:10:00Z" w:name="move224681468"/>
            <w:moveFrom w:id="248" w:author="Acaru, Silviu" w:date="2026-03-17T23:10:00Z" w16du:dateUtc="2026-03-17T22:10:00Z">
              <w:r w:rsidRPr="009528F0">
                <w:rPr>
                  <w:rFonts w:ascii="Times New Roman" w:hAnsi="Times New Roman" w:cs="Times New Roman"/>
                  <w:sz w:val="16"/>
                  <w:szCs w:val="16"/>
                </w:rPr>
                <w:t>0.67</w:t>
              </w:r>
            </w:moveFrom>
            <w:moveFromRangeEnd w:id="247"/>
            <w:del w:id="249" w:author="Acaru, Silviu" w:date="2026-03-17T23:10:00Z" w16du:dateUtc="2026-03-17T22:10:00Z">
              <w:r w:rsidRPr="009528F0">
                <w:rPr>
                  <w:rFonts w:ascii="Times New Roman" w:hAnsi="Times New Roman" w:cs="Times New Roman"/>
                  <w:sz w:val="16"/>
                  <w:szCs w:val="16"/>
                </w:rPr>
                <w:delText>, 1.33, 2.0</w:delText>
              </w:r>
            </w:del>
          </w:p>
        </w:tc>
      </w:tr>
      <w:tr w:rsidR="0044513A" w:rsidRPr="009E3FF7" w14:paraId="1B46D171" w14:textId="77777777" w:rsidTr="009E3FF7">
        <w:trPr>
          <w:cnfStyle w:val="000000100000" w:firstRow="0" w:lastRow="0" w:firstColumn="0" w:lastColumn="0" w:oddVBand="0" w:evenVBand="0" w:oddHBand="1" w:evenHBand="0" w:firstRowFirstColumn="0" w:firstRowLastColumn="0" w:lastRowFirstColumn="0" w:lastRowLastColumn="0"/>
          <w:jc w:val="center"/>
          <w:del w:id="250" w:author="Acaru, Silviu" w:date="2026-03-17T23:10:00Z" w16du:dateUtc="2026-03-17T22:10:00Z"/>
        </w:trPr>
        <w:tc>
          <w:tcPr>
            <w:cnfStyle w:val="001000000000" w:firstRow="0" w:lastRow="0" w:firstColumn="1" w:lastColumn="0" w:oddVBand="0" w:evenVBand="0" w:oddHBand="0" w:evenHBand="0" w:firstRowFirstColumn="0" w:firstRowLastColumn="0" w:lastRowFirstColumn="0" w:lastRowLastColumn="0"/>
            <w:tcW w:w="0" w:type="auto"/>
          </w:tcPr>
          <w:p w14:paraId="6AAB18FC" w14:textId="77777777" w:rsidR="00762F22" w:rsidRPr="001E7FE3" w:rsidRDefault="00762F22" w:rsidP="00762F22">
            <w:pPr>
              <w:rPr>
                <w:del w:id="251" w:author="Acaru, Silviu" w:date="2026-03-17T23:10:00Z" w16du:dateUtc="2026-03-17T22:10:00Z"/>
                <w:rFonts w:ascii="Times New Roman" w:hAnsi="Times New Roman" w:cs="Times New Roman"/>
                <w:b/>
                <w:sz w:val="16"/>
                <w:szCs w:val="16"/>
              </w:rPr>
            </w:pPr>
            <w:del w:id="252" w:author="Acaru, Silviu" w:date="2026-03-17T23:10:00Z" w16du:dateUtc="2026-03-17T22:10:00Z">
              <w:r w:rsidRPr="001E7FE3">
                <w:rPr>
                  <w:rFonts w:ascii="Times New Roman" w:hAnsi="Times New Roman" w:cs="Times New Roman"/>
                  <w:b/>
                  <w:sz w:val="16"/>
                  <w:szCs w:val="16"/>
                </w:rPr>
                <w:delText>Swelling ratio (%)</w:delText>
              </w:r>
            </w:del>
          </w:p>
        </w:tc>
        <w:tc>
          <w:tcPr>
            <w:tcW w:w="0" w:type="auto"/>
          </w:tcPr>
          <w:p w14:paraId="40EA7215" w14:textId="77777777" w:rsidR="00762F22" w:rsidRPr="009E3FF7" w:rsidRDefault="00762F22" w:rsidP="00762F22">
            <w:pPr>
              <w:tabs>
                <w:tab w:val="left" w:pos="1007"/>
              </w:tabs>
              <w:cnfStyle w:val="000000100000" w:firstRow="0" w:lastRow="0" w:firstColumn="0" w:lastColumn="0" w:oddVBand="0" w:evenVBand="0" w:oddHBand="1" w:evenHBand="0" w:firstRowFirstColumn="0" w:firstRowLastColumn="0" w:lastRowFirstColumn="0" w:lastRowLastColumn="0"/>
              <w:rPr>
                <w:del w:id="253" w:author="Acaru, Silviu" w:date="2026-03-17T23:10:00Z" w16du:dateUtc="2026-03-17T22:10:00Z"/>
                <w:rFonts w:ascii="Times New Roman" w:hAnsi="Times New Roman" w:cs="Times New Roman"/>
                <w:sz w:val="16"/>
                <w:szCs w:val="16"/>
              </w:rPr>
            </w:pPr>
            <w:del w:id="254" w:author="Acaru, Silviu" w:date="2026-03-17T23:10:00Z" w16du:dateUtc="2026-03-17T22:10:00Z">
              <w:r w:rsidRPr="009E3FF7">
                <w:rPr>
                  <w:rFonts w:ascii="Times New Roman" w:hAnsi="Times New Roman" w:cs="Times New Roman"/>
                  <w:sz w:val="16"/>
                  <w:szCs w:val="16"/>
                </w:rPr>
                <w:delText>0, 118, 236, 354, 472</w:delText>
              </w:r>
            </w:del>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t>This process generated a dataset of optimal parameter combinations and their corresponding predicted T</w:t>
      </w:r>
      <w:r w:rsidRPr="000A1535">
        <w:rPr>
          <w:rFonts w:ascii="Times New Roman" w:hAnsi="Times New Roman" w:cs="Times New Roman"/>
          <w:sz w:val="24"/>
          <w:szCs w:val="24"/>
          <w:vertAlign w:val="subscript"/>
        </w:rPr>
        <w:t>g</w:t>
      </w:r>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T</w:t>
      </w:r>
      <w:r w:rsidR="000A1535" w:rsidRPr="000A1535">
        <w:rPr>
          <w:rFonts w:ascii="Times New Roman" w:hAnsi="Times New Roman" w:cs="Times New Roman"/>
          <w:sz w:val="24"/>
          <w:szCs w:val="24"/>
          <w:vertAlign w:val="subscript"/>
        </w:rPr>
        <w:t>g</w:t>
      </w:r>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T</w:t>
      </w:r>
      <w:r w:rsidR="000A1535" w:rsidRPr="000A1535">
        <w:rPr>
          <w:rFonts w:ascii="Times New Roman" w:eastAsia="Times New Roman" w:hAnsi="Times New Roman" w:cs="Times New Roman"/>
          <w:sz w:val="24"/>
          <w:szCs w:val="24"/>
          <w:vertAlign w:val="subscript"/>
        </w:rPr>
        <w:t>g</w:t>
      </w:r>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255" w:name="_Toc179040474"/>
      <w:bookmarkStart w:id="256" w:name="_Ref179040891"/>
      <w:r w:rsidRPr="00443E04">
        <w:rPr>
          <w:rFonts w:ascii="Times New Roman" w:eastAsia="Times New Roman" w:hAnsi="Times New Roman" w:cs="Times New Roman"/>
          <w:sz w:val="24"/>
          <w:szCs w:val="24"/>
        </w:rPr>
        <w:t>Results and Discussion</w:t>
      </w:r>
      <w:bookmarkEnd w:id="255"/>
      <w:bookmarkEnd w:id="256"/>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257"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257"/>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6E111ABA" w14:textId="77777777" w:rsidR="00F22F6B" w:rsidRDefault="00F22F6B" w:rsidP="00F22F6B">
      <w:pPr>
        <w:rPr>
          <w:del w:id="258" w:author="Acaru, Silviu" w:date="2026-03-17T23:10:00Z" w16du:dateUtc="2026-03-17T22:10:00Z"/>
        </w:rPr>
      </w:pPr>
    </w:p>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The analysis of correlations with T</w:t>
      </w:r>
      <w:r w:rsidRPr="00416F5B">
        <w:rPr>
          <w:rFonts w:ascii="Times New Roman" w:eastAsia="Times New Roman" w:hAnsi="Times New Roman" w:cs="Times New Roman"/>
          <w:sz w:val="24"/>
          <w:szCs w:val="24"/>
          <w:vertAlign w:val="subscript"/>
        </w:rPr>
        <w:t>g</w:t>
      </w:r>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259"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259"/>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45E52F8B" w:rsidR="00256B19" w:rsidRDefault="00A246AD" w:rsidP="00D43E05">
      <w:pPr>
        <w:pStyle w:val="whitespace-pre-wrap"/>
        <w:spacing w:before="0" w:beforeAutospacing="0" w:after="160" w:afterAutospacing="0"/>
        <w:jc w:val="both"/>
      </w:pPr>
      <w:r w:rsidRPr="000177A0">
        <w:rPr>
          <w:i/>
          <w:rPrChange w:id="260" w:author="Acaru, Silviu" w:date="2026-03-17T23:10:00Z" w16du:dateUtc="2026-03-17T22:10:00Z">
            <w:rPr/>
          </w:rPrChange>
        </w:rPr>
        <w:t xml:space="preserve">Lignin </w:t>
      </w:r>
      <w:del w:id="261" w:author="Acaru, Silviu" w:date="2026-03-17T23:10:00Z" w16du:dateUtc="2026-03-17T22:10:00Z">
        <w:r>
          <w:delText xml:space="preserve">content, </w:delText>
        </w:r>
        <w:r w:rsidR="00643BB4">
          <w:delText>(</w:delText>
        </w:r>
        <w:r>
          <w:delText>"</w:delText>
        </w:r>
        <w:r w:rsidRPr="000177A0">
          <w:rPr>
            <w:i/>
          </w:rPr>
          <w:delText xml:space="preserve">Lignin </w:delText>
        </w:r>
      </w:del>
      <w:r w:rsidRPr="000177A0">
        <w:rPr>
          <w:i/>
        </w:rPr>
        <w:t>(</w:t>
      </w:r>
      <w:proofErr w:type="spellStart"/>
      <w:r w:rsidRPr="000177A0">
        <w:rPr>
          <w:i/>
        </w:rPr>
        <w:t>wt</w:t>
      </w:r>
      <w:proofErr w:type="spellEnd"/>
      <w:del w:id="262" w:author="Acaru, Silviu" w:date="2026-03-17T23:10:00Z" w16du:dateUtc="2026-03-17T22:10:00Z">
        <w:r w:rsidRPr="000177A0">
          <w:rPr>
            <w:i/>
          </w:rPr>
          <w:delText>%)</w:delText>
        </w:r>
        <w:r>
          <w:delText>"</w:delText>
        </w:r>
        <w:r w:rsidR="00643BB4">
          <w:delText>)</w:delText>
        </w:r>
      </w:del>
      <w:ins w:id="263" w:author="Acaru, Silviu" w:date="2026-03-17T23:10:00Z" w16du:dateUtc="2026-03-17T22:10:00Z">
        <w:r w:rsidRPr="000177A0">
          <w:rPr>
            <w:i/>
          </w:rPr>
          <w:t>%)</w:t>
        </w:r>
      </w:ins>
      <w:r>
        <w:t xml:space="preserve"> exhibits the strongest positive correlation with T</w:t>
      </w:r>
      <w:r w:rsidRPr="000177A0">
        <w:rPr>
          <w:vertAlign w:val="subscript"/>
        </w:rPr>
        <w:t>g</w:t>
      </w:r>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can enhance the rigidity and thermal stability of the material. As the lignin content increases, the network of crosslinks becomes denser, restricting molecular mobility and leading to a higher T</w:t>
      </w:r>
      <w:r w:rsidR="004B7A86" w:rsidRPr="004B7A86">
        <w:rPr>
          <w:vertAlign w:val="subscript"/>
        </w:rPr>
        <w:t>g</w:t>
      </w:r>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 xml:space="preserve">Conversely, the </w:t>
      </w:r>
      <w:del w:id="264" w:author="Acaru, Silviu" w:date="2026-03-17T23:10:00Z" w16du:dateUtc="2026-03-17T22:10:00Z">
        <w:r>
          <w:delText>co-polyol quantity ("</w:delText>
        </w:r>
      </w:del>
      <w:r w:rsidRPr="78F197D4">
        <w:rPr>
          <w:i/>
          <w:iCs/>
        </w:rPr>
        <w:t>Co-polyol (</w:t>
      </w:r>
      <w:proofErr w:type="spellStart"/>
      <w:r w:rsidRPr="78F197D4">
        <w:rPr>
          <w:i/>
          <w:iCs/>
        </w:rPr>
        <w:t>wt</w:t>
      </w:r>
      <w:proofErr w:type="spellEnd"/>
      <w:del w:id="265" w:author="Acaru, Silviu" w:date="2026-03-17T23:10:00Z" w16du:dateUtc="2026-03-17T22:10:00Z">
        <w:r w:rsidRPr="78F197D4">
          <w:rPr>
            <w:i/>
            <w:iCs/>
          </w:rPr>
          <w:delText>%)</w:delText>
        </w:r>
        <w:r>
          <w:delText>")</w:delText>
        </w:r>
      </w:del>
      <w:ins w:id="266" w:author="Acaru, Silviu" w:date="2026-03-17T23:10:00Z" w16du:dateUtc="2026-03-17T22:10:00Z">
        <w:r w:rsidRPr="78F197D4">
          <w:rPr>
            <w:i/>
            <w:iCs/>
          </w:rPr>
          <w:t>%)</w:t>
        </w:r>
      </w:ins>
      <w:r>
        <w:t xml:space="preserve"> demonstrates the most substantial negative correlation with T</w:t>
      </w:r>
      <w:r w:rsidRPr="78F197D4">
        <w:rPr>
          <w:i/>
          <w:iCs/>
          <w:vertAlign w:val="subscript"/>
        </w:rPr>
        <w:t>g</w:t>
      </w:r>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T</w:t>
      </w:r>
      <w:r w:rsidR="00D444A6" w:rsidRPr="78F197D4">
        <w:rPr>
          <w:vertAlign w:val="subscript"/>
        </w:rPr>
        <w:t>g</w:t>
      </w:r>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del w:id="267" w:author="Acaru, Silviu" w:date="2026-03-17T23:10:00Z" w16du:dateUtc="2026-03-17T22:10:00Z">
        <w:r>
          <w:delText>("</w:delText>
        </w:r>
      </w:del>
      <w:r w:rsidRPr="78F197D4">
        <w:rPr>
          <w:i/>
          <w:iCs/>
        </w:rPr>
        <w:t>Isocyanate (</w:t>
      </w:r>
      <w:proofErr w:type="spellStart"/>
      <w:r w:rsidRPr="78F197D4">
        <w:rPr>
          <w:i/>
          <w:iCs/>
        </w:rPr>
        <w:t>wt</w:t>
      </w:r>
      <w:proofErr w:type="spellEnd"/>
      <w:del w:id="268" w:author="Acaru, Silviu" w:date="2026-03-17T23:10:00Z" w16du:dateUtc="2026-03-17T22:10:00Z">
        <w:r w:rsidRPr="78F197D4">
          <w:rPr>
            <w:i/>
            <w:iCs/>
          </w:rPr>
          <w:delText>%)</w:delText>
        </w:r>
        <w:r>
          <w:delText>"</w:delText>
        </w:r>
      </w:del>
      <w:ins w:id="269" w:author="Acaru, Silviu" w:date="2026-03-17T23:10:00Z" w16du:dateUtc="2026-03-17T22:10:00Z">
        <w:r w:rsidRPr="78F197D4">
          <w:rPr>
            <w:i/>
            <w:iCs/>
          </w:rPr>
          <w:t>%)</w:t>
        </w:r>
      </w:ins>
      <w:r w:rsidR="003D7DE8">
        <w:rPr>
          <w:i/>
          <w:rPrChange w:id="270" w:author="Acaru, Silviu" w:date="2026-03-17T23:10:00Z" w16du:dateUtc="2026-03-17T22:10:00Z">
            <w:rPr/>
          </w:rPrChange>
        </w:rPr>
        <w:t xml:space="preserve"> </w:t>
      </w:r>
      <w:r>
        <w:t xml:space="preserve">and </w:t>
      </w:r>
      <w:del w:id="271" w:author="Acaru, Silviu" w:date="2026-03-17T23:10:00Z" w16du:dateUtc="2026-03-17T22:10:00Z">
        <w:r>
          <w:delText>"</w:delText>
        </w:r>
      </w:del>
      <w:r w:rsidRPr="78F197D4">
        <w:rPr>
          <w:i/>
          <w:iCs/>
        </w:rPr>
        <w:t>Isocyanate (mmol NCO</w:t>
      </w:r>
      <w:del w:id="272" w:author="Acaru, Silviu" w:date="2026-03-17T23:10:00Z" w16du:dateUtc="2026-03-17T22:10:00Z">
        <w:r w:rsidRPr="78F197D4">
          <w:rPr>
            <w:i/>
            <w:iCs/>
          </w:rPr>
          <w:delText>)</w:delText>
        </w:r>
        <w:r>
          <w:delText>")</w:delText>
        </w:r>
      </w:del>
      <w:ins w:id="273" w:author="Acaru, Silviu" w:date="2026-03-17T23:10:00Z" w16du:dateUtc="2026-03-17T22:10:00Z">
        <w:r w:rsidRPr="78F197D4">
          <w:rPr>
            <w:i/>
            <w:iCs/>
          </w:rPr>
          <w:t>)</w:t>
        </w:r>
      </w:ins>
      <w:r>
        <w:t xml:space="preserve"> show </w:t>
      </w:r>
      <w:r w:rsidR="00B22928">
        <w:t>similar</w:t>
      </w:r>
      <w:r>
        <w:t xml:space="preserve"> positive correlations, followed closely by the </w:t>
      </w:r>
      <w:del w:id="274" w:author="Acaru, Silviu" w:date="2026-03-17T23:10:00Z" w16du:dateUtc="2026-03-17T22:10:00Z">
        <w:r>
          <w:delText>"</w:delText>
        </w:r>
      </w:del>
      <w:r w:rsidR="00B22928">
        <w:rPr>
          <w:i/>
          <w:iCs/>
        </w:rPr>
        <w:t>Ratio</w:t>
      </w:r>
      <w:del w:id="275" w:author="Acaru, Silviu" w:date="2026-03-17T23:10:00Z" w16du:dateUtc="2026-03-17T22:10:00Z">
        <w:r>
          <w:delText>"</w:delText>
        </w:r>
        <w:r w:rsidR="005C32C6">
          <w:delText xml:space="preserve"> </w:delText>
        </w:r>
        <w:r w:rsidR="005C32C6" w:rsidRPr="78F197D4">
          <w:delText>[NCO]/[OH]</w:delText>
        </w:r>
        <w:r w:rsidR="00784E9C">
          <w:delText>.</w:delText>
        </w:r>
      </w:del>
      <w:ins w:id="276" w:author="Acaru, Silviu" w:date="2026-03-17T23:10:00Z" w16du:dateUtc="2026-03-17T22:10:00Z">
        <w:r w:rsidR="00784E9C">
          <w:t>.</w:t>
        </w:r>
      </w:ins>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795FBD2E" w:rsidR="00A23921" w:rsidRDefault="00A246AD" w:rsidP="00D43E05">
      <w:pPr>
        <w:pStyle w:val="whitespace-pre-wrap"/>
        <w:spacing w:before="0" w:beforeAutospacing="0" w:after="160" w:afterAutospacing="0"/>
        <w:jc w:val="both"/>
      </w:pPr>
      <w:r>
        <w:t xml:space="preserve">Examining correlations with swelling ratios uncovers a different pattern. The co-polyol </w:t>
      </w:r>
      <w:proofErr w:type="gramStart"/>
      <w:r>
        <w:t>feature</w:t>
      </w:r>
      <w:proofErr w:type="gramEnd"/>
      <w:r>
        <w:t xml:space="preserve"> </w:t>
      </w:r>
      <w:del w:id="277" w:author="Acaru, Silviu" w:date="2026-03-17T23:10:00Z" w16du:dateUtc="2026-03-17T22:10:00Z">
        <w:r>
          <w:delText>("</w:delText>
        </w:r>
      </w:del>
      <w:r w:rsidRPr="78F197D4">
        <w:rPr>
          <w:i/>
          <w:iCs/>
        </w:rPr>
        <w:t>Co-polyol (</w:t>
      </w:r>
      <w:proofErr w:type="spellStart"/>
      <w:r w:rsidRPr="78F197D4">
        <w:rPr>
          <w:i/>
          <w:iCs/>
        </w:rPr>
        <w:t>wt</w:t>
      </w:r>
      <w:proofErr w:type="spellEnd"/>
      <w:del w:id="278" w:author="Acaru, Silviu" w:date="2026-03-17T23:10:00Z" w16du:dateUtc="2026-03-17T22:10:00Z">
        <w:r w:rsidRPr="78F197D4">
          <w:rPr>
            <w:i/>
            <w:iCs/>
          </w:rPr>
          <w:delText>%)</w:delText>
        </w:r>
        <w:r>
          <w:delText>")</w:delText>
        </w:r>
      </w:del>
      <w:ins w:id="279" w:author="Acaru, Silviu" w:date="2026-03-17T23:10:00Z" w16du:dateUtc="2026-03-17T22:10:00Z">
        <w:r w:rsidRPr="78F197D4">
          <w:rPr>
            <w:i/>
            <w:iCs/>
          </w:rPr>
          <w:t>%)</w:t>
        </w:r>
      </w:ins>
      <w:r>
        <w:t xml:space="preserve"> displays the strongest positive correlation, followed by its type </w:t>
      </w:r>
      <w:del w:id="280" w:author="Acaru, Silviu" w:date="2026-03-17T23:10:00Z" w16du:dateUtc="2026-03-17T22:10:00Z">
        <w:r>
          <w:delText>("</w:delText>
        </w:r>
      </w:del>
      <w:r w:rsidRPr="78F197D4">
        <w:rPr>
          <w:i/>
          <w:iCs/>
        </w:rPr>
        <w:t>Co-polyol Type (PTHF</w:t>
      </w:r>
      <w:del w:id="281" w:author="Acaru, Silviu" w:date="2026-03-17T23:10:00Z" w16du:dateUtc="2026-03-17T22:10:00Z">
        <w:r w:rsidRPr="78F197D4">
          <w:rPr>
            <w:i/>
            <w:iCs/>
          </w:rPr>
          <w:delText>)</w:delText>
        </w:r>
        <w:r>
          <w:delText>").</w:delText>
        </w:r>
      </w:del>
      <w:ins w:id="282" w:author="Acaru, Silviu" w:date="2026-03-17T23:10:00Z" w16du:dateUtc="2026-03-17T22:10:00Z">
        <w:r w:rsidRPr="78F197D4">
          <w:rPr>
            <w:i/>
            <w:iCs/>
          </w:rPr>
          <w:t>)</w:t>
        </w:r>
        <w:r>
          <w:t>.</w:t>
        </w:r>
      </w:ins>
      <w:r w:rsidR="00993162">
        <w:t xml:space="preserve"> The strong positive correlation between </w:t>
      </w:r>
      <w:del w:id="283" w:author="Acaru, Silviu" w:date="2026-03-17T23:10:00Z" w16du:dateUtc="2026-03-17T22:10:00Z">
        <w:r w:rsidR="00993162">
          <w:delText>co</w:delText>
        </w:r>
      </w:del>
      <w:ins w:id="284" w:author="Acaru, Silviu" w:date="2026-03-17T23:10:00Z" w16du:dateUtc="2026-03-17T22:10:00Z">
        <w:r w:rsidR="003B45A2" w:rsidRPr="003D7DE8">
          <w:rPr>
            <w:i/>
            <w:iCs/>
          </w:rPr>
          <w:t>C</w:t>
        </w:r>
        <w:r w:rsidR="00993162" w:rsidRPr="003D7DE8">
          <w:rPr>
            <w:i/>
            <w:iCs/>
          </w:rPr>
          <w:t>o</w:t>
        </w:r>
      </w:ins>
      <w:r w:rsidR="00993162" w:rsidRPr="003D7DE8">
        <w:rPr>
          <w:i/>
          <w:rPrChange w:id="285" w:author="Acaru, Silviu" w:date="2026-03-17T23:10:00Z" w16du:dateUtc="2026-03-17T22:10:00Z">
            <w:rPr/>
          </w:rPrChange>
        </w:rPr>
        <w:t>-polyol (</w:t>
      </w:r>
      <w:proofErr w:type="spellStart"/>
      <w:r w:rsidR="00993162" w:rsidRPr="003D7DE8">
        <w:rPr>
          <w:i/>
          <w:rPrChange w:id="286" w:author="Acaru, Silviu" w:date="2026-03-17T23:10:00Z" w16du:dateUtc="2026-03-17T22:10:00Z">
            <w:rPr/>
          </w:rPrChange>
        </w:rPr>
        <w:t>wt</w:t>
      </w:r>
      <w:proofErr w:type="spellEnd"/>
      <w:r w:rsidR="00993162" w:rsidRPr="003D7DE8">
        <w:rPr>
          <w:i/>
          <w:rPrChange w:id="287" w:author="Acaru, Silviu" w:date="2026-03-17T23:10:00Z" w16du:dateUtc="2026-03-17T22:10:00Z">
            <w:rPr/>
          </w:rPrChange>
        </w:rPr>
        <w:t>%)</w:t>
      </w:r>
      <w:r w:rsidR="00993162">
        <w:t xml:space="preserve"> and </w:t>
      </w:r>
      <w:del w:id="288" w:author="Acaru, Silviu" w:date="2026-03-17T23:10:00Z" w16du:dateUtc="2026-03-17T22:10:00Z">
        <w:r w:rsidR="00993162">
          <w:delText>swelling</w:delText>
        </w:r>
      </w:del>
      <w:ins w:id="289" w:author="Acaru, Silviu" w:date="2026-03-17T23:10:00Z" w16du:dateUtc="2026-03-17T22:10:00Z">
        <w:r w:rsidR="003B45A2" w:rsidRPr="003D7DE8">
          <w:rPr>
            <w:i/>
            <w:iCs/>
          </w:rPr>
          <w:t>Swelling</w:t>
        </w:r>
      </w:ins>
      <w:r w:rsidR="003B45A2" w:rsidRPr="003D7DE8">
        <w:rPr>
          <w:i/>
          <w:rPrChange w:id="290" w:author="Acaru, Silviu" w:date="2026-03-17T23:10:00Z" w16du:dateUtc="2026-03-17T22:10:00Z">
            <w:rPr/>
          </w:rPrChange>
        </w:rPr>
        <w:t xml:space="preserve"> </w:t>
      </w:r>
      <w:r w:rsidR="00993162" w:rsidRPr="003D7DE8">
        <w:rPr>
          <w:i/>
          <w:rPrChange w:id="291" w:author="Acaru, Silviu" w:date="2026-03-17T23:10:00Z" w16du:dateUtc="2026-03-17T22:10:00Z">
            <w:rPr/>
          </w:rPrChange>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w:t>
      </w:r>
      <w:del w:id="292" w:author="Acaru, Silviu" w:date="2026-03-17T23:10:00Z" w16du:dateUtc="2026-03-17T22:10:00Z">
        <w:r w:rsidR="00F36510">
          <w:delText xml:space="preserve"> (dataset.csv in supporting information).</w:delText>
        </w:r>
      </w:del>
      <w:ins w:id="293" w:author="Acaru, Silviu" w:date="2026-03-17T23:10:00Z" w16du:dateUtc="2026-03-17T22:10:00Z">
        <w:r w:rsidR="00F36510">
          <w:t>.</w:t>
        </w:r>
      </w:ins>
      <w:r w:rsidR="00F36510">
        <w:t xml:space="preserve">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del w:id="294" w:author="Acaru, Silviu" w:date="2026-03-17T23:10:00Z" w16du:dateUtc="2026-03-17T22:10:00Z">
        <w:r>
          <w:delText>"</w:delText>
        </w:r>
      </w:del>
      <w:r w:rsidRPr="000177A0">
        <w:rPr>
          <w:i/>
        </w:rPr>
        <w:t>Isocyanate (</w:t>
      </w:r>
      <w:proofErr w:type="spellStart"/>
      <w:r w:rsidRPr="000177A0">
        <w:rPr>
          <w:i/>
        </w:rPr>
        <w:t>wt</w:t>
      </w:r>
      <w:proofErr w:type="spellEnd"/>
      <w:del w:id="295" w:author="Acaru, Silviu" w:date="2026-03-17T23:10:00Z" w16du:dateUtc="2026-03-17T22:10:00Z">
        <w:r w:rsidRPr="000177A0">
          <w:rPr>
            <w:i/>
          </w:rPr>
          <w:delText>%)</w:delText>
        </w:r>
        <w:r>
          <w:delText>"</w:delText>
        </w:r>
      </w:del>
      <w:ins w:id="296" w:author="Acaru, Silviu" w:date="2026-03-17T23:10:00Z" w16du:dateUtc="2026-03-17T22:10:00Z">
        <w:r w:rsidRPr="000177A0">
          <w:rPr>
            <w:i/>
          </w:rPr>
          <w:t>%)</w:t>
        </w:r>
      </w:ins>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 xml:space="preserve">which used </w:t>
      </w:r>
      <w:proofErr w:type="spellStart"/>
      <w:r w:rsidRPr="00601561">
        <w:rPr>
          <w:rFonts w:ascii="Times New Roman" w:hAnsi="Times New Roman" w:cs="Times New Roman"/>
          <w:sz w:val="24"/>
          <w:szCs w:val="24"/>
        </w:rPr>
        <w:t>HDIt</w:t>
      </w:r>
      <w:proofErr w:type="spellEnd"/>
      <w:r w:rsidRPr="00601561">
        <w:rPr>
          <w:rFonts w:ascii="Times New Roman" w:hAnsi="Times New Roman" w:cs="Times New Roman"/>
          <w:sz w:val="24"/>
          <w:szCs w:val="24"/>
        </w:rPr>
        <w:t xml:space="preserve"> within its synthesis formulation, the distinct bimodal clustering of data points shows that low lignin content (10-20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correlates with low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and increased swelling ratio. Higher lignin content (30-40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highlighted by green and blue dots, generally shows increased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with lower swelling ratios, though some data points appear dispersed in the lower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regions, particularly for lignin 30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w:t>
      </w:r>
      <w:r w:rsidR="008424DA" w:rsidRPr="008424DA">
        <w:rPr>
          <w:rFonts w:ascii="Times New Roman" w:hAnsi="Times New Roman" w:cs="Times New Roman"/>
          <w:sz w:val="24"/>
          <w:szCs w:val="24"/>
        </w:rPr>
        <w:t xml:space="preserve">Higher lignin content introduces more aromatic units, which increase </w:t>
      </w:r>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603B9B1B"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del w:id="297" w:author="Acaru, Silviu" w:date="2026-03-17T23:10:00Z" w16du:dateUtc="2026-03-17T22:10:00Z">
        <w:r w:rsidR="006F22D3">
          <w:rPr>
            <w:rFonts w:ascii="Times New Roman" w:hAnsi="Times New Roman" w:cs="Times New Roman"/>
            <w:i/>
            <w:sz w:val="24"/>
            <w:szCs w:val="24"/>
          </w:rPr>
          <w:delText xml:space="preserve"> </w:delText>
        </w:r>
        <w:r w:rsidR="006F22D3" w:rsidRPr="006F22D3">
          <w:rPr>
            <w:rFonts w:ascii="Times New Roman" w:hAnsi="Times New Roman" w:cs="Times New Roman"/>
            <w:i/>
            <w:sz w:val="24"/>
            <w:szCs w:val="24"/>
          </w:rPr>
          <w:delText>[NCO]/[OH]</w:delText>
        </w:r>
        <w:r w:rsidR="00601561" w:rsidRPr="00601561">
          <w:rPr>
            <w:rFonts w:ascii="Times New Roman" w:hAnsi="Times New Roman" w:cs="Times New Roman"/>
            <w:sz w:val="24"/>
            <w:szCs w:val="24"/>
          </w:rPr>
          <w:delText>,</w:delText>
        </w:r>
      </w:del>
      <w:ins w:id="298" w:author="Acaru, Silviu" w:date="2026-03-17T23:10:00Z" w16du:dateUtc="2026-03-17T22:10:00Z">
        <w:r w:rsidR="00601561" w:rsidRPr="00601561">
          <w:rPr>
            <w:rFonts w:ascii="Times New Roman" w:hAnsi="Times New Roman" w:cs="Times New Roman"/>
            <w:sz w:val="24"/>
            <w:szCs w:val="24"/>
          </w:rPr>
          <w:t>,</w:t>
        </w:r>
      </w:ins>
      <w:r w:rsidR="00601561" w:rsidRPr="00601561">
        <w:rPr>
          <w:rFonts w:ascii="Times New Roman" w:hAnsi="Times New Roman" w:cs="Times New Roman"/>
          <w:sz w:val="24"/>
          <w:szCs w:val="24"/>
        </w:rPr>
        <w:t xml:space="preserve">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for the co-polyol tend to cluster in the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shows a bimodal distribution, with points present in both high and low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del w:id="299" w:author="Acaru, Silviu" w:date="2026-03-17T23:10:00Z" w16du:dateUtc="2026-03-17T22:10:00Z">
        <w:r w:rsidR="00236AE6">
          <w:rPr>
            <w:rFonts w:ascii="Times New Roman" w:hAnsi="Times New Roman" w:cs="Times New Roman"/>
            <w:sz w:val="24"/>
            <w:szCs w:val="24"/>
          </w:rPr>
          <w:delText>=</w:delText>
        </w:r>
      </w:del>
      <w:ins w:id="300" w:author="Acaru, Silviu" w:date="2026-03-17T23:10:00Z" w16du:dateUtc="2026-03-17T22:10:00Z">
        <w:r w:rsidR="00796CD2">
          <w:rPr>
            <w:rFonts w:ascii="Times New Roman" w:hAnsi="Times New Roman" w:cs="Times New Roman"/>
            <w:sz w:val="24"/>
            <w:szCs w:val="24"/>
            <w:vertAlign w:val="subscript"/>
          </w:rPr>
          <w:t xml:space="preserve"> </w:t>
        </w:r>
        <w:r w:rsidR="00236AE6">
          <w:rPr>
            <w:rFonts w:ascii="Times New Roman" w:hAnsi="Times New Roman" w:cs="Times New Roman"/>
            <w:sz w:val="24"/>
            <w:szCs w:val="24"/>
          </w:rPr>
          <w:t>=</w:t>
        </w:r>
        <w:r w:rsidR="00796CD2">
          <w:rPr>
            <w:rFonts w:ascii="Times New Roman" w:hAnsi="Times New Roman" w:cs="Times New Roman"/>
            <w:sz w:val="24"/>
            <w:szCs w:val="24"/>
          </w:rPr>
          <w:t xml:space="preserve"> </w:t>
        </w:r>
      </w:ins>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7B9A654B" w14:textId="77777777" w:rsidR="003D7DE8" w:rsidRDefault="00E4536A" w:rsidP="003D7DE8">
      <w:pPr>
        <w:keepNext/>
        <w:jc w:val="both"/>
        <w:rPr>
          <w:rFonts w:ascii="Times New Roman" w:hAnsi="Times New Roman" w:cs="Times New Roman"/>
          <w:sz w:val="24"/>
          <w:szCs w:val="24"/>
        </w:rPr>
        <w:pPrChange w:id="301" w:author="Acaru, Silviu" w:date="2026-03-17T23:10:00Z" w16du:dateUtc="2026-03-17T22:10:00Z">
          <w:pPr>
            <w:jc w:val="both"/>
          </w:pPr>
        </w:pPrChange>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The higher lignin content (45 </w:t>
      </w:r>
      <w:proofErr w:type="spellStart"/>
      <w:r w:rsidR="00601561" w:rsidRPr="00601561">
        <w:rPr>
          <w:rFonts w:ascii="Times New Roman" w:hAnsi="Times New Roman" w:cs="Times New Roman"/>
          <w:sz w:val="24"/>
          <w:szCs w:val="24"/>
        </w:rPr>
        <w:t>wt</w:t>
      </w:r>
      <w:proofErr w:type="spellEnd"/>
      <w:r w:rsidR="00601561" w:rsidRPr="00601561">
        <w:rPr>
          <w:rFonts w:ascii="Times New Roman" w:hAnsi="Times New Roman" w:cs="Times New Roman"/>
          <w:sz w:val="24"/>
          <w:szCs w:val="24"/>
        </w:rPr>
        <w:t xml:space="preserve">%) samples maintain the trend seen with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dataset, preserving the bimodal distribution but with distinct clustering characteristics.</w:t>
      </w:r>
    </w:p>
    <w:p w14:paraId="5A79166D" w14:textId="77777777" w:rsidR="003D7DE8" w:rsidRDefault="003D7DE8" w:rsidP="00451FA9">
      <w:pPr>
        <w:keepNext/>
        <w:jc w:val="center"/>
        <w:rPr>
          <w:rFonts w:ascii="Times New Roman" w:hAnsi="Times New Roman" w:cs="Times New Roman"/>
          <w:sz w:val="24"/>
          <w:szCs w:val="24"/>
        </w:rPr>
        <w:pPrChange w:id="302" w:author="Acaru, Silviu" w:date="2026-03-17T23:10:00Z" w16du:dateUtc="2026-03-17T22:10:00Z">
          <w:pPr>
            <w:jc w:val="both"/>
          </w:pPr>
        </w:pPrChange>
      </w:pPr>
    </w:p>
    <w:p w14:paraId="69BA382B" w14:textId="77777777" w:rsidR="00EC73B5" w:rsidRPr="00443E04" w:rsidRDefault="00C30A7C" w:rsidP="00451FA9">
      <w:pPr>
        <w:keepNext/>
        <w:jc w:val="center"/>
        <w:rPr>
          <w:del w:id="303" w:author="Acaru, Silviu" w:date="2026-03-17T23:10:00Z" w16du:dateUtc="2026-03-17T22:10:00Z"/>
          <w:rFonts w:ascii="Times New Roman" w:hAnsi="Times New Roman" w:cs="Times New Roman"/>
          <w:sz w:val="24"/>
          <w:szCs w:val="24"/>
        </w:rPr>
      </w:pPr>
      <w:del w:id="304" w:author="Acaru, Silviu" w:date="2026-03-17T23:10:00Z" w16du:dateUtc="2026-03-17T22:10:00Z">
        <w:r>
          <w:rPr>
            <w:rFonts w:ascii="Times New Roman" w:hAnsi="Times New Roman" w:cs="Times New Roman"/>
            <w:noProof/>
            <w:sz w:val="24"/>
            <w:szCs w:val="24"/>
          </w:rPr>
          <w:drawing>
            <wp:inline distT="0" distB="0" distL="0" distR="0" wp14:anchorId="2809AFE6" wp14:editId="16ADE213">
              <wp:extent cx="4292600" cy="4285262"/>
              <wp:effectExtent l="0" t="0" r="0" b="1270"/>
              <wp:docPr id="1421794226" name="Picture 142179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94113" cy="4286772"/>
                      </a:xfrm>
                      <a:prstGeom prst="rect">
                        <a:avLst/>
                      </a:prstGeom>
                    </pic:spPr>
                  </pic:pic>
                </a:graphicData>
              </a:graphic>
            </wp:inline>
          </w:drawing>
        </w:r>
      </w:del>
    </w:p>
    <w:p w14:paraId="5F87E173" w14:textId="6997B227" w:rsidR="00EC73B5" w:rsidRPr="00443E04" w:rsidRDefault="00C30A7C" w:rsidP="00451FA9">
      <w:pPr>
        <w:keepNext/>
        <w:jc w:val="center"/>
        <w:rPr>
          <w:ins w:id="305" w:author="Acaru, Silviu" w:date="2026-03-17T23:10:00Z" w16du:dateUtc="2026-03-17T22:10:00Z"/>
          <w:rFonts w:ascii="Times New Roman" w:hAnsi="Times New Roman" w:cs="Times New Roman"/>
          <w:sz w:val="24"/>
          <w:szCs w:val="24"/>
        </w:rPr>
      </w:pPr>
      <w:ins w:id="306" w:author="Acaru, Silviu" w:date="2026-03-17T23:10:00Z" w16du:dateUtc="2026-03-17T22:10:00Z">
        <w:r>
          <w:rPr>
            <w:rFonts w:ascii="Times New Roman" w:hAnsi="Times New Roman" w:cs="Times New Roman"/>
            <w:noProof/>
            <w:sz w:val="24"/>
            <w:szCs w:val="24"/>
          </w:rPr>
          <w:drawing>
            <wp:inline distT="0" distB="0" distL="0" distR="0" wp14:anchorId="2B82E8AC" wp14:editId="6F5856C5">
              <wp:extent cx="3902568" cy="389589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23206" cy="3916499"/>
                      </a:xfrm>
                      <a:prstGeom prst="rect">
                        <a:avLst/>
                      </a:prstGeom>
                    </pic:spPr>
                  </pic:pic>
                </a:graphicData>
              </a:graphic>
            </wp:inline>
          </w:drawing>
        </w:r>
      </w:ins>
    </w:p>
    <w:p w14:paraId="722C6814" w14:textId="27C6AC60" w:rsidR="00151F4C" w:rsidRDefault="00450C9E" w:rsidP="00203A30">
      <w:pPr>
        <w:pStyle w:val="Caption"/>
        <w:jc w:val="both"/>
        <w:rPr>
          <w:rFonts w:ascii="Times New Roman" w:hAnsi="Times New Roman" w:cs="Times New Roman"/>
          <w:sz w:val="24"/>
          <w:szCs w:val="24"/>
        </w:rPr>
      </w:pPr>
      <w:bookmarkStart w:id="307"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307"/>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
      </w:r>
      <w:proofErr w:type="spellStart"/>
      <w:r w:rsidR="00A246AD" w:rsidRPr="00A246AD">
        <w:rPr>
          <w:rFonts w:ascii="Times New Roman" w:hAnsi="Times New Roman" w:cs="Times New Roman"/>
          <w:sz w:val="24"/>
          <w:szCs w:val="24"/>
        </w:rPr>
        <w:t>wt</w:t>
      </w:r>
      <w:proofErr w:type="spellEnd"/>
      <w:r w:rsidR="00A246AD" w:rsidRPr="00A246AD">
        <w:rPr>
          <w:rFonts w:ascii="Times New Roman" w:hAnsi="Times New Roman" w:cs="Times New Roman"/>
          <w:sz w:val="24"/>
          <w:szCs w:val="24"/>
        </w:rPr>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del w:id="308" w:author="Acaru, Silviu" w:date="2026-03-17T23:10:00Z" w16du:dateUtc="2026-03-17T22:10:00Z">
        <w:r w:rsidR="006F22D3">
          <w:rPr>
            <w:rFonts w:ascii="Times New Roman" w:hAnsi="Times New Roman" w:cs="Times New Roman"/>
            <w:sz w:val="24"/>
            <w:szCs w:val="24"/>
          </w:rPr>
          <w:delText xml:space="preserve"> </w:delText>
        </w:r>
        <w:r w:rsidR="006F22D3" w:rsidRPr="006F22D3">
          <w:rPr>
            <w:rFonts w:ascii="Times New Roman" w:hAnsi="Times New Roman" w:cs="Times New Roman"/>
            <w:sz w:val="24"/>
            <w:szCs w:val="24"/>
          </w:rPr>
          <w:delText>[NCO]/[OH]</w:delText>
        </w:r>
        <w:r w:rsidR="005A5B6B" w:rsidRPr="00443E04">
          <w:rPr>
            <w:rFonts w:ascii="Times New Roman" w:hAnsi="Times New Roman" w:cs="Times New Roman"/>
            <w:sz w:val="24"/>
            <w:szCs w:val="24"/>
          </w:rPr>
          <w:delText>.</w:delText>
        </w:r>
      </w:del>
      <w:ins w:id="309" w:author="Acaru, Silviu" w:date="2026-03-17T23:10:00Z" w16du:dateUtc="2026-03-17T22:10:00Z">
        <w:r w:rsidR="005A5B6B" w:rsidRPr="00443E04">
          <w:rPr>
            <w:rFonts w:ascii="Times New Roman" w:hAnsi="Times New Roman" w:cs="Times New Roman"/>
            <w:sz w:val="24"/>
            <w:szCs w:val="24"/>
          </w:rPr>
          <w:t>.</w:t>
        </w:r>
      </w:ins>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proofErr w:type="spellStart"/>
      <w:r w:rsidR="00A246AD" w:rsidRPr="00A246AD">
        <w:rPr>
          <w:rFonts w:ascii="Times New Roman" w:hAnsi="Times New Roman" w:cs="Times New Roman"/>
          <w:sz w:val="24"/>
          <w:szCs w:val="24"/>
        </w:rPr>
        <w:t>HDIt</w:t>
      </w:r>
      <w:proofErr w:type="spellEnd"/>
      <w:r w:rsidR="00A246AD" w:rsidRPr="00A246AD">
        <w:rPr>
          <w:rFonts w:ascii="Times New Roman" w:hAnsi="Times New Roman" w:cs="Times New Roman"/>
          <w:sz w:val="24"/>
          <w:szCs w:val="24"/>
        </w:rPr>
        <w:t xml:space="preserve">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xml:space="preserve">) and (D) </w:t>
      </w:r>
      <w:proofErr w:type="gramStart"/>
      <w:r w:rsidR="005A5B6B" w:rsidRPr="00443E04">
        <w:rPr>
          <w:rFonts w:ascii="Times New Roman" w:hAnsi="Times New Roman" w:cs="Times New Roman"/>
          <w:sz w:val="24"/>
          <w:szCs w:val="24"/>
        </w:rPr>
        <w:t>is</w:t>
      </w:r>
      <w:proofErr w:type="gramEnd"/>
      <w:r w:rsidR="005A5B6B" w:rsidRPr="00443E04">
        <w:rPr>
          <w:rFonts w:ascii="Times New Roman" w:hAnsi="Times New Roman" w:cs="Times New Roman"/>
          <w:sz w:val="24"/>
          <w:szCs w:val="24"/>
        </w:rPr>
        <w:t xml:space="preserve">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 xml:space="preserve">This data analysis reveals that the dataset exhibits clear bimodal distributions with strong negative correlations (-0.56 and -0.48), where the composition of compounds significantly impacts the properties of the PUs. These results reinforce the challenge we are </w:t>
      </w:r>
      <w:proofErr w:type="gramStart"/>
      <w:r w:rsidRPr="00601561">
        <w:rPr>
          <w:rFonts w:ascii="Times New Roman" w:hAnsi="Times New Roman" w:cs="Times New Roman"/>
          <w:sz w:val="24"/>
          <w:szCs w:val="24"/>
        </w:rPr>
        <w:t>addressing:</w:t>
      </w:r>
      <w:proofErr w:type="gramEnd"/>
      <w:r w:rsidRPr="00601561">
        <w:rPr>
          <w:rFonts w:ascii="Times New Roman" w:hAnsi="Times New Roman" w:cs="Times New Roman"/>
          <w:sz w:val="24"/>
          <w:szCs w:val="24"/>
        </w:rPr>
        <w:t xml:space="preserve">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310" w:name="_Toc179040476"/>
      <w:bookmarkStart w:id="311" w:name="_Ref182311670"/>
      <w:r w:rsidRPr="00443E04">
        <w:rPr>
          <w:rFonts w:ascii="Times New Roman" w:eastAsia="Times New Roman" w:hAnsi="Times New Roman" w:cs="Times New Roman"/>
          <w:sz w:val="24"/>
          <w:szCs w:val="24"/>
        </w:rPr>
        <w:t xml:space="preserve">Feature </w:t>
      </w:r>
      <w:bookmarkEnd w:id="310"/>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311"/>
    </w:p>
    <w:p w14:paraId="012602FE" w14:textId="0BCF9E91"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xml:space="preserve">, </w:t>
      </w:r>
      <w:del w:id="312" w:author="Acaru, Silviu" w:date="2026-03-17T23:10:00Z" w16du:dateUtc="2026-03-17T22:10:00Z">
        <w:r w:rsidR="00056939">
          <w:rPr>
            <w:rFonts w:ascii="Times New Roman" w:hAnsi="Times New Roman" w:cs="Times New Roman"/>
            <w:sz w:val="24"/>
            <w:szCs w:val="24"/>
          </w:rPr>
          <w:delText>supporting information</w:delText>
        </w:r>
        <w:r w:rsidR="00F57B1E">
          <w:rPr>
            <w:rFonts w:ascii="Times New Roman" w:hAnsi="Times New Roman" w:cs="Times New Roman"/>
            <w:sz w:val="24"/>
            <w:szCs w:val="24"/>
          </w:rPr>
          <w:delText>)</w:delText>
        </w:r>
        <w:r w:rsidRPr="00027E9B">
          <w:rPr>
            <w:rFonts w:ascii="Times New Roman" w:hAnsi="Times New Roman" w:cs="Times New Roman"/>
            <w:sz w:val="24"/>
            <w:szCs w:val="24"/>
          </w:rPr>
          <w:delText>.</w:delText>
        </w:r>
      </w:del>
      <w:ins w:id="313" w:author="Acaru, Silviu" w:date="2026-03-17T23:10:00Z" w16du:dateUtc="2026-03-17T22:10:00Z">
        <w:r w:rsidR="00414A31">
          <w:rPr>
            <w:rFonts w:ascii="Times New Roman" w:hAnsi="Times New Roman" w:cs="Times New Roman"/>
            <w:sz w:val="24"/>
            <w:szCs w:val="24"/>
          </w:rPr>
          <w:t>S</w:t>
        </w:r>
        <w:r w:rsidR="00056939">
          <w:rPr>
            <w:rFonts w:ascii="Times New Roman" w:hAnsi="Times New Roman" w:cs="Times New Roman"/>
            <w:sz w:val="24"/>
            <w:szCs w:val="24"/>
          </w:rPr>
          <w:t xml:space="preserve">upporting </w:t>
        </w:r>
        <w:r w:rsidR="00414A31">
          <w:rPr>
            <w:rFonts w:ascii="Times New Roman" w:hAnsi="Times New Roman" w:cs="Times New Roman"/>
            <w:sz w:val="24"/>
            <w:szCs w:val="24"/>
          </w:rPr>
          <w:t>I</w:t>
        </w:r>
        <w:r w:rsidR="00056939">
          <w:rPr>
            <w:rFonts w:ascii="Times New Roman" w:hAnsi="Times New Roman" w:cs="Times New Roman"/>
            <w:sz w:val="24"/>
            <w:szCs w:val="24"/>
          </w:rPr>
          <w:t>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ins>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proofErr w:type="gramStart"/>
      <w:r w:rsidR="00E4536A">
        <w:rPr>
          <w:rStyle w:val="Emphasis"/>
        </w:rPr>
        <w:t>Tin(</w:t>
      </w:r>
      <w:proofErr w:type="gramEnd"/>
      <w:r w:rsidR="00E4536A">
        <w:rPr>
          <w:rStyle w:val="Emphasis"/>
        </w:rPr>
        <w:t>II) octoate</w:t>
      </w:r>
      <w:r w:rsidR="00E4536A">
        <w:t xml:space="preserve"> at 0.32</w:t>
      </w:r>
      <w:r>
        <w:t xml:space="preserve"> and </w:t>
      </w:r>
      <w:r>
        <w:rPr>
          <w:rStyle w:val="Emphasis"/>
        </w:rPr>
        <w:t>Lignin (</w:t>
      </w:r>
      <w:proofErr w:type="spellStart"/>
      <w:r>
        <w:rPr>
          <w:rStyle w:val="Emphasis"/>
        </w:rPr>
        <w:t>wt</w:t>
      </w:r>
      <w:proofErr w:type="spellEnd"/>
      <w:r>
        <w:rPr>
          <w:rStyle w:val="Emphasis"/>
        </w:rPr>
        <w:t>%)</w:t>
      </w:r>
      <w:r>
        <w:t xml:space="preserve"> and </w:t>
      </w:r>
      <w:r>
        <w:rPr>
          <w:i/>
        </w:rPr>
        <w:t>Isocyanate (</w:t>
      </w:r>
      <w:proofErr w:type="spellStart"/>
      <w:r>
        <w:rPr>
          <w:i/>
        </w:rPr>
        <w:t>wt</w:t>
      </w:r>
      <w:proofErr w:type="spellEnd"/>
      <w:r>
        <w:rPr>
          <w:i/>
        </w:rPr>
        <w:t xml:space="preserve">%)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proofErr w:type="gramStart"/>
      <w:r w:rsidR="00E4536A">
        <w:rPr>
          <w:rStyle w:val="Emphasis"/>
        </w:rPr>
        <w:t>Swelling</w:t>
      </w:r>
      <w:proofErr w:type="gramEnd"/>
      <w:r w:rsidR="00E4536A">
        <w:rPr>
          <w:rStyle w:val="Emphasis"/>
        </w:rPr>
        <w:t xml:space="preserve">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proofErr w:type="gramStart"/>
      <w:r w:rsidR="00E4536A">
        <w:rPr>
          <w:rStyle w:val="Emphasis"/>
        </w:rPr>
        <w:t>Tin(</w:t>
      </w:r>
      <w:proofErr w:type="gramEnd"/>
      <w:r w:rsidR="00E4536A">
        <w:rPr>
          <w:rStyle w:val="Emphasis"/>
        </w:rPr>
        <w:t>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314"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314"/>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of data.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was excluded from the dataset when applying PCA.</w:t>
      </w:r>
    </w:p>
    <w:p w14:paraId="6AA0CBE8" w14:textId="69562152" w:rsidR="00862E37" w:rsidRDefault="00820EA9" w:rsidP="78F197D4">
      <w:pPr>
        <w:pStyle w:val="whitespace-pre-wrap"/>
        <w:spacing w:before="0" w:beforeAutospacing="0" w:after="160" w:afterAutospacing="0"/>
        <w:jc w:val="both"/>
      </w:pPr>
      <w:r>
        <w:t xml:space="preserve">Given the variability between these </w:t>
      </w:r>
      <w:proofErr w:type="gramStart"/>
      <w:r>
        <w:t>two loading</w:t>
      </w:r>
      <w:proofErr w:type="gramEnd"/>
      <w:r>
        <w:t xml:space="preserve"> metrics, we opted to complement our analysis with a wrapper method for feature selection. We retained </w:t>
      </w:r>
      <w:del w:id="315" w:author="Acaru, Silviu" w:date="2026-03-17T23:10:00Z" w16du:dateUtc="2026-03-17T22:10:00Z">
        <w:r>
          <w:delText>'</w:delText>
        </w:r>
        <w:r w:rsidRPr="78F197D4">
          <w:rPr>
            <w:i/>
            <w:iCs/>
          </w:rPr>
          <w:delText>Lignin</w:delText>
        </w:r>
      </w:del>
      <w:ins w:id="316" w:author="Acaru, Silviu" w:date="2026-03-17T23:10:00Z" w16du:dateUtc="2026-03-17T22:10:00Z">
        <w:r w:rsidRPr="78F197D4">
          <w:rPr>
            <w:i/>
            <w:iCs/>
          </w:rPr>
          <w:t>Lignin</w:t>
        </w:r>
      </w:ins>
      <w:r w:rsidRPr="78F197D4">
        <w:rPr>
          <w:i/>
          <w:iCs/>
        </w:rPr>
        <w:t xml:space="preserve"> (</w:t>
      </w:r>
      <w:proofErr w:type="spellStart"/>
      <w:r w:rsidRPr="78F197D4">
        <w:rPr>
          <w:i/>
          <w:iCs/>
        </w:rPr>
        <w:t>wt</w:t>
      </w:r>
      <w:proofErr w:type="spellEnd"/>
      <w:del w:id="317" w:author="Acaru, Silviu" w:date="2026-03-17T23:10:00Z" w16du:dateUtc="2026-03-17T22:10:00Z">
        <w:r w:rsidRPr="78F197D4">
          <w:rPr>
            <w:i/>
            <w:iCs/>
          </w:rPr>
          <w:delText>%)</w:delText>
        </w:r>
        <w:r>
          <w:delText xml:space="preserve">', </w:delText>
        </w:r>
        <w:r w:rsidRPr="78F197D4">
          <w:rPr>
            <w:i/>
            <w:iCs/>
          </w:rPr>
          <w:delText>'Co</w:delText>
        </w:r>
      </w:del>
      <w:ins w:id="318" w:author="Acaru, Silviu" w:date="2026-03-17T23:10:00Z" w16du:dateUtc="2026-03-17T22:10:00Z">
        <w:r w:rsidRPr="78F197D4">
          <w:rPr>
            <w:i/>
            <w:iCs/>
          </w:rPr>
          <w:t>%)</w:t>
        </w:r>
        <w:r>
          <w:t xml:space="preserve">, </w:t>
        </w:r>
        <w:r w:rsidRPr="78F197D4">
          <w:rPr>
            <w:i/>
            <w:iCs/>
          </w:rPr>
          <w:t>Co</w:t>
        </w:r>
      </w:ins>
      <w:r w:rsidRPr="78F197D4">
        <w:rPr>
          <w:i/>
          <w:iCs/>
        </w:rPr>
        <w:t>-polyol type (PTHF)</w:t>
      </w:r>
      <w:del w:id="319" w:author="Acaru, Silviu" w:date="2026-03-17T23:10:00Z" w16du:dateUtc="2026-03-17T22:10:00Z">
        <w:r>
          <w:delText xml:space="preserve">' </w:delText>
        </w:r>
      </w:del>
      <w:r w:rsidR="00FB6B08">
        <w:t xml:space="preserve">and </w:t>
      </w:r>
      <w:del w:id="320" w:author="Acaru, Silviu" w:date="2026-03-17T23:10:00Z" w16du:dateUtc="2026-03-17T22:10:00Z">
        <w:r w:rsidR="00FB6B08">
          <w:delText>'</w:delText>
        </w:r>
        <w:r w:rsidR="00FB6B08" w:rsidRPr="78F197D4">
          <w:rPr>
            <w:i/>
            <w:iCs/>
          </w:rPr>
          <w:delText>Ratio</w:delText>
        </w:r>
        <w:r w:rsidR="00FB6B08">
          <w:delText>'</w:delText>
        </w:r>
      </w:del>
      <w:ins w:id="321" w:author="Acaru, Silviu" w:date="2026-03-17T23:10:00Z" w16du:dateUtc="2026-03-17T22:10:00Z">
        <w:r w:rsidR="00FB6B08" w:rsidRPr="78F197D4">
          <w:rPr>
            <w:i/>
            <w:iCs/>
          </w:rPr>
          <w:t>Ratio</w:t>
        </w:r>
      </w:ins>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then systematically added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49821012" w:rsidR="00820EA9" w:rsidRPr="00DF2AFF" w:rsidRDefault="00820EA9" w:rsidP="003D7DE8">
      <w:pPr>
        <w:jc w:val="both"/>
        <w:pPrChange w:id="322" w:author="Acaru, Silviu" w:date="2026-03-17T23:10:00Z" w16du:dateUtc="2026-03-17T22:10:00Z">
          <w:pPr>
            <w:pStyle w:val="whitespace-pre-wrap"/>
            <w:spacing w:before="0" w:beforeAutospacing="0" w:after="160" w:afterAutospacing="0"/>
            <w:jc w:val="both"/>
          </w:pPr>
        </w:pPrChange>
      </w:pPr>
      <w:r w:rsidRPr="003D7DE8">
        <w:rPr>
          <w:rFonts w:ascii="Times New Roman" w:hAnsi="Times New Roman"/>
          <w:sz w:val="24"/>
          <w:rPrChange w:id="323" w:author="Acaru, Silviu" w:date="2026-03-17T23:10:00Z" w16du:dateUtc="2026-03-17T22:10:00Z">
            <w:rPr/>
          </w:rPrChange>
        </w:rPr>
        <w:t>We identified the top five performin</w:t>
      </w:r>
      <w:r w:rsidR="005F6F72" w:rsidRPr="003D7DE8">
        <w:rPr>
          <w:rFonts w:ascii="Times New Roman" w:hAnsi="Times New Roman"/>
          <w:sz w:val="24"/>
          <w:rPrChange w:id="324" w:author="Acaru, Silviu" w:date="2026-03-17T23:10:00Z" w16du:dateUtc="2026-03-17T22:10:00Z">
            <w:rPr/>
          </w:rPrChange>
        </w:rPr>
        <w:t xml:space="preserve">g models and observed </w:t>
      </w:r>
      <w:del w:id="325" w:author="Acaru, Silviu" w:date="2026-03-17T23:10:00Z" w16du:dateUtc="2026-03-17T22:10:00Z">
        <w:r w:rsidR="005F6F72">
          <w:delText>that</w:delText>
        </w:r>
      </w:del>
      <w:ins w:id="326" w:author="Acaru, Silviu" w:date="2026-03-17T23:10:00Z" w16du:dateUtc="2026-03-17T22:10:00Z">
        <w:r w:rsidR="00723A59">
          <w:rPr>
            <w:rFonts w:ascii="Times New Roman" w:hAnsi="Times New Roman" w:cs="Times New Roman"/>
            <w:sz w:val="24"/>
            <w:szCs w:val="24"/>
          </w:rPr>
          <w:t>several aspects in</w:t>
        </w:r>
      </w:ins>
      <w:r w:rsidR="00723A59">
        <w:rPr>
          <w:rFonts w:ascii="Times New Roman" w:hAnsi="Times New Roman"/>
          <w:sz w:val="24"/>
          <w:rPrChange w:id="327" w:author="Acaru, Silviu" w:date="2026-03-17T23:10:00Z" w16du:dateUtc="2026-03-17T22:10:00Z">
            <w:rPr/>
          </w:rPrChange>
        </w:rPr>
        <w:t xml:space="preserve"> the </w:t>
      </w:r>
      <w:del w:id="328" w:author="Acaru, Silviu" w:date="2026-03-17T23:10:00Z" w16du:dateUtc="2026-03-17T22:10:00Z">
        <w:r>
          <w:delText xml:space="preserve">optimal datasets consistently included the same set of </w:delText>
        </w:r>
      </w:del>
      <w:r w:rsidR="00723A59">
        <w:rPr>
          <w:rFonts w:ascii="Times New Roman" w:hAnsi="Times New Roman"/>
          <w:sz w:val="24"/>
          <w:rPrChange w:id="329" w:author="Acaru, Silviu" w:date="2026-03-17T23:10:00Z" w16du:dateUtc="2026-03-17T22:10:00Z">
            <w:rPr/>
          </w:rPrChange>
        </w:rPr>
        <w:t>features</w:t>
      </w:r>
      <w:del w:id="330" w:author="Acaru, Silviu" w:date="2026-03-17T23:10:00Z" w16du:dateUtc="2026-03-17T22:10:00Z">
        <w:r w:rsidR="0063291A">
          <w:delText>, with one exception that had Isocyanate type as an additional feature</w:delText>
        </w:r>
      </w:del>
      <w:ins w:id="331" w:author="Acaru, Silviu" w:date="2026-03-17T23:10:00Z" w16du:dateUtc="2026-03-17T22:10:00Z">
        <w:r w:rsidR="00723A59">
          <w:rPr>
            <w:rFonts w:ascii="Times New Roman" w:hAnsi="Times New Roman" w:cs="Times New Roman"/>
            <w:sz w:val="24"/>
            <w:szCs w:val="24"/>
          </w:rPr>
          <w:t xml:space="preserve"> selection. </w:t>
        </w:r>
      </w:ins>
      <w:r w:rsidRPr="003D7DE8">
        <w:rPr>
          <w:rFonts w:ascii="Times New Roman" w:hAnsi="Times New Roman"/>
          <w:sz w:val="24"/>
          <w:rPrChange w:id="332" w:author="Acaru, Silviu" w:date="2026-03-17T23:10:00Z" w16du:dateUtc="2026-03-17T22:10:00Z">
            <w:rPr/>
          </w:rPrChange>
        </w:rPr>
        <w:t xml:space="preserve"> (</w:t>
      </w:r>
      <w:r w:rsidR="00200EC4" w:rsidRPr="003D7DE8">
        <w:rPr>
          <w:rFonts w:ascii="Times New Roman" w:hAnsi="Times New Roman"/>
          <w:sz w:val="24"/>
          <w:rPrChange w:id="333" w:author="Acaru, Silviu" w:date="2026-03-17T23:10:00Z" w16du:dateUtc="2026-03-17T22:10:00Z">
            <w:rPr/>
          </w:rPrChange>
        </w:rPr>
        <w:t xml:space="preserve">see </w:t>
      </w:r>
      <w:r w:rsidRPr="003D7DE8">
        <w:rPr>
          <w:rFonts w:ascii="Times New Roman" w:hAnsi="Times New Roman"/>
          <w:sz w:val="24"/>
          <w:rPrChange w:id="334" w:author="Acaru, Silviu" w:date="2026-03-17T23:10:00Z" w16du:dateUtc="2026-03-17T22:10:00Z">
            <w:rPr/>
          </w:rPrChange>
        </w:rPr>
        <w:fldChar w:fldCharType="begin"/>
      </w:r>
      <w:r w:rsidRPr="003D7DE8">
        <w:rPr>
          <w:rFonts w:ascii="Times New Roman" w:hAnsi="Times New Roman"/>
          <w:sz w:val="24"/>
          <w:rPrChange w:id="335" w:author="Acaru, Silviu" w:date="2026-03-17T23:10:00Z" w16du:dateUtc="2026-03-17T22:10:00Z">
            <w:rPr/>
          </w:rPrChange>
        </w:rPr>
        <w:instrText xml:space="preserve"> REF _Ref175840456 \h  \* MERGEFORMAT </w:instrText>
      </w:r>
      <w:r w:rsidRPr="003D7DE8">
        <w:rPr>
          <w:rFonts w:ascii="Times New Roman" w:hAnsi="Times New Roman"/>
          <w:sz w:val="24"/>
          <w:rPrChange w:id="336" w:author="Acaru, Silviu" w:date="2026-03-17T23:10:00Z" w16du:dateUtc="2026-03-17T22:10:00Z">
            <w:rPr/>
          </w:rPrChange>
        </w:rPr>
      </w:r>
      <w:r w:rsidRPr="003D7DE8">
        <w:rPr>
          <w:rFonts w:ascii="Times New Roman" w:hAnsi="Times New Roman"/>
          <w:sz w:val="24"/>
          <w:rPrChange w:id="337" w:author="Acaru, Silviu" w:date="2026-03-17T23:10:00Z" w16du:dateUtc="2026-03-17T22:10:00Z">
            <w:rPr/>
          </w:rPrChange>
        </w:rPr>
        <w:fldChar w:fldCharType="separate"/>
      </w:r>
      <w:r w:rsidR="009A7A28" w:rsidRPr="003D7DE8">
        <w:rPr>
          <w:rFonts w:ascii="Times New Roman" w:hAnsi="Times New Roman"/>
          <w:sz w:val="24"/>
          <w:rPrChange w:id="338" w:author="Acaru, Silviu" w:date="2026-03-17T23:10:00Z" w16du:dateUtc="2026-03-17T22:10:00Z">
            <w:rPr/>
          </w:rPrChange>
        </w:rPr>
        <w:t>Table 4</w:t>
      </w:r>
      <w:r w:rsidRPr="003D7DE8">
        <w:rPr>
          <w:rFonts w:ascii="Times New Roman" w:hAnsi="Times New Roman"/>
          <w:sz w:val="24"/>
          <w:rPrChange w:id="339" w:author="Acaru, Silviu" w:date="2026-03-17T23:10:00Z" w16du:dateUtc="2026-03-17T22:10:00Z">
            <w:rPr/>
          </w:rPrChange>
        </w:rPr>
        <w:fldChar w:fldCharType="end"/>
      </w:r>
      <w:r w:rsidRPr="003D7DE8">
        <w:rPr>
          <w:rFonts w:ascii="Times New Roman" w:hAnsi="Times New Roman"/>
          <w:sz w:val="24"/>
          <w:rPrChange w:id="340" w:author="Acaru, Silviu" w:date="2026-03-17T23:10:00Z" w16du:dateUtc="2026-03-17T22:10:00Z">
            <w:rPr/>
          </w:rPrChange>
        </w:rPr>
        <w:t xml:space="preserve">). </w:t>
      </w:r>
      <w:del w:id="341" w:author="Acaru, Silviu" w:date="2026-03-17T23:10:00Z" w16du:dateUtc="2026-03-17T22:10:00Z">
        <w:r>
          <w:delText xml:space="preserve">The ensemble method </w:delText>
        </w:r>
        <w:r w:rsidR="009A30AB">
          <w:delText>regularly</w:delText>
        </w:r>
        <w:r>
          <w:delText xml:space="preserve"> yielded the best predictions, as evaluated by MAE </w:delText>
        </w:r>
        <w:r w:rsidR="009A30AB">
          <w:delText xml:space="preserve">on the </w:delText>
        </w:r>
        <w:r>
          <w:delText>validation</w:delText>
        </w:r>
        <w:r w:rsidR="009A30AB">
          <w:delText xml:space="preserve"> dataset</w:delText>
        </w:r>
      </w:del>
      <w:ins w:id="342" w:author="Acaru, Silviu" w:date="2026-03-17T23:10:00Z" w16du:dateUtc="2026-03-17T22:10:00Z">
        <w:r w:rsidR="004B6277">
          <w:rPr>
            <w:rFonts w:ascii="Times New Roman" w:hAnsi="Times New Roman" w:cs="Times New Roman"/>
            <w:sz w:val="24"/>
            <w:szCs w:val="24"/>
          </w:rPr>
          <w:t>For example,</w:t>
        </w:r>
        <w:r w:rsidR="00723A59">
          <w:rPr>
            <w:rFonts w:ascii="Times New Roman" w:hAnsi="Times New Roman" w:cs="Times New Roman"/>
            <w:sz w:val="24"/>
            <w:szCs w:val="24"/>
          </w:rPr>
          <w:t xml:space="preserve"> t</w:t>
        </w:r>
        <w:r w:rsidR="00265458" w:rsidRPr="003D7DE8">
          <w:rPr>
            <w:rFonts w:ascii="Times New Roman" w:hAnsi="Times New Roman" w:cs="Times New Roman"/>
            <w:iCs/>
            <w:sz w:val="24"/>
            <w:szCs w:val="24"/>
          </w:rPr>
          <w:t xml:space="preserve">wo exceptions (ranks 4 and 5) included </w:t>
        </w:r>
        <w:r w:rsidR="00265458" w:rsidRPr="003D7DE8">
          <w:rPr>
            <w:rFonts w:ascii="Times New Roman" w:hAnsi="Times New Roman" w:cs="Times New Roman"/>
            <w:i/>
            <w:sz w:val="24"/>
            <w:szCs w:val="24"/>
          </w:rPr>
          <w:t>Isocyanate type</w:t>
        </w:r>
        <w:r w:rsidR="00265458" w:rsidRPr="003D7DE8">
          <w:rPr>
            <w:rFonts w:ascii="Times New Roman" w:hAnsi="Times New Roman" w:cs="Times New Roman"/>
            <w:iCs/>
            <w:sz w:val="24"/>
            <w:szCs w:val="24"/>
          </w:rPr>
          <w:t xml:space="preserve"> in place of </w:t>
        </w:r>
        <w:r w:rsidR="00265458" w:rsidRPr="003D7DE8">
          <w:rPr>
            <w:rFonts w:ascii="Times New Roman" w:hAnsi="Times New Roman" w:cs="Times New Roman"/>
            <w:i/>
            <w:sz w:val="24"/>
            <w:szCs w:val="24"/>
          </w:rPr>
          <w:t>Isocyanate (</w:t>
        </w:r>
        <w:proofErr w:type="spellStart"/>
        <w:r w:rsidR="00265458" w:rsidRPr="003D7DE8">
          <w:rPr>
            <w:rFonts w:ascii="Times New Roman" w:hAnsi="Times New Roman" w:cs="Times New Roman"/>
            <w:i/>
            <w:sz w:val="24"/>
            <w:szCs w:val="24"/>
          </w:rPr>
          <w:t>wt</w:t>
        </w:r>
        <w:proofErr w:type="spellEnd"/>
        <w:r w:rsidR="00265458" w:rsidRPr="003D7DE8">
          <w:rPr>
            <w:rFonts w:ascii="Times New Roman" w:hAnsi="Times New Roman" w:cs="Times New Roman"/>
            <w:i/>
            <w:sz w:val="24"/>
            <w:szCs w:val="24"/>
          </w:rPr>
          <w:t>%)</w:t>
        </w:r>
        <w:r w:rsidR="00265458" w:rsidRPr="003D7DE8">
          <w:rPr>
            <w:rFonts w:ascii="Times New Roman" w:hAnsi="Times New Roman" w:cs="Times New Roman"/>
            <w:iCs/>
            <w:sz w:val="24"/>
            <w:szCs w:val="24"/>
          </w:rPr>
          <w:t xml:space="preserve">, while one exception (rank 2) excluded </w:t>
        </w:r>
        <w:r w:rsidR="00265458" w:rsidRPr="003D7DE8">
          <w:rPr>
            <w:rFonts w:ascii="Times New Roman" w:hAnsi="Times New Roman" w:cs="Times New Roman"/>
            <w:i/>
            <w:sz w:val="24"/>
            <w:szCs w:val="24"/>
          </w:rPr>
          <w:t>Co</w:t>
        </w:r>
        <w:r w:rsidR="00020B24">
          <w:rPr>
            <w:rFonts w:ascii="Times New Roman" w:hAnsi="Times New Roman" w:cs="Times New Roman"/>
            <w:i/>
            <w:sz w:val="24"/>
            <w:szCs w:val="24"/>
          </w:rPr>
          <w:t>-</w:t>
        </w:r>
        <w:r w:rsidR="00265458" w:rsidRPr="003D7DE8">
          <w:rPr>
            <w:rFonts w:ascii="Times New Roman" w:hAnsi="Times New Roman" w:cs="Times New Roman"/>
            <w:i/>
            <w:sz w:val="24"/>
            <w:szCs w:val="24"/>
          </w:rPr>
          <w:t>polyol (</w:t>
        </w:r>
        <w:proofErr w:type="spellStart"/>
        <w:r w:rsidR="00265458" w:rsidRPr="003D7DE8">
          <w:rPr>
            <w:rFonts w:ascii="Times New Roman" w:hAnsi="Times New Roman" w:cs="Times New Roman"/>
            <w:i/>
            <w:sz w:val="24"/>
            <w:szCs w:val="24"/>
          </w:rPr>
          <w:t>wt</w:t>
        </w:r>
        <w:proofErr w:type="spellEnd"/>
        <w:r w:rsidR="00265458" w:rsidRPr="003D7DE8">
          <w:rPr>
            <w:rFonts w:ascii="Times New Roman" w:hAnsi="Times New Roman" w:cs="Times New Roman"/>
            <w:i/>
            <w:sz w:val="24"/>
            <w:szCs w:val="24"/>
          </w:rPr>
          <w:t xml:space="preserve">%) </w:t>
        </w:r>
        <w:r w:rsidR="00265458" w:rsidRPr="003D7DE8">
          <w:rPr>
            <w:rFonts w:ascii="Times New Roman" w:hAnsi="Times New Roman" w:cs="Times New Roman"/>
            <w:iCs/>
            <w:sz w:val="24"/>
            <w:szCs w:val="24"/>
          </w:rPr>
          <w:t>entirely</w:t>
        </w:r>
      </w:ins>
      <w:r w:rsidR="00265458" w:rsidRPr="003D7DE8">
        <w:rPr>
          <w:rFonts w:ascii="Times New Roman" w:hAnsi="Times New Roman"/>
          <w:sz w:val="24"/>
          <w:rPrChange w:id="343" w:author="Acaru, Silviu" w:date="2026-03-17T23:10:00Z" w16du:dateUtc="2026-03-17T22:10:00Z">
            <w:rPr/>
          </w:rPrChange>
        </w:rPr>
        <w:t xml:space="preserve">. </w:t>
      </w:r>
    </w:p>
    <w:p w14:paraId="5F1B36CB" w14:textId="15C8C757" w:rsidR="0047525F" w:rsidRDefault="0046349E" w:rsidP="003D7DE8">
      <w:pPr>
        <w:pStyle w:val="Caption"/>
        <w:keepNext/>
        <w:jc w:val="both"/>
        <w:rPr>
          <w:rPrChange w:id="344" w:author="Acaru, Silviu" w:date="2026-03-17T23:10:00Z" w16du:dateUtc="2026-03-17T22:10:00Z">
            <w:rPr>
              <w:rFonts w:ascii="Times New Roman" w:hAnsi="Times New Roman"/>
              <w:sz w:val="24"/>
            </w:rPr>
          </w:rPrChange>
        </w:rPr>
      </w:pPr>
      <w:bookmarkStart w:id="345"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345"/>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478" w:type="dxa"/>
        <w:tblLayout w:type="fixed"/>
        <w:tblLook w:val="04A0" w:firstRow="1" w:lastRow="0" w:firstColumn="1" w:lastColumn="0" w:noHBand="0" w:noVBand="1"/>
      </w:tblPr>
      <w:tblGrid>
        <w:gridCol w:w="738"/>
        <w:gridCol w:w="620"/>
        <w:gridCol w:w="1083"/>
        <w:gridCol w:w="709"/>
        <w:gridCol w:w="1083"/>
        <w:gridCol w:w="709"/>
        <w:gridCol w:w="1276"/>
        <w:gridCol w:w="992"/>
        <w:gridCol w:w="2268"/>
        <w:tblGridChange w:id="346">
          <w:tblGrid>
            <w:gridCol w:w="738"/>
            <w:gridCol w:w="620"/>
            <w:gridCol w:w="1083"/>
            <w:gridCol w:w="709"/>
            <w:gridCol w:w="1083"/>
            <w:gridCol w:w="709"/>
            <w:gridCol w:w="1276"/>
            <w:gridCol w:w="992"/>
            <w:gridCol w:w="2268"/>
          </w:tblGrid>
        </w:tblGridChange>
      </w:tblGrid>
      <w:tr w:rsidR="0044513A" w:rsidRPr="00B40098" w14:paraId="61E92CB2" w14:textId="77777777" w:rsidTr="003D7DE8">
        <w:trPr>
          <w:cnfStyle w:val="100000000000" w:firstRow="1" w:lastRow="0" w:firstColumn="0" w:lastColumn="0" w:oddVBand="0" w:evenVBand="0" w:oddHBand="0" w:evenHBand="0" w:firstRowFirstColumn="0" w:firstRowLastColumn="0" w:lastRowFirstColumn="0" w:lastRowLastColumn="0"/>
          <w:trHeight w:val="29"/>
        </w:trPr>
        <w:tc>
          <w:tcPr>
            <w:cnfStyle w:val="001000000100" w:firstRow="0" w:lastRow="0" w:firstColumn="1" w:lastColumn="0" w:oddVBand="0" w:evenVBand="0" w:oddHBand="0" w:evenHBand="0" w:firstRowFirstColumn="1" w:firstRowLastColumn="0" w:lastRowFirstColumn="0" w:lastRowLastColumn="0"/>
            <w:tcW w:w="738" w:type="dxa"/>
            <w:cellMerge w:id="347" w:author="Acaru, Silviu" w:date="2026-03-17T23:10:00Z" w:vMerge="rest"/>
          </w:tcPr>
          <w:p w14:paraId="6D424F0F" w14:textId="1DAF6C1E" w:rsidR="0047525F" w:rsidRPr="00A141A5" w:rsidRDefault="0047525F" w:rsidP="008C04A9">
            <w:pPr>
              <w:jc w:val="center"/>
              <w:rPr>
                <w:rFonts w:ascii="Times New Roman" w:hAnsi="Times New Roman"/>
                <w:b/>
                <w:color w:val="020817"/>
                <w:spacing w:val="6"/>
                <w:sz w:val="16"/>
                <w:rPrChange w:id="348" w:author="Acaru, Silviu" w:date="2026-03-17T23:10:00Z" w16du:dateUtc="2026-03-17T22:10:00Z">
                  <w:rPr>
                    <w:rFonts w:ascii="Times New Roman" w:hAnsi="Times New Roman"/>
                    <w:b/>
                    <w:sz w:val="16"/>
                  </w:rPr>
                </w:rPrChange>
              </w:rPr>
            </w:pPr>
            <w:ins w:id="349" w:author="Acaru, Silviu" w:date="2026-03-17T23:10:00Z" w16du:dateUtc="2026-03-17T22:10:00Z">
              <w:r w:rsidRPr="00A141A5">
                <w:rPr>
                  <w:rFonts w:ascii="Times New Roman" w:hAnsi="Times New Roman" w:cs="Times New Roman"/>
                  <w:b/>
                  <w:bCs/>
                  <w:color w:val="020817"/>
                  <w:spacing w:val="6"/>
                  <w:sz w:val="16"/>
                  <w:szCs w:val="16"/>
                </w:rPr>
                <w:t>Rank</w:t>
              </w:r>
            </w:ins>
            <w:moveFromRangeStart w:id="350" w:author="Acaru, Silviu" w:date="2026-03-17T23:10:00Z" w:name="move224681465"/>
            <w:moveFrom w:id="351" w:author="Acaru, Silviu" w:date="2026-03-17T23:10:00Z" w16du:dateUtc="2026-03-17T22:10:00Z">
              <w:r w:rsidR="00964761" w:rsidRPr="001A2E09">
                <w:rPr>
                  <w:rFonts w:ascii="Times New Roman" w:hAnsi="Times New Roman"/>
                  <w:color w:val="020817"/>
                  <w:spacing w:val="6"/>
                  <w:sz w:val="16"/>
                  <w:lang w:val="en-NL"/>
                  <w:rPrChange w:id="352" w:author="Acaru, Silviu" w:date="2026-03-17T23:10:00Z" w16du:dateUtc="2026-03-17T22:10:00Z">
                    <w:rPr>
                      <w:rFonts w:ascii="Times New Roman" w:hAnsi="Times New Roman"/>
                      <w:b/>
                      <w:sz w:val="16"/>
                    </w:rPr>
                  </w:rPrChange>
                </w:rPr>
                <w:t>Model</w:t>
              </w:r>
            </w:moveFrom>
            <w:moveFromRangeEnd w:id="350"/>
          </w:p>
        </w:tc>
        <w:tc>
          <w:tcPr>
            <w:tcW w:w="1703" w:type="dxa"/>
            <w:gridSpan w:val="2"/>
          </w:tcPr>
          <w:p w14:paraId="23DFE611" w14:textId="6DD36BC0" w:rsidR="0047525F" w:rsidRPr="00A141A5" w:rsidRDefault="007C3285"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color w:val="020817"/>
                <w:spacing w:val="6"/>
                <w:sz w:val="16"/>
                <w:rPrChange w:id="353" w:author="Acaru, Silviu" w:date="2026-03-17T23:10:00Z" w16du:dateUtc="2026-03-17T22:10:00Z">
                  <w:rPr>
                    <w:rFonts w:ascii="Times New Roman" w:hAnsi="Times New Roman"/>
                    <w:b/>
                    <w:sz w:val="16"/>
                  </w:rPr>
                </w:rPrChange>
              </w:rPr>
            </w:pPr>
            <w:del w:id="354" w:author="Acaru, Silviu" w:date="2026-03-17T23:10:00Z" w16du:dateUtc="2026-03-17T22:10:00Z">
              <w:r w:rsidRPr="00443E04">
                <w:rPr>
                  <w:rFonts w:ascii="Times New Roman" w:hAnsi="Times New Roman" w:cs="Times New Roman"/>
                  <w:b/>
                  <w:sz w:val="16"/>
                  <w:szCs w:val="16"/>
                </w:rPr>
                <w:delText>R</w:delText>
              </w:r>
              <w:r w:rsidRPr="00443E04">
                <w:rPr>
                  <w:rFonts w:ascii="Times New Roman" w:hAnsi="Times New Roman" w:cs="Times New Roman"/>
                  <w:b/>
                  <w:sz w:val="16"/>
                  <w:szCs w:val="16"/>
                  <w:vertAlign w:val="superscript"/>
                </w:rPr>
                <w:delText>2</w:delText>
              </w:r>
            </w:del>
            <w:ins w:id="355" w:author="Acaru, Silviu" w:date="2026-03-17T23:10:00Z" w16du:dateUtc="2026-03-17T22:10:00Z">
              <w:r w:rsidR="0047525F" w:rsidRPr="00A141A5">
                <w:rPr>
                  <w:rFonts w:ascii="Times New Roman" w:hAnsi="Times New Roman" w:cs="Times New Roman"/>
                  <w:b/>
                  <w:bCs/>
                  <w:color w:val="020817"/>
                  <w:spacing w:val="6"/>
                  <w:sz w:val="16"/>
                  <w:szCs w:val="16"/>
                </w:rPr>
                <w:t>R²</w:t>
              </w:r>
            </w:ins>
          </w:p>
        </w:tc>
        <w:tc>
          <w:tcPr>
            <w:tcW w:w="1792" w:type="dxa"/>
            <w:gridSpan w:val="2"/>
          </w:tcPr>
          <w:p w14:paraId="5F89D824"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color w:val="020817"/>
                <w:spacing w:val="6"/>
                <w:sz w:val="16"/>
                <w:rPrChange w:id="356" w:author="Acaru, Silviu" w:date="2026-03-17T23:10:00Z" w16du:dateUtc="2026-03-17T22:10:00Z">
                  <w:rPr>
                    <w:rFonts w:ascii="Times New Roman" w:hAnsi="Times New Roman"/>
                    <w:b/>
                    <w:sz w:val="16"/>
                  </w:rPr>
                </w:rPrChange>
              </w:rPr>
            </w:pPr>
            <w:r w:rsidRPr="00A141A5">
              <w:rPr>
                <w:rFonts w:ascii="Times New Roman" w:hAnsi="Times New Roman"/>
                <w:b/>
                <w:color w:val="020817"/>
                <w:spacing w:val="6"/>
                <w:sz w:val="16"/>
                <w:rPrChange w:id="357" w:author="Acaru, Silviu" w:date="2026-03-17T23:10:00Z" w16du:dateUtc="2026-03-17T22:10:00Z">
                  <w:rPr>
                    <w:rFonts w:ascii="Times New Roman" w:hAnsi="Times New Roman"/>
                    <w:b/>
                    <w:sz w:val="16"/>
                  </w:rPr>
                </w:rPrChange>
              </w:rPr>
              <w:t>MSE</w:t>
            </w:r>
          </w:p>
        </w:tc>
        <w:tc>
          <w:tcPr>
            <w:tcW w:w="1985" w:type="dxa"/>
            <w:gridSpan w:val="2"/>
          </w:tcPr>
          <w:p w14:paraId="4635BF3C"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color w:val="020817"/>
                <w:spacing w:val="6"/>
                <w:sz w:val="16"/>
                <w:rPrChange w:id="358" w:author="Acaru, Silviu" w:date="2026-03-17T23:10:00Z" w16du:dateUtc="2026-03-17T22:10:00Z">
                  <w:rPr>
                    <w:rFonts w:ascii="Times New Roman" w:hAnsi="Times New Roman"/>
                    <w:b/>
                    <w:sz w:val="16"/>
                  </w:rPr>
                </w:rPrChange>
              </w:rPr>
            </w:pPr>
            <w:r w:rsidRPr="00A141A5">
              <w:rPr>
                <w:rFonts w:ascii="Times New Roman" w:hAnsi="Times New Roman"/>
                <w:b/>
                <w:color w:val="020817"/>
                <w:spacing w:val="6"/>
                <w:sz w:val="16"/>
                <w:rPrChange w:id="359" w:author="Acaru, Silviu" w:date="2026-03-17T23:10:00Z" w16du:dateUtc="2026-03-17T22:10:00Z">
                  <w:rPr>
                    <w:rFonts w:ascii="Times New Roman" w:hAnsi="Times New Roman"/>
                    <w:b/>
                    <w:sz w:val="16"/>
                  </w:rPr>
                </w:rPrChange>
              </w:rPr>
              <w:t>MAE</w:t>
            </w:r>
          </w:p>
        </w:tc>
        <w:tc>
          <w:tcPr>
            <w:tcW w:w="992" w:type="dxa"/>
            <w:cellMerge w:id="360" w:author="Acaru, Silviu" w:date="2026-03-17T23:10:00Z" w:vMerge="rest"/>
          </w:tcPr>
          <w:p w14:paraId="16F638B1" w14:textId="4F529C26" w:rsidR="0047525F" w:rsidRPr="00A141A5" w:rsidRDefault="007C3285"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color w:val="020817"/>
                <w:spacing w:val="6"/>
                <w:sz w:val="16"/>
                <w:rPrChange w:id="361" w:author="Acaru, Silviu" w:date="2026-03-17T23:10:00Z" w16du:dateUtc="2026-03-17T22:10:00Z">
                  <w:rPr>
                    <w:rFonts w:ascii="Times New Roman" w:hAnsi="Times New Roman"/>
                    <w:b/>
                    <w:sz w:val="16"/>
                  </w:rPr>
                </w:rPrChange>
              </w:rPr>
            </w:pPr>
            <w:del w:id="362" w:author="Acaru, Silviu" w:date="2026-03-17T23:10:00Z" w16du:dateUtc="2026-03-17T22:10:00Z">
              <w:r w:rsidRPr="00443E04">
                <w:rPr>
                  <w:rFonts w:ascii="Times New Roman" w:hAnsi="Times New Roman" w:cs="Times New Roman"/>
                  <w:b/>
                  <w:sz w:val="16"/>
                  <w:szCs w:val="16"/>
                </w:rPr>
                <w:delText>Number of</w:delText>
              </w:r>
            </w:del>
            <w:ins w:id="363" w:author="Acaru, Silviu" w:date="2026-03-17T23:10:00Z" w16du:dateUtc="2026-03-17T22:10:00Z">
              <w:r w:rsidR="0047525F" w:rsidRPr="00A141A5">
                <w:rPr>
                  <w:rFonts w:ascii="Times New Roman" w:hAnsi="Times New Roman" w:cs="Times New Roman"/>
                  <w:b/>
                  <w:bCs/>
                  <w:color w:val="020817"/>
                  <w:spacing w:val="6"/>
                  <w:sz w:val="16"/>
                  <w:szCs w:val="16"/>
                </w:rPr>
                <w:t>#</w:t>
              </w:r>
            </w:ins>
            <w:r w:rsidR="0047525F" w:rsidRPr="00A141A5">
              <w:rPr>
                <w:rFonts w:ascii="Times New Roman" w:hAnsi="Times New Roman"/>
                <w:b/>
                <w:color w:val="020817"/>
                <w:spacing w:val="6"/>
                <w:sz w:val="16"/>
                <w:rPrChange w:id="364" w:author="Acaru, Silviu" w:date="2026-03-17T23:10:00Z" w16du:dateUtc="2026-03-17T22:10:00Z">
                  <w:rPr>
                    <w:rFonts w:ascii="Times New Roman" w:hAnsi="Times New Roman"/>
                    <w:b/>
                    <w:sz w:val="16"/>
                  </w:rPr>
                </w:rPrChange>
              </w:rPr>
              <w:t xml:space="preserve"> base estimators</w:t>
            </w:r>
            <w:del w:id="365" w:author="Acaru, Silviu" w:date="2026-03-17T23:10:00Z" w16du:dateUtc="2026-03-17T22:10:00Z">
              <w:r w:rsidR="00094208">
                <w:rPr>
                  <w:rFonts w:ascii="Times New Roman" w:hAnsi="Times New Roman" w:cs="Times New Roman"/>
                  <w:b/>
                  <w:sz w:val="16"/>
                  <w:szCs w:val="16"/>
                </w:rPr>
                <w:delText xml:space="preserve"> in tree-base models</w:delText>
              </w:r>
            </w:del>
          </w:p>
        </w:tc>
        <w:tc>
          <w:tcPr>
            <w:tcW w:w="2268" w:type="dxa"/>
            <w:cellMerge w:id="366" w:author="Acaru, Silviu" w:date="2026-03-17T23:10:00Z" w:vMerge="rest"/>
          </w:tcPr>
          <w:p w14:paraId="7EE9943F"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color w:val="020817"/>
                <w:spacing w:val="6"/>
                <w:sz w:val="16"/>
                <w:rPrChange w:id="367" w:author="Acaru, Silviu" w:date="2026-03-17T23:10:00Z" w16du:dateUtc="2026-03-17T22:10:00Z">
                  <w:rPr>
                    <w:rFonts w:ascii="Times New Roman" w:hAnsi="Times New Roman"/>
                    <w:b/>
                    <w:sz w:val="16"/>
                  </w:rPr>
                </w:rPrChange>
              </w:rPr>
            </w:pPr>
            <w:r w:rsidRPr="00A141A5">
              <w:rPr>
                <w:rFonts w:ascii="Times New Roman" w:hAnsi="Times New Roman"/>
                <w:b/>
                <w:color w:val="020817"/>
                <w:spacing w:val="6"/>
                <w:sz w:val="16"/>
                <w:rPrChange w:id="368" w:author="Acaru, Silviu" w:date="2026-03-17T23:10:00Z" w16du:dateUtc="2026-03-17T22:10:00Z">
                  <w:rPr>
                    <w:rFonts w:ascii="Times New Roman" w:hAnsi="Times New Roman"/>
                    <w:b/>
                    <w:sz w:val="16"/>
                  </w:rPr>
                </w:rPrChange>
              </w:rPr>
              <w:t>Features</w:t>
            </w:r>
          </w:p>
        </w:tc>
      </w:tr>
      <w:tr w:rsidR="0047525F" w:rsidRPr="00B40098" w14:paraId="56BBC20E" w14:textId="77777777" w:rsidTr="003D7DE8">
        <w:trPr>
          <w:cnfStyle w:val="000000100000" w:firstRow="0" w:lastRow="0" w:firstColumn="0" w:lastColumn="0" w:oddVBand="0" w:evenVBand="0" w:oddHBand="1" w:evenHBand="0" w:firstRowFirstColumn="0" w:firstRowLastColumn="0" w:lastRowFirstColumn="0" w:lastRowLastColumn="0"/>
          <w:trHeight w:val="29"/>
          <w:ins w:id="369" w:author="Acaru, Silviu" w:date="2026-03-17T23:10:00Z" w16du:dateUtc="2026-03-17T22:10:00Z"/>
        </w:trPr>
        <w:tc>
          <w:tcPr>
            <w:cnfStyle w:val="001000000000" w:firstRow="0" w:lastRow="0" w:firstColumn="1" w:lastColumn="0" w:oddVBand="0" w:evenVBand="0" w:oddHBand="0" w:evenHBand="0" w:firstRowFirstColumn="0" w:firstRowLastColumn="0" w:lastRowFirstColumn="0" w:lastRowLastColumn="0"/>
            <w:tcW w:w="738" w:type="dxa"/>
            <w:cellMerge w:id="370" w:author="Acaru, Silviu" w:date="2026-03-17T23:10:00Z" w:vMerge="cont"/>
          </w:tcPr>
          <w:p w14:paraId="49649396" w14:textId="77777777" w:rsidR="0047525F" w:rsidRPr="00B40098" w:rsidRDefault="0047525F" w:rsidP="008C04A9">
            <w:pPr>
              <w:jc w:val="center"/>
              <w:rPr>
                <w:ins w:id="371" w:author="Acaru, Silviu" w:date="2026-03-17T23:10:00Z" w16du:dateUtc="2026-03-17T22:10:00Z"/>
                <w:rFonts w:ascii="Times New Roman" w:hAnsi="Times New Roman" w:cs="Times New Roman"/>
                <w:sz w:val="16"/>
                <w:szCs w:val="16"/>
              </w:rPr>
            </w:pPr>
          </w:p>
        </w:tc>
        <w:tc>
          <w:tcPr>
            <w:tcW w:w="620" w:type="dxa"/>
          </w:tcPr>
          <w:p w14:paraId="327EC30D"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72" w:author="Acaru, Silviu" w:date="2026-03-17T23:10:00Z" w16du:dateUtc="2026-03-17T22:10:00Z"/>
                <w:rFonts w:ascii="Times New Roman" w:hAnsi="Times New Roman" w:cs="Times New Roman"/>
                <w:b/>
                <w:bCs/>
                <w:color w:val="020817"/>
                <w:spacing w:val="6"/>
                <w:sz w:val="16"/>
                <w:szCs w:val="16"/>
              </w:rPr>
            </w:pPr>
            <w:ins w:id="373" w:author="Acaru, Silviu" w:date="2026-03-17T23:10:00Z" w16du:dateUtc="2026-03-17T22:10:00Z">
              <w:r w:rsidRPr="00B40098">
                <w:rPr>
                  <w:rFonts w:ascii="Times New Roman" w:hAnsi="Times New Roman" w:cs="Times New Roman"/>
                  <w:b/>
                  <w:bCs/>
                  <w:color w:val="020817"/>
                  <w:spacing w:val="6"/>
                  <w:sz w:val="16"/>
                  <w:szCs w:val="16"/>
                </w:rPr>
                <w:t>Test</w:t>
              </w:r>
            </w:ins>
          </w:p>
        </w:tc>
        <w:tc>
          <w:tcPr>
            <w:tcW w:w="1083" w:type="dxa"/>
          </w:tcPr>
          <w:p w14:paraId="440D90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74" w:author="Acaru, Silviu" w:date="2026-03-17T23:10:00Z" w16du:dateUtc="2026-03-17T22:10:00Z"/>
                <w:rFonts w:ascii="Times New Roman" w:hAnsi="Times New Roman" w:cs="Times New Roman"/>
                <w:b/>
                <w:bCs/>
                <w:color w:val="020817"/>
                <w:spacing w:val="6"/>
                <w:sz w:val="16"/>
                <w:szCs w:val="16"/>
              </w:rPr>
            </w:pPr>
            <w:moveToRangeStart w:id="375" w:author="Acaru, Silviu" w:date="2026-03-17T23:10:00Z" w:name="move224681466"/>
            <w:moveTo w:id="376" w:author="Acaru, Silviu" w:date="2026-03-17T23:10:00Z" w16du:dateUtc="2026-03-17T22:10:00Z">
              <w:r w:rsidRPr="00B40098">
                <w:rPr>
                  <w:rFonts w:ascii="Times New Roman" w:hAnsi="Times New Roman" w:cs="Times New Roman"/>
                  <w:b/>
                  <w:bCs/>
                  <w:color w:val="020817"/>
                  <w:spacing w:val="6"/>
                  <w:sz w:val="16"/>
                  <w:szCs w:val="16"/>
                </w:rPr>
                <w:t>Validation</w:t>
              </w:r>
            </w:moveTo>
            <w:moveToRangeEnd w:id="375"/>
          </w:p>
        </w:tc>
        <w:tc>
          <w:tcPr>
            <w:tcW w:w="709" w:type="dxa"/>
          </w:tcPr>
          <w:p w14:paraId="5762FE5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77" w:author="Acaru, Silviu" w:date="2026-03-17T23:10:00Z" w16du:dateUtc="2026-03-17T22:10:00Z"/>
                <w:rFonts w:ascii="Times New Roman" w:hAnsi="Times New Roman" w:cs="Times New Roman"/>
                <w:b/>
                <w:bCs/>
                <w:color w:val="020817"/>
                <w:spacing w:val="6"/>
                <w:sz w:val="16"/>
                <w:szCs w:val="16"/>
              </w:rPr>
            </w:pPr>
            <w:ins w:id="378" w:author="Acaru, Silviu" w:date="2026-03-17T23:10:00Z" w16du:dateUtc="2026-03-17T22:10:00Z">
              <w:r w:rsidRPr="00B40098">
                <w:rPr>
                  <w:rFonts w:ascii="Times New Roman" w:hAnsi="Times New Roman" w:cs="Times New Roman"/>
                  <w:b/>
                  <w:bCs/>
                  <w:color w:val="020817"/>
                  <w:spacing w:val="6"/>
                  <w:sz w:val="16"/>
                  <w:szCs w:val="16"/>
                </w:rPr>
                <w:t>Test</w:t>
              </w:r>
            </w:ins>
          </w:p>
        </w:tc>
        <w:tc>
          <w:tcPr>
            <w:tcW w:w="1083" w:type="dxa"/>
          </w:tcPr>
          <w:p w14:paraId="0BC4912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79" w:author="Acaru, Silviu" w:date="2026-03-17T23:10:00Z" w16du:dateUtc="2026-03-17T22:10:00Z"/>
                <w:rFonts w:ascii="Times New Roman" w:hAnsi="Times New Roman" w:cs="Times New Roman"/>
                <w:b/>
                <w:bCs/>
                <w:color w:val="020817"/>
                <w:spacing w:val="6"/>
                <w:sz w:val="16"/>
                <w:szCs w:val="16"/>
              </w:rPr>
            </w:pPr>
            <w:moveToRangeStart w:id="380" w:author="Acaru, Silviu" w:date="2026-03-17T23:10:00Z" w:name="move224681467"/>
            <w:moveTo w:id="381" w:author="Acaru, Silviu" w:date="2026-03-17T23:10:00Z" w16du:dateUtc="2026-03-17T22:10:00Z">
              <w:r w:rsidRPr="00B40098">
                <w:rPr>
                  <w:rFonts w:ascii="Times New Roman" w:hAnsi="Times New Roman" w:cs="Times New Roman"/>
                  <w:b/>
                  <w:bCs/>
                  <w:color w:val="020817"/>
                  <w:spacing w:val="6"/>
                  <w:sz w:val="16"/>
                  <w:szCs w:val="16"/>
                </w:rPr>
                <w:t>Validation</w:t>
              </w:r>
            </w:moveTo>
            <w:moveToRangeEnd w:id="380"/>
          </w:p>
        </w:tc>
        <w:tc>
          <w:tcPr>
            <w:tcW w:w="709" w:type="dxa"/>
          </w:tcPr>
          <w:p w14:paraId="0F01191A"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82" w:author="Acaru, Silviu" w:date="2026-03-17T23:10:00Z" w16du:dateUtc="2026-03-17T22:10:00Z"/>
                <w:rFonts w:ascii="Times New Roman" w:hAnsi="Times New Roman" w:cs="Times New Roman"/>
                <w:b/>
                <w:bCs/>
                <w:color w:val="020817"/>
                <w:spacing w:val="6"/>
                <w:sz w:val="16"/>
                <w:szCs w:val="16"/>
              </w:rPr>
            </w:pPr>
            <w:ins w:id="383" w:author="Acaru, Silviu" w:date="2026-03-17T23:10:00Z" w16du:dateUtc="2026-03-17T22:10:00Z">
              <w:r w:rsidRPr="00B40098">
                <w:rPr>
                  <w:rFonts w:ascii="Times New Roman" w:hAnsi="Times New Roman" w:cs="Times New Roman"/>
                  <w:b/>
                  <w:bCs/>
                  <w:color w:val="020817"/>
                  <w:spacing w:val="6"/>
                  <w:sz w:val="16"/>
                  <w:szCs w:val="16"/>
                </w:rPr>
                <w:t>Test</w:t>
              </w:r>
            </w:ins>
          </w:p>
        </w:tc>
        <w:tc>
          <w:tcPr>
            <w:tcW w:w="1276" w:type="dxa"/>
          </w:tcPr>
          <w:p w14:paraId="382CBA0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84" w:author="Acaru, Silviu" w:date="2026-03-17T23:10:00Z" w16du:dateUtc="2026-03-17T22:10:00Z"/>
                <w:rFonts w:ascii="Times New Roman" w:hAnsi="Times New Roman" w:cs="Times New Roman"/>
                <w:b/>
                <w:bCs/>
                <w:sz w:val="16"/>
                <w:szCs w:val="16"/>
              </w:rPr>
            </w:pPr>
            <w:ins w:id="385" w:author="Acaru, Silviu" w:date="2026-03-17T23:10:00Z" w16du:dateUtc="2026-03-17T22:10:00Z">
              <w:r w:rsidRPr="00B40098">
                <w:rPr>
                  <w:rFonts w:ascii="Times New Roman" w:hAnsi="Times New Roman" w:cs="Times New Roman"/>
                  <w:b/>
                  <w:bCs/>
                  <w:color w:val="020817"/>
                  <w:spacing w:val="6"/>
                  <w:sz w:val="16"/>
                  <w:szCs w:val="16"/>
                </w:rPr>
                <w:t>Validation</w:t>
              </w:r>
            </w:ins>
          </w:p>
        </w:tc>
        <w:tc>
          <w:tcPr>
            <w:tcW w:w="992" w:type="dxa"/>
            <w:cellMerge w:id="386" w:author="Acaru, Silviu" w:date="2026-03-17T23:10:00Z" w:vMerge="cont"/>
          </w:tcPr>
          <w:p w14:paraId="26EAB37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87" w:author="Acaru, Silviu" w:date="2026-03-17T23:10:00Z" w16du:dateUtc="2026-03-17T22:10:00Z"/>
                <w:rFonts w:ascii="Times New Roman" w:hAnsi="Times New Roman" w:cs="Times New Roman"/>
                <w:b/>
                <w:bCs/>
                <w:sz w:val="16"/>
                <w:szCs w:val="16"/>
              </w:rPr>
            </w:pPr>
          </w:p>
        </w:tc>
        <w:tc>
          <w:tcPr>
            <w:tcW w:w="2268" w:type="dxa"/>
            <w:cellMerge w:id="388" w:author="Acaru, Silviu" w:date="2026-03-17T23:10:00Z" w:vMerge="cont"/>
          </w:tcPr>
          <w:p w14:paraId="14F3597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89" w:author="Acaru, Silviu" w:date="2026-03-17T23:10:00Z" w16du:dateUtc="2026-03-17T22:10:00Z"/>
                <w:rFonts w:ascii="Times New Roman" w:hAnsi="Times New Roman" w:cs="Times New Roman"/>
                <w:sz w:val="16"/>
                <w:szCs w:val="16"/>
              </w:rPr>
            </w:pPr>
          </w:p>
        </w:tc>
      </w:tr>
      <w:tr w:rsidR="0044513A" w:rsidRPr="00B40098" w14:paraId="25B1F59F"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C108A25" w14:textId="2F3D4C40" w:rsidR="0047525F" w:rsidRPr="00B40098" w:rsidRDefault="00A42E8B" w:rsidP="008C04A9">
            <w:pPr>
              <w:jc w:val="center"/>
              <w:rPr>
                <w:rFonts w:ascii="Times New Roman" w:hAnsi="Times New Roman" w:cs="Times New Roman"/>
                <w:sz w:val="16"/>
                <w:szCs w:val="16"/>
              </w:rPr>
              <w:pPrChange w:id="390" w:author="Acaru, Silviu" w:date="2026-03-17T23:10:00Z" w16du:dateUtc="2026-03-17T22:10:00Z">
                <w:pPr/>
              </w:pPrChange>
            </w:pPr>
            <w:del w:id="391" w:author="Acaru, Silviu" w:date="2026-03-17T23:10:00Z" w16du:dateUtc="2026-03-17T22:10:00Z">
              <w:r w:rsidRPr="00443E04">
                <w:rPr>
                  <w:rFonts w:ascii="Times New Roman" w:hAnsi="Times New Roman" w:cs="Times New Roman"/>
                  <w:sz w:val="16"/>
                  <w:szCs w:val="16"/>
                </w:rPr>
                <w:delText>Stacking Ensemble</w:delText>
              </w:r>
            </w:del>
            <w:ins w:id="392" w:author="Acaru, Silviu" w:date="2026-03-17T23:10:00Z" w16du:dateUtc="2026-03-17T22:10:00Z">
              <w:r w:rsidR="0047525F" w:rsidRPr="00B40098">
                <w:rPr>
                  <w:rFonts w:ascii="Times New Roman" w:hAnsi="Times New Roman" w:cs="Times New Roman"/>
                  <w:color w:val="020817"/>
                  <w:sz w:val="16"/>
                  <w:szCs w:val="16"/>
                </w:rPr>
                <w:t>1</w:t>
              </w:r>
            </w:ins>
          </w:p>
        </w:tc>
        <w:tc>
          <w:tcPr>
            <w:tcW w:w="620" w:type="dxa"/>
          </w:tcPr>
          <w:p w14:paraId="21909F56" w14:textId="5DA3030C"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393" w:author="Acaru, Silviu" w:date="2026-03-17T23:10:00Z" w16du:dateUtc="2026-03-17T22:10:00Z">
                  <w:rPr>
                    <w:rFonts w:ascii="Times New Roman" w:hAnsi="Times New Roman"/>
                    <w:sz w:val="16"/>
                  </w:rPr>
                </w:rPrChange>
              </w:rPr>
            </w:pPr>
            <w:r w:rsidRPr="00B40098">
              <w:rPr>
                <w:rFonts w:ascii="Times New Roman" w:hAnsi="Times New Roman"/>
                <w:color w:val="020817"/>
                <w:sz w:val="16"/>
                <w:rPrChange w:id="394" w:author="Acaru, Silviu" w:date="2026-03-17T23:10:00Z" w16du:dateUtc="2026-03-17T22:10:00Z">
                  <w:rPr>
                    <w:rFonts w:ascii="Times New Roman" w:hAnsi="Times New Roman"/>
                    <w:sz w:val="16"/>
                  </w:rPr>
                </w:rPrChange>
              </w:rPr>
              <w:t>0.</w:t>
            </w:r>
            <w:del w:id="395" w:author="Acaru, Silviu" w:date="2026-03-17T23:10:00Z" w16du:dateUtc="2026-03-17T22:10:00Z">
              <w:r w:rsidR="00A42E8B" w:rsidRPr="00A42E8B">
                <w:rPr>
                  <w:rFonts w:ascii="Times New Roman" w:hAnsi="Times New Roman" w:cs="Times New Roman"/>
                  <w:sz w:val="16"/>
                  <w:szCs w:val="16"/>
                </w:rPr>
                <w:delText>85</w:delText>
              </w:r>
            </w:del>
            <w:ins w:id="396" w:author="Acaru, Silviu" w:date="2026-03-17T23:10:00Z" w16du:dateUtc="2026-03-17T22:10:00Z">
              <w:r w:rsidRPr="00B40098">
                <w:rPr>
                  <w:rFonts w:ascii="Times New Roman" w:hAnsi="Times New Roman" w:cs="Times New Roman"/>
                  <w:color w:val="020817"/>
                  <w:sz w:val="16"/>
                  <w:szCs w:val="16"/>
                </w:rPr>
                <w:t>55</w:t>
              </w:r>
            </w:ins>
          </w:p>
        </w:tc>
        <w:tc>
          <w:tcPr>
            <w:tcW w:w="1083" w:type="dxa"/>
          </w:tcPr>
          <w:p w14:paraId="443D5D51" w14:textId="51B8CE5B"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397" w:author="Acaru, Silviu" w:date="2026-03-17T23:10:00Z" w16du:dateUtc="2026-03-17T22:10:00Z">
                  <w:rPr>
                    <w:rFonts w:ascii="Times New Roman" w:hAnsi="Times New Roman"/>
                    <w:sz w:val="16"/>
                  </w:rPr>
                </w:rPrChange>
              </w:rPr>
            </w:pPr>
            <w:del w:id="398" w:author="Acaru, Silviu" w:date="2026-03-17T23:10:00Z" w16du:dateUtc="2026-03-17T22:10:00Z">
              <w:r w:rsidRPr="00A42E8B">
                <w:rPr>
                  <w:rFonts w:ascii="Times New Roman" w:hAnsi="Times New Roman" w:cs="Times New Roman"/>
                  <w:sz w:val="16"/>
                  <w:szCs w:val="16"/>
                </w:rPr>
                <w:delText>111.25</w:delText>
              </w:r>
            </w:del>
            <w:ins w:id="399" w:author="Acaru, Silviu" w:date="2026-03-17T23:10:00Z" w16du:dateUtc="2026-03-17T22:10:00Z">
              <w:r w:rsidR="0047525F" w:rsidRPr="00B40098">
                <w:rPr>
                  <w:rFonts w:ascii="Times New Roman" w:hAnsi="Times New Roman" w:cs="Times New Roman"/>
                  <w:color w:val="020817"/>
                  <w:sz w:val="16"/>
                  <w:szCs w:val="16"/>
                </w:rPr>
                <w:t>0.49</w:t>
              </w:r>
            </w:ins>
          </w:p>
        </w:tc>
        <w:tc>
          <w:tcPr>
            <w:tcW w:w="709" w:type="dxa"/>
          </w:tcPr>
          <w:p w14:paraId="0131B350" w14:textId="39D16196"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400" w:author="Acaru, Silviu" w:date="2026-03-17T23:10:00Z" w16du:dateUtc="2026-03-17T22:10:00Z">
                  <w:rPr>
                    <w:rFonts w:ascii="Times New Roman" w:hAnsi="Times New Roman"/>
                    <w:sz w:val="16"/>
                  </w:rPr>
                </w:rPrChange>
              </w:rPr>
            </w:pPr>
            <w:del w:id="401" w:author="Acaru, Silviu" w:date="2026-03-17T23:10:00Z" w16du:dateUtc="2026-03-17T22:10:00Z">
              <w:r w:rsidRPr="00A42E8B">
                <w:rPr>
                  <w:rFonts w:ascii="Times New Roman" w:hAnsi="Times New Roman" w:cs="Times New Roman"/>
                  <w:sz w:val="16"/>
                  <w:szCs w:val="16"/>
                </w:rPr>
                <w:delText>6.66</w:delText>
              </w:r>
            </w:del>
            <w:ins w:id="402" w:author="Acaru, Silviu" w:date="2026-03-17T23:10:00Z" w16du:dateUtc="2026-03-17T22:10:00Z">
              <w:r w:rsidR="0047525F" w:rsidRPr="00B40098">
                <w:rPr>
                  <w:rFonts w:ascii="Times New Roman" w:hAnsi="Times New Roman" w:cs="Times New Roman"/>
                  <w:color w:val="020817"/>
                  <w:sz w:val="16"/>
                  <w:szCs w:val="16"/>
                </w:rPr>
                <w:t>338.37</w:t>
              </w:r>
            </w:ins>
          </w:p>
        </w:tc>
        <w:tc>
          <w:tcPr>
            <w:tcW w:w="1083" w:type="dxa"/>
          </w:tcPr>
          <w:p w14:paraId="6AB8B118" w14:textId="309979E1"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403" w:author="Acaru, Silviu" w:date="2026-03-17T23:10:00Z" w16du:dateUtc="2026-03-17T22:10:00Z">
                  <w:rPr>
                    <w:rFonts w:ascii="Times New Roman" w:hAnsi="Times New Roman"/>
                    <w:sz w:val="16"/>
                  </w:rPr>
                </w:rPrChange>
              </w:rPr>
            </w:pPr>
            <w:del w:id="404" w:author="Acaru, Silviu" w:date="2026-03-17T23:10:00Z" w16du:dateUtc="2026-03-17T22:10:00Z">
              <w:r w:rsidRPr="00A42E8B">
                <w:rPr>
                  <w:rFonts w:ascii="Times New Roman" w:hAnsi="Times New Roman" w:cs="Times New Roman"/>
                  <w:sz w:val="16"/>
                  <w:szCs w:val="16"/>
                </w:rPr>
                <w:delText>1000</w:delText>
              </w:r>
            </w:del>
            <w:ins w:id="405" w:author="Acaru, Silviu" w:date="2026-03-17T23:10:00Z" w16du:dateUtc="2026-03-17T22:10:00Z">
              <w:r w:rsidR="0047525F" w:rsidRPr="00B40098">
                <w:rPr>
                  <w:rFonts w:ascii="Times New Roman" w:hAnsi="Times New Roman" w:cs="Times New Roman"/>
                  <w:color w:val="020817"/>
                  <w:sz w:val="16"/>
                  <w:szCs w:val="16"/>
                </w:rPr>
                <w:t>391.95</w:t>
              </w:r>
            </w:ins>
          </w:p>
        </w:tc>
        <w:tc>
          <w:tcPr>
            <w:tcW w:w="709" w:type="dxa"/>
            <w:cellIns w:id="406" w:author="Acaru, Silviu" w:date="2026-03-17T23:10:00Z"/>
          </w:tcPr>
          <w:p w14:paraId="4A6EC5E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ins w:id="407" w:author="Acaru, Silviu" w:date="2026-03-17T23:10:00Z" w16du:dateUtc="2026-03-17T22:10:00Z">
              <w:r w:rsidRPr="00B40098">
                <w:rPr>
                  <w:rFonts w:ascii="Times New Roman" w:hAnsi="Times New Roman" w:cs="Times New Roman"/>
                  <w:color w:val="020817"/>
                  <w:sz w:val="16"/>
                  <w:szCs w:val="16"/>
                </w:rPr>
                <w:t>15.17</w:t>
              </w:r>
            </w:ins>
          </w:p>
        </w:tc>
        <w:tc>
          <w:tcPr>
            <w:tcW w:w="1276" w:type="dxa"/>
            <w:cellIns w:id="408" w:author="Acaru, Silviu" w:date="2026-03-17T23:10:00Z"/>
          </w:tcPr>
          <w:p w14:paraId="16AC03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ins w:id="409" w:author="Acaru, Silviu" w:date="2026-03-17T23:10:00Z" w16du:dateUtc="2026-03-17T22:10:00Z">
              <w:r w:rsidRPr="00B40098">
                <w:rPr>
                  <w:rFonts w:ascii="Times New Roman" w:hAnsi="Times New Roman" w:cs="Times New Roman"/>
                  <w:color w:val="020817"/>
                  <w:sz w:val="16"/>
                  <w:szCs w:val="16"/>
                </w:rPr>
                <w:t>13.41</w:t>
              </w:r>
            </w:ins>
          </w:p>
        </w:tc>
        <w:tc>
          <w:tcPr>
            <w:tcW w:w="992" w:type="dxa"/>
            <w:cellIns w:id="410" w:author="Acaru, Silviu" w:date="2026-03-17T23:10:00Z"/>
          </w:tcPr>
          <w:p w14:paraId="5FFF7C1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ins w:id="411" w:author="Acaru, Silviu" w:date="2026-03-17T23:10:00Z" w16du:dateUtc="2026-03-17T22:10:00Z">
              <w:r w:rsidRPr="00B40098">
                <w:rPr>
                  <w:rFonts w:ascii="Times New Roman" w:hAnsi="Times New Roman" w:cs="Times New Roman"/>
                  <w:color w:val="020817"/>
                  <w:sz w:val="16"/>
                  <w:szCs w:val="16"/>
                </w:rPr>
                <w:t>10</w:t>
              </w:r>
            </w:ins>
          </w:p>
        </w:tc>
        <w:tc>
          <w:tcPr>
            <w:tcW w:w="2268" w:type="dxa"/>
          </w:tcPr>
          <w:p w14:paraId="67479BE6" w14:textId="0AE58409"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Change w:id="412" w:author="Acaru, Silviu" w:date="2026-03-17T23:10:00Z" w16du:dateUtc="2026-03-17T22:10:00Z">
                <w:pPr>
                  <w:cnfStyle w:val="000000000000" w:firstRow="0" w:lastRow="0" w:firstColumn="0" w:lastColumn="0" w:oddVBand="0" w:evenVBand="0" w:oddHBand="0" w:evenHBand="0" w:firstRowFirstColumn="0" w:firstRowLastColumn="0" w:lastRowFirstColumn="0" w:lastRowLastColumn="0"/>
                </w:pPr>
              </w:pPrChange>
            </w:pPr>
            <w:r w:rsidRPr="00B40098">
              <w:rPr>
                <w:rFonts w:ascii="Times New Roman" w:hAnsi="Times New Roman"/>
                <w:color w:val="020817"/>
                <w:sz w:val="16"/>
                <w:rPrChange w:id="413" w:author="Acaru, Silviu" w:date="2026-03-17T23:10:00Z" w16du:dateUtc="2026-03-17T22:10:00Z">
                  <w:rPr>
                    <w:rFonts w:ascii="Times New Roman" w:hAnsi="Times New Roman"/>
                    <w:sz w:val="16"/>
                  </w:rPr>
                </w:rPrChange>
              </w:rPr>
              <w:t>Lignin (</w:t>
            </w:r>
            <w:proofErr w:type="spellStart"/>
            <w:r w:rsidRPr="00B40098">
              <w:rPr>
                <w:rFonts w:ascii="Times New Roman" w:hAnsi="Times New Roman"/>
                <w:color w:val="020817"/>
                <w:sz w:val="16"/>
                <w:rPrChange w:id="414" w:author="Acaru, Silviu" w:date="2026-03-17T23:10:00Z" w16du:dateUtc="2026-03-17T22:10:00Z">
                  <w:rPr>
                    <w:rFonts w:ascii="Times New Roman" w:hAnsi="Times New Roman"/>
                    <w:sz w:val="16"/>
                  </w:rPr>
                </w:rPrChange>
              </w:rPr>
              <w:t>wt</w:t>
            </w:r>
            <w:proofErr w:type="spellEnd"/>
            <w:r w:rsidRPr="00B40098">
              <w:rPr>
                <w:rFonts w:ascii="Times New Roman" w:hAnsi="Times New Roman"/>
                <w:color w:val="020817"/>
                <w:sz w:val="16"/>
                <w:rPrChange w:id="415" w:author="Acaru, Silviu" w:date="2026-03-17T23:10:00Z" w16du:dateUtc="2026-03-17T22:10:00Z">
                  <w:rPr>
                    <w:rFonts w:ascii="Times New Roman" w:hAnsi="Times New Roman"/>
                    <w:sz w:val="16"/>
                  </w:rPr>
                </w:rPrChange>
              </w:rPr>
              <w:t xml:space="preserve">%), Co-polyol type (PTHF), Ratio, </w:t>
            </w:r>
            <w:r w:rsidRPr="00B40098">
              <w:rPr>
                <w:rFonts w:ascii="Times New Roman" w:hAnsi="Times New Roman"/>
                <w:b/>
                <w:color w:val="020817"/>
                <w:sz w:val="16"/>
                <w:rPrChange w:id="416" w:author="Acaru, Silviu" w:date="2026-03-17T23:10:00Z" w16du:dateUtc="2026-03-17T22:10:00Z">
                  <w:rPr>
                    <w:rFonts w:ascii="Times New Roman" w:hAnsi="Times New Roman"/>
                    <w:sz w:val="16"/>
                  </w:rPr>
                </w:rPrChange>
              </w:rPr>
              <w:t>Co</w:t>
            </w:r>
            <w:r w:rsidR="00020B24">
              <w:rPr>
                <w:rFonts w:ascii="Times New Roman" w:hAnsi="Times New Roman"/>
                <w:b/>
                <w:color w:val="020817"/>
                <w:sz w:val="16"/>
                <w:rPrChange w:id="417" w:author="Acaru, Silviu" w:date="2026-03-17T23:10:00Z" w16du:dateUtc="2026-03-17T22:10:00Z">
                  <w:rPr>
                    <w:rFonts w:ascii="Times New Roman" w:hAnsi="Times New Roman"/>
                    <w:sz w:val="16"/>
                  </w:rPr>
                </w:rPrChange>
              </w:rPr>
              <w:t>-</w:t>
            </w:r>
            <w:r w:rsidRPr="00B40098">
              <w:rPr>
                <w:rFonts w:ascii="Times New Roman" w:hAnsi="Times New Roman"/>
                <w:b/>
                <w:color w:val="020817"/>
                <w:sz w:val="16"/>
                <w:rPrChange w:id="418" w:author="Acaru, Silviu" w:date="2026-03-17T23:10:00Z" w16du:dateUtc="2026-03-17T22:10:00Z">
                  <w:rPr>
                    <w:rFonts w:ascii="Times New Roman" w:hAnsi="Times New Roman"/>
                    <w:sz w:val="16"/>
                  </w:rPr>
                </w:rPrChange>
              </w:rPr>
              <w:t>polyol (</w:t>
            </w:r>
            <w:proofErr w:type="spellStart"/>
            <w:r w:rsidRPr="00B40098">
              <w:rPr>
                <w:rFonts w:ascii="Times New Roman" w:hAnsi="Times New Roman"/>
                <w:b/>
                <w:color w:val="020817"/>
                <w:sz w:val="16"/>
                <w:rPrChange w:id="419" w:author="Acaru, Silviu" w:date="2026-03-17T23:10:00Z" w16du:dateUtc="2026-03-17T22:10:00Z">
                  <w:rPr>
                    <w:rFonts w:ascii="Times New Roman" w:hAnsi="Times New Roman"/>
                    <w:sz w:val="16"/>
                  </w:rPr>
                </w:rPrChange>
              </w:rPr>
              <w:t>wt</w:t>
            </w:r>
            <w:proofErr w:type="spellEnd"/>
            <w:r w:rsidRPr="00B40098">
              <w:rPr>
                <w:rFonts w:ascii="Times New Roman" w:hAnsi="Times New Roman"/>
                <w:b/>
                <w:color w:val="020817"/>
                <w:sz w:val="16"/>
                <w:rPrChange w:id="420" w:author="Acaru, Silviu" w:date="2026-03-17T23:10:00Z" w16du:dateUtc="2026-03-17T22:10:00Z">
                  <w:rPr>
                    <w:rFonts w:ascii="Times New Roman" w:hAnsi="Times New Roman"/>
                    <w:sz w:val="16"/>
                  </w:rPr>
                </w:rPrChange>
              </w:rPr>
              <w:t>%),</w:t>
            </w:r>
            <w:r w:rsidRPr="00B40098">
              <w:rPr>
                <w:rFonts w:ascii="Times New Roman" w:hAnsi="Times New Roman"/>
                <w:color w:val="020817"/>
                <w:sz w:val="16"/>
                <w:rPrChange w:id="421" w:author="Acaru, Silviu" w:date="2026-03-17T23:10:00Z" w16du:dateUtc="2026-03-17T22:10:00Z">
                  <w:rPr>
                    <w:rFonts w:ascii="Times New Roman" w:hAnsi="Times New Roman"/>
                    <w:sz w:val="16"/>
                  </w:rPr>
                </w:rPrChange>
              </w:rPr>
              <w:t xml:space="preserve"> Isocyanate (</w:t>
            </w:r>
            <w:proofErr w:type="spellStart"/>
            <w:del w:id="422" w:author="Acaru, Silviu" w:date="2026-03-17T23:10:00Z" w16du:dateUtc="2026-03-17T22:10:00Z">
              <w:r w:rsidR="0063291A">
                <w:rPr>
                  <w:rFonts w:ascii="Times New Roman" w:hAnsi="Times New Roman" w:cs="Times New Roman"/>
                  <w:sz w:val="16"/>
                  <w:szCs w:val="16"/>
                </w:rPr>
                <w:delText xml:space="preserve">mmol NCO), </w:delText>
              </w:r>
              <w:r w:rsidR="00A42E8B" w:rsidRPr="00A42E8B">
                <w:rPr>
                  <w:rFonts w:ascii="Times New Roman" w:hAnsi="Times New Roman" w:cs="Times New Roman"/>
                  <w:sz w:val="16"/>
                  <w:szCs w:val="16"/>
                </w:rPr>
                <w:delText>Tin(II) octoate</w:delText>
              </w:r>
              <w:r w:rsidR="0063291A">
                <w:rPr>
                  <w:rFonts w:ascii="Times New Roman" w:hAnsi="Times New Roman" w:cs="Times New Roman"/>
                  <w:sz w:val="16"/>
                  <w:szCs w:val="16"/>
                </w:rPr>
                <w:delText>, Swelling ratio (%)</w:delText>
              </w:r>
            </w:del>
            <w:ins w:id="423" w:author="Acaru, Silviu" w:date="2026-03-17T23:10:00Z" w16du:dateUtc="2026-03-17T22:10:00Z">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ins>
          </w:p>
        </w:tc>
      </w:tr>
      <w:tr w:rsidR="0044513A" w:rsidRPr="00B40098" w14:paraId="072C3899"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tcPr>
          <w:p w14:paraId="1CD73EE6" w14:textId="2206F1D6" w:rsidR="0047525F" w:rsidRPr="00B40098" w:rsidRDefault="00A42E8B" w:rsidP="008C04A9">
            <w:pPr>
              <w:jc w:val="center"/>
              <w:rPr>
                <w:rFonts w:ascii="Times New Roman" w:hAnsi="Times New Roman" w:cs="Times New Roman"/>
                <w:sz w:val="16"/>
                <w:szCs w:val="16"/>
              </w:rPr>
              <w:pPrChange w:id="424" w:author="Acaru, Silviu" w:date="2026-03-17T23:10:00Z" w16du:dateUtc="2026-03-17T22:10:00Z">
                <w:pPr/>
              </w:pPrChange>
            </w:pPr>
            <w:del w:id="425" w:author="Acaru, Silviu" w:date="2026-03-17T23:10:00Z" w16du:dateUtc="2026-03-17T22:10:00Z">
              <w:r w:rsidRPr="00443E04">
                <w:rPr>
                  <w:rFonts w:ascii="Times New Roman" w:hAnsi="Times New Roman" w:cs="Times New Roman"/>
                  <w:sz w:val="16"/>
                  <w:szCs w:val="16"/>
                </w:rPr>
                <w:delText>Stacking Ensemble</w:delText>
              </w:r>
            </w:del>
            <w:ins w:id="426" w:author="Acaru, Silviu" w:date="2026-03-17T23:10:00Z" w16du:dateUtc="2026-03-17T22:10:00Z">
              <w:r w:rsidR="0047525F" w:rsidRPr="00B40098">
                <w:rPr>
                  <w:rFonts w:ascii="Times New Roman" w:hAnsi="Times New Roman" w:cs="Times New Roman"/>
                  <w:color w:val="020817"/>
                  <w:sz w:val="16"/>
                  <w:szCs w:val="16"/>
                </w:rPr>
                <w:t>2</w:t>
              </w:r>
            </w:ins>
          </w:p>
        </w:tc>
        <w:tc>
          <w:tcPr>
            <w:tcW w:w="620" w:type="dxa"/>
          </w:tcPr>
          <w:p w14:paraId="0894B707" w14:textId="7F786ACA"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rPrChange w:id="427" w:author="Acaru, Silviu" w:date="2026-03-17T23:10:00Z" w16du:dateUtc="2026-03-17T22:10:00Z">
                  <w:rPr>
                    <w:rFonts w:ascii="Times New Roman" w:hAnsi="Times New Roman"/>
                    <w:sz w:val="16"/>
                  </w:rPr>
                </w:rPrChange>
              </w:rPr>
            </w:pPr>
            <w:r w:rsidRPr="00B40098">
              <w:rPr>
                <w:rFonts w:ascii="Times New Roman" w:hAnsi="Times New Roman"/>
                <w:color w:val="020817"/>
                <w:sz w:val="16"/>
                <w:rPrChange w:id="428" w:author="Acaru, Silviu" w:date="2026-03-17T23:10:00Z" w16du:dateUtc="2026-03-17T22:10:00Z">
                  <w:rPr>
                    <w:rFonts w:ascii="Times New Roman" w:hAnsi="Times New Roman"/>
                    <w:sz w:val="16"/>
                  </w:rPr>
                </w:rPrChange>
              </w:rPr>
              <w:t>0.</w:t>
            </w:r>
            <w:del w:id="429" w:author="Acaru, Silviu" w:date="2026-03-17T23:10:00Z" w16du:dateUtc="2026-03-17T22:10:00Z">
              <w:r w:rsidR="00A42E8B" w:rsidRPr="00A42E8B">
                <w:rPr>
                  <w:rFonts w:ascii="Times New Roman" w:hAnsi="Times New Roman" w:cs="Times New Roman"/>
                  <w:sz w:val="16"/>
                  <w:szCs w:val="16"/>
                </w:rPr>
                <w:delText>85</w:delText>
              </w:r>
            </w:del>
            <w:ins w:id="430" w:author="Acaru, Silviu" w:date="2026-03-17T23:10:00Z" w16du:dateUtc="2026-03-17T22:10:00Z">
              <w:r w:rsidRPr="00B40098">
                <w:rPr>
                  <w:rFonts w:ascii="Times New Roman" w:hAnsi="Times New Roman" w:cs="Times New Roman"/>
                  <w:color w:val="020817"/>
                  <w:sz w:val="16"/>
                  <w:szCs w:val="16"/>
                </w:rPr>
                <w:t>20</w:t>
              </w:r>
            </w:ins>
          </w:p>
        </w:tc>
        <w:tc>
          <w:tcPr>
            <w:tcW w:w="1083" w:type="dxa"/>
          </w:tcPr>
          <w:p w14:paraId="4C3E473B" w14:textId="49A5D599" w:rsidR="0047525F" w:rsidRPr="00B40098" w:rsidRDefault="00A42E8B"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rPrChange w:id="431" w:author="Acaru, Silviu" w:date="2026-03-17T23:10:00Z" w16du:dateUtc="2026-03-17T22:10:00Z">
                  <w:rPr>
                    <w:rFonts w:ascii="Times New Roman" w:hAnsi="Times New Roman"/>
                    <w:sz w:val="16"/>
                  </w:rPr>
                </w:rPrChange>
              </w:rPr>
            </w:pPr>
            <w:del w:id="432" w:author="Acaru, Silviu" w:date="2026-03-17T23:10:00Z" w16du:dateUtc="2026-03-17T22:10:00Z">
              <w:r w:rsidRPr="00A42E8B">
                <w:rPr>
                  <w:rFonts w:ascii="Times New Roman" w:hAnsi="Times New Roman" w:cs="Times New Roman"/>
                  <w:sz w:val="16"/>
                  <w:szCs w:val="16"/>
                </w:rPr>
                <w:delText>111.80</w:delText>
              </w:r>
            </w:del>
            <w:ins w:id="433" w:author="Acaru, Silviu" w:date="2026-03-17T23:10:00Z" w16du:dateUtc="2026-03-17T22:10:00Z">
              <w:r w:rsidR="0047525F" w:rsidRPr="00B40098">
                <w:rPr>
                  <w:rFonts w:ascii="Times New Roman" w:hAnsi="Times New Roman" w:cs="Times New Roman"/>
                  <w:color w:val="020817"/>
                  <w:sz w:val="16"/>
                  <w:szCs w:val="16"/>
                </w:rPr>
                <w:t>0.46</w:t>
              </w:r>
            </w:ins>
          </w:p>
        </w:tc>
        <w:tc>
          <w:tcPr>
            <w:tcW w:w="709" w:type="dxa"/>
          </w:tcPr>
          <w:p w14:paraId="0C3F8B69" w14:textId="7A001F20" w:rsidR="0047525F" w:rsidRPr="00B40098" w:rsidRDefault="00A42E8B"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rPrChange w:id="434" w:author="Acaru, Silviu" w:date="2026-03-17T23:10:00Z" w16du:dateUtc="2026-03-17T22:10:00Z">
                  <w:rPr>
                    <w:rFonts w:ascii="Times New Roman" w:hAnsi="Times New Roman"/>
                    <w:sz w:val="16"/>
                  </w:rPr>
                </w:rPrChange>
              </w:rPr>
            </w:pPr>
            <w:del w:id="435" w:author="Acaru, Silviu" w:date="2026-03-17T23:10:00Z" w16du:dateUtc="2026-03-17T22:10:00Z">
              <w:r w:rsidRPr="00A42E8B">
                <w:rPr>
                  <w:rFonts w:ascii="Times New Roman" w:hAnsi="Times New Roman" w:cs="Times New Roman"/>
                  <w:sz w:val="16"/>
                  <w:szCs w:val="16"/>
                </w:rPr>
                <w:delText>6.68</w:delText>
              </w:r>
            </w:del>
            <w:ins w:id="436" w:author="Acaru, Silviu" w:date="2026-03-17T23:10:00Z" w16du:dateUtc="2026-03-17T22:10:00Z">
              <w:r w:rsidR="0047525F" w:rsidRPr="00B40098">
                <w:rPr>
                  <w:rFonts w:ascii="Times New Roman" w:hAnsi="Times New Roman" w:cs="Times New Roman"/>
                  <w:color w:val="020817"/>
                  <w:sz w:val="16"/>
                  <w:szCs w:val="16"/>
                </w:rPr>
                <w:t>595.12</w:t>
              </w:r>
            </w:ins>
          </w:p>
        </w:tc>
        <w:tc>
          <w:tcPr>
            <w:tcW w:w="1083" w:type="dxa"/>
          </w:tcPr>
          <w:p w14:paraId="7CD400F9" w14:textId="71B718F1" w:rsidR="0047525F" w:rsidRPr="00B40098" w:rsidRDefault="00A42E8B"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rPrChange w:id="437" w:author="Acaru, Silviu" w:date="2026-03-17T23:10:00Z" w16du:dateUtc="2026-03-17T22:10:00Z">
                  <w:rPr>
                    <w:rFonts w:ascii="Times New Roman" w:hAnsi="Times New Roman"/>
                    <w:sz w:val="16"/>
                  </w:rPr>
                </w:rPrChange>
              </w:rPr>
            </w:pPr>
            <w:del w:id="438" w:author="Acaru, Silviu" w:date="2026-03-17T23:10:00Z" w16du:dateUtc="2026-03-17T22:10:00Z">
              <w:r w:rsidRPr="00A42E8B">
                <w:rPr>
                  <w:rFonts w:ascii="Times New Roman" w:hAnsi="Times New Roman" w:cs="Times New Roman"/>
                  <w:sz w:val="16"/>
                  <w:szCs w:val="16"/>
                </w:rPr>
                <w:delText>900</w:delText>
              </w:r>
            </w:del>
            <w:ins w:id="439" w:author="Acaru, Silviu" w:date="2026-03-17T23:10:00Z" w16du:dateUtc="2026-03-17T22:10:00Z">
              <w:r w:rsidR="0047525F" w:rsidRPr="00B40098">
                <w:rPr>
                  <w:rFonts w:ascii="Times New Roman" w:hAnsi="Times New Roman" w:cs="Times New Roman"/>
                  <w:color w:val="020817"/>
                  <w:sz w:val="16"/>
                  <w:szCs w:val="16"/>
                </w:rPr>
                <w:t>417.46</w:t>
              </w:r>
            </w:ins>
          </w:p>
        </w:tc>
        <w:tc>
          <w:tcPr>
            <w:tcW w:w="709" w:type="dxa"/>
            <w:cellIns w:id="440" w:author="Acaru, Silviu" w:date="2026-03-17T23:10:00Z"/>
          </w:tcPr>
          <w:p w14:paraId="6C365BB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ins w:id="441" w:author="Acaru, Silviu" w:date="2026-03-17T23:10:00Z" w16du:dateUtc="2026-03-17T22:10:00Z">
              <w:r w:rsidRPr="00B40098">
                <w:rPr>
                  <w:rFonts w:ascii="Times New Roman" w:hAnsi="Times New Roman" w:cs="Times New Roman"/>
                  <w:color w:val="020817"/>
                  <w:sz w:val="16"/>
                  <w:szCs w:val="16"/>
                </w:rPr>
                <w:t>17.77</w:t>
              </w:r>
            </w:ins>
          </w:p>
        </w:tc>
        <w:tc>
          <w:tcPr>
            <w:tcW w:w="1276" w:type="dxa"/>
            <w:cellIns w:id="442" w:author="Acaru, Silviu" w:date="2026-03-17T23:10:00Z"/>
          </w:tcPr>
          <w:p w14:paraId="7C6AA1F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ins w:id="443" w:author="Acaru, Silviu" w:date="2026-03-17T23:10:00Z" w16du:dateUtc="2026-03-17T22:10:00Z">
              <w:r w:rsidRPr="00B40098">
                <w:rPr>
                  <w:rFonts w:ascii="Times New Roman" w:hAnsi="Times New Roman" w:cs="Times New Roman"/>
                  <w:color w:val="020817"/>
                  <w:sz w:val="16"/>
                  <w:szCs w:val="16"/>
                </w:rPr>
                <w:t>13.54</w:t>
              </w:r>
            </w:ins>
          </w:p>
        </w:tc>
        <w:tc>
          <w:tcPr>
            <w:tcW w:w="992" w:type="dxa"/>
            <w:cellIns w:id="444" w:author="Acaru, Silviu" w:date="2026-03-17T23:10:00Z"/>
          </w:tcPr>
          <w:p w14:paraId="21D5BE5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ins w:id="445" w:author="Acaru, Silviu" w:date="2026-03-17T23:10:00Z" w16du:dateUtc="2026-03-17T22:10:00Z">
              <w:r w:rsidRPr="00B40098">
                <w:rPr>
                  <w:rFonts w:ascii="Times New Roman" w:hAnsi="Times New Roman" w:cs="Times New Roman"/>
                  <w:color w:val="020817"/>
                  <w:sz w:val="16"/>
                  <w:szCs w:val="16"/>
                </w:rPr>
                <w:t>10</w:t>
              </w:r>
            </w:ins>
          </w:p>
        </w:tc>
        <w:tc>
          <w:tcPr>
            <w:tcW w:w="2268" w:type="dxa"/>
          </w:tcPr>
          <w:p w14:paraId="1FF37EC0" w14:textId="1FD54C63"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Change w:id="446" w:author="Acaru, Silviu" w:date="2026-03-17T23:10:00Z" w16du:dateUtc="2026-03-17T22:10:00Z">
                <w:pPr>
                  <w:cnfStyle w:val="000000100000" w:firstRow="0" w:lastRow="0" w:firstColumn="0" w:lastColumn="0" w:oddVBand="0" w:evenVBand="0" w:oddHBand="1" w:evenHBand="0" w:firstRowFirstColumn="0" w:firstRowLastColumn="0" w:lastRowFirstColumn="0" w:lastRowLastColumn="0"/>
                </w:pPr>
              </w:pPrChange>
            </w:pPr>
            <w:r w:rsidRPr="00B40098">
              <w:rPr>
                <w:rFonts w:ascii="Times New Roman" w:hAnsi="Times New Roman"/>
                <w:color w:val="020817"/>
                <w:sz w:val="16"/>
                <w:rPrChange w:id="447" w:author="Acaru, Silviu" w:date="2026-03-17T23:10:00Z" w16du:dateUtc="2026-03-17T22:10:00Z">
                  <w:rPr>
                    <w:rFonts w:ascii="Times New Roman" w:hAnsi="Times New Roman"/>
                    <w:color w:val="000000"/>
                    <w:sz w:val="16"/>
                  </w:rPr>
                </w:rPrChange>
              </w:rPr>
              <w:t>Lignin (</w:t>
            </w:r>
            <w:proofErr w:type="spellStart"/>
            <w:r w:rsidRPr="00B40098">
              <w:rPr>
                <w:rFonts w:ascii="Times New Roman" w:hAnsi="Times New Roman"/>
                <w:color w:val="020817"/>
                <w:sz w:val="16"/>
                <w:rPrChange w:id="448" w:author="Acaru, Silviu" w:date="2026-03-17T23:10:00Z" w16du:dateUtc="2026-03-17T22:10:00Z">
                  <w:rPr>
                    <w:rFonts w:ascii="Times New Roman" w:hAnsi="Times New Roman"/>
                    <w:color w:val="000000"/>
                    <w:sz w:val="16"/>
                  </w:rPr>
                </w:rPrChange>
              </w:rPr>
              <w:t>wt</w:t>
            </w:r>
            <w:proofErr w:type="spellEnd"/>
            <w:r w:rsidRPr="00B40098">
              <w:rPr>
                <w:rFonts w:ascii="Times New Roman" w:hAnsi="Times New Roman"/>
                <w:color w:val="020817"/>
                <w:sz w:val="16"/>
                <w:rPrChange w:id="449" w:author="Acaru, Silviu" w:date="2026-03-17T23:10:00Z" w16du:dateUtc="2026-03-17T22:10:00Z">
                  <w:rPr>
                    <w:rFonts w:ascii="Times New Roman" w:hAnsi="Times New Roman"/>
                    <w:color w:val="000000"/>
                    <w:sz w:val="16"/>
                  </w:rPr>
                </w:rPrChange>
              </w:rPr>
              <w:t xml:space="preserve">%), Co-polyol type (PTHF), Ratio, </w:t>
            </w:r>
            <w:del w:id="450" w:author="Acaru, Silviu" w:date="2026-03-17T23:10:00Z" w16du:dateUtc="2026-03-17T22:10:00Z">
              <w:r w:rsidR="00A42E8B" w:rsidRPr="00A42E8B">
                <w:rPr>
                  <w:rFonts w:ascii="Times New Roman" w:hAnsi="Times New Roman" w:cs="Times New Roman"/>
                  <w:color w:val="000000"/>
                  <w:sz w:val="16"/>
                  <w:szCs w:val="16"/>
                </w:rPr>
                <w:delText>Co-polyol (wt%)</w:delText>
              </w:r>
              <w:r w:rsidR="0063291A">
                <w:rPr>
                  <w:rFonts w:ascii="Times New Roman" w:hAnsi="Times New Roman" w:cs="Times New Roman"/>
                  <w:color w:val="000000"/>
                  <w:sz w:val="16"/>
                  <w:szCs w:val="16"/>
                </w:rPr>
                <w:delText xml:space="preserve">, </w:delText>
              </w:r>
            </w:del>
            <w:r w:rsidRPr="00B40098">
              <w:rPr>
                <w:rFonts w:ascii="Times New Roman" w:hAnsi="Times New Roman"/>
                <w:color w:val="020817"/>
                <w:sz w:val="16"/>
                <w:rPrChange w:id="451" w:author="Acaru, Silviu" w:date="2026-03-17T23:10:00Z" w16du:dateUtc="2026-03-17T22:10:00Z">
                  <w:rPr>
                    <w:rFonts w:ascii="Times New Roman" w:hAnsi="Times New Roman"/>
                    <w:color w:val="000000"/>
                    <w:sz w:val="16"/>
                  </w:rPr>
                </w:rPrChange>
              </w:rPr>
              <w:t>Isocyanate (</w:t>
            </w:r>
            <w:proofErr w:type="spellStart"/>
            <w:del w:id="452" w:author="Acaru, Silviu" w:date="2026-03-17T23:10:00Z" w16du:dateUtc="2026-03-17T22:10:00Z">
              <w:r w:rsidR="0063291A">
                <w:rPr>
                  <w:rFonts w:ascii="Times New Roman" w:hAnsi="Times New Roman" w:cs="Times New Roman"/>
                  <w:color w:val="000000"/>
                  <w:sz w:val="16"/>
                  <w:szCs w:val="16"/>
                </w:rPr>
                <w:delText>mmol NCO), Tin(II) octoate</w:delText>
              </w:r>
              <w:r w:rsidR="00A42E8B" w:rsidRPr="00A42E8B">
                <w:rPr>
                  <w:rFonts w:ascii="Times New Roman" w:hAnsi="Times New Roman" w:cs="Times New Roman"/>
                  <w:color w:val="000000"/>
                  <w:sz w:val="16"/>
                  <w:szCs w:val="16"/>
                </w:rPr>
                <w:delText>,</w:delText>
              </w:r>
              <w:r w:rsidR="0063291A">
                <w:rPr>
                  <w:rFonts w:ascii="Times New Roman" w:hAnsi="Times New Roman" w:cs="Times New Roman"/>
                  <w:color w:val="000000"/>
                  <w:sz w:val="16"/>
                  <w:szCs w:val="16"/>
                </w:rPr>
                <w:delText xml:space="preserve"> </w:delText>
              </w:r>
              <w:r w:rsidR="00A42E8B" w:rsidRPr="00A42E8B">
                <w:rPr>
                  <w:rFonts w:ascii="Times New Roman" w:hAnsi="Times New Roman" w:cs="Times New Roman"/>
                  <w:color w:val="000000"/>
                  <w:sz w:val="16"/>
                  <w:szCs w:val="16"/>
                </w:rPr>
                <w:delText>Swellin</w:delText>
              </w:r>
              <w:r w:rsidR="0063291A">
                <w:rPr>
                  <w:rFonts w:ascii="Times New Roman" w:hAnsi="Times New Roman" w:cs="Times New Roman"/>
                  <w:color w:val="000000"/>
                  <w:sz w:val="16"/>
                  <w:szCs w:val="16"/>
                </w:rPr>
                <w:delText>g ratio (%)</w:delText>
              </w:r>
            </w:del>
            <w:ins w:id="453" w:author="Acaru, Silviu" w:date="2026-03-17T23:10:00Z" w16du:dateUtc="2026-03-17T22:10:00Z">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ins>
          </w:p>
        </w:tc>
      </w:tr>
      <w:tr w:rsidR="0044513A" w:rsidRPr="00B40098" w14:paraId="4A9D19EB"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E10FD13" w14:textId="54E024C4" w:rsidR="0047525F" w:rsidRPr="00B40098" w:rsidRDefault="00A42E8B" w:rsidP="008C04A9">
            <w:pPr>
              <w:jc w:val="center"/>
              <w:rPr>
                <w:rFonts w:ascii="Times New Roman" w:hAnsi="Times New Roman" w:cs="Times New Roman"/>
                <w:sz w:val="16"/>
                <w:szCs w:val="16"/>
              </w:rPr>
              <w:pPrChange w:id="454" w:author="Acaru, Silviu" w:date="2026-03-17T23:10:00Z" w16du:dateUtc="2026-03-17T22:10:00Z">
                <w:pPr/>
              </w:pPrChange>
            </w:pPr>
            <w:del w:id="455" w:author="Acaru, Silviu" w:date="2026-03-17T23:10:00Z" w16du:dateUtc="2026-03-17T22:10:00Z">
              <w:r w:rsidRPr="00443E04">
                <w:rPr>
                  <w:rFonts w:ascii="Times New Roman" w:hAnsi="Times New Roman" w:cs="Times New Roman"/>
                  <w:sz w:val="16"/>
                  <w:szCs w:val="16"/>
                </w:rPr>
                <w:delText>Stacking Ensemble</w:delText>
              </w:r>
            </w:del>
            <w:ins w:id="456" w:author="Acaru, Silviu" w:date="2026-03-17T23:10:00Z" w16du:dateUtc="2026-03-17T22:10:00Z">
              <w:r w:rsidR="0047525F" w:rsidRPr="00B40098">
                <w:rPr>
                  <w:rFonts w:ascii="Times New Roman" w:hAnsi="Times New Roman" w:cs="Times New Roman"/>
                  <w:color w:val="020817"/>
                  <w:sz w:val="16"/>
                  <w:szCs w:val="16"/>
                </w:rPr>
                <w:t>3</w:t>
              </w:r>
            </w:ins>
          </w:p>
        </w:tc>
        <w:tc>
          <w:tcPr>
            <w:tcW w:w="620" w:type="dxa"/>
          </w:tcPr>
          <w:p w14:paraId="6CC9BA16" w14:textId="35EF52E3"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457" w:author="Acaru, Silviu" w:date="2026-03-17T23:10:00Z" w16du:dateUtc="2026-03-17T22:10:00Z">
                  <w:rPr>
                    <w:rFonts w:ascii="Times New Roman" w:hAnsi="Times New Roman"/>
                    <w:sz w:val="16"/>
                  </w:rPr>
                </w:rPrChange>
              </w:rPr>
            </w:pPr>
            <w:r w:rsidRPr="00B40098">
              <w:rPr>
                <w:rFonts w:ascii="Times New Roman" w:hAnsi="Times New Roman"/>
                <w:color w:val="020817"/>
                <w:sz w:val="16"/>
                <w:rPrChange w:id="458" w:author="Acaru, Silviu" w:date="2026-03-17T23:10:00Z" w16du:dateUtc="2026-03-17T22:10:00Z">
                  <w:rPr>
                    <w:rFonts w:ascii="Times New Roman" w:hAnsi="Times New Roman"/>
                    <w:sz w:val="16"/>
                  </w:rPr>
                </w:rPrChange>
              </w:rPr>
              <w:t>0.</w:t>
            </w:r>
            <w:del w:id="459" w:author="Acaru, Silviu" w:date="2026-03-17T23:10:00Z" w16du:dateUtc="2026-03-17T22:10:00Z">
              <w:r w:rsidR="00A42E8B" w:rsidRPr="00A42E8B">
                <w:rPr>
                  <w:rFonts w:ascii="Times New Roman" w:hAnsi="Times New Roman" w:cs="Times New Roman"/>
                  <w:sz w:val="16"/>
                  <w:szCs w:val="16"/>
                </w:rPr>
                <w:delText>83</w:delText>
              </w:r>
            </w:del>
            <w:ins w:id="460" w:author="Acaru, Silviu" w:date="2026-03-17T23:10:00Z" w16du:dateUtc="2026-03-17T22:10:00Z">
              <w:r w:rsidRPr="00B40098">
                <w:rPr>
                  <w:rFonts w:ascii="Times New Roman" w:hAnsi="Times New Roman" w:cs="Times New Roman"/>
                  <w:color w:val="020817"/>
                  <w:sz w:val="16"/>
                  <w:szCs w:val="16"/>
                </w:rPr>
                <w:t>61</w:t>
              </w:r>
            </w:ins>
          </w:p>
        </w:tc>
        <w:tc>
          <w:tcPr>
            <w:tcW w:w="1083" w:type="dxa"/>
          </w:tcPr>
          <w:p w14:paraId="11F4C552" w14:textId="394BA695"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461" w:author="Acaru, Silviu" w:date="2026-03-17T23:10:00Z" w16du:dateUtc="2026-03-17T22:10:00Z">
                  <w:rPr>
                    <w:rFonts w:ascii="Times New Roman" w:hAnsi="Times New Roman"/>
                    <w:sz w:val="16"/>
                  </w:rPr>
                </w:rPrChange>
              </w:rPr>
            </w:pPr>
            <w:del w:id="462" w:author="Acaru, Silviu" w:date="2026-03-17T23:10:00Z" w16du:dateUtc="2026-03-17T22:10:00Z">
              <w:r w:rsidRPr="00A42E8B">
                <w:rPr>
                  <w:rFonts w:ascii="Times New Roman" w:hAnsi="Times New Roman" w:cs="Times New Roman"/>
                  <w:sz w:val="16"/>
                  <w:szCs w:val="16"/>
                </w:rPr>
                <w:delText>125.44</w:delText>
              </w:r>
            </w:del>
            <w:ins w:id="463" w:author="Acaru, Silviu" w:date="2026-03-17T23:10:00Z" w16du:dateUtc="2026-03-17T22:10:00Z">
              <w:r w:rsidR="0047525F" w:rsidRPr="00B40098">
                <w:rPr>
                  <w:rFonts w:ascii="Times New Roman" w:hAnsi="Times New Roman" w:cs="Times New Roman"/>
                  <w:color w:val="020817"/>
                  <w:sz w:val="16"/>
                  <w:szCs w:val="16"/>
                </w:rPr>
                <w:t>0.49</w:t>
              </w:r>
            </w:ins>
          </w:p>
        </w:tc>
        <w:tc>
          <w:tcPr>
            <w:tcW w:w="709" w:type="dxa"/>
          </w:tcPr>
          <w:p w14:paraId="7642A0D8" w14:textId="26426CFC"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464" w:author="Acaru, Silviu" w:date="2026-03-17T23:10:00Z" w16du:dateUtc="2026-03-17T22:10:00Z">
                  <w:rPr>
                    <w:rFonts w:ascii="Times New Roman" w:hAnsi="Times New Roman"/>
                    <w:sz w:val="16"/>
                  </w:rPr>
                </w:rPrChange>
              </w:rPr>
            </w:pPr>
            <w:del w:id="465" w:author="Acaru, Silviu" w:date="2026-03-17T23:10:00Z" w16du:dateUtc="2026-03-17T22:10:00Z">
              <w:r w:rsidRPr="00A42E8B">
                <w:rPr>
                  <w:rFonts w:ascii="Times New Roman" w:hAnsi="Times New Roman" w:cs="Times New Roman"/>
                  <w:sz w:val="16"/>
                  <w:szCs w:val="16"/>
                </w:rPr>
                <w:delText>6.89</w:delText>
              </w:r>
            </w:del>
            <w:ins w:id="466" w:author="Acaru, Silviu" w:date="2026-03-17T23:10:00Z" w16du:dateUtc="2026-03-17T22:10:00Z">
              <w:r w:rsidR="0047525F" w:rsidRPr="00B40098">
                <w:rPr>
                  <w:rFonts w:ascii="Times New Roman" w:hAnsi="Times New Roman" w:cs="Times New Roman"/>
                  <w:color w:val="020817"/>
                  <w:sz w:val="16"/>
                  <w:szCs w:val="16"/>
                </w:rPr>
                <w:t>292.55</w:t>
              </w:r>
            </w:ins>
          </w:p>
        </w:tc>
        <w:tc>
          <w:tcPr>
            <w:tcW w:w="1083" w:type="dxa"/>
          </w:tcPr>
          <w:p w14:paraId="7521784D" w14:textId="5D5BC4A1"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467" w:author="Acaru, Silviu" w:date="2026-03-17T23:10:00Z" w16du:dateUtc="2026-03-17T22:10:00Z">
                  <w:rPr>
                    <w:rFonts w:ascii="Times New Roman" w:hAnsi="Times New Roman"/>
                    <w:sz w:val="16"/>
                  </w:rPr>
                </w:rPrChange>
              </w:rPr>
            </w:pPr>
            <w:del w:id="468" w:author="Acaru, Silviu" w:date="2026-03-17T23:10:00Z" w16du:dateUtc="2026-03-17T22:10:00Z">
              <w:r w:rsidRPr="00A42E8B">
                <w:rPr>
                  <w:rFonts w:ascii="Times New Roman" w:hAnsi="Times New Roman" w:cs="Times New Roman"/>
                  <w:sz w:val="16"/>
                  <w:szCs w:val="16"/>
                </w:rPr>
                <w:delText>700</w:delText>
              </w:r>
            </w:del>
            <w:ins w:id="469" w:author="Acaru, Silviu" w:date="2026-03-17T23:10:00Z" w16du:dateUtc="2026-03-17T22:10:00Z">
              <w:r w:rsidR="0047525F" w:rsidRPr="00B40098">
                <w:rPr>
                  <w:rFonts w:ascii="Times New Roman" w:hAnsi="Times New Roman" w:cs="Times New Roman"/>
                  <w:color w:val="020817"/>
                  <w:sz w:val="16"/>
                  <w:szCs w:val="16"/>
                </w:rPr>
                <w:t>392.19</w:t>
              </w:r>
            </w:ins>
          </w:p>
        </w:tc>
        <w:tc>
          <w:tcPr>
            <w:tcW w:w="709" w:type="dxa"/>
            <w:cellIns w:id="470" w:author="Acaru, Silviu" w:date="2026-03-17T23:10:00Z"/>
          </w:tcPr>
          <w:p w14:paraId="201109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ins w:id="471" w:author="Acaru, Silviu" w:date="2026-03-17T23:10:00Z" w16du:dateUtc="2026-03-17T22:10:00Z">
              <w:r w:rsidRPr="00B40098">
                <w:rPr>
                  <w:rFonts w:ascii="Times New Roman" w:hAnsi="Times New Roman" w:cs="Times New Roman"/>
                  <w:color w:val="020817"/>
                  <w:sz w:val="16"/>
                  <w:szCs w:val="16"/>
                </w:rPr>
                <w:t>14.26</w:t>
              </w:r>
            </w:ins>
          </w:p>
        </w:tc>
        <w:tc>
          <w:tcPr>
            <w:tcW w:w="1276" w:type="dxa"/>
            <w:cellIns w:id="472" w:author="Acaru, Silviu" w:date="2026-03-17T23:10:00Z"/>
          </w:tcPr>
          <w:p w14:paraId="489E950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ins w:id="473" w:author="Acaru, Silviu" w:date="2026-03-17T23:10:00Z" w16du:dateUtc="2026-03-17T22:10:00Z">
              <w:r w:rsidRPr="00B40098">
                <w:rPr>
                  <w:rFonts w:ascii="Times New Roman" w:hAnsi="Times New Roman" w:cs="Times New Roman"/>
                  <w:color w:val="020817"/>
                  <w:sz w:val="16"/>
                  <w:szCs w:val="16"/>
                </w:rPr>
                <w:t>13.55</w:t>
              </w:r>
            </w:ins>
          </w:p>
        </w:tc>
        <w:tc>
          <w:tcPr>
            <w:tcW w:w="992" w:type="dxa"/>
            <w:cellIns w:id="474" w:author="Acaru, Silviu" w:date="2026-03-17T23:10:00Z"/>
          </w:tcPr>
          <w:p w14:paraId="06C8276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ins w:id="475" w:author="Acaru, Silviu" w:date="2026-03-17T23:10:00Z" w16du:dateUtc="2026-03-17T22:10:00Z">
              <w:r w:rsidRPr="00B40098">
                <w:rPr>
                  <w:rFonts w:ascii="Times New Roman" w:hAnsi="Times New Roman" w:cs="Times New Roman"/>
                  <w:color w:val="020817"/>
                  <w:sz w:val="16"/>
                  <w:szCs w:val="16"/>
                </w:rPr>
                <w:t>100</w:t>
              </w:r>
            </w:ins>
          </w:p>
        </w:tc>
        <w:tc>
          <w:tcPr>
            <w:tcW w:w="2268" w:type="dxa"/>
          </w:tcPr>
          <w:p w14:paraId="479B750D" w14:textId="24934076"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Change w:id="476" w:author="Acaru, Silviu" w:date="2026-03-17T23:10:00Z" w16du:dateUtc="2026-03-17T22:10:00Z">
                <w:pPr>
                  <w:cnfStyle w:val="000000000000" w:firstRow="0" w:lastRow="0" w:firstColumn="0" w:lastColumn="0" w:oddVBand="0" w:evenVBand="0" w:oddHBand="0" w:evenHBand="0" w:firstRowFirstColumn="0" w:firstRowLastColumn="0" w:lastRowFirstColumn="0" w:lastRowLastColumn="0"/>
                </w:pPr>
              </w:pPrChange>
            </w:pPr>
            <w:r w:rsidRPr="00B40098">
              <w:rPr>
                <w:rFonts w:ascii="Times New Roman" w:hAnsi="Times New Roman"/>
                <w:color w:val="020817"/>
                <w:sz w:val="16"/>
                <w:rPrChange w:id="477" w:author="Acaru, Silviu" w:date="2026-03-17T23:10:00Z" w16du:dateUtc="2026-03-17T22:10:00Z">
                  <w:rPr>
                    <w:rFonts w:ascii="Times New Roman" w:hAnsi="Times New Roman"/>
                    <w:color w:val="000000"/>
                    <w:sz w:val="16"/>
                  </w:rPr>
                </w:rPrChange>
              </w:rPr>
              <w:t>Lignin (</w:t>
            </w:r>
            <w:proofErr w:type="spellStart"/>
            <w:r w:rsidRPr="00B40098">
              <w:rPr>
                <w:rFonts w:ascii="Times New Roman" w:hAnsi="Times New Roman"/>
                <w:color w:val="020817"/>
                <w:sz w:val="16"/>
                <w:rPrChange w:id="478" w:author="Acaru, Silviu" w:date="2026-03-17T23:10:00Z" w16du:dateUtc="2026-03-17T22:10:00Z">
                  <w:rPr>
                    <w:rFonts w:ascii="Times New Roman" w:hAnsi="Times New Roman"/>
                    <w:color w:val="000000"/>
                    <w:sz w:val="16"/>
                  </w:rPr>
                </w:rPrChange>
              </w:rPr>
              <w:t>wt</w:t>
            </w:r>
            <w:proofErr w:type="spellEnd"/>
            <w:r w:rsidRPr="00B40098">
              <w:rPr>
                <w:rFonts w:ascii="Times New Roman" w:hAnsi="Times New Roman"/>
                <w:color w:val="020817"/>
                <w:sz w:val="16"/>
                <w:rPrChange w:id="479" w:author="Acaru, Silviu" w:date="2026-03-17T23:10:00Z" w16du:dateUtc="2026-03-17T22:10:00Z">
                  <w:rPr>
                    <w:rFonts w:ascii="Times New Roman" w:hAnsi="Times New Roman"/>
                    <w:color w:val="000000"/>
                    <w:sz w:val="16"/>
                  </w:rPr>
                </w:rPrChange>
              </w:rPr>
              <w:t xml:space="preserve">%), Co-polyol type (PTHF), Ratio, </w:t>
            </w:r>
            <w:r w:rsidRPr="00B40098">
              <w:rPr>
                <w:rFonts w:ascii="Times New Roman" w:hAnsi="Times New Roman"/>
                <w:b/>
                <w:color w:val="020817"/>
                <w:sz w:val="16"/>
                <w:rPrChange w:id="480" w:author="Acaru, Silviu" w:date="2026-03-17T23:10:00Z" w16du:dateUtc="2026-03-17T22:10:00Z">
                  <w:rPr>
                    <w:rFonts w:ascii="Times New Roman" w:hAnsi="Times New Roman"/>
                    <w:color w:val="000000"/>
                    <w:sz w:val="16"/>
                  </w:rPr>
                </w:rPrChange>
              </w:rPr>
              <w:t>Co</w:t>
            </w:r>
            <w:r w:rsidR="00020B24">
              <w:rPr>
                <w:rFonts w:ascii="Times New Roman" w:hAnsi="Times New Roman"/>
                <w:b/>
                <w:color w:val="020817"/>
                <w:sz w:val="16"/>
                <w:rPrChange w:id="481" w:author="Acaru, Silviu" w:date="2026-03-17T23:10:00Z" w16du:dateUtc="2026-03-17T22:10:00Z">
                  <w:rPr>
                    <w:rFonts w:ascii="Times New Roman" w:hAnsi="Times New Roman"/>
                    <w:color w:val="000000"/>
                    <w:sz w:val="16"/>
                  </w:rPr>
                </w:rPrChange>
              </w:rPr>
              <w:t>-</w:t>
            </w:r>
            <w:r w:rsidRPr="00B40098">
              <w:rPr>
                <w:rFonts w:ascii="Times New Roman" w:hAnsi="Times New Roman"/>
                <w:b/>
                <w:color w:val="020817"/>
                <w:sz w:val="16"/>
                <w:rPrChange w:id="482" w:author="Acaru, Silviu" w:date="2026-03-17T23:10:00Z" w16du:dateUtc="2026-03-17T22:10:00Z">
                  <w:rPr>
                    <w:rFonts w:ascii="Times New Roman" w:hAnsi="Times New Roman"/>
                    <w:color w:val="000000"/>
                    <w:sz w:val="16"/>
                  </w:rPr>
                </w:rPrChange>
              </w:rPr>
              <w:t>polyol (</w:t>
            </w:r>
            <w:proofErr w:type="spellStart"/>
            <w:r w:rsidRPr="00B40098">
              <w:rPr>
                <w:rFonts w:ascii="Times New Roman" w:hAnsi="Times New Roman"/>
                <w:b/>
                <w:color w:val="020817"/>
                <w:sz w:val="16"/>
                <w:rPrChange w:id="483" w:author="Acaru, Silviu" w:date="2026-03-17T23:10:00Z" w16du:dateUtc="2026-03-17T22:10:00Z">
                  <w:rPr>
                    <w:rFonts w:ascii="Times New Roman" w:hAnsi="Times New Roman"/>
                    <w:color w:val="000000"/>
                    <w:sz w:val="16"/>
                  </w:rPr>
                </w:rPrChange>
              </w:rPr>
              <w:t>wt</w:t>
            </w:r>
            <w:proofErr w:type="spellEnd"/>
            <w:r w:rsidRPr="00B40098">
              <w:rPr>
                <w:rFonts w:ascii="Times New Roman" w:hAnsi="Times New Roman"/>
                <w:b/>
                <w:color w:val="020817"/>
                <w:sz w:val="16"/>
                <w:rPrChange w:id="484" w:author="Acaru, Silviu" w:date="2026-03-17T23:10:00Z" w16du:dateUtc="2026-03-17T22:10:00Z">
                  <w:rPr>
                    <w:rFonts w:ascii="Times New Roman" w:hAnsi="Times New Roman"/>
                    <w:color w:val="000000"/>
                    <w:sz w:val="16"/>
                  </w:rPr>
                </w:rPrChange>
              </w:rPr>
              <w:t>%),</w:t>
            </w:r>
            <w:r w:rsidRPr="00B40098">
              <w:rPr>
                <w:rFonts w:ascii="Times New Roman" w:hAnsi="Times New Roman"/>
                <w:color w:val="020817"/>
                <w:sz w:val="16"/>
                <w:rPrChange w:id="485" w:author="Acaru, Silviu" w:date="2026-03-17T23:10:00Z" w16du:dateUtc="2026-03-17T22:10:00Z">
                  <w:rPr>
                    <w:rFonts w:ascii="Times New Roman" w:hAnsi="Times New Roman"/>
                    <w:color w:val="000000"/>
                    <w:sz w:val="16"/>
                  </w:rPr>
                </w:rPrChange>
              </w:rPr>
              <w:t xml:space="preserve"> Isocyanate (</w:t>
            </w:r>
            <w:proofErr w:type="spellStart"/>
            <w:r w:rsidRPr="00B40098">
              <w:rPr>
                <w:rFonts w:ascii="Times New Roman" w:hAnsi="Times New Roman"/>
                <w:color w:val="020817"/>
                <w:sz w:val="16"/>
                <w:rPrChange w:id="486" w:author="Acaru, Silviu" w:date="2026-03-17T23:10:00Z" w16du:dateUtc="2026-03-17T22:10:00Z">
                  <w:rPr>
                    <w:rFonts w:ascii="Times New Roman" w:hAnsi="Times New Roman"/>
                    <w:color w:val="000000"/>
                    <w:sz w:val="16"/>
                  </w:rPr>
                </w:rPrChange>
              </w:rPr>
              <w:t>wt</w:t>
            </w:r>
            <w:proofErr w:type="spellEnd"/>
            <w:del w:id="487" w:author="Acaru, Silviu" w:date="2026-03-17T23:10:00Z" w16du:dateUtc="2026-03-17T22:10:00Z">
              <w:r w:rsidR="0063291A">
                <w:rPr>
                  <w:rFonts w:ascii="Times New Roman" w:hAnsi="Times New Roman" w:cs="Times New Roman"/>
                  <w:color w:val="000000"/>
                  <w:sz w:val="16"/>
                  <w:szCs w:val="16"/>
                </w:rPr>
                <w:delText>%)</w:delText>
              </w:r>
              <w:r w:rsidR="00A42E8B" w:rsidRPr="00A42E8B">
                <w:rPr>
                  <w:rFonts w:ascii="Times New Roman" w:hAnsi="Times New Roman" w:cs="Times New Roman"/>
                  <w:color w:val="000000"/>
                  <w:sz w:val="16"/>
                  <w:szCs w:val="16"/>
                </w:rPr>
                <w:delText>, Isocyanate (mmol NCO)</w:delText>
              </w:r>
              <w:r w:rsidR="0063291A">
                <w:rPr>
                  <w:rFonts w:ascii="Times New Roman" w:hAnsi="Times New Roman" w:cs="Times New Roman"/>
                  <w:color w:val="000000"/>
                  <w:sz w:val="16"/>
                  <w:szCs w:val="16"/>
                </w:rPr>
                <w:delText xml:space="preserve">, </w:delText>
              </w:r>
              <w:r w:rsidR="0063291A" w:rsidRPr="0063291A">
                <w:rPr>
                  <w:rFonts w:ascii="Times New Roman" w:hAnsi="Times New Roman" w:cs="Times New Roman"/>
                  <w:b/>
                  <w:color w:val="000000"/>
                  <w:sz w:val="16"/>
                  <w:szCs w:val="16"/>
                </w:rPr>
                <w:delText>Isocyanate type</w:delText>
              </w:r>
              <w:r w:rsidR="0063291A" w:rsidRPr="0063291A">
                <w:rPr>
                  <w:rFonts w:ascii="Times New Roman" w:hAnsi="Times New Roman" w:cs="Times New Roman"/>
                  <w:color w:val="000000"/>
                  <w:sz w:val="16"/>
                  <w:szCs w:val="16"/>
                </w:rPr>
                <w:delText>,</w:delText>
              </w:r>
              <w:r w:rsidR="0063291A">
                <w:rPr>
                  <w:rFonts w:ascii="Times New Roman" w:hAnsi="Times New Roman" w:cs="Times New Roman"/>
                  <w:color w:val="000000"/>
                  <w:sz w:val="16"/>
                  <w:szCs w:val="16"/>
                </w:rPr>
                <w:delText xml:space="preserve"> Tin(II) octoate, Swelling ratio (%)</w:delText>
              </w:r>
            </w:del>
            <w:ins w:id="488" w:author="Acaru, Silviu" w:date="2026-03-17T23:10:00Z" w16du:dateUtc="2026-03-17T22:10:00Z">
              <w:r w:rsidRPr="00B40098">
                <w:rPr>
                  <w:rFonts w:ascii="Times New Roman" w:hAnsi="Times New Roman" w:cs="Times New Roman"/>
                  <w:color w:val="020817"/>
                  <w:sz w:val="16"/>
                  <w:szCs w:val="16"/>
                </w:rPr>
                <w:t>%)</w:t>
              </w:r>
            </w:ins>
          </w:p>
        </w:tc>
      </w:tr>
      <w:tr w:rsidR="0044513A" w:rsidRPr="00B40098" w14:paraId="2C5BDB25" w14:textId="77777777" w:rsidTr="003D7DE8">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738" w:type="dxa"/>
          </w:tcPr>
          <w:p w14:paraId="6BE9B718" w14:textId="401CBEE4" w:rsidR="0047525F" w:rsidRPr="00B40098" w:rsidRDefault="00A42E8B" w:rsidP="008C04A9">
            <w:pPr>
              <w:jc w:val="center"/>
              <w:rPr>
                <w:rFonts w:ascii="Times New Roman" w:hAnsi="Times New Roman" w:cs="Times New Roman"/>
                <w:sz w:val="16"/>
                <w:szCs w:val="16"/>
              </w:rPr>
              <w:pPrChange w:id="489" w:author="Acaru, Silviu" w:date="2026-03-17T23:10:00Z" w16du:dateUtc="2026-03-17T22:10:00Z">
                <w:pPr/>
              </w:pPrChange>
            </w:pPr>
            <w:del w:id="490" w:author="Acaru, Silviu" w:date="2026-03-17T23:10:00Z" w16du:dateUtc="2026-03-17T22:10:00Z">
              <w:r w:rsidRPr="00443E04">
                <w:rPr>
                  <w:rFonts w:ascii="Times New Roman" w:hAnsi="Times New Roman" w:cs="Times New Roman"/>
                  <w:sz w:val="16"/>
                  <w:szCs w:val="16"/>
                </w:rPr>
                <w:delText>Stacking Ensemble</w:delText>
              </w:r>
            </w:del>
            <w:ins w:id="491" w:author="Acaru, Silviu" w:date="2026-03-17T23:10:00Z" w16du:dateUtc="2026-03-17T22:10:00Z">
              <w:r w:rsidR="0047525F" w:rsidRPr="00B40098">
                <w:rPr>
                  <w:rFonts w:ascii="Times New Roman" w:hAnsi="Times New Roman" w:cs="Times New Roman"/>
                  <w:color w:val="020817"/>
                  <w:sz w:val="16"/>
                  <w:szCs w:val="16"/>
                </w:rPr>
                <w:t>4</w:t>
              </w:r>
            </w:ins>
          </w:p>
        </w:tc>
        <w:tc>
          <w:tcPr>
            <w:tcW w:w="620" w:type="dxa"/>
          </w:tcPr>
          <w:p w14:paraId="0021FE45" w14:textId="29D40A5E"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rPrChange w:id="492" w:author="Acaru, Silviu" w:date="2026-03-17T23:10:00Z" w16du:dateUtc="2026-03-17T22:10:00Z">
                  <w:rPr>
                    <w:rFonts w:ascii="Times New Roman" w:hAnsi="Times New Roman"/>
                    <w:sz w:val="16"/>
                  </w:rPr>
                </w:rPrChange>
              </w:rPr>
            </w:pPr>
            <w:r w:rsidRPr="00B40098">
              <w:rPr>
                <w:rFonts w:ascii="Times New Roman" w:hAnsi="Times New Roman"/>
                <w:color w:val="020817"/>
                <w:sz w:val="16"/>
                <w:rPrChange w:id="493" w:author="Acaru, Silviu" w:date="2026-03-17T23:10:00Z" w16du:dateUtc="2026-03-17T22:10:00Z">
                  <w:rPr>
                    <w:rFonts w:ascii="Times New Roman" w:hAnsi="Times New Roman"/>
                    <w:sz w:val="16"/>
                  </w:rPr>
                </w:rPrChange>
              </w:rPr>
              <w:t>0.</w:t>
            </w:r>
            <w:del w:id="494" w:author="Acaru, Silviu" w:date="2026-03-17T23:10:00Z" w16du:dateUtc="2026-03-17T22:10:00Z">
              <w:r w:rsidR="00A42E8B" w:rsidRPr="00A42E8B">
                <w:rPr>
                  <w:rFonts w:ascii="Times New Roman" w:hAnsi="Times New Roman" w:cs="Times New Roman"/>
                  <w:sz w:val="16"/>
                  <w:szCs w:val="16"/>
                </w:rPr>
                <w:delText>84</w:delText>
              </w:r>
            </w:del>
            <w:ins w:id="495" w:author="Acaru, Silviu" w:date="2026-03-17T23:10:00Z" w16du:dateUtc="2026-03-17T22:10:00Z">
              <w:r w:rsidRPr="00B40098">
                <w:rPr>
                  <w:rFonts w:ascii="Times New Roman" w:hAnsi="Times New Roman" w:cs="Times New Roman"/>
                  <w:color w:val="020817"/>
                  <w:sz w:val="16"/>
                  <w:szCs w:val="16"/>
                </w:rPr>
                <w:t>63</w:t>
              </w:r>
            </w:ins>
          </w:p>
        </w:tc>
        <w:tc>
          <w:tcPr>
            <w:tcW w:w="1083" w:type="dxa"/>
          </w:tcPr>
          <w:p w14:paraId="33245BEF" w14:textId="469E944F" w:rsidR="0047525F" w:rsidRPr="00B40098" w:rsidRDefault="00A42E8B"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rPrChange w:id="496" w:author="Acaru, Silviu" w:date="2026-03-17T23:10:00Z" w16du:dateUtc="2026-03-17T22:10:00Z">
                  <w:rPr>
                    <w:rFonts w:ascii="Times New Roman" w:hAnsi="Times New Roman"/>
                    <w:sz w:val="16"/>
                  </w:rPr>
                </w:rPrChange>
              </w:rPr>
            </w:pPr>
            <w:del w:id="497" w:author="Acaru, Silviu" w:date="2026-03-17T23:10:00Z" w16du:dateUtc="2026-03-17T22:10:00Z">
              <w:r w:rsidRPr="00A42E8B">
                <w:rPr>
                  <w:rFonts w:ascii="Times New Roman" w:hAnsi="Times New Roman" w:cs="Times New Roman"/>
                  <w:sz w:val="16"/>
                  <w:szCs w:val="16"/>
                </w:rPr>
                <w:delText>117.23</w:delText>
              </w:r>
            </w:del>
            <w:ins w:id="498" w:author="Acaru, Silviu" w:date="2026-03-17T23:10:00Z" w16du:dateUtc="2026-03-17T22:10:00Z">
              <w:r w:rsidR="0047525F" w:rsidRPr="00B40098">
                <w:rPr>
                  <w:rFonts w:ascii="Times New Roman" w:hAnsi="Times New Roman" w:cs="Times New Roman"/>
                  <w:color w:val="020817"/>
                  <w:sz w:val="16"/>
                  <w:szCs w:val="16"/>
                </w:rPr>
                <w:t>0.43</w:t>
              </w:r>
            </w:ins>
          </w:p>
        </w:tc>
        <w:tc>
          <w:tcPr>
            <w:tcW w:w="709" w:type="dxa"/>
          </w:tcPr>
          <w:p w14:paraId="14E7A284" w14:textId="4CAC8493" w:rsidR="0047525F" w:rsidRPr="00B40098" w:rsidRDefault="00A42E8B"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rPrChange w:id="499" w:author="Acaru, Silviu" w:date="2026-03-17T23:10:00Z" w16du:dateUtc="2026-03-17T22:10:00Z">
                  <w:rPr>
                    <w:rFonts w:ascii="Times New Roman" w:hAnsi="Times New Roman"/>
                    <w:sz w:val="16"/>
                  </w:rPr>
                </w:rPrChange>
              </w:rPr>
            </w:pPr>
            <w:del w:id="500" w:author="Acaru, Silviu" w:date="2026-03-17T23:10:00Z" w16du:dateUtc="2026-03-17T22:10:00Z">
              <w:r w:rsidRPr="00A42E8B">
                <w:rPr>
                  <w:rFonts w:ascii="Times New Roman" w:hAnsi="Times New Roman" w:cs="Times New Roman"/>
                  <w:sz w:val="16"/>
                  <w:szCs w:val="16"/>
                </w:rPr>
                <w:delText>6.90</w:delText>
              </w:r>
            </w:del>
            <w:ins w:id="501" w:author="Acaru, Silviu" w:date="2026-03-17T23:10:00Z" w16du:dateUtc="2026-03-17T22:10:00Z">
              <w:r w:rsidR="0047525F" w:rsidRPr="00B40098">
                <w:rPr>
                  <w:rFonts w:ascii="Times New Roman" w:hAnsi="Times New Roman" w:cs="Times New Roman"/>
                  <w:color w:val="020817"/>
                  <w:sz w:val="16"/>
                  <w:szCs w:val="16"/>
                </w:rPr>
                <w:t>273.85</w:t>
              </w:r>
            </w:ins>
          </w:p>
        </w:tc>
        <w:tc>
          <w:tcPr>
            <w:tcW w:w="1083" w:type="dxa"/>
          </w:tcPr>
          <w:p w14:paraId="155256C8" w14:textId="1166C822" w:rsidR="0047525F" w:rsidRPr="00B40098" w:rsidRDefault="00A42E8B"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rPrChange w:id="502" w:author="Acaru, Silviu" w:date="2026-03-17T23:10:00Z" w16du:dateUtc="2026-03-17T22:10:00Z">
                  <w:rPr>
                    <w:rFonts w:ascii="Times New Roman" w:hAnsi="Times New Roman"/>
                    <w:sz w:val="16"/>
                  </w:rPr>
                </w:rPrChange>
              </w:rPr>
            </w:pPr>
            <w:del w:id="503" w:author="Acaru, Silviu" w:date="2026-03-17T23:10:00Z" w16du:dateUtc="2026-03-17T22:10:00Z">
              <w:r w:rsidRPr="00A42E8B">
                <w:rPr>
                  <w:rFonts w:ascii="Times New Roman" w:hAnsi="Times New Roman" w:cs="Times New Roman"/>
                  <w:sz w:val="16"/>
                  <w:szCs w:val="16"/>
                </w:rPr>
                <w:delText>900</w:delText>
              </w:r>
            </w:del>
            <w:ins w:id="504" w:author="Acaru, Silviu" w:date="2026-03-17T23:10:00Z" w16du:dateUtc="2026-03-17T22:10:00Z">
              <w:r w:rsidR="0047525F" w:rsidRPr="00B40098">
                <w:rPr>
                  <w:rFonts w:ascii="Times New Roman" w:hAnsi="Times New Roman" w:cs="Times New Roman"/>
                  <w:color w:val="020817"/>
                  <w:sz w:val="16"/>
                  <w:szCs w:val="16"/>
                </w:rPr>
                <w:t>439.07</w:t>
              </w:r>
            </w:ins>
          </w:p>
        </w:tc>
        <w:tc>
          <w:tcPr>
            <w:tcW w:w="709" w:type="dxa"/>
            <w:cellIns w:id="505" w:author="Acaru, Silviu" w:date="2026-03-17T23:10:00Z"/>
          </w:tcPr>
          <w:p w14:paraId="12D7EC4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ins w:id="506" w:author="Acaru, Silviu" w:date="2026-03-17T23:10:00Z" w16du:dateUtc="2026-03-17T22:10:00Z">
              <w:r w:rsidRPr="00B40098">
                <w:rPr>
                  <w:rFonts w:ascii="Times New Roman" w:hAnsi="Times New Roman" w:cs="Times New Roman"/>
                  <w:color w:val="020817"/>
                  <w:sz w:val="16"/>
                  <w:szCs w:val="16"/>
                </w:rPr>
                <w:t>10.99</w:t>
              </w:r>
            </w:ins>
          </w:p>
        </w:tc>
        <w:tc>
          <w:tcPr>
            <w:tcW w:w="1276" w:type="dxa"/>
            <w:cellIns w:id="507" w:author="Acaru, Silviu" w:date="2026-03-17T23:10:00Z"/>
          </w:tcPr>
          <w:p w14:paraId="0091484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ins w:id="508" w:author="Acaru, Silviu" w:date="2026-03-17T23:10:00Z" w16du:dateUtc="2026-03-17T22:10:00Z">
              <w:r w:rsidRPr="00B40098">
                <w:rPr>
                  <w:rFonts w:ascii="Times New Roman" w:hAnsi="Times New Roman" w:cs="Times New Roman"/>
                  <w:color w:val="020817"/>
                  <w:sz w:val="16"/>
                  <w:szCs w:val="16"/>
                </w:rPr>
                <w:t>14.06</w:t>
              </w:r>
            </w:ins>
          </w:p>
        </w:tc>
        <w:tc>
          <w:tcPr>
            <w:tcW w:w="992" w:type="dxa"/>
            <w:cellIns w:id="509" w:author="Acaru, Silviu" w:date="2026-03-17T23:10:00Z"/>
          </w:tcPr>
          <w:p w14:paraId="608E7A6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ins w:id="510" w:author="Acaru, Silviu" w:date="2026-03-17T23:10:00Z" w16du:dateUtc="2026-03-17T22:10:00Z">
              <w:r w:rsidRPr="00B40098">
                <w:rPr>
                  <w:rFonts w:ascii="Times New Roman" w:hAnsi="Times New Roman" w:cs="Times New Roman"/>
                  <w:color w:val="020817"/>
                  <w:sz w:val="16"/>
                  <w:szCs w:val="16"/>
                </w:rPr>
                <w:t>100</w:t>
              </w:r>
            </w:ins>
          </w:p>
        </w:tc>
        <w:tc>
          <w:tcPr>
            <w:tcW w:w="2268" w:type="dxa"/>
          </w:tcPr>
          <w:p w14:paraId="54FA7425" w14:textId="2F1873D4"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Change w:id="511" w:author="Acaru, Silviu" w:date="2026-03-17T23:10:00Z" w16du:dateUtc="2026-03-17T22:10:00Z">
                <w:pPr>
                  <w:cnfStyle w:val="000000100000" w:firstRow="0" w:lastRow="0" w:firstColumn="0" w:lastColumn="0" w:oddVBand="0" w:evenVBand="0" w:oddHBand="1" w:evenHBand="0" w:firstRowFirstColumn="0" w:firstRowLastColumn="0" w:lastRowFirstColumn="0" w:lastRowLastColumn="0"/>
                </w:pPr>
              </w:pPrChange>
            </w:pPr>
            <w:r w:rsidRPr="00B40098">
              <w:rPr>
                <w:rFonts w:ascii="Times New Roman" w:hAnsi="Times New Roman"/>
                <w:color w:val="020817"/>
                <w:sz w:val="16"/>
                <w:rPrChange w:id="512" w:author="Acaru, Silviu" w:date="2026-03-17T23:10:00Z" w16du:dateUtc="2026-03-17T22:10:00Z">
                  <w:rPr>
                    <w:rFonts w:ascii="Times New Roman" w:hAnsi="Times New Roman"/>
                    <w:color w:val="000000"/>
                    <w:sz w:val="16"/>
                  </w:rPr>
                </w:rPrChange>
              </w:rPr>
              <w:t>Lignin (</w:t>
            </w:r>
            <w:proofErr w:type="spellStart"/>
            <w:r w:rsidRPr="00B40098">
              <w:rPr>
                <w:rFonts w:ascii="Times New Roman" w:hAnsi="Times New Roman"/>
                <w:color w:val="020817"/>
                <w:sz w:val="16"/>
                <w:rPrChange w:id="513" w:author="Acaru, Silviu" w:date="2026-03-17T23:10:00Z" w16du:dateUtc="2026-03-17T22:10:00Z">
                  <w:rPr>
                    <w:rFonts w:ascii="Times New Roman" w:hAnsi="Times New Roman"/>
                    <w:color w:val="000000"/>
                    <w:sz w:val="16"/>
                  </w:rPr>
                </w:rPrChange>
              </w:rPr>
              <w:t>wt</w:t>
            </w:r>
            <w:proofErr w:type="spellEnd"/>
            <w:r w:rsidRPr="00B40098">
              <w:rPr>
                <w:rFonts w:ascii="Times New Roman" w:hAnsi="Times New Roman"/>
                <w:color w:val="020817"/>
                <w:sz w:val="16"/>
                <w:rPrChange w:id="514" w:author="Acaru, Silviu" w:date="2026-03-17T23:10:00Z" w16du:dateUtc="2026-03-17T22:10:00Z">
                  <w:rPr>
                    <w:rFonts w:ascii="Times New Roman" w:hAnsi="Times New Roman"/>
                    <w:color w:val="000000"/>
                    <w:sz w:val="16"/>
                  </w:rPr>
                </w:rPrChange>
              </w:rPr>
              <w:t xml:space="preserve">%), Co-polyol type (PTHF), Ratio, </w:t>
            </w:r>
            <w:r w:rsidRPr="00B40098">
              <w:rPr>
                <w:rFonts w:ascii="Times New Roman" w:hAnsi="Times New Roman"/>
                <w:b/>
                <w:color w:val="020817"/>
                <w:sz w:val="16"/>
                <w:rPrChange w:id="515" w:author="Acaru, Silviu" w:date="2026-03-17T23:10:00Z" w16du:dateUtc="2026-03-17T22:10:00Z">
                  <w:rPr>
                    <w:rFonts w:ascii="Times New Roman" w:hAnsi="Times New Roman"/>
                    <w:color w:val="000000"/>
                    <w:sz w:val="16"/>
                  </w:rPr>
                </w:rPrChange>
              </w:rPr>
              <w:t>Co</w:t>
            </w:r>
            <w:r w:rsidR="00020B24">
              <w:rPr>
                <w:rFonts w:ascii="Times New Roman" w:hAnsi="Times New Roman"/>
                <w:b/>
                <w:color w:val="020817"/>
                <w:sz w:val="16"/>
                <w:rPrChange w:id="516" w:author="Acaru, Silviu" w:date="2026-03-17T23:10:00Z" w16du:dateUtc="2026-03-17T22:10:00Z">
                  <w:rPr>
                    <w:rFonts w:ascii="Times New Roman" w:hAnsi="Times New Roman"/>
                    <w:color w:val="000000"/>
                    <w:sz w:val="16"/>
                  </w:rPr>
                </w:rPrChange>
              </w:rPr>
              <w:t>-</w:t>
            </w:r>
            <w:r w:rsidRPr="00B40098">
              <w:rPr>
                <w:rFonts w:ascii="Times New Roman" w:hAnsi="Times New Roman"/>
                <w:b/>
                <w:color w:val="020817"/>
                <w:sz w:val="16"/>
                <w:rPrChange w:id="517" w:author="Acaru, Silviu" w:date="2026-03-17T23:10:00Z" w16du:dateUtc="2026-03-17T22:10:00Z">
                  <w:rPr>
                    <w:rFonts w:ascii="Times New Roman" w:hAnsi="Times New Roman"/>
                    <w:color w:val="000000"/>
                    <w:sz w:val="16"/>
                  </w:rPr>
                </w:rPrChange>
              </w:rPr>
              <w:t>polyol (</w:t>
            </w:r>
            <w:proofErr w:type="spellStart"/>
            <w:r w:rsidRPr="00B40098">
              <w:rPr>
                <w:rFonts w:ascii="Times New Roman" w:hAnsi="Times New Roman"/>
                <w:b/>
                <w:color w:val="020817"/>
                <w:sz w:val="16"/>
                <w:rPrChange w:id="518" w:author="Acaru, Silviu" w:date="2026-03-17T23:10:00Z" w16du:dateUtc="2026-03-17T22:10:00Z">
                  <w:rPr>
                    <w:rFonts w:ascii="Times New Roman" w:hAnsi="Times New Roman"/>
                    <w:color w:val="000000"/>
                    <w:sz w:val="16"/>
                  </w:rPr>
                </w:rPrChange>
              </w:rPr>
              <w:t>wt</w:t>
            </w:r>
            <w:proofErr w:type="spellEnd"/>
            <w:r w:rsidRPr="00B40098">
              <w:rPr>
                <w:rFonts w:ascii="Times New Roman" w:hAnsi="Times New Roman"/>
                <w:b/>
                <w:color w:val="020817"/>
                <w:sz w:val="16"/>
                <w:rPrChange w:id="519" w:author="Acaru, Silviu" w:date="2026-03-17T23:10:00Z" w16du:dateUtc="2026-03-17T22:10:00Z">
                  <w:rPr>
                    <w:rFonts w:ascii="Times New Roman" w:hAnsi="Times New Roman"/>
                    <w:color w:val="000000"/>
                    <w:sz w:val="16"/>
                  </w:rPr>
                </w:rPrChange>
              </w:rPr>
              <w:t>%)</w:t>
            </w:r>
            <w:r w:rsidRPr="00B40098">
              <w:rPr>
                <w:rFonts w:ascii="Times New Roman" w:hAnsi="Times New Roman"/>
                <w:color w:val="020817"/>
                <w:sz w:val="16"/>
                <w:rPrChange w:id="520" w:author="Acaru, Silviu" w:date="2026-03-17T23:10:00Z" w16du:dateUtc="2026-03-17T22:10:00Z">
                  <w:rPr>
                    <w:rFonts w:ascii="Times New Roman" w:hAnsi="Times New Roman"/>
                    <w:color w:val="000000"/>
                    <w:sz w:val="16"/>
                  </w:rPr>
                </w:rPrChange>
              </w:rPr>
              <w:t>, Isocy</w:t>
            </w:r>
            <w:r w:rsidR="00020192">
              <w:rPr>
                <w:rFonts w:ascii="Times New Roman" w:hAnsi="Times New Roman"/>
                <w:color w:val="020817"/>
                <w:sz w:val="16"/>
                <w:rPrChange w:id="521" w:author="Acaru, Silviu" w:date="2026-03-17T23:10:00Z" w16du:dateUtc="2026-03-17T22:10:00Z">
                  <w:rPr>
                    <w:rFonts w:ascii="Times New Roman" w:hAnsi="Times New Roman"/>
                    <w:color w:val="000000"/>
                    <w:sz w:val="16"/>
                  </w:rPr>
                </w:rPrChange>
              </w:rPr>
              <w:t>a</w:t>
            </w:r>
            <w:r w:rsidRPr="00B40098">
              <w:rPr>
                <w:rFonts w:ascii="Times New Roman" w:hAnsi="Times New Roman"/>
                <w:color w:val="020817"/>
                <w:sz w:val="16"/>
                <w:rPrChange w:id="522" w:author="Acaru, Silviu" w:date="2026-03-17T23:10:00Z" w16du:dateUtc="2026-03-17T22:10:00Z">
                  <w:rPr>
                    <w:rFonts w:ascii="Times New Roman" w:hAnsi="Times New Roman"/>
                    <w:color w:val="000000"/>
                    <w:sz w:val="16"/>
                  </w:rPr>
                </w:rPrChange>
              </w:rPr>
              <w:t xml:space="preserve">nate </w:t>
            </w:r>
            <w:del w:id="523" w:author="Acaru, Silviu" w:date="2026-03-17T23:10:00Z" w16du:dateUtc="2026-03-17T22:10:00Z">
              <w:r w:rsidR="0063291A">
                <w:rPr>
                  <w:rFonts w:ascii="Times New Roman" w:hAnsi="Times New Roman" w:cs="Times New Roman"/>
                  <w:color w:val="000000"/>
                  <w:sz w:val="16"/>
                  <w:szCs w:val="16"/>
                </w:rPr>
                <w:delText>(wt%)</w:delText>
              </w:r>
              <w:r w:rsidR="00A42E8B" w:rsidRPr="00A42E8B">
                <w:rPr>
                  <w:rFonts w:ascii="Times New Roman" w:hAnsi="Times New Roman" w:cs="Times New Roman"/>
                  <w:color w:val="000000"/>
                  <w:sz w:val="16"/>
                  <w:szCs w:val="16"/>
                </w:rPr>
                <w:delText xml:space="preserve">, </w:delText>
              </w:r>
              <w:r w:rsidR="0063291A">
                <w:rPr>
                  <w:rFonts w:ascii="Times New Roman" w:hAnsi="Times New Roman" w:cs="Times New Roman"/>
                  <w:color w:val="000000"/>
                  <w:sz w:val="16"/>
                  <w:szCs w:val="16"/>
                </w:rPr>
                <w:delText>Isocyanate (mmol NCO)</w:delText>
              </w:r>
              <w:r w:rsidR="00A42E8B" w:rsidRPr="00A42E8B">
                <w:rPr>
                  <w:rFonts w:ascii="Times New Roman" w:hAnsi="Times New Roman" w:cs="Times New Roman"/>
                  <w:color w:val="000000"/>
                  <w:sz w:val="16"/>
                  <w:szCs w:val="16"/>
                </w:rPr>
                <w:delText xml:space="preserve">, </w:delText>
              </w:r>
              <w:r w:rsidR="0063291A">
                <w:rPr>
                  <w:rFonts w:ascii="Times New Roman" w:hAnsi="Times New Roman" w:cs="Times New Roman"/>
                  <w:color w:val="000000"/>
                  <w:sz w:val="16"/>
                  <w:szCs w:val="16"/>
                </w:rPr>
                <w:delText>Swelling ratio (%)</w:delText>
              </w:r>
            </w:del>
            <w:ins w:id="524" w:author="Acaru, Silviu" w:date="2026-03-17T23:10:00Z" w16du:dateUtc="2026-03-17T22:10:00Z">
              <w:r w:rsidRPr="00B40098">
                <w:rPr>
                  <w:rFonts w:ascii="Times New Roman" w:hAnsi="Times New Roman" w:cs="Times New Roman"/>
                  <w:color w:val="020817"/>
                  <w:sz w:val="16"/>
                  <w:szCs w:val="16"/>
                </w:rPr>
                <w:t>type</w:t>
              </w:r>
            </w:ins>
          </w:p>
        </w:tc>
      </w:tr>
      <w:tr w:rsidR="0044513A" w:rsidRPr="00B40098" w14:paraId="07FE7D1D" w14:textId="77777777" w:rsidTr="003D7DE8">
        <w:trPr>
          <w:trHeight w:val="209"/>
        </w:trPr>
        <w:tc>
          <w:tcPr>
            <w:cnfStyle w:val="001000000000" w:firstRow="0" w:lastRow="0" w:firstColumn="1" w:lastColumn="0" w:oddVBand="0" w:evenVBand="0" w:oddHBand="0" w:evenHBand="0" w:firstRowFirstColumn="0" w:firstRowLastColumn="0" w:lastRowFirstColumn="0" w:lastRowLastColumn="0"/>
            <w:tcW w:w="738" w:type="dxa"/>
          </w:tcPr>
          <w:p w14:paraId="599A0EFB" w14:textId="58205DB0" w:rsidR="0047525F" w:rsidRPr="00B40098" w:rsidRDefault="00A42E8B" w:rsidP="008C04A9">
            <w:pPr>
              <w:jc w:val="center"/>
              <w:rPr>
                <w:rFonts w:ascii="Times New Roman" w:hAnsi="Times New Roman" w:cs="Times New Roman"/>
                <w:sz w:val="16"/>
                <w:szCs w:val="16"/>
              </w:rPr>
              <w:pPrChange w:id="525" w:author="Acaru, Silviu" w:date="2026-03-17T23:10:00Z" w16du:dateUtc="2026-03-17T22:10:00Z">
                <w:pPr/>
              </w:pPrChange>
            </w:pPr>
            <w:del w:id="526" w:author="Acaru, Silviu" w:date="2026-03-17T23:10:00Z" w16du:dateUtc="2026-03-17T22:10:00Z">
              <w:r w:rsidRPr="00443E04">
                <w:rPr>
                  <w:rFonts w:ascii="Times New Roman" w:hAnsi="Times New Roman" w:cs="Times New Roman"/>
                  <w:sz w:val="16"/>
                  <w:szCs w:val="16"/>
                </w:rPr>
                <w:delText>Stacking Ensemble</w:delText>
              </w:r>
            </w:del>
            <w:ins w:id="527" w:author="Acaru, Silviu" w:date="2026-03-17T23:10:00Z" w16du:dateUtc="2026-03-17T22:10:00Z">
              <w:r w:rsidR="0047525F" w:rsidRPr="00B40098">
                <w:rPr>
                  <w:rFonts w:ascii="Times New Roman" w:hAnsi="Times New Roman" w:cs="Times New Roman"/>
                  <w:color w:val="020817"/>
                  <w:sz w:val="16"/>
                  <w:szCs w:val="16"/>
                </w:rPr>
                <w:t>5</w:t>
              </w:r>
            </w:ins>
          </w:p>
        </w:tc>
        <w:tc>
          <w:tcPr>
            <w:tcW w:w="620" w:type="dxa"/>
            <w:cellIns w:id="528" w:author="Acaru, Silviu" w:date="2026-03-17T23:10:00Z"/>
          </w:tcPr>
          <w:p w14:paraId="063D93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moveToRangeStart w:id="529" w:author="Acaru, Silviu" w:date="2026-03-17T23:10:00Z" w:name="move224681468"/>
            <w:moveTo w:id="530" w:author="Acaru, Silviu" w:date="2026-03-17T23:10:00Z" w16du:dateUtc="2026-03-17T22:10:00Z">
              <w:r w:rsidRPr="00B40098">
                <w:rPr>
                  <w:rFonts w:ascii="Times New Roman" w:hAnsi="Times New Roman" w:cs="Times New Roman"/>
                  <w:color w:val="020817"/>
                  <w:sz w:val="16"/>
                  <w:szCs w:val="16"/>
                </w:rPr>
                <w:t>0.67</w:t>
              </w:r>
            </w:moveTo>
            <w:moveToRangeEnd w:id="529"/>
          </w:p>
        </w:tc>
        <w:tc>
          <w:tcPr>
            <w:tcW w:w="1083" w:type="dxa"/>
            <w:cellIns w:id="531" w:author="Acaru, Silviu" w:date="2026-03-17T23:10:00Z"/>
          </w:tcPr>
          <w:p w14:paraId="034965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ins w:id="532" w:author="Acaru, Silviu" w:date="2026-03-17T23:10:00Z" w16du:dateUtc="2026-03-17T22:10:00Z">
              <w:r w:rsidRPr="00B40098">
                <w:rPr>
                  <w:rFonts w:ascii="Times New Roman" w:hAnsi="Times New Roman" w:cs="Times New Roman"/>
                  <w:color w:val="020817"/>
                  <w:sz w:val="16"/>
                  <w:szCs w:val="16"/>
                </w:rPr>
                <w:t>0.43</w:t>
              </w:r>
            </w:ins>
          </w:p>
        </w:tc>
        <w:tc>
          <w:tcPr>
            <w:tcW w:w="709" w:type="dxa"/>
          </w:tcPr>
          <w:p w14:paraId="31DA7367" w14:textId="6CB70253"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533" w:author="Acaru, Silviu" w:date="2026-03-17T23:10:00Z" w16du:dateUtc="2026-03-17T22:10:00Z">
                  <w:rPr>
                    <w:rFonts w:ascii="Times New Roman" w:hAnsi="Times New Roman"/>
                    <w:sz w:val="16"/>
                  </w:rPr>
                </w:rPrChange>
              </w:rPr>
            </w:pPr>
            <w:del w:id="534" w:author="Acaru, Silviu" w:date="2026-03-17T23:10:00Z" w16du:dateUtc="2026-03-17T22:10:00Z">
              <w:r w:rsidRPr="00A42E8B">
                <w:rPr>
                  <w:rFonts w:ascii="Times New Roman" w:hAnsi="Times New Roman" w:cs="Times New Roman"/>
                  <w:sz w:val="16"/>
                  <w:szCs w:val="16"/>
                </w:rPr>
                <w:delText>0</w:delText>
              </w:r>
            </w:del>
            <w:ins w:id="535" w:author="Acaru, Silviu" w:date="2026-03-17T23:10:00Z" w16du:dateUtc="2026-03-17T22:10:00Z">
              <w:r w:rsidR="0047525F" w:rsidRPr="00B40098">
                <w:rPr>
                  <w:rFonts w:ascii="Times New Roman" w:hAnsi="Times New Roman" w:cs="Times New Roman"/>
                  <w:color w:val="020817"/>
                  <w:sz w:val="16"/>
                  <w:szCs w:val="16"/>
                </w:rPr>
                <w:t>245</w:t>
              </w:r>
            </w:ins>
            <w:r w:rsidR="0047525F" w:rsidRPr="00B40098">
              <w:rPr>
                <w:rFonts w:ascii="Times New Roman" w:hAnsi="Times New Roman"/>
                <w:color w:val="020817"/>
                <w:sz w:val="16"/>
                <w:rPrChange w:id="536" w:author="Acaru, Silviu" w:date="2026-03-17T23:10:00Z" w16du:dateUtc="2026-03-17T22:10:00Z">
                  <w:rPr>
                    <w:rFonts w:ascii="Times New Roman" w:hAnsi="Times New Roman"/>
                    <w:sz w:val="16"/>
                  </w:rPr>
                </w:rPrChange>
              </w:rPr>
              <w:t>.82</w:t>
            </w:r>
          </w:p>
        </w:tc>
        <w:tc>
          <w:tcPr>
            <w:tcW w:w="1083" w:type="dxa"/>
          </w:tcPr>
          <w:p w14:paraId="2489FDC1" w14:textId="43E11EBE"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537" w:author="Acaru, Silviu" w:date="2026-03-17T23:10:00Z" w16du:dateUtc="2026-03-17T22:10:00Z">
                  <w:rPr>
                    <w:rFonts w:ascii="Times New Roman" w:hAnsi="Times New Roman"/>
                    <w:sz w:val="16"/>
                  </w:rPr>
                </w:rPrChange>
              </w:rPr>
            </w:pPr>
            <w:del w:id="538" w:author="Acaru, Silviu" w:date="2026-03-17T23:10:00Z" w16du:dateUtc="2026-03-17T22:10:00Z">
              <w:r w:rsidRPr="00A42E8B">
                <w:rPr>
                  <w:rFonts w:ascii="Times New Roman" w:hAnsi="Times New Roman" w:cs="Times New Roman"/>
                  <w:sz w:val="16"/>
                  <w:szCs w:val="16"/>
                </w:rPr>
                <w:delText>127.64</w:delText>
              </w:r>
            </w:del>
            <w:ins w:id="539" w:author="Acaru, Silviu" w:date="2026-03-17T23:10:00Z" w16du:dateUtc="2026-03-17T22:10:00Z">
              <w:r w:rsidR="0047525F" w:rsidRPr="00B40098">
                <w:rPr>
                  <w:rFonts w:ascii="Times New Roman" w:hAnsi="Times New Roman" w:cs="Times New Roman"/>
                  <w:color w:val="020817"/>
                  <w:sz w:val="16"/>
                  <w:szCs w:val="16"/>
                </w:rPr>
                <w:t>439.48</w:t>
              </w:r>
            </w:ins>
          </w:p>
        </w:tc>
        <w:tc>
          <w:tcPr>
            <w:tcW w:w="709" w:type="dxa"/>
          </w:tcPr>
          <w:p w14:paraId="5CD89C98" w14:textId="2E652AC7"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540" w:author="Acaru, Silviu" w:date="2026-03-17T23:10:00Z" w16du:dateUtc="2026-03-17T22:10:00Z">
                  <w:rPr>
                    <w:rFonts w:ascii="Times New Roman" w:hAnsi="Times New Roman"/>
                    <w:sz w:val="16"/>
                  </w:rPr>
                </w:rPrChange>
              </w:rPr>
            </w:pPr>
            <w:del w:id="541" w:author="Acaru, Silviu" w:date="2026-03-17T23:10:00Z" w16du:dateUtc="2026-03-17T22:10:00Z">
              <w:r w:rsidRPr="00A42E8B">
                <w:rPr>
                  <w:rFonts w:ascii="Times New Roman" w:hAnsi="Times New Roman" w:cs="Times New Roman"/>
                  <w:sz w:val="16"/>
                  <w:szCs w:val="16"/>
                </w:rPr>
                <w:delText>6.93</w:delText>
              </w:r>
            </w:del>
            <w:ins w:id="542" w:author="Acaru, Silviu" w:date="2026-03-17T23:10:00Z" w16du:dateUtc="2026-03-17T22:10:00Z">
              <w:r w:rsidR="0047525F" w:rsidRPr="00B40098">
                <w:rPr>
                  <w:rFonts w:ascii="Times New Roman" w:hAnsi="Times New Roman" w:cs="Times New Roman"/>
                  <w:color w:val="020817"/>
                  <w:sz w:val="16"/>
                  <w:szCs w:val="16"/>
                </w:rPr>
                <w:t>10.21</w:t>
              </w:r>
            </w:ins>
          </w:p>
        </w:tc>
        <w:tc>
          <w:tcPr>
            <w:tcW w:w="1276" w:type="dxa"/>
          </w:tcPr>
          <w:p w14:paraId="7CFC57FE" w14:textId="7A26E044" w:rsidR="0047525F" w:rsidRPr="00B40098" w:rsidRDefault="00A42E8B"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rPrChange w:id="543" w:author="Acaru, Silviu" w:date="2026-03-17T23:10:00Z" w16du:dateUtc="2026-03-17T22:10:00Z">
                  <w:rPr>
                    <w:rFonts w:ascii="Times New Roman" w:hAnsi="Times New Roman"/>
                    <w:sz w:val="16"/>
                  </w:rPr>
                </w:rPrChange>
              </w:rPr>
            </w:pPr>
            <w:del w:id="544" w:author="Acaru, Silviu" w:date="2026-03-17T23:10:00Z" w16du:dateUtc="2026-03-17T22:10:00Z">
              <w:r w:rsidRPr="00A42E8B">
                <w:rPr>
                  <w:rFonts w:ascii="Times New Roman" w:hAnsi="Times New Roman" w:cs="Times New Roman"/>
                  <w:sz w:val="16"/>
                  <w:szCs w:val="16"/>
                </w:rPr>
                <w:delText>800</w:delText>
              </w:r>
            </w:del>
            <w:ins w:id="545" w:author="Acaru, Silviu" w:date="2026-03-17T23:10:00Z" w16du:dateUtc="2026-03-17T22:10:00Z">
              <w:r w:rsidR="0047525F" w:rsidRPr="00B40098">
                <w:rPr>
                  <w:rFonts w:ascii="Times New Roman" w:hAnsi="Times New Roman" w:cs="Times New Roman"/>
                  <w:color w:val="020817"/>
                  <w:sz w:val="16"/>
                  <w:szCs w:val="16"/>
                </w:rPr>
                <w:t>14.08</w:t>
              </w:r>
            </w:ins>
          </w:p>
        </w:tc>
        <w:tc>
          <w:tcPr>
            <w:tcW w:w="992" w:type="dxa"/>
            <w:cellIns w:id="546" w:author="Acaru, Silviu" w:date="2026-03-17T23:10:00Z"/>
          </w:tcPr>
          <w:p w14:paraId="77C8B73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ins w:id="547" w:author="Acaru, Silviu" w:date="2026-03-17T23:10:00Z" w16du:dateUtc="2026-03-17T22:10:00Z">
              <w:r w:rsidRPr="00B40098">
                <w:rPr>
                  <w:rFonts w:ascii="Times New Roman" w:hAnsi="Times New Roman" w:cs="Times New Roman"/>
                  <w:color w:val="020817"/>
                  <w:sz w:val="16"/>
                  <w:szCs w:val="16"/>
                </w:rPr>
                <w:t>500</w:t>
              </w:r>
            </w:ins>
          </w:p>
        </w:tc>
        <w:tc>
          <w:tcPr>
            <w:tcW w:w="2268" w:type="dxa"/>
          </w:tcPr>
          <w:p w14:paraId="6A2A84B0" w14:textId="20B019E0"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Change w:id="548" w:author="Acaru, Silviu" w:date="2026-03-17T23:10:00Z" w16du:dateUtc="2026-03-17T22:10:00Z">
                <w:pPr>
                  <w:cnfStyle w:val="000000000000" w:firstRow="0" w:lastRow="0" w:firstColumn="0" w:lastColumn="0" w:oddVBand="0" w:evenVBand="0" w:oddHBand="0" w:evenHBand="0" w:firstRowFirstColumn="0" w:firstRowLastColumn="0" w:lastRowFirstColumn="0" w:lastRowLastColumn="0"/>
                </w:pPr>
              </w:pPrChange>
            </w:pPr>
            <w:r w:rsidRPr="00B40098">
              <w:rPr>
                <w:rFonts w:ascii="Times New Roman" w:hAnsi="Times New Roman"/>
                <w:color w:val="020817"/>
                <w:sz w:val="16"/>
                <w:rPrChange w:id="549" w:author="Acaru, Silviu" w:date="2026-03-17T23:10:00Z" w16du:dateUtc="2026-03-17T22:10:00Z">
                  <w:rPr>
                    <w:rFonts w:ascii="Times New Roman" w:hAnsi="Times New Roman"/>
                    <w:color w:val="000000"/>
                    <w:sz w:val="16"/>
                  </w:rPr>
                </w:rPrChange>
              </w:rPr>
              <w:t>Lignin (</w:t>
            </w:r>
            <w:proofErr w:type="spellStart"/>
            <w:r w:rsidRPr="00B40098">
              <w:rPr>
                <w:rFonts w:ascii="Times New Roman" w:hAnsi="Times New Roman"/>
                <w:color w:val="020817"/>
                <w:sz w:val="16"/>
                <w:rPrChange w:id="550" w:author="Acaru, Silviu" w:date="2026-03-17T23:10:00Z" w16du:dateUtc="2026-03-17T22:10:00Z">
                  <w:rPr>
                    <w:rFonts w:ascii="Times New Roman" w:hAnsi="Times New Roman"/>
                    <w:color w:val="000000"/>
                    <w:sz w:val="16"/>
                  </w:rPr>
                </w:rPrChange>
              </w:rPr>
              <w:t>wt</w:t>
            </w:r>
            <w:proofErr w:type="spellEnd"/>
            <w:r w:rsidRPr="00B40098">
              <w:rPr>
                <w:rFonts w:ascii="Times New Roman" w:hAnsi="Times New Roman"/>
                <w:color w:val="020817"/>
                <w:sz w:val="16"/>
                <w:rPrChange w:id="551" w:author="Acaru, Silviu" w:date="2026-03-17T23:10:00Z" w16du:dateUtc="2026-03-17T22:10:00Z">
                  <w:rPr>
                    <w:rFonts w:ascii="Times New Roman" w:hAnsi="Times New Roman"/>
                    <w:color w:val="000000"/>
                    <w:sz w:val="16"/>
                  </w:rPr>
                </w:rPrChange>
              </w:rPr>
              <w:t xml:space="preserve">%), Co-polyol type (PTHF), Ratio, </w:t>
            </w:r>
            <w:r w:rsidRPr="00B40098">
              <w:rPr>
                <w:rFonts w:ascii="Times New Roman" w:hAnsi="Times New Roman"/>
                <w:b/>
                <w:color w:val="020817"/>
                <w:sz w:val="16"/>
                <w:rPrChange w:id="552" w:author="Acaru, Silviu" w:date="2026-03-17T23:10:00Z" w16du:dateUtc="2026-03-17T22:10:00Z">
                  <w:rPr>
                    <w:rFonts w:ascii="Times New Roman" w:hAnsi="Times New Roman"/>
                    <w:color w:val="000000"/>
                    <w:sz w:val="16"/>
                  </w:rPr>
                </w:rPrChange>
              </w:rPr>
              <w:t>Co</w:t>
            </w:r>
            <w:r w:rsidR="00020B24">
              <w:rPr>
                <w:rFonts w:ascii="Times New Roman" w:hAnsi="Times New Roman"/>
                <w:b/>
                <w:color w:val="020817"/>
                <w:sz w:val="16"/>
                <w:rPrChange w:id="553" w:author="Acaru, Silviu" w:date="2026-03-17T23:10:00Z" w16du:dateUtc="2026-03-17T22:10:00Z">
                  <w:rPr>
                    <w:rFonts w:ascii="Times New Roman" w:hAnsi="Times New Roman"/>
                    <w:color w:val="000000"/>
                    <w:sz w:val="16"/>
                  </w:rPr>
                </w:rPrChange>
              </w:rPr>
              <w:t>-</w:t>
            </w:r>
            <w:r w:rsidRPr="00B40098">
              <w:rPr>
                <w:rFonts w:ascii="Times New Roman" w:hAnsi="Times New Roman"/>
                <w:b/>
                <w:color w:val="020817"/>
                <w:sz w:val="16"/>
                <w:rPrChange w:id="554" w:author="Acaru, Silviu" w:date="2026-03-17T23:10:00Z" w16du:dateUtc="2026-03-17T22:10:00Z">
                  <w:rPr>
                    <w:rFonts w:ascii="Times New Roman" w:hAnsi="Times New Roman"/>
                    <w:color w:val="000000"/>
                    <w:sz w:val="16"/>
                  </w:rPr>
                </w:rPrChange>
              </w:rPr>
              <w:t>polyol (</w:t>
            </w:r>
            <w:proofErr w:type="spellStart"/>
            <w:r w:rsidRPr="00B40098">
              <w:rPr>
                <w:rFonts w:ascii="Times New Roman" w:hAnsi="Times New Roman"/>
                <w:b/>
                <w:color w:val="020817"/>
                <w:sz w:val="16"/>
                <w:rPrChange w:id="555" w:author="Acaru, Silviu" w:date="2026-03-17T23:10:00Z" w16du:dateUtc="2026-03-17T22:10:00Z">
                  <w:rPr>
                    <w:rFonts w:ascii="Times New Roman" w:hAnsi="Times New Roman"/>
                    <w:color w:val="000000"/>
                    <w:sz w:val="16"/>
                  </w:rPr>
                </w:rPrChange>
              </w:rPr>
              <w:t>wt</w:t>
            </w:r>
            <w:proofErr w:type="spellEnd"/>
            <w:r w:rsidRPr="00B40098">
              <w:rPr>
                <w:rFonts w:ascii="Times New Roman" w:hAnsi="Times New Roman"/>
                <w:b/>
                <w:color w:val="020817"/>
                <w:sz w:val="16"/>
                <w:rPrChange w:id="556" w:author="Acaru, Silviu" w:date="2026-03-17T23:10:00Z" w16du:dateUtc="2026-03-17T22:10:00Z">
                  <w:rPr>
                    <w:rFonts w:ascii="Times New Roman" w:hAnsi="Times New Roman"/>
                    <w:color w:val="000000"/>
                    <w:sz w:val="16"/>
                  </w:rPr>
                </w:rPrChange>
              </w:rPr>
              <w:t>%)</w:t>
            </w:r>
            <w:r w:rsidRPr="00B40098">
              <w:rPr>
                <w:rFonts w:ascii="Times New Roman" w:hAnsi="Times New Roman"/>
                <w:color w:val="020817"/>
                <w:sz w:val="16"/>
                <w:rPrChange w:id="557" w:author="Acaru, Silviu" w:date="2026-03-17T23:10:00Z" w16du:dateUtc="2026-03-17T22:10:00Z">
                  <w:rPr>
                    <w:rFonts w:ascii="Times New Roman" w:hAnsi="Times New Roman"/>
                    <w:color w:val="000000"/>
                    <w:sz w:val="16"/>
                  </w:rPr>
                </w:rPrChange>
              </w:rPr>
              <w:t>, Isocy</w:t>
            </w:r>
            <w:r w:rsidR="00020192">
              <w:rPr>
                <w:rFonts w:ascii="Times New Roman" w:hAnsi="Times New Roman"/>
                <w:color w:val="020817"/>
                <w:sz w:val="16"/>
                <w:rPrChange w:id="558" w:author="Acaru, Silviu" w:date="2026-03-17T23:10:00Z" w16du:dateUtc="2026-03-17T22:10:00Z">
                  <w:rPr>
                    <w:rFonts w:ascii="Times New Roman" w:hAnsi="Times New Roman"/>
                    <w:color w:val="000000"/>
                    <w:sz w:val="16"/>
                  </w:rPr>
                </w:rPrChange>
              </w:rPr>
              <w:t>a</w:t>
            </w:r>
            <w:r w:rsidRPr="00B40098">
              <w:rPr>
                <w:rFonts w:ascii="Times New Roman" w:hAnsi="Times New Roman"/>
                <w:color w:val="020817"/>
                <w:sz w:val="16"/>
                <w:rPrChange w:id="559" w:author="Acaru, Silviu" w:date="2026-03-17T23:10:00Z" w16du:dateUtc="2026-03-17T22:10:00Z">
                  <w:rPr>
                    <w:rFonts w:ascii="Times New Roman" w:hAnsi="Times New Roman"/>
                    <w:color w:val="000000"/>
                    <w:sz w:val="16"/>
                  </w:rPr>
                </w:rPrChange>
              </w:rPr>
              <w:t xml:space="preserve">nate </w:t>
            </w:r>
            <w:del w:id="560" w:author="Acaru, Silviu" w:date="2026-03-17T23:10:00Z" w16du:dateUtc="2026-03-17T22:10:00Z">
              <w:r w:rsidR="00A42E8B">
                <w:rPr>
                  <w:rFonts w:ascii="Times New Roman" w:hAnsi="Times New Roman" w:cs="Times New Roman"/>
                  <w:color w:val="000000"/>
                  <w:sz w:val="16"/>
                  <w:szCs w:val="16"/>
                </w:rPr>
                <w:delText>(wt%)</w:delText>
              </w:r>
              <w:r w:rsidR="00A42E8B" w:rsidRPr="00A42E8B">
                <w:rPr>
                  <w:rFonts w:ascii="Times New Roman" w:hAnsi="Times New Roman" w:cs="Times New Roman"/>
                  <w:color w:val="000000"/>
                  <w:sz w:val="16"/>
                  <w:szCs w:val="16"/>
                </w:rPr>
                <w:delText>, Isocyanate (</w:delText>
              </w:r>
              <w:r w:rsidR="00A42E8B">
                <w:rPr>
                  <w:rFonts w:ascii="Times New Roman" w:hAnsi="Times New Roman" w:cs="Times New Roman"/>
                  <w:color w:val="000000"/>
                  <w:sz w:val="16"/>
                  <w:szCs w:val="16"/>
                </w:rPr>
                <w:delText xml:space="preserve">mmol NCO), Isocyanate </w:delText>
              </w:r>
            </w:del>
            <w:r w:rsidRPr="00B40098">
              <w:rPr>
                <w:rFonts w:ascii="Times New Roman" w:hAnsi="Times New Roman"/>
                <w:color w:val="020817"/>
                <w:sz w:val="16"/>
                <w:rPrChange w:id="561" w:author="Acaru, Silviu" w:date="2026-03-17T23:10:00Z" w16du:dateUtc="2026-03-17T22:10:00Z">
                  <w:rPr>
                    <w:rFonts w:ascii="Times New Roman" w:hAnsi="Times New Roman"/>
                    <w:color w:val="000000"/>
                    <w:sz w:val="16"/>
                  </w:rPr>
                </w:rPrChange>
              </w:rPr>
              <w:t>type</w:t>
            </w:r>
            <w:del w:id="562" w:author="Acaru, Silviu" w:date="2026-03-17T23:10:00Z" w16du:dateUtc="2026-03-17T22:10:00Z">
              <w:r w:rsidR="00A42E8B">
                <w:rPr>
                  <w:rFonts w:ascii="Times New Roman" w:hAnsi="Times New Roman" w:cs="Times New Roman"/>
                  <w:color w:val="000000"/>
                  <w:sz w:val="16"/>
                  <w:szCs w:val="16"/>
                </w:rPr>
                <w:delText xml:space="preserve">, </w:delText>
              </w:r>
              <w:r w:rsidR="00A42E8B" w:rsidRPr="00A42E8B">
                <w:rPr>
                  <w:rFonts w:ascii="Times New Roman" w:hAnsi="Times New Roman" w:cs="Times New Roman"/>
                  <w:color w:val="000000"/>
                  <w:sz w:val="16"/>
                  <w:szCs w:val="16"/>
                </w:rPr>
                <w:delText>Tin(II)</w:delText>
              </w:r>
              <w:r w:rsidR="00A42E8B">
                <w:rPr>
                  <w:rFonts w:ascii="Times New Roman" w:hAnsi="Times New Roman" w:cs="Times New Roman"/>
                  <w:color w:val="000000"/>
                  <w:sz w:val="16"/>
                  <w:szCs w:val="16"/>
                </w:rPr>
                <w:delText xml:space="preserve"> octoate, Swelling ratio (%)</w:delText>
              </w:r>
            </w:del>
          </w:p>
        </w:tc>
      </w:tr>
    </w:tbl>
    <w:p w14:paraId="1EDD5CA0" w14:textId="77777777" w:rsidR="00F57B1E" w:rsidRDefault="00F57B1E" w:rsidP="00200EC4">
      <w:pPr>
        <w:jc w:val="both"/>
        <w:rPr>
          <w:del w:id="563" w:author="Acaru, Silviu" w:date="2026-03-17T23:10:00Z" w16du:dateUtc="2026-03-17T22:10:00Z"/>
          <w:rFonts w:ascii="Times New Roman" w:hAnsi="Times New Roman" w:cs="Times New Roman"/>
          <w:i/>
          <w:sz w:val="24"/>
          <w:szCs w:val="24"/>
        </w:rPr>
      </w:pPr>
    </w:p>
    <w:p w14:paraId="68ECCCE2" w14:textId="6137E75D" w:rsidR="00F05599" w:rsidRDefault="005F6F72" w:rsidP="00200EC4">
      <w:pPr>
        <w:jc w:val="both"/>
        <w:rPr>
          <w:ins w:id="564" w:author="Acaru, Silviu" w:date="2026-03-17T23:10:00Z" w16du:dateUtc="2026-03-17T22:10:00Z"/>
          <w:rFonts w:ascii="Times New Roman" w:hAnsi="Times New Roman" w:cs="Times New Roman"/>
          <w:iCs/>
          <w:sz w:val="24"/>
          <w:szCs w:val="24"/>
        </w:rPr>
      </w:pPr>
      <w:del w:id="565" w:author="Acaru, Silviu" w:date="2026-03-17T23:10:00Z" w16du:dateUtc="2026-03-17T22:10:00Z">
        <w:r w:rsidRPr="00E75E5F">
          <w:rPr>
            <w:rFonts w:ascii="Times New Roman" w:hAnsi="Times New Roman" w:cs="Times New Roman"/>
            <w:i/>
            <w:sz w:val="24"/>
            <w:szCs w:val="24"/>
          </w:rPr>
          <w:delText>S</w:delText>
        </w:r>
        <w:r w:rsidR="00200EC4" w:rsidRPr="00E75E5F">
          <w:rPr>
            <w:rFonts w:ascii="Times New Roman" w:hAnsi="Times New Roman" w:cs="Times New Roman"/>
            <w:i/>
            <w:sz w:val="24"/>
            <w:szCs w:val="24"/>
          </w:rPr>
          <w:delText>welling ratio</w:delText>
        </w:r>
        <w:r w:rsidR="00E75E5F" w:rsidRPr="00E75E5F">
          <w:rPr>
            <w:rFonts w:ascii="Times New Roman" w:hAnsi="Times New Roman" w:cs="Times New Roman"/>
            <w:i/>
            <w:sz w:val="24"/>
            <w:szCs w:val="24"/>
          </w:rPr>
          <w:delText xml:space="preserve"> (%)</w:delText>
        </w:r>
      </w:del>
      <w:ins w:id="566" w:author="Acaru, Silviu" w:date="2026-03-17T23:10:00Z" w16du:dateUtc="2026-03-17T22:10:00Z">
        <w:r w:rsidR="00F05599" w:rsidRPr="003D7DE8">
          <w:rPr>
            <w:rFonts w:ascii="Times New Roman" w:hAnsi="Times New Roman" w:cs="Times New Roman"/>
            <w:i/>
            <w:sz w:val="24"/>
            <w:szCs w:val="24"/>
          </w:rPr>
          <w:t>Co</w:t>
        </w:r>
        <w:r w:rsidR="00020B24">
          <w:rPr>
            <w:rFonts w:ascii="Times New Roman" w:hAnsi="Times New Roman" w:cs="Times New Roman"/>
            <w:i/>
            <w:sz w:val="24"/>
            <w:szCs w:val="24"/>
          </w:rPr>
          <w:t>-</w:t>
        </w:r>
        <w:r w:rsidR="00F05599" w:rsidRPr="003D7DE8">
          <w:rPr>
            <w:rFonts w:ascii="Times New Roman" w:hAnsi="Times New Roman" w:cs="Times New Roman"/>
            <w:i/>
            <w:sz w:val="24"/>
            <w:szCs w:val="24"/>
          </w:rPr>
          <w:t>polyol (</w:t>
        </w:r>
        <w:proofErr w:type="spellStart"/>
        <w:r w:rsidR="00F05599" w:rsidRPr="003D7DE8">
          <w:rPr>
            <w:rFonts w:ascii="Times New Roman" w:hAnsi="Times New Roman" w:cs="Times New Roman"/>
            <w:i/>
            <w:sz w:val="24"/>
            <w:szCs w:val="24"/>
          </w:rPr>
          <w:t>wt</w:t>
        </w:r>
        <w:proofErr w:type="spellEnd"/>
        <w:r w:rsidR="00F05599" w:rsidRPr="003D7DE8">
          <w:rPr>
            <w:rFonts w:ascii="Times New Roman" w:hAnsi="Times New Roman" w:cs="Times New Roman"/>
            <w:i/>
            <w:sz w:val="24"/>
            <w:szCs w:val="24"/>
          </w:rPr>
          <w:t>%)</w:t>
        </w:r>
      </w:ins>
      <w:r w:rsidR="00F05599" w:rsidRPr="003D7DE8">
        <w:rPr>
          <w:rFonts w:ascii="Times New Roman" w:hAnsi="Times New Roman"/>
          <w:i/>
          <w:sz w:val="24"/>
          <w:rPrChange w:id="567" w:author="Acaru, Silviu" w:date="2026-03-17T23:10:00Z" w16du:dateUtc="2026-03-17T22:10:00Z">
            <w:rPr>
              <w:rFonts w:ascii="Times New Roman" w:hAnsi="Times New Roman"/>
              <w:sz w:val="24"/>
            </w:rPr>
          </w:rPrChange>
        </w:rPr>
        <w:t xml:space="preserve"> </w:t>
      </w:r>
      <w:r w:rsidR="00F05599">
        <w:rPr>
          <w:rFonts w:ascii="Times New Roman" w:hAnsi="Times New Roman" w:cs="Times New Roman"/>
          <w:iCs/>
          <w:sz w:val="24"/>
          <w:szCs w:val="24"/>
        </w:rPr>
        <w:t xml:space="preserve">was present </w:t>
      </w:r>
      <w:del w:id="568" w:author="Acaru, Silviu" w:date="2026-03-17T23:10:00Z" w16du:dateUtc="2026-03-17T22:10:00Z">
        <w:r w:rsidR="009A30AB">
          <w:rPr>
            <w:rFonts w:ascii="Times New Roman" w:hAnsi="Times New Roman" w:cs="Times New Roman"/>
            <w:sz w:val="24"/>
            <w:szCs w:val="24"/>
          </w:rPr>
          <w:delText>which also had</w:delText>
        </w:r>
        <w:r w:rsidR="00200EC4" w:rsidRPr="00AB5FA3">
          <w:rPr>
            <w:rFonts w:ascii="Times New Roman" w:hAnsi="Times New Roman" w:cs="Times New Roman"/>
            <w:sz w:val="24"/>
            <w:szCs w:val="24"/>
          </w:rPr>
          <w:delText xml:space="preserve"> a high</w:delText>
        </w:r>
      </w:del>
      <w:ins w:id="569" w:author="Acaru, Silviu" w:date="2026-03-17T23:10:00Z" w16du:dateUtc="2026-03-17T22:10:00Z">
        <w:r w:rsidR="00F05599">
          <w:rPr>
            <w:rFonts w:ascii="Times New Roman" w:hAnsi="Times New Roman" w:cs="Times New Roman"/>
            <w:iCs/>
            <w:sz w:val="24"/>
            <w:szCs w:val="24"/>
          </w:rPr>
          <w:t>in four of the five top-performing models; despite its relatively low</w:t>
        </w:r>
      </w:ins>
      <w:r w:rsidR="00F05599">
        <w:rPr>
          <w:rFonts w:ascii="Times New Roman" w:hAnsi="Times New Roman" w:cs="Times New Roman"/>
          <w:iCs/>
          <w:sz w:val="24"/>
          <w:szCs w:val="24"/>
        </w:rPr>
        <w:t xml:space="preserve"> importance in the PCA analysis</w:t>
      </w:r>
      <w:del w:id="570" w:author="Acaru, Silviu" w:date="2026-03-17T23:10:00Z" w16du:dateUtc="2026-03-17T22:10:00Z">
        <w:r w:rsidR="00200EC4" w:rsidRPr="00AB5FA3">
          <w:rPr>
            <w:rFonts w:ascii="Times New Roman" w:hAnsi="Times New Roman" w:cs="Times New Roman"/>
            <w:sz w:val="24"/>
            <w:szCs w:val="24"/>
          </w:rPr>
          <w:delText>.</w:delText>
        </w:r>
      </w:del>
      <w:ins w:id="571" w:author="Acaru, Silviu" w:date="2026-03-17T23:10:00Z" w16du:dateUtc="2026-03-17T22:10:00Z">
        <w:r w:rsidR="00F05599">
          <w:rPr>
            <w:rFonts w:ascii="Times New Roman" w:hAnsi="Times New Roman" w:cs="Times New Roman"/>
            <w:iCs/>
            <w:sz w:val="24"/>
            <w:szCs w:val="24"/>
          </w:rPr>
          <w:t>, its inclusion consistently improved model performance, suggesting it captures variance not fully reflected by the principal components.</w:t>
        </w:r>
      </w:ins>
      <w:r w:rsidR="00F05599">
        <w:rPr>
          <w:rFonts w:ascii="Times New Roman" w:hAnsi="Times New Roman" w:cs="Times New Roman"/>
          <w:iCs/>
          <w:sz w:val="24"/>
          <w:szCs w:val="24"/>
        </w:rPr>
        <w:t xml:space="preserve"> The </w:t>
      </w:r>
      <w:del w:id="572" w:author="Acaru, Silviu" w:date="2026-03-17T23:10:00Z" w16du:dateUtc="2026-03-17T22:10:00Z">
        <w:r w:rsidR="00AB5FA3" w:rsidRPr="00AB5FA3">
          <w:rPr>
            <w:rFonts w:ascii="Times New Roman" w:hAnsi="Times New Roman" w:cs="Times New Roman"/>
            <w:sz w:val="24"/>
            <w:szCs w:val="24"/>
          </w:rPr>
          <w:delText>models</w:delText>
        </w:r>
      </w:del>
      <w:ins w:id="573" w:author="Acaru, Silviu" w:date="2026-03-17T23:10:00Z" w16du:dateUtc="2026-03-17T22:10:00Z">
        <w:r w:rsidR="00F05599">
          <w:rPr>
            <w:rFonts w:ascii="Times New Roman" w:hAnsi="Times New Roman" w:cs="Times New Roman"/>
            <w:iCs/>
            <w:sz w:val="24"/>
            <w:szCs w:val="24"/>
          </w:rPr>
          <w:t>model</w:t>
        </w:r>
      </w:ins>
      <w:r w:rsidR="00F05599">
        <w:rPr>
          <w:rFonts w:ascii="Times New Roman" w:hAnsi="Times New Roman" w:cs="Times New Roman"/>
          <w:iCs/>
          <w:sz w:val="24"/>
          <w:szCs w:val="24"/>
        </w:rPr>
        <w:t xml:space="preserve"> that did not contain this feature </w:t>
      </w:r>
      <w:ins w:id="574" w:author="Acaru, Silviu" w:date="2026-03-17T23:10:00Z" w16du:dateUtc="2026-03-17T22:10:00Z">
        <w:r w:rsidR="00F05599">
          <w:rPr>
            <w:rFonts w:ascii="Times New Roman" w:hAnsi="Times New Roman" w:cs="Times New Roman"/>
            <w:iCs/>
            <w:sz w:val="24"/>
            <w:szCs w:val="24"/>
          </w:rPr>
          <w:t xml:space="preserve">(rank 2) </w:t>
        </w:r>
      </w:ins>
      <w:r w:rsidR="00F05599">
        <w:rPr>
          <w:rFonts w:ascii="Times New Roman" w:hAnsi="Times New Roman" w:cs="Times New Roman"/>
          <w:iCs/>
          <w:sz w:val="24"/>
          <w:szCs w:val="24"/>
        </w:rPr>
        <w:t xml:space="preserve">returned a slightly higher MAE for </w:t>
      </w:r>
      <w:ins w:id="575" w:author="Acaru, Silviu" w:date="2026-03-17T23:10:00Z" w16du:dateUtc="2026-03-17T22:10:00Z">
        <w:r w:rsidR="00F05599">
          <w:rPr>
            <w:rFonts w:ascii="Times New Roman" w:hAnsi="Times New Roman" w:cs="Times New Roman"/>
            <w:iCs/>
            <w:sz w:val="24"/>
            <w:szCs w:val="24"/>
          </w:rPr>
          <w:t xml:space="preserve">the </w:t>
        </w:r>
      </w:ins>
      <w:r w:rsidR="00F05599">
        <w:rPr>
          <w:rFonts w:ascii="Times New Roman" w:hAnsi="Times New Roman" w:cs="Times New Roman"/>
          <w:iCs/>
          <w:sz w:val="24"/>
          <w:szCs w:val="24"/>
        </w:rPr>
        <w:t xml:space="preserve">validation dataset. </w:t>
      </w:r>
      <w:del w:id="576" w:author="Acaru, Silviu" w:date="2026-03-17T23:10:00Z" w16du:dateUtc="2026-03-17T22:10:00Z">
        <w:r w:rsidR="00165D75">
          <w:rPr>
            <w:rFonts w:ascii="Times New Roman" w:hAnsi="Times New Roman" w:cs="Times New Roman"/>
            <w:sz w:val="24"/>
            <w:szCs w:val="24"/>
          </w:rPr>
          <w:delText>Other datasets without this feature return</w:delText>
        </w:r>
        <w:r w:rsidR="002E4CF3">
          <w:rPr>
            <w:rFonts w:ascii="Times New Roman" w:hAnsi="Times New Roman" w:cs="Times New Roman"/>
            <w:sz w:val="24"/>
            <w:szCs w:val="24"/>
          </w:rPr>
          <w:delText>ed</w:delText>
        </w:r>
        <w:r w:rsidR="00165D75">
          <w:rPr>
            <w:rFonts w:ascii="Times New Roman" w:hAnsi="Times New Roman" w:cs="Times New Roman"/>
            <w:sz w:val="24"/>
            <w:szCs w:val="24"/>
          </w:rPr>
          <w:delText xml:space="preserve"> higher MAE values for the stacked ensembles</w:delText>
        </w:r>
        <w:r w:rsidR="00AB5FA3" w:rsidRPr="00AB5FA3">
          <w:rPr>
            <w:rFonts w:ascii="Times New Roman" w:hAnsi="Times New Roman" w:cs="Times New Roman"/>
            <w:sz w:val="24"/>
            <w:szCs w:val="24"/>
          </w:rPr>
          <w:delText xml:space="preserve"> (see </w:delText>
        </w:r>
        <w:r w:rsidR="002A1EB4">
          <w:rPr>
            <w:rFonts w:ascii="Times New Roman" w:hAnsi="Times New Roman" w:cs="Times New Roman"/>
            <w:sz w:val="24"/>
            <w:szCs w:val="24"/>
          </w:rPr>
          <w:delText>S</w:delText>
        </w:r>
        <w:r w:rsidR="004E1F60">
          <w:rPr>
            <w:rFonts w:ascii="Times New Roman" w:hAnsi="Times New Roman" w:cs="Times New Roman"/>
            <w:sz w:val="24"/>
            <w:szCs w:val="24"/>
          </w:rPr>
          <w:delText xml:space="preserve">upporting </w:delText>
        </w:r>
        <w:r w:rsidR="002A1EB4">
          <w:rPr>
            <w:rFonts w:ascii="Times New Roman" w:hAnsi="Times New Roman" w:cs="Times New Roman"/>
            <w:sz w:val="24"/>
            <w:szCs w:val="24"/>
          </w:rPr>
          <w:delText>I</w:delText>
        </w:r>
        <w:r w:rsidR="004E1F60">
          <w:rPr>
            <w:rFonts w:ascii="Times New Roman" w:hAnsi="Times New Roman" w:cs="Times New Roman"/>
            <w:sz w:val="24"/>
            <w:szCs w:val="24"/>
          </w:rPr>
          <w:delText>nformation Table S1</w:delText>
        </w:r>
        <w:r w:rsidR="00AB5FA3" w:rsidRPr="00AB5FA3">
          <w:rPr>
            <w:rFonts w:ascii="Times New Roman" w:hAnsi="Times New Roman" w:cs="Times New Roman"/>
            <w:sz w:val="24"/>
            <w:szCs w:val="24"/>
          </w:rPr>
          <w:delText xml:space="preserve">). </w:delText>
        </w:r>
      </w:del>
      <w:ins w:id="577" w:author="Acaru, Silviu" w:date="2026-03-17T23:10:00Z" w16du:dateUtc="2026-03-17T22:10:00Z">
        <w:r w:rsidR="00F05599">
          <w:rPr>
            <w:rFonts w:ascii="Times New Roman" w:hAnsi="Times New Roman" w:cs="Times New Roman"/>
            <w:iCs/>
            <w:sz w:val="24"/>
            <w:szCs w:val="24"/>
          </w:rPr>
          <w:t xml:space="preserve"> </w:t>
        </w:r>
      </w:ins>
    </w:p>
    <w:p w14:paraId="56DB6A27" w14:textId="0E97D4A7" w:rsidR="0083583B" w:rsidRDefault="00F05599" w:rsidP="00200EC4">
      <w:pPr>
        <w:jc w:val="both"/>
        <w:rPr>
          <w:rFonts w:ascii="Times New Roman" w:hAnsi="Times New Roman" w:cs="Times New Roman"/>
          <w:sz w:val="24"/>
          <w:szCs w:val="24"/>
        </w:rPr>
      </w:pPr>
      <w:r>
        <w:rPr>
          <w:rFonts w:ascii="Times New Roman" w:hAnsi="Times New Roman" w:cs="Times New Roman"/>
          <w:iCs/>
          <w:sz w:val="24"/>
          <w:szCs w:val="24"/>
        </w:rPr>
        <w:t xml:space="preserve">Additionally, the </w:t>
      </w:r>
      <w:del w:id="578" w:author="Acaru, Silviu" w:date="2026-03-17T23:10:00Z" w16du:dateUtc="2026-03-17T22:10:00Z">
        <w:r w:rsidR="00200EC4">
          <w:rPr>
            <w:rFonts w:ascii="Times New Roman" w:hAnsi="Times New Roman" w:cs="Times New Roman"/>
            <w:sz w:val="24"/>
            <w:szCs w:val="24"/>
          </w:rPr>
          <w:delText>isocyanate type and quantity</w:delText>
        </w:r>
        <w:r w:rsidR="00BC4134">
          <w:rPr>
            <w:rFonts w:ascii="Times New Roman" w:hAnsi="Times New Roman" w:cs="Times New Roman"/>
            <w:sz w:val="24"/>
            <w:szCs w:val="24"/>
          </w:rPr>
          <w:delText>,</w:delText>
        </w:r>
      </w:del>
      <w:ins w:id="579" w:author="Acaru, Silviu" w:date="2026-03-17T23:10:00Z" w16du:dateUtc="2026-03-17T22:10:00Z">
        <w:r w:rsidRPr="003D7DE8">
          <w:rPr>
            <w:rFonts w:ascii="Times New Roman" w:hAnsi="Times New Roman" w:cs="Times New Roman"/>
            <w:i/>
            <w:sz w:val="24"/>
            <w:szCs w:val="24"/>
          </w:rPr>
          <w:t>Isocyanate (</w:t>
        </w:r>
        <w:proofErr w:type="spellStart"/>
        <w:r w:rsidRPr="003D7DE8">
          <w:rPr>
            <w:rFonts w:ascii="Times New Roman" w:hAnsi="Times New Roman" w:cs="Times New Roman"/>
            <w:i/>
            <w:sz w:val="24"/>
            <w:szCs w:val="24"/>
          </w:rPr>
          <w:t>wt</w:t>
        </w:r>
        <w:proofErr w:type="spellEnd"/>
        <w:r w:rsidRPr="003D7DE8">
          <w:rPr>
            <w:rFonts w:ascii="Times New Roman" w:hAnsi="Times New Roman" w:cs="Times New Roman"/>
            <w:i/>
            <w:sz w:val="24"/>
            <w:szCs w:val="24"/>
          </w:rPr>
          <w:t>%)</w:t>
        </w:r>
        <w:r>
          <w:rPr>
            <w:rFonts w:ascii="Times New Roman" w:hAnsi="Times New Roman" w:cs="Times New Roman"/>
            <w:iCs/>
            <w:sz w:val="24"/>
            <w:szCs w:val="24"/>
          </w:rPr>
          <w:t>,</w:t>
        </w:r>
      </w:ins>
      <w:r>
        <w:rPr>
          <w:rFonts w:ascii="Times New Roman" w:hAnsi="Times New Roman" w:cs="Times New Roman"/>
          <w:iCs/>
          <w:sz w:val="24"/>
          <w:szCs w:val="24"/>
        </w:rPr>
        <w:t xml:space="preserve"> which is </w:t>
      </w:r>
      <w:del w:id="580" w:author="Acaru, Silviu" w:date="2026-03-17T23:10:00Z" w16du:dateUtc="2026-03-17T22:10:00Z">
        <w:r w:rsidR="00BC4134">
          <w:rPr>
            <w:rFonts w:ascii="Times New Roman" w:hAnsi="Times New Roman" w:cs="Times New Roman"/>
            <w:sz w:val="24"/>
            <w:szCs w:val="24"/>
          </w:rPr>
          <w:delText>a result of</w:delText>
        </w:r>
      </w:del>
      <w:ins w:id="581" w:author="Acaru, Silviu" w:date="2026-03-17T23:10:00Z" w16du:dateUtc="2026-03-17T22:10:00Z">
        <w:r>
          <w:rPr>
            <w:rFonts w:ascii="Times New Roman" w:hAnsi="Times New Roman" w:cs="Times New Roman"/>
            <w:iCs/>
            <w:sz w:val="24"/>
            <w:szCs w:val="24"/>
          </w:rPr>
          <w:t>related to</w:t>
        </w:r>
      </w:ins>
      <w:r>
        <w:rPr>
          <w:rFonts w:ascii="Times New Roman" w:hAnsi="Times New Roman" w:cs="Times New Roman"/>
          <w:iCs/>
          <w:sz w:val="24"/>
          <w:szCs w:val="24"/>
        </w:rPr>
        <w:t xml:space="preserve"> the </w:t>
      </w:r>
      <w:r>
        <w:rPr>
          <w:rFonts w:ascii="Times New Roman" w:hAnsi="Times New Roman"/>
          <w:sz w:val="24"/>
          <w:rPrChange w:id="582" w:author="Acaru, Silviu" w:date="2026-03-17T23:10:00Z" w16du:dateUtc="2026-03-17T22:10:00Z">
            <w:rPr>
              <w:rFonts w:ascii="Times New Roman" w:hAnsi="Times New Roman"/>
              <w:i/>
              <w:sz w:val="24"/>
            </w:rPr>
          </w:rPrChange>
        </w:rPr>
        <w:t xml:space="preserve">Ratio </w:t>
      </w:r>
      <w:r>
        <w:rPr>
          <w:rFonts w:ascii="Times New Roman" w:hAnsi="Times New Roman" w:cs="Times New Roman"/>
          <w:iCs/>
          <w:sz w:val="24"/>
          <w:szCs w:val="24"/>
        </w:rPr>
        <w:t>feature</w:t>
      </w:r>
      <w:r>
        <w:rPr>
          <w:rFonts w:ascii="Times New Roman" w:hAnsi="Times New Roman"/>
          <w:sz w:val="24"/>
          <w:rPrChange w:id="583" w:author="Acaru, Silviu" w:date="2026-03-17T23:10:00Z" w16du:dateUtc="2026-03-17T22:10:00Z">
            <w:rPr>
              <w:rFonts w:ascii="Times New Roman" w:hAnsi="Times New Roman"/>
              <w:i/>
              <w:sz w:val="24"/>
            </w:rPr>
          </w:rPrChange>
        </w:rPr>
        <w:t>,</w:t>
      </w:r>
      <w:r>
        <w:rPr>
          <w:rFonts w:ascii="Times New Roman" w:hAnsi="Times New Roman" w:cs="Times New Roman"/>
          <w:iCs/>
          <w:sz w:val="24"/>
          <w:szCs w:val="24"/>
        </w:rPr>
        <w:t xml:space="preserve"> </w:t>
      </w:r>
      <w:del w:id="584" w:author="Acaru, Silviu" w:date="2026-03-17T23:10:00Z" w16du:dateUtc="2026-03-17T22:10:00Z">
        <w:r w:rsidR="00200EC4">
          <w:rPr>
            <w:rFonts w:ascii="Times New Roman" w:hAnsi="Times New Roman" w:cs="Times New Roman"/>
            <w:sz w:val="24"/>
            <w:szCs w:val="24"/>
          </w:rPr>
          <w:delText>are</w:delText>
        </w:r>
      </w:del>
      <w:ins w:id="585" w:author="Acaru, Silviu" w:date="2026-03-17T23:10:00Z" w16du:dateUtc="2026-03-17T22:10:00Z">
        <w:r>
          <w:rPr>
            <w:rFonts w:ascii="Times New Roman" w:hAnsi="Times New Roman" w:cs="Times New Roman"/>
            <w:iCs/>
            <w:sz w:val="24"/>
            <w:szCs w:val="24"/>
          </w:rPr>
          <w:t>is</w:t>
        </w:r>
      </w:ins>
      <w:r>
        <w:rPr>
          <w:rFonts w:ascii="Times New Roman" w:hAnsi="Times New Roman" w:cs="Times New Roman"/>
          <w:iCs/>
          <w:sz w:val="24"/>
          <w:szCs w:val="24"/>
        </w:rPr>
        <w:t xml:space="preserve"> also part of the </w:t>
      </w:r>
      <w:del w:id="586" w:author="Acaru, Silviu" w:date="2026-03-17T23:10:00Z" w16du:dateUtc="2026-03-17T22:10:00Z">
        <w:r w:rsidR="00200EC4">
          <w:rPr>
            <w:rFonts w:ascii="Times New Roman" w:hAnsi="Times New Roman" w:cs="Times New Roman"/>
            <w:sz w:val="24"/>
            <w:szCs w:val="24"/>
          </w:rPr>
          <w:delText>dataset</w:delText>
        </w:r>
      </w:del>
      <w:ins w:id="587" w:author="Acaru, Silviu" w:date="2026-03-17T23:10:00Z" w16du:dateUtc="2026-03-17T22:10:00Z">
        <w:r w:rsidR="0083583B">
          <w:rPr>
            <w:rFonts w:ascii="Times New Roman" w:hAnsi="Times New Roman" w:cs="Times New Roman"/>
            <w:iCs/>
            <w:sz w:val="24"/>
            <w:szCs w:val="24"/>
          </w:rPr>
          <w:t>d</w:t>
        </w:r>
        <w:r>
          <w:rPr>
            <w:rFonts w:ascii="Times New Roman" w:hAnsi="Times New Roman" w:cs="Times New Roman"/>
            <w:iCs/>
            <w:sz w:val="24"/>
            <w:szCs w:val="24"/>
          </w:rPr>
          <w:t>atasets</w:t>
        </w:r>
      </w:ins>
      <w:r>
        <w:rPr>
          <w:rFonts w:ascii="Times New Roman" w:hAnsi="Times New Roman" w:cs="Times New Roman"/>
          <w:iCs/>
          <w:sz w:val="24"/>
          <w:szCs w:val="24"/>
        </w:rPr>
        <w:t xml:space="preserve"> returning </w:t>
      </w:r>
      <w:del w:id="588" w:author="Acaru, Silviu" w:date="2026-03-17T23:10:00Z" w16du:dateUtc="2026-03-17T22:10:00Z">
        <w:r w:rsidR="00200EC4">
          <w:rPr>
            <w:rFonts w:ascii="Times New Roman" w:hAnsi="Times New Roman" w:cs="Times New Roman"/>
            <w:sz w:val="24"/>
            <w:szCs w:val="24"/>
          </w:rPr>
          <w:delText>highest</w:delText>
        </w:r>
      </w:del>
      <w:ins w:id="589" w:author="Acaru, Silviu" w:date="2026-03-17T23:10:00Z" w16du:dateUtc="2026-03-17T22:10:00Z">
        <w:r>
          <w:rPr>
            <w:rFonts w:ascii="Times New Roman" w:hAnsi="Times New Roman" w:cs="Times New Roman"/>
            <w:iCs/>
            <w:sz w:val="24"/>
            <w:szCs w:val="24"/>
          </w:rPr>
          <w:t>lowest</w:t>
        </w:r>
      </w:ins>
      <w:r>
        <w:rPr>
          <w:rFonts w:ascii="Times New Roman" w:hAnsi="Times New Roman" w:cs="Times New Roman"/>
          <w:iCs/>
          <w:sz w:val="24"/>
          <w:szCs w:val="24"/>
        </w:rPr>
        <w:t xml:space="preserve"> MAE metrics. The </w:t>
      </w:r>
      <w:r w:rsidRPr="003D7DE8">
        <w:rPr>
          <w:rFonts w:ascii="Times New Roman" w:hAnsi="Times New Roman" w:cs="Times New Roman"/>
          <w:i/>
          <w:sz w:val="24"/>
          <w:szCs w:val="24"/>
        </w:rPr>
        <w:t>Isocyanate (</w:t>
      </w:r>
      <w:proofErr w:type="spellStart"/>
      <w:del w:id="590" w:author="Acaru, Silviu" w:date="2026-03-17T23:10:00Z" w16du:dateUtc="2026-03-17T22:10:00Z">
        <w:r w:rsidR="00200EC4" w:rsidRPr="005937D1">
          <w:rPr>
            <w:rFonts w:ascii="Times New Roman" w:hAnsi="Times New Roman" w:cs="Times New Roman"/>
            <w:i/>
            <w:sz w:val="24"/>
            <w:szCs w:val="24"/>
          </w:rPr>
          <w:delText>mmol NCO)</w:delText>
        </w:r>
      </w:del>
      <w:ins w:id="591" w:author="Acaru, Silviu" w:date="2026-03-17T23:10:00Z" w16du:dateUtc="2026-03-17T22:10:00Z">
        <w:r w:rsidRPr="003D7DE8">
          <w:rPr>
            <w:rFonts w:ascii="Times New Roman" w:hAnsi="Times New Roman" w:cs="Times New Roman"/>
            <w:i/>
            <w:sz w:val="24"/>
            <w:szCs w:val="24"/>
          </w:rPr>
          <w:t>wt</w:t>
        </w:r>
        <w:proofErr w:type="spellEnd"/>
        <w:r w:rsidRPr="003D7DE8">
          <w:rPr>
            <w:rFonts w:ascii="Times New Roman" w:hAnsi="Times New Roman" w:cs="Times New Roman"/>
            <w:i/>
            <w:sz w:val="24"/>
            <w:szCs w:val="24"/>
          </w:rPr>
          <w:t>%)</w:t>
        </w:r>
      </w:ins>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w:t>
      </w:r>
      <w:del w:id="592" w:author="Acaru, Silviu" w:date="2026-03-17T23:10:00Z" w16du:dateUtc="2026-03-17T22:10:00Z">
        <w:r w:rsidR="00200EC4">
          <w:rPr>
            <w:rFonts w:ascii="Times New Roman" w:hAnsi="Times New Roman" w:cs="Times New Roman"/>
            <w:sz w:val="24"/>
            <w:szCs w:val="24"/>
          </w:rPr>
          <w:delText>strong</w:delText>
        </w:r>
      </w:del>
      <w:proofErr w:type="spellStart"/>
      <w:ins w:id="593" w:author="Acaru, Silviu" w:date="2026-03-17T23:10:00Z" w16du:dateUtc="2026-03-17T22:10:00Z">
        <w:r w:rsidR="00CA055D">
          <w:rPr>
            <w:rFonts w:ascii="Times New Roman" w:hAnsi="Times New Roman" w:cs="Times New Roman"/>
            <w:iCs/>
            <w:sz w:val="24"/>
            <w:szCs w:val="24"/>
          </w:rPr>
          <w:t>a</w:t>
        </w:r>
        <w:proofErr w:type="spellEnd"/>
        <w:r w:rsidR="00CA055D">
          <w:rPr>
            <w:rFonts w:ascii="Times New Roman" w:hAnsi="Times New Roman" w:cs="Times New Roman"/>
            <w:iCs/>
            <w:sz w:val="24"/>
            <w:szCs w:val="24"/>
          </w:rPr>
          <w:t xml:space="preserve"> moderate</w:t>
        </w:r>
      </w:ins>
      <w:r w:rsidR="00CA055D">
        <w:rPr>
          <w:rFonts w:ascii="Times New Roman" w:hAnsi="Times New Roman" w:cs="Times New Roman"/>
          <w:iCs/>
          <w:sz w:val="24"/>
          <w:szCs w:val="24"/>
        </w:rPr>
        <w:t xml:space="preserve"> positive correlation (</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r w:rsidR="00CA055D" w:rsidRPr="005937D1">
        <w:rPr>
          <w:rFonts w:ascii="Times New Roman" w:hAnsi="Times New Roman" w:cs="Times New Roman"/>
          <w:sz w:val="24"/>
          <w:szCs w:val="24"/>
        </w:rPr>
      </w:r>
      <w:r w:rsidR="00CA055D" w:rsidRPr="005937D1">
        <w:rPr>
          <w:rFonts w:ascii="Times New Roman" w:hAnsi="Times New Roman" w:cs="Times New Roman"/>
          <w:sz w:val="24"/>
          <w:szCs w:val="24"/>
        </w:rPr>
        <w:fldChar w:fldCharType="separate"/>
      </w:r>
      <w:r w:rsidR="00CA055D" w:rsidRPr="001A6B86">
        <w:rPr>
          <w:rFonts w:ascii="Times New Roman" w:hAnsi="Times New Roman" w:cs="Times New Roman"/>
          <w:sz w:val="24"/>
          <w:szCs w:val="24"/>
        </w:rPr>
        <w:t xml:space="preserve">Figure </w:t>
      </w:r>
      <w:r w:rsidR="00CA055D">
        <w:rPr>
          <w:rFonts w:ascii="Times New Roman" w:hAnsi="Times New Roman" w:cs="Times New Roman"/>
          <w:noProof/>
          <w:sz w:val="24"/>
          <w:szCs w:val="24"/>
        </w:rPr>
        <w:t>3</w:t>
      </w:r>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w:t>
      </w:r>
      <w:r w:rsidR="00CA055D">
        <w:rPr>
          <w:rFonts w:ascii="Times New Roman" w:hAnsi="Times New Roman"/>
          <w:sz w:val="24"/>
          <w:rPrChange w:id="594" w:author="Acaru, Silviu" w:date="2026-03-17T23:10:00Z" w16du:dateUtc="2026-03-17T22:10:00Z">
            <w:rPr>
              <w:rFonts w:ascii="Times New Roman" w:hAnsi="Times New Roman"/>
              <w:i/>
              <w:sz w:val="24"/>
            </w:rPr>
          </w:rPrChange>
        </w:rPr>
        <w:t>Ratio</w:t>
      </w:r>
      <w:r w:rsidR="00CA055D">
        <w:rPr>
          <w:rFonts w:ascii="Times New Roman" w:hAnsi="Times New Roman" w:cs="Times New Roman"/>
          <w:sz w:val="24"/>
          <w:szCs w:val="24"/>
        </w:rPr>
        <w:t xml:space="preserve"> </w:t>
      </w:r>
      <w:del w:id="595" w:author="Acaru, Silviu" w:date="2026-03-17T23:10:00Z" w16du:dateUtc="2026-03-17T22:10:00Z">
        <w:r w:rsidR="00200EC4">
          <w:rPr>
            <w:rFonts w:ascii="Times New Roman" w:hAnsi="Times New Roman" w:cs="Times New Roman"/>
            <w:sz w:val="24"/>
            <w:szCs w:val="24"/>
          </w:rPr>
          <w:delText>gives</w:delText>
        </w:r>
      </w:del>
      <w:ins w:id="596" w:author="Acaru, Silviu" w:date="2026-03-17T23:10:00Z" w16du:dateUtc="2026-03-17T22:10:00Z">
        <w:r w:rsidR="00CA055D">
          <w:rPr>
            <w:rFonts w:ascii="Times New Roman" w:hAnsi="Times New Roman" w:cs="Times New Roman"/>
            <w:sz w:val="24"/>
            <w:szCs w:val="24"/>
          </w:rPr>
          <w:t>provides</w:t>
        </w:r>
      </w:ins>
      <w:r w:rsidR="00CA055D">
        <w:rPr>
          <w:rFonts w:ascii="Times New Roman" w:hAnsi="Times New Roman" w:cs="Times New Roman"/>
          <w:sz w:val="24"/>
          <w:szCs w:val="24"/>
        </w:rPr>
        <w:t xml:space="preserve">, the </w:t>
      </w:r>
      <w:r w:rsidR="00CA055D">
        <w:rPr>
          <w:rFonts w:ascii="Times New Roman" w:hAnsi="Times New Roman" w:cs="Times New Roman"/>
          <w:i/>
          <w:iCs/>
          <w:sz w:val="24"/>
          <w:szCs w:val="24"/>
        </w:rPr>
        <w:t>Isocyanate (</w:t>
      </w:r>
      <w:proofErr w:type="spellStart"/>
      <w:del w:id="597" w:author="Acaru, Silviu" w:date="2026-03-17T23:10:00Z" w16du:dateUtc="2026-03-17T22:10:00Z">
        <w:r w:rsidR="00200EC4" w:rsidRPr="005937D1">
          <w:rPr>
            <w:rFonts w:ascii="Times New Roman" w:hAnsi="Times New Roman" w:cs="Times New Roman"/>
            <w:i/>
            <w:sz w:val="24"/>
            <w:szCs w:val="24"/>
          </w:rPr>
          <w:delText>mmol NCO)</w:delText>
        </w:r>
      </w:del>
      <w:ins w:id="598" w:author="Acaru, Silviu" w:date="2026-03-17T23:10:00Z" w16du:dateUtc="2026-03-17T22:10:00Z">
        <w:r w:rsidR="00CA055D">
          <w:rPr>
            <w:rFonts w:ascii="Times New Roman" w:hAnsi="Times New Roman" w:cs="Times New Roman"/>
            <w:i/>
            <w:iCs/>
            <w:sz w:val="24"/>
            <w:szCs w:val="24"/>
          </w:rPr>
          <w:t>wt</w:t>
        </w:r>
        <w:proofErr w:type="spellEnd"/>
        <w:r w:rsidR="00CA055D">
          <w:rPr>
            <w:rFonts w:ascii="Times New Roman" w:hAnsi="Times New Roman" w:cs="Times New Roman"/>
            <w:i/>
            <w:iCs/>
            <w:sz w:val="24"/>
            <w:szCs w:val="24"/>
          </w:rPr>
          <w:t>%)</w:t>
        </w:r>
      </w:ins>
      <w:r w:rsidR="00CA055D">
        <w:rPr>
          <w:rFonts w:ascii="Times New Roman" w:hAnsi="Times New Roman" w:cs="Times New Roman"/>
          <w:sz w:val="24"/>
          <w:szCs w:val="24"/>
        </w:rPr>
        <w:t xml:space="preserve"> contains exact </w:t>
      </w:r>
      <w:ins w:id="599" w:author="Acaru, Silviu" w:date="2026-03-17T23:10:00Z" w16du:dateUtc="2026-03-17T22:10:00Z">
        <w:r w:rsidR="00CA055D">
          <w:rPr>
            <w:rFonts w:ascii="Times New Roman" w:hAnsi="Times New Roman" w:cs="Times New Roman"/>
            <w:sz w:val="24"/>
            <w:szCs w:val="24"/>
          </w:rPr>
          <w:t xml:space="preserve">weight percentage </w:t>
        </w:r>
      </w:ins>
      <w:r w:rsidR="00CA055D">
        <w:rPr>
          <w:rFonts w:ascii="Times New Roman" w:hAnsi="Times New Roman" w:cs="Times New Roman"/>
          <w:sz w:val="24"/>
          <w:szCs w:val="24"/>
        </w:rPr>
        <w:t xml:space="preserve">values, which </w:t>
      </w:r>
      <w:del w:id="600" w:author="Acaru, Silviu" w:date="2026-03-17T23:10:00Z" w16du:dateUtc="2026-03-17T22:10:00Z">
        <w:r w:rsidR="00200EC4">
          <w:rPr>
            <w:rFonts w:ascii="Times New Roman" w:hAnsi="Times New Roman" w:cs="Times New Roman"/>
            <w:sz w:val="24"/>
            <w:szCs w:val="24"/>
          </w:rPr>
          <w:delText xml:space="preserve">influences </w:delText>
        </w:r>
      </w:del>
      <w:r w:rsidR="00CA055D">
        <w:rPr>
          <w:rFonts w:ascii="Times New Roman" w:hAnsi="Times New Roman" w:cs="Times New Roman"/>
          <w:sz w:val="24"/>
          <w:szCs w:val="24"/>
        </w:rPr>
        <w:t xml:space="preserve">positively </w:t>
      </w:r>
      <w:ins w:id="601" w:author="Acaru, Silviu" w:date="2026-03-17T23:10:00Z" w16du:dateUtc="2026-03-17T22:10:00Z">
        <w:r w:rsidR="0083583B">
          <w:rPr>
            <w:rFonts w:ascii="Times New Roman" w:hAnsi="Times New Roman" w:cs="Times New Roman"/>
            <w:sz w:val="24"/>
            <w:szCs w:val="24"/>
          </w:rPr>
          <w:t>influences</w:t>
        </w:r>
        <w:r w:rsidR="00CA055D">
          <w:rPr>
            <w:rFonts w:ascii="Times New Roman" w:hAnsi="Times New Roman" w:cs="Times New Roman"/>
            <w:sz w:val="24"/>
            <w:szCs w:val="24"/>
          </w:rPr>
          <w:t xml:space="preserve"> </w:t>
        </w:r>
      </w:ins>
      <w:r w:rsidR="00CA055D">
        <w:rPr>
          <w:rFonts w:ascii="Times New Roman" w:hAnsi="Times New Roman" w:cs="Times New Roman"/>
          <w:sz w:val="24"/>
          <w:szCs w:val="24"/>
        </w:rPr>
        <w:t xml:space="preserve">the </w:t>
      </w:r>
      <w:del w:id="602" w:author="Acaru, Silviu" w:date="2026-03-17T23:10:00Z" w16du:dateUtc="2026-03-17T22:10:00Z">
        <w:r w:rsidR="00200EC4">
          <w:rPr>
            <w:rFonts w:ascii="Times New Roman" w:hAnsi="Times New Roman" w:cs="Times New Roman"/>
            <w:sz w:val="24"/>
            <w:szCs w:val="24"/>
          </w:rPr>
          <w:delText>models</w:delText>
        </w:r>
      </w:del>
      <w:ins w:id="603" w:author="Acaru, Silviu" w:date="2026-03-17T23:10:00Z" w16du:dateUtc="2026-03-17T22:10:00Z">
        <w:r w:rsidR="00CA055D">
          <w:rPr>
            <w:rFonts w:ascii="Times New Roman" w:hAnsi="Times New Roman" w:cs="Times New Roman"/>
            <w:sz w:val="24"/>
            <w:szCs w:val="24"/>
          </w:rPr>
          <w:t>model’s</w:t>
        </w:r>
      </w:ins>
      <w:r w:rsidR="00CA055D">
        <w:rPr>
          <w:rFonts w:ascii="Times New Roman" w:hAnsi="Times New Roman" w:cs="Times New Roman"/>
          <w:sz w:val="24"/>
          <w:szCs w:val="24"/>
        </w:rPr>
        <w:t xml:space="preserve"> understanding of the dataset. </w:t>
      </w:r>
      <w:ins w:id="604" w:author="Acaru, Silviu" w:date="2026-03-17T23:10:00Z" w16du:dateUtc="2026-03-17T22:10:00Z">
        <w:r w:rsidR="0083583B" w:rsidRPr="0083583B">
          <w:rPr>
            <w:rFonts w:ascii="Times New Roman" w:hAnsi="Times New Roman" w:cs="Times New Roman"/>
            <w:sz w:val="24"/>
            <w:szCs w:val="24"/>
          </w:rPr>
          <w:t xml:space="preserve">Notably, the models that utilized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instead of </w:t>
        </w:r>
        <w:r w:rsidR="0083583B" w:rsidRPr="003D7DE8">
          <w:rPr>
            <w:rFonts w:ascii="Times New Roman" w:hAnsi="Times New Roman" w:cs="Times New Roman"/>
            <w:i/>
            <w:iCs/>
            <w:sz w:val="24"/>
            <w:szCs w:val="24"/>
          </w:rPr>
          <w:t>Isocyanate (</w:t>
        </w:r>
        <w:proofErr w:type="spellStart"/>
        <w:r w:rsidR="0083583B" w:rsidRPr="003D7DE8">
          <w:rPr>
            <w:rFonts w:ascii="Times New Roman" w:hAnsi="Times New Roman" w:cs="Times New Roman"/>
            <w:i/>
            <w:iCs/>
            <w:sz w:val="24"/>
            <w:szCs w:val="24"/>
          </w:rPr>
          <w:t>wt</w:t>
        </w:r>
        <w:proofErr w:type="spellEnd"/>
        <w:r w:rsidR="0083583B" w:rsidRPr="003D7DE8">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(Ranks 4 and 5) returned higher MAE values on the validation dataset. Although </w:t>
        </w:r>
        <w:r w:rsidR="0083583B" w:rsidRPr="003D7DE8">
          <w:rPr>
            <w:rFonts w:ascii="Times New Roman" w:hAnsi="Times New Roman" w:cs="Times New Roman"/>
            <w:i/>
            <w:iCs/>
            <w:sz w:val="24"/>
            <w:szCs w:val="24"/>
          </w:rPr>
          <w:t>Isocyanate (</w:t>
        </w:r>
        <w:proofErr w:type="spellStart"/>
        <w:r w:rsidR="0083583B" w:rsidRPr="003D7DE8">
          <w:rPr>
            <w:rFonts w:ascii="Times New Roman" w:hAnsi="Times New Roman" w:cs="Times New Roman"/>
            <w:i/>
            <w:iCs/>
            <w:sz w:val="24"/>
            <w:szCs w:val="24"/>
          </w:rPr>
          <w:t>wt</w:t>
        </w:r>
        <w:proofErr w:type="spellEnd"/>
        <w:r w:rsidR="0083583B" w:rsidRPr="003D7DE8">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and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w:t>
        </w:r>
      </w:ins>
      <w:r w:rsidR="0083583B" w:rsidRPr="0083583B">
        <w:rPr>
          <w:rFonts w:ascii="Times New Roman" w:hAnsi="Times New Roman" w:cs="Times New Roman"/>
          <w:sz w:val="24"/>
          <w:szCs w:val="24"/>
        </w:rPr>
        <w:t>The</w:t>
      </w:r>
      <w:r w:rsidR="0083583B" w:rsidRPr="003D7DE8">
        <w:rPr>
          <w:rFonts w:ascii="Times New Roman" w:hAnsi="Times New Roman"/>
          <w:i/>
          <w:sz w:val="24"/>
          <w:rPrChange w:id="605" w:author="Acaru, Silviu" w:date="2026-03-17T23:10:00Z" w16du:dateUtc="2026-03-17T22:10:00Z">
            <w:rPr>
              <w:rFonts w:ascii="Times New Roman" w:hAnsi="Times New Roman"/>
              <w:sz w:val="24"/>
            </w:rPr>
          </w:rPrChange>
        </w:rPr>
        <w:t xml:space="preserve"> </w:t>
      </w:r>
      <w:del w:id="606" w:author="Acaru, Silviu" w:date="2026-03-17T23:10:00Z" w16du:dateUtc="2026-03-17T22:10:00Z">
        <w:r w:rsidR="00200EC4">
          <w:rPr>
            <w:rFonts w:ascii="Times New Roman" w:hAnsi="Times New Roman" w:cs="Times New Roman"/>
            <w:sz w:val="24"/>
            <w:szCs w:val="24"/>
          </w:rPr>
          <w:delText>catalyst (</w:delText>
        </w:r>
        <w:r w:rsidR="00200EC4" w:rsidRPr="00200EC4">
          <w:rPr>
            <w:rFonts w:ascii="Times New Roman" w:hAnsi="Times New Roman" w:cs="Times New Roman"/>
            <w:i/>
            <w:sz w:val="24"/>
            <w:szCs w:val="24"/>
          </w:rPr>
          <w:delText>Tin(II) octoate</w:delText>
        </w:r>
      </w:del>
      <w:ins w:id="607" w:author="Acaru, Silviu" w:date="2026-03-17T23:10:00Z" w16du:dateUtc="2026-03-17T22:10:00Z">
        <w:r w:rsidR="0083583B" w:rsidRPr="003D7DE8">
          <w:rPr>
            <w:rFonts w:ascii="Times New Roman" w:hAnsi="Times New Roman" w:cs="Times New Roman"/>
            <w:i/>
            <w:iCs/>
            <w:sz w:val="24"/>
            <w:szCs w:val="24"/>
          </w:rPr>
          <w:t>Co-polyol type (PTHF</w:t>
        </w:r>
      </w:ins>
      <w:r w:rsidR="0083583B" w:rsidRPr="003D7DE8">
        <w:rPr>
          <w:rFonts w:ascii="Times New Roman" w:hAnsi="Times New Roman"/>
          <w:i/>
          <w:sz w:val="24"/>
          <w:rPrChange w:id="608" w:author="Acaru, Silviu" w:date="2026-03-17T23:10:00Z" w16du:dateUtc="2026-03-17T22:10:00Z">
            <w:rPr>
              <w:rFonts w:ascii="Times New Roman" w:hAnsi="Times New Roman"/>
              <w:sz w:val="24"/>
            </w:rPr>
          </w:rPrChange>
        </w:rPr>
        <w:t xml:space="preserve">) </w:t>
      </w:r>
      <w:r w:rsidR="0083583B" w:rsidRPr="0083583B">
        <w:rPr>
          <w:rFonts w:ascii="Times New Roman" w:hAnsi="Times New Roman" w:cs="Times New Roman"/>
          <w:sz w:val="24"/>
          <w:szCs w:val="24"/>
        </w:rPr>
        <w:t xml:space="preserve">is also </w:t>
      </w:r>
      <w:ins w:id="609" w:author="Acaru, Silviu" w:date="2026-03-17T23:10:00Z" w16du:dateUtc="2026-03-17T22:10:00Z">
        <w:r w:rsidR="0083583B" w:rsidRPr="0083583B">
          <w:rPr>
            <w:rFonts w:ascii="Times New Roman" w:hAnsi="Times New Roman" w:cs="Times New Roman"/>
            <w:sz w:val="24"/>
            <w:szCs w:val="24"/>
          </w:rPr>
          <w:t xml:space="preserve">consistently </w:t>
        </w:r>
      </w:ins>
      <w:r w:rsidR="0083583B" w:rsidRPr="0083583B">
        <w:rPr>
          <w:rFonts w:ascii="Times New Roman" w:hAnsi="Times New Roman" w:cs="Times New Roman"/>
          <w:sz w:val="24"/>
          <w:szCs w:val="24"/>
        </w:rPr>
        <w:t xml:space="preserve">part of </w:t>
      </w:r>
      <w:del w:id="610" w:author="Acaru, Silviu" w:date="2026-03-17T23:10:00Z" w16du:dateUtc="2026-03-17T22:10:00Z">
        <w:r w:rsidR="00200EC4">
          <w:rPr>
            <w:rFonts w:ascii="Times New Roman" w:hAnsi="Times New Roman" w:cs="Times New Roman"/>
            <w:sz w:val="24"/>
            <w:szCs w:val="24"/>
          </w:rPr>
          <w:delText>the dataset</w:delText>
        </w:r>
      </w:del>
      <w:ins w:id="611" w:author="Acaru, Silviu" w:date="2026-03-17T23:10:00Z" w16du:dateUtc="2026-03-17T22:10:00Z">
        <w:r w:rsidR="0083583B" w:rsidRPr="0083583B">
          <w:rPr>
            <w:rFonts w:ascii="Times New Roman" w:hAnsi="Times New Roman" w:cs="Times New Roman"/>
            <w:sz w:val="24"/>
            <w:szCs w:val="24"/>
          </w:rPr>
          <w:t>all five top-performing datasets</w:t>
        </w:r>
      </w:ins>
      <w:r w:rsidR="0083583B" w:rsidRPr="0083583B">
        <w:rPr>
          <w:rFonts w:ascii="Times New Roman" w:hAnsi="Times New Roman" w:cs="Times New Roman"/>
          <w:sz w:val="24"/>
          <w:szCs w:val="24"/>
        </w:rPr>
        <w:t xml:space="preserve">, and as evidenced </w:t>
      </w:r>
      <w:del w:id="612" w:author="Acaru, Silviu" w:date="2026-03-17T23:10:00Z" w16du:dateUtc="2026-03-17T22:10:00Z">
        <w:r w:rsidR="00200EC4">
          <w:rPr>
            <w:rFonts w:ascii="Times New Roman" w:hAnsi="Times New Roman" w:cs="Times New Roman"/>
            <w:sz w:val="24"/>
            <w:szCs w:val="24"/>
          </w:rPr>
          <w:delText>of</w:delText>
        </w:r>
      </w:del>
      <w:ins w:id="613" w:author="Acaru, Silviu" w:date="2026-03-17T23:10:00Z" w16du:dateUtc="2026-03-17T22:10:00Z">
        <w:r w:rsidR="0083583B" w:rsidRPr="0083583B">
          <w:rPr>
            <w:rFonts w:ascii="Times New Roman" w:hAnsi="Times New Roman" w:cs="Times New Roman"/>
            <w:sz w:val="24"/>
            <w:szCs w:val="24"/>
          </w:rPr>
          <w:t>by</w:t>
        </w:r>
      </w:ins>
      <w:r w:rsidR="0083583B" w:rsidRPr="0083583B">
        <w:rPr>
          <w:rFonts w:ascii="Times New Roman" w:hAnsi="Times New Roman" w:cs="Times New Roman"/>
          <w:sz w:val="24"/>
          <w:szCs w:val="24"/>
        </w:rPr>
        <w:t xml:space="preserve"> the </w:t>
      </w:r>
      <w:del w:id="614" w:author="Acaru, Silviu" w:date="2026-03-17T23:10:00Z" w16du:dateUtc="2026-03-17T22:10:00Z">
        <w:r w:rsidR="00200EC4">
          <w:rPr>
            <w:rFonts w:ascii="Times New Roman" w:hAnsi="Times New Roman" w:cs="Times New Roman"/>
            <w:sz w:val="24"/>
            <w:szCs w:val="24"/>
          </w:rPr>
          <w:delText>PCA’s</w:delText>
        </w:r>
      </w:del>
      <w:ins w:id="615" w:author="Acaru, Silviu" w:date="2026-03-17T23:10:00Z" w16du:dateUtc="2026-03-17T22:10:00Z">
        <w:r w:rsidR="0083583B" w:rsidRPr="0083583B">
          <w:rPr>
            <w:rFonts w:ascii="Times New Roman" w:hAnsi="Times New Roman" w:cs="Times New Roman"/>
            <w:sz w:val="24"/>
            <w:szCs w:val="24"/>
          </w:rPr>
          <w:t>PCA's</w:t>
        </w:r>
      </w:ins>
      <w:r w:rsidR="0083583B" w:rsidRPr="0083583B">
        <w:rPr>
          <w:rFonts w:ascii="Times New Roman" w:hAnsi="Times New Roman" w:cs="Times New Roman"/>
          <w:sz w:val="24"/>
          <w:szCs w:val="24"/>
        </w:rPr>
        <w:t xml:space="preserve"> Maximum Absolute Loading Value, it does have an important role on model performance. Based on this metric, it was the third most important feature.</w:t>
      </w:r>
      <w:del w:id="616" w:author="Acaru, Silviu" w:date="2026-03-17T23:10:00Z" w16du:dateUtc="2026-03-17T22:10:00Z">
        <w:r w:rsidR="00200EC4">
          <w:rPr>
            <w:rFonts w:ascii="Times New Roman" w:hAnsi="Times New Roman" w:cs="Times New Roman"/>
            <w:sz w:val="24"/>
            <w:szCs w:val="24"/>
          </w:rPr>
          <w:delText xml:space="preserve"> </w:delText>
        </w:r>
      </w:del>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T</w:t>
      </w:r>
      <w:r w:rsidRPr="78F197D4">
        <w:rPr>
          <w:rFonts w:ascii="Times New Roman" w:hAnsi="Times New Roman" w:cs="Times New Roman"/>
          <w:sz w:val="24"/>
          <w:szCs w:val="24"/>
          <w:vertAlign w:val="subscript"/>
        </w:rPr>
        <w:t>g</w:t>
      </w:r>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617" w:name="_Toc179040477"/>
      <w:bookmarkStart w:id="618"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617"/>
      <w:bookmarkEnd w:id="618"/>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w:t>
      </w:r>
      <w:proofErr w:type="gramStart"/>
      <w:r w:rsidR="00E75E5F" w:rsidRPr="0063291A">
        <w:rPr>
          <w:rFonts w:ascii="Times New Roman" w:hAnsi="Times New Roman" w:cs="Times New Roman"/>
          <w:sz w:val="24"/>
          <w:szCs w:val="24"/>
        </w:rPr>
        <w:t>tree</w:t>
      </w:r>
      <w:proofErr w:type="gramEnd"/>
      <w:r w:rsidR="00E75E5F" w:rsidRPr="0063291A">
        <w:rPr>
          <w:rFonts w:ascii="Times New Roman" w:hAnsi="Times New Roman" w:cs="Times New Roman"/>
          <w:sz w:val="24"/>
          <w:szCs w:val="24"/>
        </w:rPr>
        <w:t>-based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2E82B0E9" w:rsidR="004E03CB"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ins w:id="619" w:author="Acaru, Silviu" w:date="2026-03-17T23:10:00Z" w16du:dateUtc="2026-03-17T22:10:00Z">
        <w:r w:rsidR="0083583B">
          <w:rPr>
            <w:rFonts w:ascii="Times New Roman" w:hAnsi="Times New Roman" w:cs="Times New Roman"/>
            <w:sz w:val="24"/>
            <w:szCs w:val="24"/>
          </w:rPr>
          <w:t xml:space="preserve">train </w:t>
        </w:r>
      </w:ins>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del w:id="620" w:author="Acaru, Silviu" w:date="2026-03-17T23:10:00Z" w16du:dateUtc="2026-03-17T22:10:00Z">
        <w:r w:rsidRPr="005937D1">
          <w:rPr>
            <w:rFonts w:ascii="Times New Roman" w:hAnsi="Times New Roman" w:cs="Times New Roman"/>
            <w:sz w:val="24"/>
            <w:szCs w:val="24"/>
          </w:rPr>
          <w:delText>generally</w:delText>
        </w:r>
      </w:del>
      <w:ins w:id="621" w:author="Acaru, Silviu" w:date="2026-03-17T23:10:00Z" w16du:dateUtc="2026-03-17T22:10:00Z">
        <w:r w:rsidR="0083583B">
          <w:rPr>
            <w:rFonts w:ascii="Times New Roman" w:hAnsi="Times New Roman" w:cs="Times New Roman"/>
            <w:sz w:val="24"/>
            <w:szCs w:val="24"/>
          </w:rPr>
          <w:t>steadily</w:t>
        </w:r>
      </w:ins>
      <w:r w:rsidR="0083583B">
        <w:rPr>
          <w:rFonts w:ascii="Times New Roman" w:hAnsi="Times New Roman" w:cs="Times New Roman"/>
          <w:sz w:val="24"/>
          <w:szCs w:val="24"/>
        </w:rPr>
        <w:t xml:space="preserve"> increase </w:t>
      </w:r>
      <w:ins w:id="622" w:author="Acaru, Silviu" w:date="2026-03-17T23:10:00Z" w16du:dateUtc="2026-03-17T22:10:00Z">
        <w:r w:rsidR="0083583B">
          <w:rPr>
            <w:rFonts w:ascii="Times New Roman" w:hAnsi="Times New Roman" w:cs="Times New Roman"/>
            <w:sz w:val="24"/>
            <w:szCs w:val="24"/>
          </w:rPr>
          <w:t xml:space="preserve">from 0.942 to 0.997 </w:t>
        </w:r>
      </w:ins>
      <w:r w:rsidR="0083583B">
        <w:rPr>
          <w:rFonts w:ascii="Times New Roman" w:hAnsi="Times New Roman" w:cs="Times New Roman"/>
          <w:sz w:val="24"/>
          <w:szCs w:val="24"/>
        </w:rPr>
        <w:t xml:space="preserve">as the number of </w:t>
      </w:r>
      <w:r w:rsidR="004E03CB">
        <w:rPr>
          <w:rFonts w:ascii="Times New Roman" w:hAnsi="Times New Roman" w:cs="Times New Roman"/>
          <w:sz w:val="24"/>
          <w:szCs w:val="24"/>
        </w:rPr>
        <w:t>base estimators grows</w:t>
      </w:r>
      <w:del w:id="623" w:author="Acaru, Silviu" w:date="2026-03-17T23:10:00Z" w16du:dateUtc="2026-03-17T22:10:00Z">
        <w:r w:rsidRPr="005937D1">
          <w:rPr>
            <w:rFonts w:ascii="Times New Roman" w:hAnsi="Times New Roman" w:cs="Times New Roman"/>
            <w:sz w:val="24"/>
            <w:szCs w:val="24"/>
          </w:rPr>
          <w:delText xml:space="preserve">. This suggests that </w:delText>
        </w:r>
      </w:del>
      <w:ins w:id="624" w:author="Acaru, Silviu" w:date="2026-03-17T23:10:00Z" w16du:dateUtc="2026-03-17T22:10:00Z">
        <w:r w:rsidR="004E03CB">
          <w:rPr>
            <w:rFonts w:ascii="Times New Roman" w:hAnsi="Times New Roman" w:cs="Times New Roman"/>
            <w:sz w:val="24"/>
            <w:szCs w:val="24"/>
          </w:rPr>
          <w:t xml:space="preserve">,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similarly improves from 0.457 to 0.765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r w:rsidRPr="005937D1">
          <w:rPr>
            <w:rFonts w:ascii="Times New Roman" w:hAnsi="Times New Roman" w:cs="Times New Roman"/>
            <w:sz w:val="24"/>
            <w:szCs w:val="24"/>
          </w:rPr>
          <w:t xml:space="preserve">. </w:t>
        </w:r>
        <w:r w:rsidR="004E03CB" w:rsidRPr="004E03CB">
          <w:rPr>
            <w:rFonts w:ascii="Times New Roman" w:hAnsi="Times New Roman" w:cs="Times New Roman"/>
            <w:sz w:val="24"/>
            <w:szCs w:val="24"/>
          </w:rPr>
          <w:t xml:space="preserve">However, the validation R² slightly decreases from 0.494 to 0.428, indicating that while </w:t>
        </w:r>
      </w:ins>
      <w:r w:rsidR="004E03CB" w:rsidRPr="004E03CB">
        <w:rPr>
          <w:rFonts w:ascii="Times New Roman" w:hAnsi="Times New Roman" w:cs="Times New Roman"/>
          <w:sz w:val="24"/>
          <w:szCs w:val="24"/>
        </w:rPr>
        <w:t xml:space="preserve">the model's ability to explain </w:t>
      </w:r>
      <w:del w:id="625" w:author="Acaru, Silviu" w:date="2026-03-17T23:10:00Z" w16du:dateUtc="2026-03-17T22:10:00Z">
        <w:r w:rsidRPr="005937D1">
          <w:rPr>
            <w:rFonts w:ascii="Times New Roman" w:hAnsi="Times New Roman" w:cs="Times New Roman"/>
            <w:sz w:val="24"/>
            <w:szCs w:val="24"/>
          </w:rPr>
          <w:delText xml:space="preserve">the </w:delText>
        </w:r>
      </w:del>
      <w:r w:rsidR="004E03CB" w:rsidRPr="004E03CB">
        <w:rPr>
          <w:rFonts w:ascii="Times New Roman" w:hAnsi="Times New Roman" w:cs="Times New Roman"/>
          <w:sz w:val="24"/>
          <w:szCs w:val="24"/>
        </w:rPr>
        <w:t xml:space="preserve">variance </w:t>
      </w:r>
      <w:del w:id="626" w:author="Acaru, Silviu" w:date="2026-03-17T23:10:00Z" w16du:dateUtc="2026-03-17T22:10:00Z">
        <w:r w:rsidRPr="005937D1">
          <w:rPr>
            <w:rFonts w:ascii="Times New Roman" w:hAnsi="Times New Roman" w:cs="Times New Roman"/>
            <w:sz w:val="24"/>
            <w:szCs w:val="24"/>
          </w:rPr>
          <w:delText>in the target variable</w:delText>
        </w:r>
        <w:r>
          <w:rPr>
            <w:rFonts w:ascii="Times New Roman" w:hAnsi="Times New Roman" w:cs="Times New Roman"/>
            <w:sz w:val="24"/>
            <w:szCs w:val="24"/>
          </w:rPr>
          <w:delText xml:space="preserve"> improves with more estimators. </w:delText>
        </w:r>
        <w:r w:rsidRPr="005937D1">
          <w:rPr>
            <w:rFonts w:ascii="Times New Roman" w:hAnsi="Times New Roman" w:cs="Times New Roman"/>
            <w:sz w:val="24"/>
            <w:szCs w:val="24"/>
          </w:rPr>
          <w:delText xml:space="preserve">The </w:delText>
        </w:r>
      </w:del>
      <w:ins w:id="627" w:author="Acaru, Silviu" w:date="2026-03-17T23:10:00Z" w16du:dateUtc="2026-03-17T22:10:00Z">
        <w:r w:rsidR="004E03CB" w:rsidRPr="004E03CB">
          <w:rPr>
            <w:rFonts w:ascii="Times New Roman" w:hAnsi="Times New Roman" w:cs="Times New Roman"/>
            <w:sz w:val="24"/>
            <w:szCs w:val="24"/>
          </w:rPr>
          <w:t xml:space="preserve">improves on training and test data, this improvement does not fully generalize to the validation set. The widening </w:t>
        </w:r>
      </w:ins>
      <w:r w:rsidR="004E03CB" w:rsidRPr="004E03CB">
        <w:rPr>
          <w:rFonts w:ascii="Times New Roman" w:hAnsi="Times New Roman" w:cs="Times New Roman"/>
          <w:sz w:val="24"/>
          <w:szCs w:val="24"/>
        </w:rPr>
        <w:t xml:space="preserve">gap between the </w:t>
      </w:r>
      <w:ins w:id="628" w:author="Acaru, Silviu" w:date="2026-03-17T23:10:00Z" w16du:dateUtc="2026-03-17T22:10:00Z">
        <w:r w:rsidR="004E03CB" w:rsidRPr="004E03CB">
          <w:rPr>
            <w:rFonts w:ascii="Times New Roman" w:hAnsi="Times New Roman" w:cs="Times New Roman"/>
            <w:sz w:val="24"/>
            <w:szCs w:val="24"/>
          </w:rPr>
          <w:t xml:space="preserve">train and </w:t>
        </w:r>
      </w:ins>
      <w:r w:rsidR="004E03CB" w:rsidRPr="004E03CB">
        <w:rPr>
          <w:rFonts w:ascii="Times New Roman" w:hAnsi="Times New Roman" w:cs="Times New Roman"/>
          <w:sz w:val="24"/>
          <w:szCs w:val="24"/>
        </w:rPr>
        <w:t xml:space="preserve">validation </w:t>
      </w:r>
      <w:del w:id="629" w:author="Acaru, Silviu" w:date="2026-03-17T23:10:00Z" w16du:dateUtc="2026-03-17T22:10:00Z">
        <w:r w:rsidRPr="005937D1">
          <w:rPr>
            <w:rFonts w:ascii="Times New Roman" w:hAnsi="Times New Roman" w:cs="Times New Roman"/>
            <w:sz w:val="24"/>
            <w:szCs w:val="24"/>
          </w:rPr>
          <w:delText xml:space="preserve">and </w:delText>
        </w:r>
        <w:r w:rsidR="000A6D9E">
          <w:rPr>
            <w:rFonts w:ascii="Times New Roman" w:hAnsi="Times New Roman" w:cs="Times New Roman"/>
            <w:sz w:val="24"/>
            <w:szCs w:val="24"/>
          </w:rPr>
          <w:delText>train</w:delText>
        </w:r>
        <w:r w:rsidR="000A6D9E" w:rsidRPr="005937D1">
          <w:rPr>
            <w:rFonts w:ascii="Times New Roman" w:hAnsi="Times New Roman" w:cs="Times New Roman"/>
            <w:sz w:val="24"/>
            <w:szCs w:val="24"/>
          </w:rPr>
          <w:delText xml:space="preserve"> </w:delText>
        </w:r>
      </w:del>
      <w:r w:rsidR="004E03CB" w:rsidRPr="004E03CB">
        <w:rPr>
          <w:rFonts w:ascii="Times New Roman" w:hAnsi="Times New Roman" w:cs="Times New Roman"/>
          <w:sz w:val="24"/>
          <w:szCs w:val="24"/>
        </w:rPr>
        <w:t xml:space="preserve">curves </w:t>
      </w:r>
      <w:del w:id="630" w:author="Acaru, Silviu" w:date="2026-03-17T23:10:00Z" w16du:dateUtc="2026-03-17T22:10:00Z">
        <w:r w:rsidRPr="005937D1">
          <w:rPr>
            <w:rFonts w:ascii="Times New Roman" w:hAnsi="Times New Roman" w:cs="Times New Roman"/>
            <w:sz w:val="24"/>
            <w:szCs w:val="24"/>
          </w:rPr>
          <w:delText>might indicate some</w:delText>
        </w:r>
      </w:del>
      <w:ins w:id="631" w:author="Acaru, Silviu" w:date="2026-03-17T23:10:00Z" w16du:dateUtc="2026-03-17T22:10:00Z">
        <w:r w:rsidR="004E03CB" w:rsidRPr="004E03CB">
          <w:rPr>
            <w:rFonts w:ascii="Times New Roman" w:hAnsi="Times New Roman" w:cs="Times New Roman"/>
            <w:sz w:val="24"/>
            <w:szCs w:val="24"/>
          </w:rPr>
          <w:t>indicates</w:t>
        </w:r>
      </w:ins>
      <w:r w:rsidR="004E03CB" w:rsidRPr="004E03CB">
        <w:rPr>
          <w:rFonts w:ascii="Times New Roman" w:hAnsi="Times New Roman" w:cs="Times New Roman"/>
          <w:sz w:val="24"/>
          <w:szCs w:val="24"/>
        </w:rPr>
        <w:t xml:space="preserve"> overfitting, </w:t>
      </w:r>
      <w:r w:rsidR="00DD107D">
        <w:rPr>
          <w:rFonts w:ascii="Times New Roman" w:hAnsi="Times New Roman" w:cs="Times New Roman"/>
          <w:sz w:val="24"/>
          <w:szCs w:val="24"/>
        </w:rPr>
        <w:t>especially</w:t>
      </w:r>
      <w:r w:rsidR="004E03CB" w:rsidRPr="004E03CB">
        <w:rPr>
          <w:rFonts w:ascii="Times New Roman" w:hAnsi="Times New Roman" w:cs="Times New Roman"/>
          <w:sz w:val="24"/>
          <w:szCs w:val="24"/>
        </w:rPr>
        <w:t xml:space="preserve"> </w:t>
      </w:r>
      <w:del w:id="632" w:author="Acaru, Silviu" w:date="2026-03-17T23:10:00Z" w16du:dateUtc="2026-03-17T22:10:00Z">
        <w:r w:rsidRPr="005937D1">
          <w:rPr>
            <w:rFonts w:ascii="Times New Roman" w:hAnsi="Times New Roman" w:cs="Times New Roman"/>
            <w:sz w:val="24"/>
            <w:szCs w:val="24"/>
          </w:rPr>
          <w:delText>for larger</w:delText>
        </w:r>
      </w:del>
      <w:ins w:id="633" w:author="Acaru, Silviu" w:date="2026-03-17T23:10:00Z" w16du:dateUtc="2026-03-17T22:10:00Z">
        <w:r w:rsidR="004E03CB" w:rsidRPr="004E03CB">
          <w:rPr>
            <w:rFonts w:ascii="Times New Roman" w:hAnsi="Times New Roman" w:cs="Times New Roman"/>
            <w:sz w:val="24"/>
            <w:szCs w:val="24"/>
          </w:rPr>
          <w:t>at higher</w:t>
        </w:r>
      </w:ins>
      <w:r w:rsidR="004E03CB" w:rsidRPr="004E03CB">
        <w:rPr>
          <w:rFonts w:ascii="Times New Roman" w:hAnsi="Times New Roman" w:cs="Times New Roman"/>
          <w:sz w:val="24"/>
          <w:szCs w:val="24"/>
        </w:rPr>
        <w:t xml:space="preserve"> numbers of base estimators</w:t>
      </w:r>
      <w:del w:id="634" w:author="Acaru, Silviu" w:date="2026-03-17T23:10:00Z" w16du:dateUtc="2026-03-17T22:10:00Z">
        <w:r w:rsidRPr="005937D1">
          <w:rPr>
            <w:rFonts w:ascii="Times New Roman" w:hAnsi="Times New Roman" w:cs="Times New Roman"/>
            <w:sz w:val="24"/>
            <w:szCs w:val="24"/>
          </w:rPr>
          <w:delText>. This means</w:delText>
        </w:r>
      </w:del>
      <w:ins w:id="635" w:author="Acaru, Silviu" w:date="2026-03-17T23:10:00Z" w16du:dateUtc="2026-03-17T22:10:00Z">
        <w:r w:rsidR="004E03CB" w:rsidRPr="004E03CB">
          <w:rPr>
            <w:rFonts w:ascii="Times New Roman" w:hAnsi="Times New Roman" w:cs="Times New Roman"/>
            <w:sz w:val="24"/>
            <w:szCs w:val="24"/>
          </w:rPr>
          <w:t>, where</w:t>
        </w:r>
      </w:ins>
      <w:r w:rsidR="004E03CB" w:rsidRPr="004E03CB">
        <w:rPr>
          <w:rFonts w:ascii="Times New Roman" w:hAnsi="Times New Roman" w:cs="Times New Roman"/>
          <w:sz w:val="24"/>
          <w:szCs w:val="24"/>
        </w:rPr>
        <w:t xml:space="preserve"> the stacked model </w:t>
      </w:r>
      <w:del w:id="636" w:author="Acaru, Silviu" w:date="2026-03-17T23:10:00Z" w16du:dateUtc="2026-03-17T22:10:00Z">
        <w:r w:rsidRPr="005937D1">
          <w:rPr>
            <w:rFonts w:ascii="Times New Roman" w:hAnsi="Times New Roman" w:cs="Times New Roman"/>
            <w:sz w:val="24"/>
            <w:szCs w:val="24"/>
          </w:rPr>
          <w:delText>might be performing</w:delText>
        </w:r>
      </w:del>
      <w:ins w:id="637" w:author="Acaru, Silviu" w:date="2026-03-17T23:10:00Z" w16du:dateUtc="2026-03-17T22:10:00Z">
        <w:r w:rsidR="004E03CB" w:rsidRPr="004E03CB">
          <w:rPr>
            <w:rFonts w:ascii="Times New Roman" w:hAnsi="Times New Roman" w:cs="Times New Roman"/>
            <w:sz w:val="24"/>
            <w:szCs w:val="24"/>
          </w:rPr>
          <w:t>performs substantially</w:t>
        </w:r>
      </w:ins>
      <w:r w:rsidR="004E03CB" w:rsidRPr="004E03CB">
        <w:rPr>
          <w:rFonts w:ascii="Times New Roman" w:hAnsi="Times New Roman" w:cs="Times New Roman"/>
          <w:sz w:val="24"/>
          <w:szCs w:val="24"/>
        </w:rPr>
        <w:t xml:space="preserve"> better on the training data than on unseen data. The </w:t>
      </w:r>
      <w:ins w:id="638" w:author="Acaru, Silviu" w:date="2026-03-17T23:10:00Z" w16du:dateUtc="2026-03-17T22:10:00Z">
        <w:r w:rsidR="004E03CB" w:rsidRPr="004E03CB">
          <w:rPr>
            <w:rFonts w:ascii="Times New Roman" w:hAnsi="Times New Roman" w:cs="Times New Roman"/>
            <w:sz w:val="24"/>
            <w:szCs w:val="24"/>
          </w:rPr>
          <w:t xml:space="preserve">train </w:t>
        </w:r>
      </w:ins>
      <w:r w:rsidR="004E03CB" w:rsidRPr="004E03CB">
        <w:rPr>
          <w:rFonts w:ascii="Times New Roman" w:hAnsi="Times New Roman" w:cs="Times New Roman"/>
          <w:sz w:val="24"/>
          <w:szCs w:val="24"/>
        </w:rPr>
        <w:t xml:space="preserve">MSE </w:t>
      </w:r>
      <w:del w:id="639" w:author="Acaru, Silviu" w:date="2026-03-17T23:10:00Z" w16du:dateUtc="2026-03-17T22:10:00Z">
        <w:r w:rsidRPr="00451FA9">
          <w:rPr>
            <w:rFonts w:ascii="Times New Roman" w:hAnsi="Times New Roman" w:cs="Times New Roman"/>
            <w:sz w:val="24"/>
            <w:szCs w:val="24"/>
          </w:rPr>
          <w:delText>values generally decrease</w:delText>
        </w:r>
      </w:del>
      <w:ins w:id="640" w:author="Acaru, Silviu" w:date="2026-03-17T23:10:00Z" w16du:dateUtc="2026-03-17T22:10:00Z">
        <w:r w:rsidR="004E03CB" w:rsidRPr="004E03CB">
          <w:rPr>
            <w:rFonts w:ascii="Times New Roman" w:hAnsi="Times New Roman" w:cs="Times New Roman"/>
            <w:sz w:val="24"/>
            <w:szCs w:val="24"/>
          </w:rPr>
          <w:t>decreases markedly from 41.936 to 2.479</w:t>
        </w:r>
      </w:ins>
      <w:r w:rsidR="004E03CB" w:rsidRPr="004E03CB">
        <w:rPr>
          <w:rFonts w:ascii="Times New Roman" w:hAnsi="Times New Roman" w:cs="Times New Roman"/>
          <w:sz w:val="24"/>
          <w:szCs w:val="24"/>
        </w:rPr>
        <w:t xml:space="preserve"> with </w:t>
      </w:r>
      <w:del w:id="641" w:author="Acaru, Silviu" w:date="2026-03-17T23:10:00Z" w16du:dateUtc="2026-03-17T22:10:00Z">
        <w:r w:rsidRPr="00451FA9">
          <w:rPr>
            <w:rFonts w:ascii="Times New Roman" w:hAnsi="Times New Roman" w:cs="Times New Roman"/>
            <w:sz w:val="24"/>
            <w:szCs w:val="24"/>
          </w:rPr>
          <w:delText xml:space="preserve">an </w:delText>
        </w:r>
      </w:del>
      <w:r w:rsidR="004E03CB" w:rsidRPr="004E03CB">
        <w:rPr>
          <w:rFonts w:ascii="Times New Roman" w:hAnsi="Times New Roman" w:cs="Times New Roman"/>
          <w:sz w:val="24"/>
          <w:szCs w:val="24"/>
        </w:rPr>
        <w:t xml:space="preserve">increasing </w:t>
      </w:r>
      <w:del w:id="642" w:author="Acaru, Silviu" w:date="2026-03-17T23:10:00Z" w16du:dateUtc="2026-03-17T22:10:00Z">
        <w:r w:rsidRPr="00451FA9">
          <w:rPr>
            <w:rFonts w:ascii="Times New Roman" w:hAnsi="Times New Roman" w:cs="Times New Roman"/>
            <w:sz w:val="24"/>
            <w:szCs w:val="24"/>
          </w:rPr>
          <w:delText xml:space="preserve">number of </w:delText>
        </w:r>
      </w:del>
      <w:r w:rsidR="004E03CB" w:rsidRPr="004E03CB">
        <w:rPr>
          <w:rFonts w:ascii="Times New Roman" w:hAnsi="Times New Roman" w:cs="Times New Roman"/>
          <w:sz w:val="24"/>
          <w:szCs w:val="24"/>
        </w:rPr>
        <w:t>base estimators</w:t>
      </w:r>
      <w:del w:id="643" w:author="Acaru, Silviu" w:date="2026-03-17T23:10:00Z" w16du:dateUtc="2026-03-17T22:10:00Z">
        <w:r w:rsidRPr="00451FA9">
          <w:rPr>
            <w:rFonts w:ascii="Times New Roman" w:hAnsi="Times New Roman" w:cs="Times New Roman"/>
            <w:sz w:val="24"/>
            <w:szCs w:val="24"/>
          </w:rPr>
          <w:delText xml:space="preserve">. This </w:delText>
        </w:r>
        <w:r w:rsidR="00094208" w:rsidRPr="00451FA9">
          <w:rPr>
            <w:rFonts w:ascii="Times New Roman" w:hAnsi="Times New Roman" w:cs="Times New Roman"/>
            <w:sz w:val="24"/>
            <w:szCs w:val="24"/>
          </w:rPr>
          <w:delText>was</w:delText>
        </w:r>
        <w:r w:rsidRPr="00451FA9">
          <w:rPr>
            <w:rFonts w:ascii="Times New Roman" w:hAnsi="Times New Roman" w:cs="Times New Roman"/>
            <w:sz w:val="24"/>
            <w:szCs w:val="24"/>
          </w:rPr>
          <w:delText xml:space="preserve"> expected, as more estimators typically lead to better predictions and </w:delText>
        </w:r>
        <w:r w:rsidRPr="00AD6964">
          <w:rPr>
            <w:rFonts w:ascii="Times New Roman" w:hAnsi="Times New Roman" w:cs="Times New Roman"/>
            <w:sz w:val="24"/>
            <w:szCs w:val="24"/>
          </w:rPr>
          <w:delText>reduced error</w:delText>
        </w:r>
        <w:r w:rsidR="00016F8B">
          <w:rPr>
            <w:rFonts w:ascii="Times New Roman" w:hAnsi="Times New Roman" w:cs="Times New Roman"/>
            <w:sz w:val="24"/>
            <w:szCs w:val="24"/>
          </w:rPr>
          <w:delText>.</w:delText>
        </w:r>
        <w:r w:rsidR="00412D9A" w:rsidRPr="00412D9A">
          <w:rPr>
            <w:rFonts w:eastAsia="Times New Roman"/>
            <w:color w:val="000000"/>
            <w:sz w:val="24"/>
            <w:vertAlign w:val="superscript"/>
          </w:rPr>
          <w:delText>[35]</w:delText>
        </w:r>
      </w:del>
      <w:ins w:id="644" w:author="Acaru, Silviu" w:date="2026-03-17T23:10:00Z" w16du:dateUtc="2026-03-17T22:10:00Z">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ins>
      <w:r w:rsidR="004E03CB" w:rsidRPr="004E03CB">
        <w:rPr>
          <w:rFonts w:ascii="Inter Fallback" w:hAnsi="Inter Fallback"/>
          <w:color w:val="020817"/>
          <w:sz w:val="20"/>
          <w:shd w:val="clear" w:color="auto" w:fill="FFFFFF"/>
          <w:rPrChange w:id="645" w:author="Acaru, Silviu" w:date="2026-03-17T23:10:00Z" w16du:dateUtc="2026-03-17T22:10:00Z">
            <w:rPr>
              <w:rFonts w:ascii="Times" w:hAnsi="Times"/>
              <w:sz w:val="24"/>
            </w:rPr>
          </w:rPrChange>
        </w:rPr>
        <w:t xml:space="preserve"> </w:t>
      </w:r>
      <w:r w:rsidR="004E03CB" w:rsidRPr="004E03CB">
        <w:rPr>
          <w:rFonts w:ascii="Times New Roman" w:hAnsi="Times New Roman" w:cs="Times New Roman"/>
          <w:sz w:val="24"/>
          <w:szCs w:val="24"/>
        </w:rPr>
        <w:t xml:space="preserve">The </w:t>
      </w:r>
      <w:del w:id="646" w:author="Acaru, Silviu" w:date="2026-03-17T23:10:00Z" w16du:dateUtc="2026-03-17T22:10:00Z">
        <w:r w:rsidRPr="78F197D4">
          <w:rPr>
            <w:rFonts w:ascii="Times New Roman" w:hAnsi="Times New Roman" w:cs="Times New Roman"/>
            <w:sz w:val="24"/>
            <w:szCs w:val="24"/>
          </w:rPr>
          <w:delText xml:space="preserve">validation and </w:delText>
        </w:r>
        <w:r w:rsidR="00F65E13">
          <w:rPr>
            <w:rFonts w:ascii="Times New Roman" w:hAnsi="Times New Roman" w:cs="Times New Roman"/>
            <w:sz w:val="24"/>
            <w:szCs w:val="24"/>
          </w:rPr>
          <w:delText>train</w:delText>
        </w:r>
        <w:r w:rsidR="00F65E13" w:rsidRPr="78F197D4">
          <w:rPr>
            <w:rFonts w:ascii="Times New Roman" w:hAnsi="Times New Roman" w:cs="Times New Roman"/>
            <w:sz w:val="24"/>
            <w:szCs w:val="24"/>
          </w:rPr>
          <w:delText xml:space="preserve"> </w:delText>
        </w:r>
        <w:r w:rsidRPr="78F197D4">
          <w:rPr>
            <w:rFonts w:ascii="Times New Roman" w:hAnsi="Times New Roman" w:cs="Times New Roman"/>
            <w:sz w:val="24"/>
            <w:szCs w:val="24"/>
          </w:rPr>
          <w:delText>curves are relatively close, suggesting a reasonable balance</w:delText>
        </w:r>
      </w:del>
      <w:ins w:id="647" w:author="Acaru, Silviu" w:date="2026-03-17T23:10:00Z" w16du:dateUtc="2026-03-17T22:10:00Z">
        <w:r w:rsidR="004E03CB" w:rsidRPr="004E03CB">
          <w:rPr>
            <w:rFonts w:ascii="Times New Roman" w:hAnsi="Times New Roman" w:cs="Times New Roman"/>
            <w:sz w:val="24"/>
            <w:szCs w:val="24"/>
          </w:rPr>
          <w:t>test MSE also generally decreases; however, the validation MSE, after an initial decrease to approximately 338.368, increases to 443.225 at higher estimator counts. This divergence</w:t>
        </w:r>
      </w:ins>
      <w:r w:rsidR="004E03CB" w:rsidRPr="004E03CB">
        <w:rPr>
          <w:rFonts w:ascii="Times New Roman" w:hAnsi="Times New Roman" w:cs="Times New Roman"/>
          <w:sz w:val="24"/>
          <w:szCs w:val="24"/>
        </w:rPr>
        <w:t xml:space="preserve"> between </w:t>
      </w:r>
      <w:del w:id="648" w:author="Acaru, Silviu" w:date="2026-03-17T23:10:00Z" w16du:dateUtc="2026-03-17T22:10:00Z">
        <w:r w:rsidRPr="78F197D4">
          <w:rPr>
            <w:rFonts w:ascii="Times New Roman" w:hAnsi="Times New Roman" w:cs="Times New Roman"/>
            <w:sz w:val="24"/>
            <w:szCs w:val="24"/>
          </w:rPr>
          <w:delText>training</w:delText>
        </w:r>
      </w:del>
      <w:ins w:id="649" w:author="Acaru, Silviu" w:date="2026-03-17T23:10:00Z" w16du:dateUtc="2026-03-17T22:10:00Z">
        <w:r w:rsidR="004E03CB" w:rsidRPr="004E03CB">
          <w:rPr>
            <w:rFonts w:ascii="Times New Roman" w:hAnsi="Times New Roman" w:cs="Times New Roman"/>
            <w:sz w:val="24"/>
            <w:szCs w:val="24"/>
          </w:rPr>
          <w:t>train</w:t>
        </w:r>
      </w:ins>
      <w:r w:rsidR="004E03CB" w:rsidRPr="004E03CB">
        <w:rPr>
          <w:rFonts w:ascii="Times New Roman" w:hAnsi="Times New Roman" w:cs="Times New Roman"/>
          <w:sz w:val="24"/>
          <w:szCs w:val="24"/>
        </w:rPr>
        <w:t xml:space="preserve"> and </w:t>
      </w:r>
      <w:ins w:id="650" w:author="Acaru, Silviu" w:date="2026-03-17T23:10:00Z" w16du:dateUtc="2026-03-17T22:10:00Z">
        <w:r w:rsidR="004E03CB" w:rsidRPr="004E03CB">
          <w:rPr>
            <w:rFonts w:ascii="Times New Roman" w:hAnsi="Times New Roman" w:cs="Times New Roman"/>
            <w:sz w:val="24"/>
            <w:szCs w:val="24"/>
          </w:rPr>
          <w:t>validation MSE further confirms the overfitting trend. Similarly, the train MAE decreases from 3.918 to 0.982 and the test MAE from 15.17 to 10.814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sidRPr="004E03CB">
          <w:rPr>
            <w:rFonts w:ascii="Times New Roman" w:hAnsi="Times New Roman" w:cs="Times New Roman"/>
            <w:sz w:val="24"/>
            <w:szCs w:val="24"/>
          </w:rPr>
          <w:t xml:space="preserve">C). In contrast, the validation MAE increases from 13.41 to 15.168, reinforcing the observation that additional estimators primarily benefit training and test performance at the expense of validation </w:t>
        </w:r>
      </w:ins>
      <w:r w:rsidR="004E03CB" w:rsidRPr="004E03CB">
        <w:rPr>
          <w:rFonts w:ascii="Times New Roman" w:hAnsi="Times New Roman" w:cs="Times New Roman"/>
          <w:sz w:val="24"/>
          <w:szCs w:val="24"/>
        </w:rPr>
        <w:t>generalization</w:t>
      </w:r>
      <w:del w:id="651" w:author="Acaru, Silviu" w:date="2026-03-17T23:10:00Z" w16du:dateUtc="2026-03-17T22:10:00Z">
        <w:r w:rsidRPr="78F197D4">
          <w:rPr>
            <w:rFonts w:ascii="Times New Roman" w:hAnsi="Times New Roman" w:cs="Times New Roman"/>
            <w:sz w:val="24"/>
            <w:szCs w:val="24"/>
          </w:rPr>
          <w:delText xml:space="preserve"> performance.</w:delText>
        </w:r>
        <w:r w:rsidR="00E75E5F">
          <w:rPr>
            <w:rFonts w:ascii="Times New Roman" w:hAnsi="Times New Roman" w:cs="Times New Roman"/>
            <w:sz w:val="24"/>
            <w:szCs w:val="24"/>
          </w:rPr>
          <w:delText xml:space="preserve"> </w:delText>
        </w:r>
        <w:r w:rsidRPr="005937D1">
          <w:rPr>
            <w:rFonts w:ascii="Times New Roman" w:hAnsi="Times New Roman" w:cs="Times New Roman"/>
            <w:sz w:val="24"/>
            <w:szCs w:val="24"/>
          </w:rPr>
          <w:delText>Similar to MSE, the MAE values tend to decr</w:delText>
        </w:r>
        <w:r>
          <w:rPr>
            <w:rFonts w:ascii="Times New Roman" w:hAnsi="Times New Roman" w:cs="Times New Roman"/>
            <w:sz w:val="24"/>
            <w:szCs w:val="24"/>
          </w:rPr>
          <w:delText xml:space="preserve">ease with more base estimators. </w:delText>
        </w:r>
        <w:r w:rsidRPr="005937D1">
          <w:rPr>
            <w:rFonts w:ascii="Times New Roman" w:hAnsi="Times New Roman" w:cs="Times New Roman"/>
            <w:sz w:val="24"/>
            <w:szCs w:val="24"/>
          </w:rPr>
          <w:delText>The validation and test curves show a similar pattern to MSE, indicating a consistent performance trend across both metrics</w:delText>
        </w:r>
      </w:del>
      <w:r w:rsidR="004E03CB" w:rsidRPr="004E03CB">
        <w:rPr>
          <w:rFonts w:ascii="Times New Roman" w:hAnsi="Times New Roman" w:cs="Times New Roman"/>
          <w:sz w:val="24"/>
          <w:szCs w:val="24"/>
        </w:rPr>
        <w:t>.</w:t>
      </w:r>
    </w:p>
    <w:p w14:paraId="66C99A08" w14:textId="77777777" w:rsidR="007166F6" w:rsidRDefault="00B83B21" w:rsidP="007166F6">
      <w:pPr>
        <w:keepNext/>
        <w:rPr>
          <w:del w:id="652" w:author="Acaru, Silviu" w:date="2026-03-17T23:10:00Z" w16du:dateUtc="2026-03-17T22:10:00Z"/>
          <w:rFonts w:ascii="Times New Roman" w:hAnsi="Times New Roman" w:cs="Times New Roman"/>
          <w:sz w:val="24"/>
          <w:szCs w:val="24"/>
        </w:rPr>
      </w:pPr>
      <w:del w:id="653" w:author="Acaru, Silviu" w:date="2026-03-17T23:10:00Z" w16du:dateUtc="2026-03-17T22:10:00Z">
        <w:r>
          <w:rPr>
            <w:rFonts w:ascii="Times New Roman" w:hAnsi="Times New Roman" w:cs="Times New Roman"/>
            <w:noProof/>
            <w:sz w:val="24"/>
            <w:szCs w:val="24"/>
          </w:rPr>
          <w:drawing>
            <wp:inline distT="0" distB="0" distL="0" distR="0" wp14:anchorId="5F27185F" wp14:editId="79DECAD3">
              <wp:extent cx="5943600" cy="1703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6.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703070"/>
                      </a:xfrm>
                      <a:prstGeom prst="rect">
                        <a:avLst/>
                      </a:prstGeom>
                    </pic:spPr>
                  </pic:pic>
                </a:graphicData>
              </a:graphic>
            </wp:inline>
          </w:drawing>
        </w:r>
      </w:del>
    </w:p>
    <w:p w14:paraId="1EEF7B29" w14:textId="4FC096B3" w:rsidR="00C60A2F" w:rsidRDefault="00C60A2F" w:rsidP="00765072">
      <w:pPr>
        <w:jc w:val="both"/>
        <w:rPr>
          <w:ins w:id="654" w:author="Acaru, Silviu" w:date="2026-03-17T23:10:00Z" w16du:dateUtc="2026-03-17T22:10:00Z"/>
          <w:rFonts w:ascii="Times New Roman" w:hAnsi="Times New Roman" w:cs="Times New Roman"/>
          <w:sz w:val="24"/>
          <w:szCs w:val="24"/>
        </w:rPr>
      </w:pPr>
      <w:ins w:id="655" w:author="Acaru, Silviu" w:date="2026-03-17T23:10:00Z" w16du:dateUtc="2026-03-17T22:10:00Z">
        <w:r>
          <w:rPr>
            <w:rFonts w:ascii="Times New Roman" w:hAnsi="Times New Roman" w:cs="Times New Roman"/>
            <w:sz w:val="24"/>
            <w:szCs w:val="24"/>
          </w:rPr>
          <w:t xml:space="preserve">This trend is consistent with prior polyurethane ML studies on small datasets, where stronger apparent fit on the training set did not necessarily translate into improved generalization. </w:t>
        </w:r>
        <w:commentRangeStart w:id="656"/>
        <w:r>
          <w:rPr>
            <w:rFonts w:ascii="Times New Roman" w:hAnsi="Times New Roman" w:cs="Times New Roman"/>
            <w:sz w:val="24"/>
            <w:szCs w:val="24"/>
          </w:rPr>
          <w:t>Citation</w:t>
        </w:r>
        <w:commentRangeEnd w:id="656"/>
        <w:r>
          <w:rPr>
            <w:rStyle w:val="CommentReference"/>
          </w:rPr>
          <w:commentReference w:id="656"/>
        </w:r>
        <w:r>
          <w:rPr>
            <w:rFonts w:ascii="Times New Roman" w:hAnsi="Times New Roman" w:cs="Times New Roman"/>
            <w:sz w:val="24"/>
            <w:szCs w:val="24"/>
          </w:rPr>
          <w:t xml:space="preserve"> here specifically highlighted that small and chemically divers PU’s datasets are difficult to model using tree-based approaches alone, and </w:t>
        </w:r>
        <w:commentRangeStart w:id="657"/>
        <w:r w:rsidRPr="003D7DE8">
          <w:rPr>
            <w:rFonts w:ascii="Times New Roman" w:hAnsi="Times New Roman" w:cs="Times New Roman"/>
            <w:sz w:val="24"/>
            <w:szCs w:val="24"/>
            <w:highlight w:val="yellow"/>
          </w:rPr>
          <w:t xml:space="preserve">citation here </w:t>
        </w:r>
        <w:commentRangeEnd w:id="657"/>
        <w:r w:rsidRPr="003D7DE8">
          <w:rPr>
            <w:rStyle w:val="CommentReference"/>
            <w:highlight w:val="yellow"/>
          </w:rPr>
          <w:commentReference w:id="657"/>
        </w:r>
        <w:r>
          <w:rPr>
            <w:rFonts w:ascii="Times New Roman" w:hAnsi="Times New Roman" w:cs="Times New Roman"/>
            <w:sz w:val="24"/>
            <w:szCs w:val="24"/>
          </w:rPr>
          <w:t xml:space="preserve"> showed that predictive performance improved substantially only after reducing intrinsic dataset diversity through benchmark curation. </w:t>
        </w:r>
      </w:ins>
    </w:p>
    <w:p w14:paraId="6242A455" w14:textId="25D411FA" w:rsidR="007166F6" w:rsidRDefault="00964761" w:rsidP="007166F6">
      <w:pPr>
        <w:keepNext/>
        <w:rPr>
          <w:ins w:id="658" w:author="Acaru, Silviu" w:date="2026-03-17T23:10:00Z" w16du:dateUtc="2026-03-17T22:10:00Z"/>
          <w:rFonts w:ascii="Times New Roman" w:hAnsi="Times New Roman" w:cs="Times New Roman"/>
          <w:sz w:val="24"/>
          <w:szCs w:val="24"/>
        </w:rPr>
      </w:pPr>
      <w:ins w:id="659" w:author="Acaru, Silviu" w:date="2026-03-17T23:10:00Z" w16du:dateUtc="2026-03-17T22:10:00Z">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ins>
    </w:p>
    <w:p w14:paraId="406FAFB2" w14:textId="40D4982A" w:rsidR="00151F4C" w:rsidRDefault="007166F6" w:rsidP="00203A30">
      <w:pPr>
        <w:pStyle w:val="Caption"/>
        <w:jc w:val="both"/>
        <w:rPr>
          <w:rFonts w:ascii="Times New Roman" w:hAnsi="Times New Roman" w:cs="Times New Roman"/>
          <w:sz w:val="24"/>
          <w:szCs w:val="24"/>
        </w:rPr>
      </w:pPr>
      <w:bookmarkStart w:id="660"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660"/>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ins w:id="661" w:author="Acaru, Silviu" w:date="2026-03-17T23:10:00Z" w16du:dateUtc="2026-03-17T22:10:00Z">
        <w:r w:rsidR="00964761">
          <w:rPr>
            <w:rFonts w:ascii="Times New Roman" w:hAnsi="Times New Roman" w:cs="Times New Roman"/>
            <w:sz w:val="24"/>
            <w:szCs w:val="24"/>
          </w:rPr>
          <w:t xml:space="preserve"> with stratified sampling</w:t>
        </w:r>
      </w:ins>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1C86DD30" w:rsidR="004E03CB" w:rsidRDefault="004E03CB" w:rsidP="001A6B86">
      <w:pPr>
        <w:jc w:val="both"/>
        <w:rPr>
          <w:ins w:id="662" w:author="Acaru, Silviu" w:date="2026-03-17T23:10:00Z" w16du:dateUtc="2026-03-17T22:10:00Z"/>
          <w:rFonts w:ascii="Times New Roman" w:hAnsi="Times New Roman" w:cs="Times New Roman"/>
          <w:sz w:val="24"/>
          <w:szCs w:val="24"/>
        </w:rPr>
      </w:pPr>
      <w:r w:rsidRPr="004E03CB">
        <w:rPr>
          <w:rFonts w:ascii="Times New Roman" w:hAnsi="Times New Roman" w:cs="Times New Roman"/>
          <w:sz w:val="24"/>
          <w:szCs w:val="24"/>
        </w:rPr>
        <w:t xml:space="preserve">Although </w:t>
      </w:r>
      <w:ins w:id="663" w:author="Acaru, Silviu" w:date="2026-03-17T23:10:00Z" w16du:dateUtc="2026-03-17T22:10:00Z">
        <w:r w:rsidRPr="004E03CB">
          <w:rPr>
            <w:rFonts w:ascii="Times New Roman" w:hAnsi="Times New Roman" w:cs="Times New Roman"/>
            <w:sz w:val="24"/>
            <w:szCs w:val="24"/>
          </w:rPr>
          <w:t xml:space="preserve">there is evidence of overfitting </w:t>
        </w:r>
      </w:ins>
      <w:r w:rsidRPr="004E03CB">
        <w:rPr>
          <w:rFonts w:ascii="Times New Roman" w:hAnsi="Times New Roman" w:cs="Times New Roman"/>
          <w:sz w:val="24"/>
          <w:szCs w:val="24"/>
        </w:rPr>
        <w:t>in the stacked models</w:t>
      </w:r>
      <w:del w:id="664" w:author="Acaru, Silviu" w:date="2026-03-17T23:10:00Z" w16du:dateUtc="2026-03-17T22:10:00Z">
        <w:r w:rsidR="00094208" w:rsidRPr="004D6D17">
          <w:rPr>
            <w:rFonts w:ascii="Times New Roman" w:hAnsi="Times New Roman" w:cs="Times New Roman"/>
            <w:sz w:val="24"/>
            <w:szCs w:val="24"/>
          </w:rPr>
          <w:delText xml:space="preserve"> there is a minor </w:delText>
        </w:r>
        <w:r w:rsidR="008F1643" w:rsidRPr="004D6D17">
          <w:rPr>
            <w:rFonts w:ascii="Times New Roman" w:hAnsi="Times New Roman" w:cs="Times New Roman"/>
            <w:sz w:val="24"/>
            <w:szCs w:val="24"/>
          </w:rPr>
          <w:delText>underfitting</w:delText>
        </w:r>
        <w:r w:rsidR="00094208" w:rsidRPr="004D6D17">
          <w:rPr>
            <w:rFonts w:ascii="Times New Roman" w:hAnsi="Times New Roman" w:cs="Times New Roman"/>
            <w:sz w:val="24"/>
            <w:szCs w:val="24"/>
          </w:rPr>
          <w:delText>, these are</w:delText>
        </w:r>
      </w:del>
      <w:ins w:id="665" w:author="Acaru, Silviu" w:date="2026-03-17T23:10:00Z" w16du:dateUtc="2026-03-17T22:10:00Z">
        <w:r w:rsidRPr="004E03CB">
          <w:rPr>
            <w:rFonts w:ascii="Times New Roman" w:hAnsi="Times New Roman" w:cs="Times New Roman"/>
            <w:sz w:val="24"/>
            <w:szCs w:val="24"/>
          </w:rPr>
          <w:t>, they</w:t>
        </w:r>
      </w:ins>
      <w:r w:rsidRPr="004E03CB">
        <w:rPr>
          <w:rFonts w:ascii="Times New Roman" w:hAnsi="Times New Roman" w:cs="Times New Roman"/>
          <w:sz w:val="24"/>
          <w:szCs w:val="24"/>
        </w:rPr>
        <w:t xml:space="preserve"> still </w:t>
      </w:r>
      <w:del w:id="666" w:author="Acaru, Silviu" w:date="2026-03-17T23:10:00Z" w16du:dateUtc="2026-03-17T22:10:00Z">
        <w:r w:rsidR="00E75E5F" w:rsidRPr="004D6D17">
          <w:rPr>
            <w:rFonts w:ascii="Times New Roman" w:hAnsi="Times New Roman" w:cs="Times New Roman"/>
            <w:sz w:val="24"/>
            <w:szCs w:val="24"/>
          </w:rPr>
          <w:delText>displaying</w:delText>
        </w:r>
      </w:del>
      <w:ins w:id="667" w:author="Acaru, Silviu" w:date="2026-03-17T23:10:00Z" w16du:dateUtc="2026-03-17T22:10:00Z">
        <w:r w:rsidRPr="004E03CB">
          <w:rPr>
            <w:rFonts w:ascii="Times New Roman" w:hAnsi="Times New Roman" w:cs="Times New Roman"/>
            <w:sz w:val="24"/>
            <w:szCs w:val="24"/>
          </w:rPr>
          <w:t>display</w:t>
        </w:r>
      </w:ins>
      <w:r w:rsidRPr="004E03CB">
        <w:rPr>
          <w:rFonts w:ascii="Times New Roman" w:hAnsi="Times New Roman" w:cs="Times New Roman"/>
          <w:sz w:val="24"/>
          <w:szCs w:val="24"/>
        </w:rPr>
        <w:t xml:space="preserve"> better performances than the individual algorithmic models </w:t>
      </w:r>
      <w:del w:id="668" w:author="Acaru, Silviu" w:date="2026-03-17T23:10:00Z" w16du:dateUtc="2026-03-17T22:10:00Z">
        <w:r w:rsidR="00D51656" w:rsidRPr="004D6D17">
          <w:rPr>
            <w:rFonts w:ascii="Times New Roman" w:hAnsi="Times New Roman" w:cs="Times New Roman"/>
            <w:sz w:val="24"/>
            <w:szCs w:val="24"/>
          </w:rPr>
          <w:delText xml:space="preserve">(see </w:delText>
        </w:r>
        <w:r w:rsidR="008A2277">
          <w:rPr>
            <w:rFonts w:ascii="Times New Roman" w:hAnsi="Times New Roman" w:cs="Times New Roman"/>
            <w:sz w:val="24"/>
            <w:szCs w:val="24"/>
          </w:rPr>
          <w:delText>S</w:delText>
        </w:r>
        <w:r w:rsidR="00B8691E">
          <w:rPr>
            <w:rFonts w:ascii="Times New Roman" w:hAnsi="Times New Roman" w:cs="Times New Roman"/>
            <w:sz w:val="24"/>
            <w:szCs w:val="24"/>
          </w:rPr>
          <w:delText xml:space="preserve">upporting </w:delText>
        </w:r>
        <w:r w:rsidR="008A2277">
          <w:rPr>
            <w:rFonts w:ascii="Times New Roman" w:hAnsi="Times New Roman" w:cs="Times New Roman"/>
            <w:sz w:val="24"/>
            <w:szCs w:val="24"/>
          </w:rPr>
          <w:delText>I</w:delText>
        </w:r>
        <w:r w:rsidR="00B8691E">
          <w:rPr>
            <w:rFonts w:ascii="Times New Roman" w:hAnsi="Times New Roman" w:cs="Times New Roman"/>
            <w:sz w:val="24"/>
            <w:szCs w:val="24"/>
          </w:rPr>
          <w:delText xml:space="preserve">nformation section </w:delText>
        </w:r>
        <w:r w:rsidR="0058549D">
          <w:rPr>
            <w:rFonts w:ascii="Times New Roman" w:hAnsi="Times New Roman" w:cs="Times New Roman"/>
            <w:sz w:val="24"/>
            <w:szCs w:val="24"/>
          </w:rPr>
          <w:delText>4</w:delText>
        </w:r>
        <w:r w:rsidR="00B8691E">
          <w:rPr>
            <w:rFonts w:ascii="Times New Roman" w:hAnsi="Times New Roman" w:cs="Times New Roman"/>
            <w:sz w:val="24"/>
            <w:szCs w:val="24"/>
          </w:rPr>
          <w:delText>, Figure S1</w:delText>
        </w:r>
        <w:r w:rsidR="0058549D">
          <w:rPr>
            <w:rFonts w:ascii="Times New Roman" w:hAnsi="Times New Roman" w:cs="Times New Roman"/>
            <w:sz w:val="24"/>
            <w:szCs w:val="24"/>
          </w:rPr>
          <w:delText>2</w:delText>
        </w:r>
        <w:r w:rsidR="00B8691E">
          <w:rPr>
            <w:rFonts w:ascii="Times New Roman" w:hAnsi="Times New Roman" w:cs="Times New Roman"/>
            <w:sz w:val="24"/>
            <w:szCs w:val="24"/>
          </w:rPr>
          <w:delText>, Figure S1</w:delText>
        </w:r>
        <w:r w:rsidR="0058549D">
          <w:rPr>
            <w:rFonts w:ascii="Times New Roman" w:hAnsi="Times New Roman" w:cs="Times New Roman"/>
            <w:sz w:val="24"/>
            <w:szCs w:val="24"/>
          </w:rPr>
          <w:delText>3</w:delText>
        </w:r>
      </w:del>
      <w:ins w:id="669" w:author="Acaru, Silviu" w:date="2026-03-17T23:10:00Z" w16du:dateUtc="2026-03-17T22:10:00Z">
        <w:r w:rsidRPr="004E03CB">
          <w:rPr>
            <w:rFonts w:ascii="Times New Roman" w:hAnsi="Times New Roman" w:cs="Times New Roman"/>
            <w:sz w:val="24"/>
            <w:szCs w:val="24"/>
          </w:rPr>
          <w:t>across validation</w:t>
        </w:r>
      </w:ins>
      <w:r w:rsidRPr="004E03CB">
        <w:rPr>
          <w:rFonts w:ascii="Times New Roman" w:hAnsi="Times New Roman" w:cs="Times New Roman"/>
          <w:sz w:val="24"/>
          <w:szCs w:val="24"/>
        </w:rPr>
        <w:t xml:space="preserve"> and </w:t>
      </w:r>
      <w:del w:id="670" w:author="Acaru, Silviu" w:date="2026-03-17T23:10:00Z" w16du:dateUtc="2026-03-17T22:10:00Z">
        <w:r w:rsidR="00B8691E">
          <w:rPr>
            <w:rFonts w:ascii="Times New Roman" w:hAnsi="Times New Roman" w:cs="Times New Roman"/>
            <w:sz w:val="24"/>
            <w:szCs w:val="24"/>
          </w:rPr>
          <w:delText>Figure S1</w:delText>
        </w:r>
        <w:r w:rsidR="0058549D">
          <w:rPr>
            <w:rFonts w:ascii="Times New Roman" w:hAnsi="Times New Roman" w:cs="Times New Roman"/>
            <w:sz w:val="24"/>
            <w:szCs w:val="24"/>
          </w:rPr>
          <w:delText>4</w:delText>
        </w:r>
        <w:r w:rsidR="00094208" w:rsidRPr="004D6D17">
          <w:rPr>
            <w:rFonts w:ascii="Times New Roman" w:hAnsi="Times New Roman" w:cs="Times New Roman"/>
            <w:sz w:val="24"/>
            <w:szCs w:val="24"/>
          </w:rPr>
          <w:delText>). T</w:delText>
        </w:r>
        <w:r w:rsidR="001A6B86" w:rsidRPr="004D6D17">
          <w:rPr>
            <w:rFonts w:ascii="Times New Roman" w:hAnsi="Times New Roman" w:cs="Times New Roman"/>
            <w:sz w:val="24"/>
            <w:szCs w:val="24"/>
          </w:rPr>
          <w:delText>he final model</w:delText>
        </w:r>
        <w:r w:rsidR="00094208" w:rsidRPr="004D6D17">
          <w:rPr>
            <w:rFonts w:ascii="Times New Roman" w:hAnsi="Times New Roman" w:cs="Times New Roman"/>
            <w:sz w:val="24"/>
            <w:szCs w:val="24"/>
          </w:rPr>
          <w:delText xml:space="preserve"> (1000 base estimators</w:delText>
        </w:r>
      </w:del>
      <w:ins w:id="671" w:author="Acaru, Silviu" w:date="2026-03-17T23:10:00Z" w16du:dateUtc="2026-03-17T22:10:00Z">
        <w:r w:rsidRPr="004E03CB">
          <w:rPr>
            <w:rFonts w:ascii="Times New Roman" w:hAnsi="Times New Roman" w:cs="Times New Roman"/>
            <w:sz w:val="24"/>
            <w:szCs w:val="24"/>
          </w:rPr>
          <w:t>test metrics</w:t>
        </w:r>
        <w:r w:rsidR="00414A31">
          <w:rPr>
            <w:rFonts w:ascii="Times New Roman" w:hAnsi="Times New Roman" w:cs="Times New Roman"/>
            <w:sz w:val="24"/>
            <w:szCs w:val="24"/>
          </w:rPr>
          <w:t>.</w:t>
        </w:r>
        <w:r w:rsidRPr="004E03CB" w:rsidDel="004E03CB">
          <w:rPr>
            <w:rFonts w:ascii="Times New Roman" w:hAnsi="Times New Roman" w:cs="Times New Roman"/>
            <w:sz w:val="24"/>
            <w:szCs w:val="24"/>
          </w:rPr>
          <w:t xml:space="preserve"> </w:t>
        </w:r>
        <w:r w:rsidRPr="004E03CB">
          <w:rPr>
            <w:rFonts w:ascii="Times New Roman" w:hAnsi="Times New Roman" w:cs="Times New Roman"/>
            <w:sz w:val="24"/>
            <w:szCs w:val="24"/>
          </w:rPr>
          <w:t>As shown</w:t>
        </w:r>
      </w:ins>
      <w:r w:rsidRPr="004E03CB">
        <w:rPr>
          <w:rFonts w:ascii="Times New Roman" w:hAnsi="Times New Roman" w:cs="Times New Roman"/>
          <w:sz w:val="24"/>
          <w:szCs w:val="24"/>
        </w:rPr>
        <w:t xml:space="preserve"> in</w:t>
      </w:r>
      <w:r>
        <w:rPr>
          <w:rFonts w:ascii="Times New Roman" w:hAnsi="Times New Roman" w:cs="Times New Roman"/>
          <w:sz w:val="24"/>
          <w:szCs w:val="24"/>
        </w:rPr>
        <w:t xml:space="preserve"> </w:t>
      </w:r>
      <w:del w:id="672" w:author="Acaru, Silviu" w:date="2026-03-17T23:10:00Z" w16du:dateUtc="2026-03-17T22:10:00Z">
        <w:r w:rsidR="00094208" w:rsidRPr="004D6D17">
          <w:rPr>
            <w:rFonts w:ascii="Times New Roman" w:hAnsi="Times New Roman" w:cs="Times New Roman"/>
            <w:sz w:val="24"/>
            <w:szCs w:val="24"/>
          </w:rPr>
          <w:delText>tree-based algorithms)</w:delText>
        </w:r>
        <w:r w:rsidR="00D51656" w:rsidRPr="004D6D17">
          <w:rPr>
            <w:rFonts w:ascii="Times New Roman" w:hAnsi="Times New Roman" w:cs="Times New Roman"/>
            <w:sz w:val="24"/>
            <w:szCs w:val="24"/>
          </w:rPr>
          <w:delText xml:space="preserve"> has improved</w:delText>
        </w:r>
        <w:r w:rsidR="001A6B86" w:rsidRPr="004D6D17">
          <w:rPr>
            <w:rFonts w:ascii="Times New Roman" w:hAnsi="Times New Roman" w:cs="Times New Roman"/>
            <w:sz w:val="24"/>
            <w:szCs w:val="24"/>
          </w:rPr>
          <w:delText xml:space="preserve"> significantly from their</w:delText>
        </w:r>
      </w:del>
      <w:ins w:id="673" w:author="Acaru, Silviu" w:date="2026-03-17T23:10:00Z" w16du:dateUtc="2026-03-17T22:10:00Z">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Table </w:t>
        </w:r>
        <w:r>
          <w:rPr>
            <w:rFonts w:ascii="Times New Roman" w:hAnsi="Times New Roman" w:cs="Times New Roman"/>
            <w:noProof/>
            <w:sz w:val="24"/>
            <w:szCs w:val="24"/>
          </w:rPr>
          <w:t>5</w:t>
        </w:r>
        <w:r>
          <w:rPr>
            <w:rFonts w:ascii="Times New Roman" w:hAnsi="Times New Roman" w:cs="Times New Roman"/>
            <w:sz w:val="24"/>
            <w:szCs w:val="24"/>
          </w:rPr>
          <w:fldChar w:fldCharType="end"/>
        </w:r>
        <w:r w:rsidRPr="004E03CB">
          <w:rPr>
            <w:rFonts w:ascii="Times New Roman" w:hAnsi="Times New Roman" w:cs="Times New Roman"/>
            <w:sz w:val="24"/>
            <w:szCs w:val="24"/>
          </w:rPr>
          <w:t>, the stacking ensemble outperforms all individual</w:t>
        </w:r>
      </w:ins>
      <w:r w:rsidRPr="004E03CB">
        <w:rPr>
          <w:rFonts w:ascii="Times New Roman" w:hAnsi="Times New Roman" w:cs="Times New Roman"/>
          <w:sz w:val="24"/>
          <w:szCs w:val="24"/>
        </w:rPr>
        <w:t xml:space="preserve"> base models </w:t>
      </w:r>
      <w:del w:id="674" w:author="Acaru, Silviu" w:date="2026-03-17T23:10:00Z" w16du:dateUtc="2026-03-17T22:10:00Z">
        <w:r w:rsidR="001A6B86" w:rsidRPr="004D6D17">
          <w:rPr>
            <w:rFonts w:ascii="Times New Roman" w:hAnsi="Times New Roman" w:cs="Times New Roman"/>
            <w:sz w:val="24"/>
            <w:szCs w:val="24"/>
          </w:rPr>
          <w:delText xml:space="preserve">(see </w:delText>
        </w:r>
        <w:r w:rsidR="001A6B86" w:rsidRPr="004D6D17">
          <w:rPr>
            <w:rFonts w:ascii="Times New Roman" w:hAnsi="Times New Roman" w:cs="Times New Roman"/>
            <w:sz w:val="24"/>
            <w:szCs w:val="24"/>
          </w:rPr>
          <w:fldChar w:fldCharType="begin"/>
        </w:r>
        <w:r w:rsidR="001A6B86" w:rsidRPr="004D6D17">
          <w:rPr>
            <w:rFonts w:ascii="Times New Roman" w:hAnsi="Times New Roman" w:cs="Times New Roman"/>
            <w:sz w:val="24"/>
            <w:szCs w:val="24"/>
          </w:rPr>
          <w:delInstrText xml:space="preserve"> REF _Ref178445097 \h </w:delInstrText>
        </w:r>
        <w:r w:rsidR="004D6D17">
          <w:rPr>
            <w:rFonts w:ascii="Times New Roman" w:hAnsi="Times New Roman" w:cs="Times New Roman"/>
            <w:sz w:val="24"/>
            <w:szCs w:val="24"/>
          </w:rPr>
          <w:delInstrText xml:space="preserve"> \* MERGEFORMAT </w:delInstrText>
        </w:r>
        <w:r w:rsidR="001A6B86" w:rsidRPr="004D6D17">
          <w:rPr>
            <w:rFonts w:ascii="Times New Roman" w:hAnsi="Times New Roman" w:cs="Times New Roman"/>
            <w:sz w:val="24"/>
            <w:szCs w:val="24"/>
          </w:rPr>
        </w:r>
        <w:r w:rsidR="001A6B86" w:rsidRPr="004D6D17">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delText xml:space="preserve">Table </w:delText>
        </w:r>
        <w:r w:rsidR="009A7A28">
          <w:rPr>
            <w:rFonts w:ascii="Times New Roman" w:hAnsi="Times New Roman" w:cs="Times New Roman"/>
            <w:noProof/>
            <w:sz w:val="24"/>
            <w:szCs w:val="24"/>
          </w:rPr>
          <w:delText>5</w:delText>
        </w:r>
        <w:r w:rsidR="001A6B86" w:rsidRPr="004D6D17">
          <w:rPr>
            <w:rFonts w:ascii="Times New Roman" w:hAnsi="Times New Roman" w:cs="Times New Roman"/>
            <w:sz w:val="24"/>
            <w:szCs w:val="24"/>
          </w:rPr>
          <w:fldChar w:fldCharType="end"/>
        </w:r>
        <w:r w:rsidR="001A6B86" w:rsidRPr="004D6D17">
          <w:rPr>
            <w:rFonts w:ascii="Times New Roman" w:hAnsi="Times New Roman" w:cs="Times New Roman"/>
            <w:sz w:val="24"/>
            <w:szCs w:val="24"/>
          </w:rPr>
          <w:delText>)</w:delText>
        </w:r>
        <w:r w:rsidR="519B478A" w:rsidRPr="004D6D17">
          <w:rPr>
            <w:rFonts w:ascii="Times New Roman" w:hAnsi="Times New Roman" w:cs="Times New Roman"/>
            <w:sz w:val="24"/>
            <w:szCs w:val="24"/>
          </w:rPr>
          <w:delText>, with the exception of GBR, which had very low</w:delText>
        </w:r>
      </w:del>
      <w:ins w:id="675" w:author="Acaru, Silviu" w:date="2026-03-17T23:10:00Z" w16du:dateUtc="2026-03-17T22:10:00Z">
        <w:r w:rsidRPr="004E03CB">
          <w:rPr>
            <w:rFonts w:ascii="Times New Roman" w:hAnsi="Times New Roman" w:cs="Times New Roman"/>
            <w:sz w:val="24"/>
            <w:szCs w:val="24"/>
          </w:rPr>
          <w:t>on the validation dataset, achieving the lowest validation</w:t>
        </w:r>
      </w:ins>
      <w:r w:rsidRPr="004E03CB">
        <w:rPr>
          <w:rFonts w:ascii="Times New Roman" w:hAnsi="Times New Roman" w:cs="Times New Roman"/>
          <w:sz w:val="24"/>
          <w:szCs w:val="24"/>
        </w:rPr>
        <w:t xml:space="preserve"> MAE </w:t>
      </w:r>
      <w:del w:id="676" w:author="Acaru, Silviu" w:date="2026-03-17T23:10:00Z" w16du:dateUtc="2026-03-17T22:10:00Z">
        <w:r w:rsidR="519B478A" w:rsidRPr="004D6D17">
          <w:rPr>
            <w:rFonts w:ascii="Times New Roman" w:hAnsi="Times New Roman" w:cs="Times New Roman"/>
            <w:sz w:val="24"/>
            <w:szCs w:val="24"/>
          </w:rPr>
          <w:delText>value</w:delText>
        </w:r>
        <w:r w:rsidR="003F008F" w:rsidRPr="004D6D17">
          <w:rPr>
            <w:rFonts w:ascii="Times New Roman" w:hAnsi="Times New Roman" w:cs="Times New Roman"/>
            <w:sz w:val="24"/>
            <w:szCs w:val="24"/>
          </w:rPr>
          <w:delText xml:space="preserve"> for</w:delText>
        </w:r>
      </w:del>
      <w:ins w:id="677" w:author="Acaru, Silviu" w:date="2026-03-17T23:10:00Z" w16du:dateUtc="2026-03-17T22:10:00Z">
        <w:r w:rsidRPr="004E03CB">
          <w:rPr>
            <w:rFonts w:ascii="Times New Roman" w:hAnsi="Times New Roman" w:cs="Times New Roman"/>
            <w:sz w:val="24"/>
            <w:szCs w:val="24"/>
          </w:rPr>
          <w:t>of 13.41 compared to the best individual model (GBR) at 15.99, and the highest validation R² of 0.49 compared to GBR's 0.45. On</w:t>
        </w:r>
      </w:ins>
      <w:r w:rsidRPr="004E03CB">
        <w:rPr>
          <w:rFonts w:ascii="Times New Roman" w:hAnsi="Times New Roman" w:cs="Times New Roman"/>
          <w:sz w:val="24"/>
          <w:szCs w:val="24"/>
        </w:rPr>
        <w:t xml:space="preserve"> training </w:t>
      </w:r>
      <w:del w:id="678" w:author="Acaru, Silviu" w:date="2026-03-17T23:10:00Z" w16du:dateUtc="2026-03-17T22:10:00Z">
        <w:r w:rsidR="003F008F" w:rsidRPr="004D6D17">
          <w:rPr>
            <w:rFonts w:ascii="Times New Roman" w:hAnsi="Times New Roman" w:cs="Times New Roman"/>
            <w:sz w:val="24"/>
            <w:szCs w:val="24"/>
          </w:rPr>
          <w:delText>datasets</w:delText>
        </w:r>
        <w:r w:rsidR="00D51656" w:rsidRPr="004D6D17">
          <w:rPr>
            <w:rFonts w:ascii="Times New Roman" w:hAnsi="Times New Roman" w:cs="Times New Roman"/>
            <w:sz w:val="24"/>
            <w:szCs w:val="24"/>
          </w:rPr>
          <w:delText>.</w:delText>
        </w:r>
      </w:del>
      <w:ins w:id="679" w:author="Acaru, Silviu" w:date="2026-03-17T23:10:00Z" w16du:dateUtc="2026-03-17T22:10:00Z">
        <w:r w:rsidRPr="004E03CB">
          <w:rPr>
            <w:rFonts w:ascii="Times New Roman" w:hAnsi="Times New Roman" w:cs="Times New Roman"/>
            <w:sz w:val="24"/>
            <w:szCs w:val="24"/>
          </w:rPr>
          <w:t>data, the improvement is even more pronounced, with the stacking ensemble achieving an MAE of 3.92 and R² of 0.94, substantially surpassing all base models.</w:t>
        </w:r>
      </w:ins>
      <w:r w:rsidRPr="004E03CB">
        <w:rPr>
          <w:rFonts w:ascii="Times New Roman" w:hAnsi="Times New Roman" w:cs="Times New Roman"/>
          <w:sz w:val="24"/>
          <w:szCs w:val="24"/>
        </w:rPr>
        <w:t xml:space="preserve"> This </w:t>
      </w:r>
      <w:del w:id="680" w:author="Acaru, Silviu" w:date="2026-03-17T23:10:00Z" w16du:dateUtc="2026-03-17T22:10:00Z">
        <w:r w:rsidR="00D51656" w:rsidRPr="004D6D17">
          <w:rPr>
            <w:rFonts w:ascii="Times New Roman" w:hAnsi="Times New Roman" w:cs="Times New Roman"/>
            <w:sz w:val="24"/>
            <w:szCs w:val="24"/>
          </w:rPr>
          <w:delText>could mean</w:delText>
        </w:r>
      </w:del>
      <w:ins w:id="681" w:author="Acaru, Silviu" w:date="2026-03-17T23:10:00Z" w16du:dateUtc="2026-03-17T22:10:00Z">
        <w:r w:rsidRPr="004E03CB">
          <w:rPr>
            <w:rFonts w:ascii="Times New Roman" w:hAnsi="Times New Roman" w:cs="Times New Roman"/>
            <w:sz w:val="24"/>
            <w:szCs w:val="24"/>
          </w:rPr>
          <w:t>suggests</w:t>
        </w:r>
      </w:ins>
      <w:r w:rsidRPr="004E03CB">
        <w:rPr>
          <w:rFonts w:ascii="Times New Roman" w:hAnsi="Times New Roman" w:cs="Times New Roman"/>
          <w:sz w:val="24"/>
          <w:szCs w:val="24"/>
        </w:rPr>
        <w:t xml:space="preserve"> that the meta-features generated by the base models</w:t>
      </w:r>
      <w:ins w:id="682" w:author="Acaru, Silviu" w:date="2026-03-17T23:10:00Z" w16du:dateUtc="2026-03-17T22:10:00Z">
        <w:r w:rsidRPr="004E03CB">
          <w:rPr>
            <w:rFonts w:ascii="Times New Roman" w:hAnsi="Times New Roman" w:cs="Times New Roman"/>
            <w:sz w:val="24"/>
            <w:szCs w:val="24"/>
          </w:rPr>
          <w:t>,</w:t>
        </w:r>
      </w:ins>
      <w:r w:rsidRPr="004E03CB">
        <w:rPr>
          <w:rFonts w:ascii="Times New Roman" w:hAnsi="Times New Roman" w:cs="Times New Roman"/>
          <w:sz w:val="24"/>
          <w:szCs w:val="24"/>
        </w:rPr>
        <w:t xml:space="preserve">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There is also the question of </w:t>
      </w:r>
      <w:del w:id="683" w:author="Acaru, Silviu" w:date="2026-03-17T23:10:00Z" w16du:dateUtc="2026-03-17T22:10:00Z">
        <w:r w:rsidR="00CF3CF2" w:rsidRPr="004D6D17">
          <w:rPr>
            <w:rFonts w:ascii="Times New Roman" w:hAnsi="Times New Roman" w:cs="Times New Roman"/>
            <w:sz w:val="24"/>
            <w:szCs w:val="24"/>
          </w:rPr>
          <w:delText xml:space="preserve">what is </w:delText>
        </w:r>
      </w:del>
      <w:r w:rsidRPr="004E03CB">
        <w:rPr>
          <w:rFonts w:ascii="Times New Roman" w:hAnsi="Times New Roman" w:cs="Times New Roman"/>
          <w:sz w:val="24"/>
          <w:szCs w:val="24"/>
        </w:rPr>
        <w:t xml:space="preserve">the </w:t>
      </w:r>
      <w:del w:id="684" w:author="Acaru, Silviu" w:date="2026-03-17T23:10:00Z" w16du:dateUtc="2026-03-17T22:10:00Z">
        <w:r w:rsidR="00CF3CF2" w:rsidRPr="004D6D17">
          <w:rPr>
            <w:rFonts w:ascii="Times New Roman" w:hAnsi="Times New Roman" w:cs="Times New Roman"/>
            <w:sz w:val="24"/>
            <w:szCs w:val="24"/>
          </w:rPr>
          <w:delText>limit of the</w:delText>
        </w:r>
      </w:del>
      <w:ins w:id="685" w:author="Acaru, Silviu" w:date="2026-03-17T23:10:00Z" w16du:dateUtc="2026-03-17T22:10:00Z">
        <w:r w:rsidRPr="004E03CB">
          <w:rPr>
            <w:rFonts w:ascii="Times New Roman" w:hAnsi="Times New Roman" w:cs="Times New Roman"/>
            <w:sz w:val="24"/>
            <w:szCs w:val="24"/>
          </w:rPr>
          <w:t>optimal</w:t>
        </w:r>
      </w:ins>
      <w:r w:rsidRPr="004E03CB">
        <w:rPr>
          <w:rFonts w:ascii="Times New Roman" w:hAnsi="Times New Roman" w:cs="Times New Roman"/>
          <w:sz w:val="24"/>
          <w:szCs w:val="24"/>
        </w:rPr>
        <w:t xml:space="preserve"> number of base estimators and the </w:t>
      </w:r>
      <w:del w:id="686" w:author="Acaru, Silviu" w:date="2026-03-17T23:10:00Z" w16du:dateUtc="2026-03-17T22:10:00Z">
        <w:r w:rsidR="00CF3CF2" w:rsidRPr="004D6D17">
          <w:rPr>
            <w:rFonts w:ascii="Times New Roman" w:hAnsi="Times New Roman" w:cs="Times New Roman"/>
            <w:sz w:val="24"/>
            <w:szCs w:val="24"/>
          </w:rPr>
          <w:delText xml:space="preserve">improvements that </w:delText>
        </w:r>
      </w:del>
      <w:ins w:id="687" w:author="Acaru, Silviu" w:date="2026-03-17T23:10:00Z" w16du:dateUtc="2026-03-17T22:10:00Z">
        <w:r w:rsidRPr="004E03CB">
          <w:rPr>
            <w:rFonts w:ascii="Times New Roman" w:hAnsi="Times New Roman" w:cs="Times New Roman"/>
            <w:sz w:val="24"/>
            <w:szCs w:val="24"/>
          </w:rPr>
          <w:t>trade-off between performance gains and computational cost. </w:t>
        </w:r>
        <w:r w:rsidR="00723A59">
          <w:rPr>
            <w:rFonts w:ascii="Times New Roman" w:hAnsi="Times New Roman" w:cs="Times New Roman"/>
            <w:sz w:val="24"/>
            <w:szCs w:val="24"/>
          </w:rPr>
          <w:t xml:space="preserve">Hence, it </w:t>
        </w:r>
      </w:ins>
      <w:r w:rsidR="00723A59">
        <w:rPr>
          <w:rFonts w:ascii="Times New Roman" w:hAnsi="Times New Roman" w:cs="Times New Roman"/>
          <w:sz w:val="24"/>
          <w:szCs w:val="24"/>
        </w:rPr>
        <w:t xml:space="preserve">can be </w:t>
      </w:r>
      <w:del w:id="688" w:author="Acaru, Silviu" w:date="2026-03-17T23:10:00Z" w16du:dateUtc="2026-03-17T22:10:00Z">
        <w:r w:rsidR="00CF3CF2" w:rsidRPr="004D6D17">
          <w:rPr>
            <w:rFonts w:ascii="Times New Roman" w:hAnsi="Times New Roman" w:cs="Times New Roman"/>
            <w:sz w:val="24"/>
            <w:szCs w:val="24"/>
          </w:rPr>
          <w:delText>brought</w:delText>
        </w:r>
      </w:del>
      <w:ins w:id="689" w:author="Acaru, Silviu" w:date="2026-03-17T23:10:00Z" w16du:dateUtc="2026-03-17T22:10:00Z">
        <w:r w:rsidR="00723A59">
          <w:rPr>
            <w:rFonts w:ascii="Times New Roman" w:hAnsi="Times New Roman" w:cs="Times New Roman"/>
            <w:sz w:val="24"/>
            <w:szCs w:val="24"/>
          </w:rPr>
          <w:t>deduced that the stacked</w:t>
        </w:r>
        <w:r w:rsidR="00723A59" w:rsidRPr="00D660EC">
          <w:rPr>
            <w:rFonts w:ascii="Times New Roman" w:hAnsi="Times New Roman" w:cs="Times New Roman"/>
            <w:sz w:val="24"/>
            <w:szCs w:val="24"/>
          </w:rPr>
          <w:t xml:space="preserve"> ensemble method regularly yielded the best predictions, as evaluated</w:t>
        </w:r>
      </w:ins>
      <w:r w:rsidR="00723A59" w:rsidRPr="00D660EC">
        <w:rPr>
          <w:rFonts w:ascii="Times New Roman" w:hAnsi="Times New Roman" w:cs="Times New Roman"/>
          <w:sz w:val="24"/>
          <w:szCs w:val="24"/>
        </w:rPr>
        <w:t xml:space="preserve"> by </w:t>
      </w:r>
      <w:del w:id="690" w:author="Acaru, Silviu" w:date="2026-03-17T23:10:00Z" w16du:dateUtc="2026-03-17T22:10:00Z">
        <w:r w:rsidR="00CF3CF2" w:rsidRPr="004D6D17">
          <w:rPr>
            <w:rFonts w:ascii="Times New Roman" w:hAnsi="Times New Roman" w:cs="Times New Roman"/>
            <w:sz w:val="24"/>
            <w:szCs w:val="24"/>
          </w:rPr>
          <w:delText xml:space="preserve">increasing to </w:delText>
        </w:r>
      </w:del>
      <w:ins w:id="691" w:author="Acaru, Silviu" w:date="2026-03-17T23:10:00Z" w16du:dateUtc="2026-03-17T22:10:00Z">
        <w:r w:rsidR="00723A59" w:rsidRPr="00D660EC">
          <w:rPr>
            <w:rFonts w:ascii="Times New Roman" w:hAnsi="Times New Roman" w:cs="Times New Roman"/>
            <w:sz w:val="24"/>
            <w:szCs w:val="24"/>
          </w:rPr>
          <w:t>MAE on the validation dataset.</w:t>
        </w:r>
        <w:r w:rsidR="00723A59">
          <w:rPr>
            <w:rFonts w:ascii="Times New Roman" w:hAnsi="Times New Roman" w:cs="Times New Roman"/>
            <w:sz w:val="24"/>
            <w:szCs w:val="24"/>
          </w:rPr>
          <w:t xml:space="preserve"> </w:t>
        </w:r>
      </w:ins>
    </w:p>
    <w:p w14:paraId="744BBF50" w14:textId="7CE049A3" w:rsidR="00C60A2F" w:rsidRPr="00C60A2F" w:rsidRDefault="00C60A2F" w:rsidP="00C60A2F">
      <w:pPr>
        <w:jc w:val="both"/>
        <w:rPr>
          <w:ins w:id="692" w:author="Acaru, Silviu" w:date="2026-03-17T23:10:00Z" w16du:dateUtc="2026-03-17T22:10:00Z"/>
          <w:rFonts w:ascii="Times New Roman" w:hAnsi="Times New Roman" w:cs="Times New Roman"/>
          <w:sz w:val="24"/>
          <w:szCs w:val="24"/>
          <w:lang w:val="en-NL"/>
        </w:rPr>
      </w:pPr>
      <w:ins w:id="693" w:author="Acaru, Silviu" w:date="2026-03-17T23:10:00Z" w16du:dateUtc="2026-03-17T22:10:00Z">
        <w:r w:rsidRPr="00C60A2F">
          <w:rPr>
            <w:rFonts w:ascii="Times New Roman" w:hAnsi="Times New Roman" w:cs="Times New Roman"/>
            <w:sz w:val="24"/>
            <w:szCs w:val="24"/>
            <w:lang w:val="en-NL"/>
          </w:rPr>
          <w:t xml:space="preserve">When compared with the broader literature, the present validation performance should be interpreted as moderate rather than state-of-the-art. Polyurethane-specific and polymer-informatics studies have reported higher </w:t>
        </w:r>
      </w:ins>
      <m:oMath>
        <m:sSup>
          <m:sSupPr>
            <m:ctrlPr>
              <w:ins w:id="694" w:author="Acaru, Silviu" w:date="2026-03-17T23:10:00Z" w16du:dateUtc="2026-03-17T22:10:00Z">
                <w:rPr>
                  <w:rFonts w:ascii="Cambria Math" w:hAnsi="Cambria Math" w:cs="Times New Roman"/>
                  <w:sz w:val="24"/>
                  <w:szCs w:val="24"/>
                  <w:lang w:val="en-NL"/>
                </w:rPr>
              </w:ins>
            </m:ctrlPr>
          </m:sSupPr>
          <m:e>
            <m:r>
              <w:ins w:id="695" w:author="Acaru, Silviu" w:date="2026-03-17T23:10:00Z" w16du:dateUtc="2026-03-17T22:10:00Z">
                <w:rPr>
                  <w:rFonts w:ascii="Cambria Math" w:hAnsi="Cambria Math" w:cs="Times New Roman"/>
                  <w:sz w:val="24"/>
                  <w:szCs w:val="24"/>
                  <w:lang w:val="en-NL"/>
                </w:rPr>
                <m:t>R</m:t>
              </w:ins>
            </m:r>
          </m:e>
          <m:sup>
            <m:r>
              <w:ins w:id="696" w:author="Acaru, Silviu" w:date="2026-03-17T23:10:00Z" w16du:dateUtc="2026-03-17T22:10:00Z">
                <w:rPr>
                  <w:rFonts w:ascii="Cambria Math" w:hAnsi="Cambria Math" w:cs="Times New Roman"/>
                  <w:sz w:val="24"/>
                  <w:szCs w:val="24"/>
                  <w:lang w:val="en-NL"/>
                </w:rPr>
                <m:t>2</m:t>
              </w:ins>
            </m:r>
          </m:sup>
        </m:sSup>
      </m:oMath>
      <w:ins w:id="697" w:author="Acaru, Silviu" w:date="2026-03-17T23:10:00Z" w16du:dateUtc="2026-03-17T22:10:00Z">
        <w:r w:rsidRPr="00C60A2F">
          <w:rPr>
            <w:rFonts w:ascii="Times New Roman" w:hAnsi="Times New Roman" w:cs="Times New Roman"/>
            <w:sz w:val="24"/>
            <w:szCs w:val="24"/>
            <w:lang w:val="en-NL"/>
          </w:rPr>
          <w:t xml:space="preserve">values, often in the range of approximately 0.71–0.91 or above, but those studies generally relied on either </w:t>
        </w:r>
      </w:ins>
      <w:r w:rsidRPr="00C60A2F">
        <w:rPr>
          <w:rFonts w:ascii="Times New Roman" w:hAnsi="Times New Roman"/>
          <w:sz w:val="24"/>
          <w:lang w:val="en-NL"/>
          <w:rPrChange w:id="698" w:author="Acaru, Silviu" w:date="2026-03-17T23:10:00Z" w16du:dateUtc="2026-03-17T22:10:00Z">
            <w:rPr>
              <w:rFonts w:ascii="Times New Roman" w:hAnsi="Times New Roman"/>
              <w:sz w:val="24"/>
            </w:rPr>
          </w:rPrChange>
        </w:rPr>
        <w:t xml:space="preserve">more </w:t>
      </w:r>
      <w:del w:id="699" w:author="Acaru, Silviu" w:date="2026-03-17T23:10:00Z" w16du:dateUtc="2026-03-17T22:10:00Z">
        <w:r w:rsidR="00CF3CF2" w:rsidRPr="004D6D17">
          <w:rPr>
            <w:rFonts w:ascii="Times New Roman" w:hAnsi="Times New Roman" w:cs="Times New Roman"/>
            <w:sz w:val="24"/>
            <w:szCs w:val="24"/>
          </w:rPr>
          <w:delText>than 1000</w:delText>
        </w:r>
      </w:del>
      <w:ins w:id="700" w:author="Acaru, Silviu" w:date="2026-03-17T23:10:00Z" w16du:dateUtc="2026-03-17T22:10:00Z">
        <w:r w:rsidRPr="00C60A2F">
          <w:rPr>
            <w:rFonts w:ascii="Times New Roman" w:hAnsi="Times New Roman" w:cs="Times New Roman"/>
            <w:sz w:val="24"/>
            <w:szCs w:val="24"/>
            <w:lang w:val="en-NL"/>
          </w:rPr>
          <w:t xml:space="preserve">curated benchmark datasets, alternative 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701"/>
        <w:commentRangeStart w:id="702"/>
        <w:commentRangeStart w:id="703"/>
        <w:commentRangeStart w:id="704"/>
        <w:commentRangeStart w:id="705"/>
        <w:r w:rsidRPr="00C60A2F">
          <w:rPr>
            <w:rFonts w:ascii="Times New Roman" w:hAnsi="Times New Roman" w:cs="Times New Roman"/>
            <w:sz w:val="24"/>
            <w:szCs w:val="24"/>
            <w:lang w:val="en-NL"/>
          </w:rPr>
          <w:t>studies</w:t>
        </w:r>
        <w:commentRangeEnd w:id="701"/>
        <w:r>
          <w:rPr>
            <w:rStyle w:val="CommentReference"/>
          </w:rPr>
          <w:commentReference w:id="701"/>
        </w:r>
        <w:commentRangeEnd w:id="702"/>
        <w:r>
          <w:rPr>
            <w:rStyle w:val="CommentReference"/>
          </w:rPr>
          <w:commentReference w:id="702"/>
        </w:r>
        <w:commentRangeEnd w:id="703"/>
        <w:r>
          <w:rPr>
            <w:rStyle w:val="CommentReference"/>
          </w:rPr>
          <w:commentReference w:id="703"/>
        </w:r>
        <w:commentRangeEnd w:id="704"/>
        <w:r>
          <w:rPr>
            <w:rStyle w:val="CommentReference"/>
          </w:rPr>
          <w:commentReference w:id="704"/>
        </w:r>
        <w:commentRangeEnd w:id="705"/>
        <w:r>
          <w:rPr>
            <w:rStyle w:val="CommentReference"/>
          </w:rPr>
          <w:commentReference w:id="705"/>
        </w:r>
        <w:r>
          <w:rPr>
            <w:rFonts w:ascii="Times New Roman" w:hAnsi="Times New Roman" w:cs="Times New Roman"/>
            <w:sz w:val="24"/>
            <w:szCs w:val="24"/>
            <w:lang w:val="en-NL"/>
          </w:rPr>
          <w:t xml:space="preserve">. </w:t>
        </w:r>
      </w:ins>
    </w:p>
    <w:p w14:paraId="135A794C" w14:textId="4375E2D5" w:rsidR="004E03CB" w:rsidRDefault="00494E4A" w:rsidP="001A6B86">
      <w:pPr>
        <w:jc w:val="both"/>
        <w:rPr>
          <w:ins w:id="706" w:author="Acaru, Silviu" w:date="2026-03-17T23:10:00Z" w16du:dateUtc="2026-03-17T22:10:00Z"/>
          <w:rFonts w:ascii="Times New Roman" w:hAnsi="Times New Roman" w:cs="Times New Roman"/>
          <w:sz w:val="24"/>
          <w:szCs w:val="24"/>
        </w:rPr>
      </w:pPr>
      <w:ins w:id="707" w:author="Acaru, Silviu" w:date="2026-03-17T23:10:00Z" w16du:dateUtc="2026-03-17T22:10:00Z">
        <w:r w:rsidRPr="00494E4A">
          <w:rPr>
            <w:rFonts w:ascii="Times New Roman" w:hAnsi="Times New Roman" w:cs="Times New Roman"/>
            <w:sz w:val="24"/>
            <w:szCs w:val="24"/>
          </w:rPr>
          <w:t>Worth mentioning is that we also considered a different architecture in the building of the ensemble, namely an out-of-fold (OOF) cross-validation technique, in which</w:t>
        </w:r>
      </w:ins>
      <w:r w:rsidRPr="00494E4A">
        <w:rPr>
          <w:rFonts w:ascii="Times New Roman" w:hAnsi="Times New Roman" w:cs="Times New Roman"/>
          <w:sz w:val="24"/>
          <w:szCs w:val="24"/>
        </w:rPr>
        <w:t xml:space="preserve"> base </w:t>
      </w:r>
      <w:del w:id="708" w:author="Acaru, Silviu" w:date="2026-03-17T23:10:00Z" w16du:dateUtc="2026-03-17T22:10:00Z">
        <w:r w:rsidR="00CF3CF2" w:rsidRPr="004D6D17">
          <w:rPr>
            <w:rFonts w:ascii="Times New Roman" w:hAnsi="Times New Roman" w:cs="Times New Roman"/>
            <w:sz w:val="24"/>
            <w:szCs w:val="24"/>
          </w:rPr>
          <w:delText>estimators.</w:delText>
        </w:r>
        <w:r w:rsidR="00542A5A" w:rsidRPr="004D6D17">
          <w:rPr>
            <w:rFonts w:ascii="Times New Roman" w:hAnsi="Times New Roman" w:cs="Times New Roman"/>
            <w:sz w:val="24"/>
            <w:szCs w:val="24"/>
          </w:rPr>
          <w:delText xml:space="preserve"> </w:delText>
        </w:r>
      </w:del>
      <w:ins w:id="709" w:author="Acaru, Silviu" w:date="2026-03-17T23:10:00Z" w16du:dateUtc="2026-03-17T22:10:00Z">
        <w:r w:rsidRPr="00494E4A">
          <w:rPr>
            <w:rFonts w:ascii="Times New Roman" w:hAnsi="Times New Roman" w:cs="Times New Roman"/>
            <w:sz w:val="24"/>
            <w:szCs w:val="24"/>
          </w:rPr>
          <w:t>models generate predictions on held-out folds through nested cross-validation, ensuring the meta-learner is trained exclusively on OOF predictions to prevent data leakage. Under this scheme, the best-performing model configuration</w:t>
        </w:r>
        <w:r>
          <w:rPr>
            <w:rFonts w:ascii="Times New Roman" w:hAnsi="Times New Roman" w:cs="Times New Roman"/>
            <w:sz w:val="24"/>
            <w:szCs w:val="24"/>
          </w:rPr>
          <w:t xml:space="preserve">, </w:t>
        </w:r>
        <w:r w:rsidRPr="00494E4A">
          <w:rPr>
            <w:rFonts w:ascii="Times New Roman" w:hAnsi="Times New Roman" w:cs="Times New Roman"/>
            <w:sz w:val="24"/>
            <w:szCs w:val="24"/>
          </w:rPr>
          <w:t>using the same five-feature input</w:t>
        </w:r>
        <w:r>
          <w:rPr>
            <w:rFonts w:ascii="Times New Roman" w:hAnsi="Times New Roman" w:cs="Times New Roman"/>
            <w:sz w:val="24"/>
            <w:szCs w:val="24"/>
          </w:rPr>
          <w:t xml:space="preserve">, </w:t>
        </w:r>
        <w:r w:rsidRPr="00494E4A">
          <w:rPr>
            <w:rFonts w:ascii="Times New Roman" w:hAnsi="Times New Roman" w:cs="Times New Roman"/>
            <w:sz w:val="24"/>
            <w:szCs w:val="24"/>
          </w:rPr>
          <w:t>achieved an MAE of 15.71°C and an R² of 0.</w:t>
        </w:r>
        <w:r>
          <w:rPr>
            <w:rFonts w:ascii="Times New Roman" w:hAnsi="Times New Roman" w:cs="Times New Roman"/>
            <w:sz w:val="24"/>
            <w:szCs w:val="24"/>
          </w:rPr>
          <w:t>34</w:t>
        </w:r>
        <w:r w:rsidRPr="00494E4A">
          <w:rPr>
            <w:rFonts w:ascii="Times New Roman" w:hAnsi="Times New Roman" w:cs="Times New Roman"/>
            <w:sz w:val="24"/>
            <w:szCs w:val="24"/>
          </w:rPr>
          <w:t>, compared to the stratified fixed-split approach which yielded a validation MAE of 13.41°C and R² of 0.49 for the same feature set</w:t>
        </w:r>
        <w:r w:rsidR="005C0229">
          <w:rPr>
            <w:rFonts w:ascii="Times New Roman" w:hAnsi="Times New Roman" w:cs="Times New Roman"/>
            <w:sz w:val="24"/>
            <w:szCs w:val="24"/>
          </w:rPr>
          <w:t xml:space="preserve"> (see Section 3.2 in the Supporting </w:t>
        </w:r>
        <w:r w:rsidR="00414A31">
          <w:rPr>
            <w:rFonts w:ascii="Times New Roman" w:hAnsi="Times New Roman" w:cs="Times New Roman"/>
            <w:sz w:val="24"/>
            <w:szCs w:val="24"/>
          </w:rPr>
          <w:t xml:space="preserve">Information </w:t>
        </w:r>
        <w:r w:rsidR="005C0229">
          <w:rPr>
            <w:rFonts w:ascii="Times New Roman" w:hAnsi="Times New Roman" w:cs="Times New Roman"/>
            <w:sz w:val="24"/>
            <w:szCs w:val="24"/>
          </w:rPr>
          <w:t>for more results)</w:t>
        </w:r>
        <w:r w:rsidRPr="00494E4A">
          <w:rPr>
            <w:rFonts w:ascii="Times New Roman" w:hAnsi="Times New Roman" w:cs="Times New Roman"/>
            <w:sz w:val="24"/>
            <w:szCs w:val="24"/>
          </w:rPr>
          <w:t xml:space="preserve">. The OOF framework produced notably weaker predictive performance, likely attributable to the limited dataset size, where repeated fold-based splitting reduces the effective training set per iteration and inflates variance in the meta-learner's training signal. </w:t>
        </w:r>
      </w:ins>
    </w:p>
    <w:p w14:paraId="24F6BA82" w14:textId="53A59881" w:rsidR="00D51656" w:rsidRDefault="00542A5A" w:rsidP="001A6B86">
      <w:pPr>
        <w:jc w:val="both"/>
        <w:rPr>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del w:id="710" w:author="Acaru, Silviu" w:date="2026-03-17T23:10:00Z" w16du:dateUtc="2026-03-17T22:10:00Z">
        <w:r w:rsidRPr="004D6D17">
          <w:rPr>
            <w:rFonts w:ascii="Times New Roman" w:hAnsi="Times New Roman" w:cs="Times New Roman"/>
            <w:color w:val="000000"/>
            <w:sz w:val="24"/>
            <w:szCs w:val="24"/>
          </w:rPr>
          <w:delText>we expect</w:delText>
        </w:r>
      </w:del>
      <w:ins w:id="711" w:author="Acaru, Silviu" w:date="2026-03-17T23:10:00Z" w16du:dateUtc="2026-03-17T22:10:00Z">
        <w:r w:rsidR="004E03CB" w:rsidRPr="004E03CB">
          <w:rPr>
            <w:rFonts w:ascii="Times New Roman" w:hAnsi="Times New Roman" w:cs="Times New Roman"/>
            <w:color w:val="000000"/>
            <w:sz w:val="24"/>
            <w:szCs w:val="24"/>
          </w:rPr>
          <w:t>where the validation MAE is lowest at lower estimator counts (~10) and begins to increase beyond that point,</w:t>
        </w:r>
      </w:ins>
      <w:r w:rsidR="004E03CB" w:rsidRPr="004E03CB">
        <w:rPr>
          <w:rFonts w:ascii="Times New Roman" w:hAnsi="Times New Roman" w:cs="Times New Roman"/>
          <w:color w:val="000000"/>
          <w:sz w:val="24"/>
          <w:szCs w:val="24"/>
        </w:rPr>
        <w:t xml:space="preserve"> a smaller number of base estimators </w:t>
      </w:r>
      <w:del w:id="712" w:author="Acaru, Silviu" w:date="2026-03-17T23:10:00Z" w16du:dateUtc="2026-03-17T22:10:00Z">
        <w:r w:rsidR="00BD2042" w:rsidRPr="004D6D17">
          <w:rPr>
            <w:rFonts w:ascii="Times New Roman" w:hAnsi="Times New Roman" w:cs="Times New Roman"/>
            <w:color w:val="000000"/>
            <w:sz w:val="24"/>
            <w:szCs w:val="24"/>
          </w:rPr>
          <w:delText>(</w:delText>
        </w:r>
        <w:r w:rsidR="00BD2042" w:rsidRPr="004D6D17">
          <w:rPr>
            <w:rFonts w:ascii="Times New Roman" w:hAnsi="Times New Roman" w:cs="Times New Roman"/>
            <w:i/>
            <w:color w:val="000000"/>
            <w:sz w:val="24"/>
            <w:szCs w:val="24"/>
          </w:rPr>
          <w:delText>i.e.,</w:delText>
        </w:r>
        <w:r w:rsidRPr="004D6D17">
          <w:rPr>
            <w:rFonts w:ascii="Times New Roman" w:hAnsi="Times New Roman" w:cs="Times New Roman"/>
            <w:color w:val="000000"/>
            <w:sz w:val="24"/>
            <w:szCs w:val="24"/>
          </w:rPr>
          <w:delText xml:space="preserve"> 50</w:delText>
        </w:r>
        <w:r w:rsidR="00BD2042" w:rsidRPr="004D6D17">
          <w:rPr>
            <w:rFonts w:ascii="Times New Roman" w:hAnsi="Times New Roman" w:cs="Times New Roman"/>
            <w:color w:val="000000"/>
            <w:sz w:val="24"/>
            <w:szCs w:val="24"/>
          </w:rPr>
          <w:delText xml:space="preserve">), </w:delText>
        </w:r>
      </w:del>
      <w:r w:rsidR="004E03CB" w:rsidRPr="004E03CB">
        <w:rPr>
          <w:rFonts w:ascii="Times New Roman" w:hAnsi="Times New Roman" w:cs="Times New Roman"/>
          <w:color w:val="000000"/>
          <w:sz w:val="24"/>
          <w:szCs w:val="24"/>
        </w:rPr>
        <w:t>may have sufficed</w:t>
      </w:r>
      <w:del w:id="713" w:author="Acaru, Silviu" w:date="2026-03-17T23:10:00Z" w16du:dateUtc="2026-03-17T22:10:00Z">
        <w:r w:rsidRPr="004D6D17">
          <w:rPr>
            <w:rFonts w:ascii="Times New Roman" w:hAnsi="Times New Roman" w:cs="Times New Roman"/>
            <w:color w:val="000000"/>
            <w:sz w:val="24"/>
            <w:szCs w:val="24"/>
          </w:rPr>
          <w:delText xml:space="preserve"> as well</w:delText>
        </w:r>
      </w:del>
      <w:r w:rsidR="004E03CB" w:rsidRPr="004E03CB">
        <w:rPr>
          <w:rFonts w:ascii="Times New Roman" w:hAnsi="Times New Roman" w:cs="Times New Roman"/>
          <w:color w:val="000000"/>
          <w:sz w:val="24"/>
          <w:szCs w:val="24"/>
        </w:rPr>
        <w:t>, though it should also be noted that the dataset used in the earlier study was significantly smaller, with fewer than 50 data points.</w:t>
      </w:r>
      <w:ins w:id="714" w:author="Acaru, Silviu" w:date="2026-03-17T23:10:00Z" w16du:dateUtc="2026-03-17T22:10:00Z">
        <w:r w:rsidR="004E03CB" w:rsidRPr="004E03CB">
          <w:rPr>
            <w:rFonts w:ascii="Times New Roman" w:hAnsi="Times New Roman" w:cs="Times New Roman"/>
            <w:color w:val="000000"/>
            <w:sz w:val="24"/>
            <w:szCs w:val="24"/>
          </w:rPr>
          <w:t> </w:t>
        </w:r>
      </w:ins>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 xml:space="preserve">suggests an asymptotic effect, with the MAE approaching zero. </w:t>
      </w:r>
      <w:del w:id="715" w:author="Acaru, Silviu" w:date="2026-03-17T23:10:00Z" w16du:dateUtc="2026-03-17T22:10:00Z">
        <w:r w:rsidR="00B41706" w:rsidRPr="004D6D17">
          <w:rPr>
            <w:rFonts w:ascii="Times New Roman" w:hAnsi="Times New Roman" w:cs="Times New Roman"/>
            <w:sz w:val="24"/>
            <w:szCs w:val="24"/>
          </w:rPr>
          <w:delText>However</w:delText>
        </w:r>
      </w:del>
      <w:ins w:id="716" w:author="Acaru, Silviu" w:date="2026-03-17T23:10:00Z" w16du:dateUtc="2026-03-17T22:10:00Z">
        <w:r w:rsidR="00B41706" w:rsidRPr="004D6D17">
          <w:rPr>
            <w:rFonts w:ascii="Times New Roman" w:hAnsi="Times New Roman" w:cs="Times New Roman"/>
            <w:sz w:val="24"/>
            <w:szCs w:val="24"/>
          </w:rPr>
          <w:t>However,</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validation MAE trend indicates diminishing returns and potential overfitting beyond a certain number of estimators. </w:t>
        </w:r>
        <w:r w:rsidR="004E03CB">
          <w:rPr>
            <w:rFonts w:ascii="Times New Roman" w:hAnsi="Times New Roman" w:cs="Times New Roman"/>
            <w:sz w:val="24"/>
            <w:szCs w:val="24"/>
          </w:rPr>
          <w:t>Additionally</w:t>
        </w:r>
      </w:ins>
      <w:r w:rsidR="004E03CB">
        <w:rPr>
          <w:rFonts w:ascii="Times New Roman" w:hAnsi="Times New Roman" w:cs="Times New Roman"/>
          <w:sz w:val="24"/>
          <w:szCs w:val="24"/>
        </w:rPr>
        <w:t xml:space="preserve">, </w:t>
      </w:r>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3AC659F3" w14:textId="662F08D5" w:rsidR="00C60A2F" w:rsidRPr="003D7DE8" w:rsidRDefault="00C60A2F" w:rsidP="001A6B86">
      <w:pPr>
        <w:jc w:val="both"/>
        <w:rPr>
          <w:ins w:id="717" w:author="Acaru, Silviu" w:date="2026-03-17T23:10:00Z" w16du:dateUtc="2026-03-17T22:10:00Z"/>
          <w:rFonts w:ascii="Times New Roman" w:hAnsi="Times New Roman" w:cs="Times New Roman"/>
          <w:sz w:val="24"/>
          <w:szCs w:val="24"/>
          <w:lang w:val="en-NL"/>
        </w:rPr>
      </w:pPr>
      <w:ins w:id="718" w:author="Acaru, Silviu" w:date="2026-03-17T23:10:00Z" w16du:dateUtc="2026-03-17T22:10:00Z">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719"/>
        <w:commentRangeStart w:id="720"/>
        <w:r w:rsidRPr="00C60A2F">
          <w:rPr>
            <w:rFonts w:ascii="Times New Roman" w:hAnsi="Times New Roman" w:cs="Times New Roman"/>
            <w:sz w:val="24"/>
            <w:szCs w:val="24"/>
            <w:lang w:val="en-NL"/>
          </w:rPr>
          <w:t>criterion</w:t>
        </w:r>
        <w:commentRangeEnd w:id="719"/>
        <w:r>
          <w:rPr>
            <w:rStyle w:val="CommentReference"/>
          </w:rPr>
          <w:commentReference w:id="719"/>
        </w:r>
        <w:commentRangeEnd w:id="720"/>
        <w:r>
          <w:rPr>
            <w:rStyle w:val="CommentReference"/>
          </w:rPr>
          <w:commentReference w:id="720"/>
        </w:r>
        <w:r w:rsidRPr="00C60A2F">
          <w:rPr>
            <w:rFonts w:ascii="Times New Roman" w:hAnsi="Times New Roman" w:cs="Times New Roman"/>
            <w:sz w:val="24"/>
            <w:szCs w:val="24"/>
            <w:lang w:val="en-NL"/>
          </w:rPr>
          <w:t>.</w:t>
        </w:r>
      </w:ins>
    </w:p>
    <w:p w14:paraId="7E5E4425" w14:textId="14F545D8" w:rsidR="001A6B86" w:rsidRPr="001A6B86" w:rsidRDefault="001A6B86" w:rsidP="00203A30">
      <w:pPr>
        <w:pStyle w:val="Caption"/>
        <w:keepNext/>
        <w:jc w:val="both"/>
        <w:rPr>
          <w:rFonts w:ascii="Times New Roman" w:hAnsi="Times New Roman" w:cs="Times New Roman"/>
          <w:sz w:val="24"/>
          <w:szCs w:val="24"/>
        </w:rPr>
      </w:pPr>
      <w:bookmarkStart w:id="721"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721"/>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3"/>
        <w:tblW w:w="9001" w:type="dxa"/>
        <w:tblLook w:val="04A0" w:firstRow="1" w:lastRow="0" w:firstColumn="1" w:lastColumn="0" w:noHBand="0" w:noVBand="1"/>
        <w:tblPrChange w:id="722" w:author="Acaru, Silviu" w:date="2026-03-17T23:10:00Z" w16du:dateUtc="2026-03-17T22:10:00Z">
          <w:tblPr>
            <w:tblStyle w:val="PlainTable5"/>
            <w:tblW w:w="0" w:type="auto"/>
            <w:jc w:val="center"/>
            <w:tblLook w:val="04A0" w:firstRow="1" w:lastRow="0" w:firstColumn="1" w:lastColumn="0" w:noHBand="0" w:noVBand="1"/>
          </w:tblPr>
        </w:tblPrChange>
      </w:tblPr>
      <w:tblGrid>
        <w:gridCol w:w="668"/>
        <w:gridCol w:w="588"/>
        <w:gridCol w:w="622"/>
        <w:gridCol w:w="136"/>
        <w:gridCol w:w="79"/>
        <w:gridCol w:w="444"/>
        <w:gridCol w:w="617"/>
        <w:gridCol w:w="780"/>
        <w:gridCol w:w="723"/>
        <w:gridCol w:w="672"/>
        <w:gridCol w:w="1975"/>
        <w:gridCol w:w="622"/>
        <w:gridCol w:w="495"/>
        <w:gridCol w:w="546"/>
        <w:gridCol w:w="393"/>
        <w:tblGridChange w:id="723">
          <w:tblGrid>
            <w:gridCol w:w="668"/>
            <w:gridCol w:w="588"/>
            <w:gridCol w:w="173"/>
            <w:gridCol w:w="496"/>
            <w:gridCol w:w="322"/>
            <w:gridCol w:w="290"/>
            <w:gridCol w:w="44"/>
            <w:gridCol w:w="162"/>
            <w:gridCol w:w="411"/>
            <w:gridCol w:w="17"/>
            <w:gridCol w:w="228"/>
            <w:gridCol w:w="268"/>
            <w:gridCol w:w="267"/>
            <w:gridCol w:w="55"/>
            <w:gridCol w:w="334"/>
            <w:gridCol w:w="162"/>
            <w:gridCol w:w="172"/>
            <w:gridCol w:w="256"/>
            <w:gridCol w:w="228"/>
            <w:gridCol w:w="37"/>
            <w:gridCol w:w="36"/>
            <w:gridCol w:w="115"/>
            <w:gridCol w:w="439"/>
            <w:gridCol w:w="228"/>
            <w:gridCol w:w="37"/>
            <w:gridCol w:w="554"/>
            <w:gridCol w:w="36"/>
            <w:gridCol w:w="228"/>
            <w:gridCol w:w="453"/>
            <w:gridCol w:w="92"/>
            <w:gridCol w:w="45"/>
            <w:gridCol w:w="485"/>
            <w:gridCol w:w="289"/>
            <w:gridCol w:w="36"/>
            <w:gridCol w:w="67"/>
            <w:gridCol w:w="103"/>
            <w:gridCol w:w="546"/>
            <w:gridCol w:w="36"/>
            <w:gridCol w:w="67"/>
            <w:gridCol w:w="36"/>
            <w:gridCol w:w="66"/>
            <w:gridCol w:w="188"/>
            <w:gridCol w:w="359"/>
            <w:gridCol w:w="36"/>
            <w:gridCol w:w="169"/>
          </w:tblGrid>
        </w:tblGridChange>
      </w:tblGrid>
      <w:tr w:rsidR="00964761" w:rsidRPr="001A2E09" w14:paraId="3101477B" w14:textId="77777777" w:rsidTr="008C04A9">
        <w:trPr>
          <w:cnfStyle w:val="100000000000" w:firstRow="1" w:lastRow="0" w:firstColumn="0" w:lastColumn="0" w:oddVBand="0" w:evenVBand="0" w:oddHBand="0" w:evenHBand="0" w:firstRowFirstColumn="0" w:firstRowLastColumn="0" w:lastRowFirstColumn="0" w:lastRowLastColumn="0"/>
          <w:trHeight w:val="249"/>
          <w:trPrChange w:id="724" w:author="Acaru, Silviu" w:date="2026-03-17T23:10:00Z" w16du:dateUtc="2026-03-17T22:10:00Z">
            <w:trPr>
              <w:gridAfter w:val="0"/>
              <w:trHeight w:val="288"/>
              <w:jc w:val="center"/>
            </w:trPr>
          </w:trPrChange>
        </w:trPr>
        <w:tc>
          <w:tcPr>
            <w:cnfStyle w:val="001000000100" w:firstRow="0" w:lastRow="0" w:firstColumn="1" w:lastColumn="0" w:oddVBand="0" w:evenVBand="0" w:oddHBand="0" w:evenHBand="0" w:firstRowFirstColumn="1" w:firstRowLastColumn="0" w:lastRowFirstColumn="0" w:lastRowLastColumn="0"/>
            <w:tcW w:w="0" w:type="auto"/>
            <w:noWrap/>
            <w:cellMerge w:id="725" w:author="Acaru, Silviu" w:date="2026-03-17T23:10:00Z" w:vMerge="rest"/>
            <w:tcPrChange w:id="726" w:author="Acaru, Silviu" w:date="2026-03-17T23:10:00Z" w16du:dateUtc="2026-03-17T22:10:00Z">
              <w:tcPr>
                <w:tcW w:w="0" w:type="auto"/>
                <w:gridSpan w:val="3"/>
                <w:noWrap/>
                <w:vAlign w:val="center"/>
                <w:cellMerge w:id="727" w:author="Acaru, Silviu" w:date="2026-03-17T23:10:00Z" w:vMerge="rest"/>
              </w:tcPr>
            </w:tcPrChange>
          </w:tcPr>
          <w:p w14:paraId="426FC7D9" w14:textId="77777777" w:rsidR="00964761" w:rsidRPr="001A2E09" w:rsidRDefault="00964761" w:rsidP="008C04A9">
            <w:pPr>
              <w:jc w:val="center"/>
              <w:cnfStyle w:val="101000000100" w:firstRow="1" w:lastRow="0" w:firstColumn="1" w:lastColumn="0" w:oddVBand="0" w:evenVBand="0" w:oddHBand="0" w:evenHBand="0" w:firstRowFirstColumn="1" w:firstRowLastColumn="0" w:lastRowFirstColumn="0" w:lastRowLastColumn="0"/>
              <w:rPr>
                <w:rFonts w:ascii="Times New Roman" w:hAnsi="Times New Roman"/>
                <w:b w:val="0"/>
                <w:color w:val="020817"/>
                <w:spacing w:val="6"/>
                <w:sz w:val="16"/>
                <w:lang w:val="en-NL"/>
                <w:rPrChange w:id="728" w:author="Acaru, Silviu" w:date="2026-03-17T23:10:00Z" w16du:dateUtc="2026-03-17T22:10:00Z">
                  <w:rPr>
                    <w:rFonts w:ascii="Times New Roman" w:hAnsi="Times New Roman"/>
                    <w:sz w:val="16"/>
                  </w:rPr>
                </w:rPrChange>
              </w:rPr>
            </w:pPr>
            <w:moveToRangeStart w:id="729" w:author="Acaru, Silviu" w:date="2026-03-17T23:10:00Z" w:name="move224681465"/>
            <w:moveTo w:id="730" w:author="Acaru, Silviu" w:date="2026-03-17T23:10:00Z" w16du:dateUtc="2026-03-17T22:10:00Z">
              <w:r w:rsidRPr="001A2E09">
                <w:rPr>
                  <w:rFonts w:ascii="Times New Roman" w:hAnsi="Times New Roman"/>
                  <w:b w:val="0"/>
                  <w:color w:val="020817"/>
                  <w:spacing w:val="6"/>
                  <w:sz w:val="16"/>
                  <w:lang w:val="en-NL"/>
                  <w:rPrChange w:id="731" w:author="Acaru, Silviu" w:date="2026-03-17T23:10:00Z" w16du:dateUtc="2026-03-17T22:10:00Z">
                    <w:rPr>
                      <w:rFonts w:ascii="Times New Roman" w:hAnsi="Times New Roman"/>
                      <w:sz w:val="16"/>
                    </w:rPr>
                  </w:rPrChange>
                </w:rPr>
                <w:t>Model</w:t>
              </w:r>
            </w:moveTo>
            <w:moveToRangeEnd w:id="729"/>
          </w:p>
        </w:tc>
        <w:tc>
          <w:tcPr>
            <w:tcW w:w="0" w:type="auto"/>
            <w:gridSpan w:val="6"/>
            <w:noWrap/>
            <w:tcPrChange w:id="732" w:author="Acaru, Silviu" w:date="2026-03-17T23:10:00Z" w16du:dateUtc="2026-03-17T22:10:00Z">
              <w:tcPr>
                <w:tcW w:w="0" w:type="auto"/>
                <w:gridSpan w:val="7"/>
                <w:vAlign w:val="center"/>
              </w:tcPr>
            </w:tcPrChange>
          </w:tcPr>
          <w:p w14:paraId="5552A21A" w14:textId="12D870E5" w:rsidR="00964761" w:rsidRPr="001A2E09" w:rsidRDefault="008F1643"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20817"/>
                <w:spacing w:val="6"/>
                <w:sz w:val="16"/>
                <w:lang w:val="en-NL"/>
                <w:rPrChange w:id="733" w:author="Acaru, Silviu" w:date="2026-03-17T23:10:00Z" w16du:dateUtc="2026-03-17T22:10:00Z">
                  <w:rPr>
                    <w:rFonts w:ascii="Times New Roman" w:hAnsi="Times New Roman"/>
                    <w:sz w:val="16"/>
                  </w:rPr>
                </w:rPrChange>
              </w:rPr>
            </w:pPr>
            <w:del w:id="734" w:author="Acaru, Silviu" w:date="2026-03-17T23:10:00Z" w16du:dateUtc="2026-03-17T22:10:00Z">
              <w:r w:rsidRPr="00FE401D">
                <w:rPr>
                  <w:rFonts w:ascii="Times New Roman" w:hAnsi="Times New Roman" w:cs="Times New Roman"/>
                  <w:sz w:val="16"/>
                  <w:szCs w:val="16"/>
                </w:rPr>
                <w:delText>Training</w:delText>
              </w:r>
            </w:del>
            <w:ins w:id="735" w:author="Acaru, Silviu" w:date="2026-03-17T23:10:00Z" w16du:dateUtc="2026-03-17T22:10:00Z">
              <w:r w:rsidR="00964761" w:rsidRPr="001A2E09">
                <w:rPr>
                  <w:rFonts w:ascii="Times New Roman" w:eastAsia="Times New Roman" w:hAnsi="Times New Roman" w:cs="Times New Roman"/>
                  <w:color w:val="020817"/>
                  <w:spacing w:val="6"/>
                  <w:sz w:val="16"/>
                  <w:szCs w:val="16"/>
                  <w:lang w:val="en-NL"/>
                </w:rPr>
                <w:t>R²</w:t>
              </w:r>
            </w:ins>
          </w:p>
        </w:tc>
        <w:tc>
          <w:tcPr>
            <w:tcW w:w="0" w:type="auto"/>
            <w:gridSpan w:val="3"/>
            <w:noWrap/>
            <w:tcPrChange w:id="736" w:author="Acaru, Silviu" w:date="2026-03-17T23:10:00Z" w16du:dateUtc="2026-03-17T22:10:00Z">
              <w:tcPr>
                <w:tcW w:w="0" w:type="auto"/>
                <w:gridSpan w:val="8"/>
                <w:noWrap/>
                <w:vAlign w:val="center"/>
              </w:tcPr>
            </w:tcPrChange>
          </w:tcPr>
          <w:p w14:paraId="5E21AA37" w14:textId="146FC77A"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20817"/>
                <w:spacing w:val="6"/>
                <w:sz w:val="16"/>
                <w:lang w:val="en-NL"/>
                <w:rPrChange w:id="737" w:author="Acaru, Silviu" w:date="2026-03-17T23:10:00Z" w16du:dateUtc="2026-03-17T22:10:00Z">
                  <w:rPr>
                    <w:rFonts w:ascii="Times New Roman" w:hAnsi="Times New Roman"/>
                    <w:sz w:val="16"/>
                  </w:rPr>
                </w:rPrChange>
              </w:rPr>
            </w:pPr>
            <w:ins w:id="738" w:author="Acaru, Silviu" w:date="2026-03-17T23:10:00Z" w16du:dateUtc="2026-03-17T22:10:00Z">
              <w:r w:rsidRPr="001A2E09">
                <w:rPr>
                  <w:rFonts w:ascii="Times New Roman" w:eastAsia="Times New Roman" w:hAnsi="Times New Roman" w:cs="Times New Roman"/>
                  <w:color w:val="020817"/>
                  <w:spacing w:val="6"/>
                  <w:sz w:val="16"/>
                  <w:szCs w:val="16"/>
                  <w:lang w:val="en-NL"/>
                </w:rPr>
                <w:t>MSE</w:t>
              </w:r>
            </w:ins>
            <w:moveFromRangeStart w:id="739" w:author="Acaru, Silviu" w:date="2026-03-17T23:10:00Z" w:name="move224681466"/>
            <w:moveFrom w:id="740" w:author="Acaru, Silviu" w:date="2026-03-17T23:10:00Z" w16du:dateUtc="2026-03-17T22:10:00Z">
              <w:r w:rsidR="0047525F" w:rsidRPr="00B40098">
                <w:rPr>
                  <w:rFonts w:ascii="Times New Roman" w:hAnsi="Times New Roman" w:cs="Times New Roman"/>
                  <w:color w:val="020817"/>
                  <w:spacing w:val="6"/>
                  <w:sz w:val="16"/>
                  <w:szCs w:val="16"/>
                </w:rPr>
                <w:t>Validation</w:t>
              </w:r>
            </w:moveFrom>
            <w:moveFromRangeEnd w:id="739"/>
          </w:p>
        </w:tc>
        <w:tc>
          <w:tcPr>
            <w:tcW w:w="0" w:type="auto"/>
            <w:gridSpan w:val="5"/>
            <w:noWrap/>
            <w:tcPrChange w:id="741" w:author="Acaru, Silviu" w:date="2026-03-17T23:10:00Z" w16du:dateUtc="2026-03-17T22:10:00Z">
              <w:tcPr>
                <w:tcW w:w="0" w:type="auto"/>
                <w:gridSpan w:val="12"/>
                <w:vAlign w:val="center"/>
              </w:tcPr>
            </w:tcPrChange>
          </w:tcPr>
          <w:p w14:paraId="4C8BF9F7" w14:textId="1F445556" w:rsidR="00964761" w:rsidRPr="001A2E09" w:rsidRDefault="008F1643"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20817"/>
                <w:spacing w:val="6"/>
                <w:sz w:val="16"/>
                <w:lang w:val="en-NL"/>
                <w:rPrChange w:id="742" w:author="Acaru, Silviu" w:date="2026-03-17T23:10:00Z" w16du:dateUtc="2026-03-17T22:10:00Z">
                  <w:rPr>
                    <w:rFonts w:ascii="Times New Roman" w:hAnsi="Times New Roman"/>
                    <w:sz w:val="16"/>
                  </w:rPr>
                </w:rPrChange>
              </w:rPr>
            </w:pPr>
            <w:del w:id="743" w:author="Acaru, Silviu" w:date="2026-03-17T23:10:00Z" w16du:dateUtc="2026-03-17T22:10:00Z">
              <w:r w:rsidRPr="00FE401D">
                <w:rPr>
                  <w:rFonts w:ascii="Times New Roman" w:hAnsi="Times New Roman" w:cs="Times New Roman"/>
                  <w:sz w:val="16"/>
                  <w:szCs w:val="16"/>
                </w:rPr>
                <w:delText>Generalizability</w:delText>
              </w:r>
            </w:del>
            <w:ins w:id="744" w:author="Acaru, Silviu" w:date="2026-03-17T23:10:00Z" w16du:dateUtc="2026-03-17T22:10:00Z">
              <w:r w:rsidR="00964761" w:rsidRPr="001A2E09">
                <w:rPr>
                  <w:rFonts w:ascii="Times New Roman" w:eastAsia="Times New Roman" w:hAnsi="Times New Roman" w:cs="Times New Roman"/>
                  <w:color w:val="020817"/>
                  <w:spacing w:val="6"/>
                  <w:sz w:val="16"/>
                  <w:szCs w:val="16"/>
                  <w:lang w:val="en-NL"/>
                </w:rPr>
                <w:t>MAE</w:t>
              </w:r>
            </w:ins>
          </w:p>
        </w:tc>
      </w:tr>
      <w:tr w:rsidR="0044513A" w:rsidRPr="001A2E09" w14:paraId="7E0F757E" w14:textId="77777777" w:rsidTr="008C04A9">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noWrap/>
            <w:cellMerge w:id="745" w:author="Acaru, Silviu" w:date="2026-03-17T23:10:00Z" w:vMerge="cont"/>
            <w:hideMark/>
          </w:tcPr>
          <w:p w14:paraId="19200FDB" w14:textId="1B8A78B2" w:rsidR="00964761" w:rsidRPr="001A2E09" w:rsidRDefault="008F1643" w:rsidP="008C04A9">
            <w:pPr>
              <w:jc w:val="center"/>
              <w:rPr>
                <w:rFonts w:ascii="Times New Roman" w:hAnsi="Times New Roman"/>
                <w:color w:val="020817"/>
                <w:spacing w:val="6"/>
                <w:sz w:val="16"/>
                <w:lang w:val="en-NL"/>
                <w:rPrChange w:id="746" w:author="Acaru, Silviu" w:date="2026-03-17T23:10:00Z" w16du:dateUtc="2026-03-17T22:10:00Z">
                  <w:rPr>
                    <w:rFonts w:ascii="Times New Roman" w:hAnsi="Times New Roman"/>
                    <w:sz w:val="16"/>
                  </w:rPr>
                </w:rPrChange>
              </w:rPr>
              <w:pPrChange w:id="747" w:author="Acaru, Silviu" w:date="2026-03-17T23:10:00Z" w16du:dateUtc="2026-03-17T22:10:00Z">
                <w:pPr/>
              </w:pPrChange>
            </w:pPr>
            <w:del w:id="748" w:author="Acaru, Silviu" w:date="2026-03-17T23:10:00Z" w16du:dateUtc="2026-03-17T22:10:00Z">
              <w:r w:rsidRPr="00FE401D">
                <w:rPr>
                  <w:rFonts w:ascii="Times New Roman" w:hAnsi="Times New Roman" w:cs="Times New Roman"/>
                  <w:sz w:val="16"/>
                  <w:szCs w:val="16"/>
                </w:rPr>
                <w:delText>Model</w:delText>
              </w:r>
            </w:del>
          </w:p>
        </w:tc>
        <w:tc>
          <w:tcPr>
            <w:tcW w:w="0" w:type="auto"/>
            <w:noWrap/>
            <w:hideMark/>
          </w:tcPr>
          <w:p w14:paraId="7E0CF3AF" w14:textId="2A44FDD6" w:rsidR="00964761" w:rsidRPr="001A2E09" w:rsidRDefault="008F1643"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aps/>
                <w:color w:val="020817"/>
                <w:spacing w:val="6"/>
                <w:sz w:val="16"/>
                <w:lang w:val="en-NL"/>
                <w:rPrChange w:id="749" w:author="Acaru, Silviu" w:date="2026-03-17T23:10:00Z" w16du:dateUtc="2026-03-17T22:10:00Z">
                  <w:rPr>
                    <w:rFonts w:ascii="Times New Roman" w:hAnsi="Times New Roman"/>
                    <w:b/>
                    <w:sz w:val="16"/>
                  </w:rPr>
                </w:rPrChange>
              </w:rPr>
            </w:pPr>
            <w:del w:id="750" w:author="Acaru, Silviu" w:date="2026-03-17T23:10:00Z" w16du:dateUtc="2026-03-17T22:10:00Z">
              <w:r w:rsidRPr="00FE401D">
                <w:rPr>
                  <w:rFonts w:ascii="Times New Roman" w:hAnsi="Times New Roman" w:cs="Times New Roman"/>
                  <w:b/>
                  <w:sz w:val="16"/>
                  <w:szCs w:val="16"/>
                </w:rPr>
                <w:delText>R</w:delText>
              </w:r>
              <w:r w:rsidRPr="00FE401D">
                <w:rPr>
                  <w:rFonts w:ascii="Times New Roman" w:hAnsi="Times New Roman" w:cs="Times New Roman"/>
                  <w:b/>
                  <w:sz w:val="16"/>
                  <w:szCs w:val="16"/>
                  <w:vertAlign w:val="superscript"/>
                </w:rPr>
                <w:delText>2</w:delText>
              </w:r>
            </w:del>
            <w:ins w:id="751" w:author="Acaru, Silviu" w:date="2026-03-17T23:10:00Z" w16du:dateUtc="2026-03-17T22:10:00Z">
              <w:r w:rsidR="00964761" w:rsidRPr="001A2E09">
                <w:rPr>
                  <w:rFonts w:ascii="Times New Roman" w:eastAsia="Times New Roman" w:hAnsi="Times New Roman" w:cs="Times New Roman"/>
                  <w:b/>
                  <w:bCs/>
                  <w:color w:val="020817"/>
                  <w:spacing w:val="6"/>
                  <w:sz w:val="16"/>
                  <w:szCs w:val="16"/>
                  <w:lang w:val="en-NL"/>
                </w:rPr>
                <w:t>Train</w:t>
              </w:r>
            </w:ins>
          </w:p>
        </w:tc>
        <w:tc>
          <w:tcPr>
            <w:tcW w:w="0" w:type="auto"/>
            <w:gridSpan w:val="4"/>
          </w:tcPr>
          <w:p w14:paraId="51ED8A71" w14:textId="33CAC4EC" w:rsidR="00964761" w:rsidRPr="001A2E09" w:rsidRDefault="008F1643"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20817"/>
                <w:spacing w:val="6"/>
                <w:sz w:val="16"/>
                <w:lang w:val="en-NL"/>
                <w:rPrChange w:id="752" w:author="Acaru, Silviu" w:date="2026-03-17T23:10:00Z" w16du:dateUtc="2026-03-17T22:10:00Z">
                  <w:rPr>
                    <w:rFonts w:ascii="Times New Roman" w:hAnsi="Times New Roman"/>
                    <w:b/>
                    <w:sz w:val="16"/>
                  </w:rPr>
                </w:rPrChange>
              </w:rPr>
            </w:pPr>
            <w:del w:id="753" w:author="Acaru, Silviu" w:date="2026-03-17T23:10:00Z" w16du:dateUtc="2026-03-17T22:10:00Z">
              <w:r w:rsidRPr="00FE401D">
                <w:rPr>
                  <w:rFonts w:ascii="Times New Roman" w:hAnsi="Times New Roman" w:cs="Times New Roman"/>
                  <w:b/>
                  <w:sz w:val="16"/>
                  <w:szCs w:val="16"/>
                </w:rPr>
                <w:delText>MSE</w:delText>
              </w:r>
            </w:del>
            <w:ins w:id="754" w:author="Acaru, Silviu" w:date="2026-03-17T23:10:00Z" w16du:dateUtc="2026-03-17T22:10:00Z">
              <w:r w:rsidR="00964761" w:rsidRPr="001A2E09">
                <w:rPr>
                  <w:rFonts w:ascii="Times New Roman" w:eastAsia="Times New Roman" w:hAnsi="Times New Roman" w:cs="Times New Roman"/>
                  <w:b/>
                  <w:bCs/>
                  <w:color w:val="020817"/>
                  <w:spacing w:val="6"/>
                  <w:sz w:val="16"/>
                  <w:szCs w:val="16"/>
                  <w:lang w:val="en-NL"/>
                </w:rPr>
                <w:t>Test</w:t>
              </w:r>
            </w:ins>
          </w:p>
        </w:tc>
        <w:tc>
          <w:tcPr>
            <w:tcW w:w="0" w:type="auto"/>
          </w:tcPr>
          <w:p w14:paraId="20E4F349" w14:textId="04F164D5" w:rsidR="00964761" w:rsidRPr="001A2E09" w:rsidRDefault="008F1643"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20817"/>
                <w:spacing w:val="6"/>
                <w:sz w:val="16"/>
                <w:lang w:val="en-NL"/>
                <w:rPrChange w:id="755" w:author="Acaru, Silviu" w:date="2026-03-17T23:10:00Z" w16du:dateUtc="2026-03-17T22:10:00Z">
                  <w:rPr>
                    <w:rFonts w:ascii="Times New Roman" w:hAnsi="Times New Roman"/>
                    <w:b/>
                    <w:sz w:val="16"/>
                  </w:rPr>
                </w:rPrChange>
              </w:rPr>
            </w:pPr>
            <w:del w:id="756" w:author="Acaru, Silviu" w:date="2026-03-17T23:10:00Z" w16du:dateUtc="2026-03-17T22:10:00Z">
              <w:r w:rsidRPr="00FE401D">
                <w:rPr>
                  <w:rFonts w:ascii="Times New Roman" w:hAnsi="Times New Roman" w:cs="Times New Roman"/>
                  <w:b/>
                  <w:sz w:val="16"/>
                  <w:szCs w:val="16"/>
                </w:rPr>
                <w:delText>MAE</w:delText>
              </w:r>
            </w:del>
            <w:ins w:id="757" w:author="Acaru, Silviu" w:date="2026-03-17T23:10:00Z" w16du:dateUtc="2026-03-17T22:10:00Z">
              <w:r w:rsidR="00964761" w:rsidRPr="001A2E09">
                <w:rPr>
                  <w:rFonts w:ascii="Times New Roman" w:eastAsia="Times New Roman" w:hAnsi="Times New Roman" w:cs="Times New Roman"/>
                  <w:b/>
                  <w:bCs/>
                  <w:color w:val="020817"/>
                  <w:spacing w:val="6"/>
                  <w:sz w:val="16"/>
                  <w:szCs w:val="16"/>
                  <w:lang w:val="en-NL"/>
                </w:rPr>
                <w:t>Val</w:t>
              </w:r>
            </w:ins>
          </w:p>
        </w:tc>
        <w:tc>
          <w:tcPr>
            <w:tcW w:w="0" w:type="auto"/>
            <w:noWrap/>
            <w:hideMark/>
          </w:tcPr>
          <w:p w14:paraId="0A55F005" w14:textId="3BB603B7" w:rsidR="00964761" w:rsidRPr="001A2E09" w:rsidRDefault="008F1643"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aps/>
                <w:color w:val="020817"/>
                <w:spacing w:val="6"/>
                <w:sz w:val="16"/>
                <w:lang w:val="en-NL"/>
                <w:rPrChange w:id="758" w:author="Acaru, Silviu" w:date="2026-03-17T23:10:00Z" w16du:dateUtc="2026-03-17T22:10:00Z">
                  <w:rPr>
                    <w:rFonts w:ascii="Times New Roman" w:hAnsi="Times New Roman"/>
                    <w:b/>
                    <w:sz w:val="16"/>
                  </w:rPr>
                </w:rPrChange>
              </w:rPr>
            </w:pPr>
            <w:del w:id="759" w:author="Acaru, Silviu" w:date="2026-03-17T23:10:00Z" w16du:dateUtc="2026-03-17T22:10:00Z">
              <w:r w:rsidRPr="00FE401D">
                <w:rPr>
                  <w:rFonts w:ascii="Times New Roman" w:hAnsi="Times New Roman" w:cs="Times New Roman"/>
                  <w:b/>
                  <w:sz w:val="16"/>
                  <w:szCs w:val="16"/>
                </w:rPr>
                <w:delText>R</w:delText>
              </w:r>
              <w:r w:rsidRPr="00FE401D">
                <w:rPr>
                  <w:rFonts w:ascii="Times New Roman" w:hAnsi="Times New Roman" w:cs="Times New Roman"/>
                  <w:b/>
                  <w:sz w:val="16"/>
                  <w:szCs w:val="16"/>
                  <w:vertAlign w:val="superscript"/>
                </w:rPr>
                <w:delText>2</w:delText>
              </w:r>
            </w:del>
            <w:ins w:id="760" w:author="Acaru, Silviu" w:date="2026-03-17T23:10:00Z" w16du:dateUtc="2026-03-17T22:10:00Z">
              <w:r w:rsidR="00964761" w:rsidRPr="001A2E09">
                <w:rPr>
                  <w:rFonts w:ascii="Times New Roman" w:eastAsia="Times New Roman" w:hAnsi="Times New Roman" w:cs="Times New Roman"/>
                  <w:b/>
                  <w:bCs/>
                  <w:color w:val="020817"/>
                  <w:spacing w:val="6"/>
                  <w:sz w:val="16"/>
                  <w:szCs w:val="16"/>
                  <w:lang w:val="en-NL"/>
                </w:rPr>
                <w:t>Train</w:t>
              </w:r>
            </w:ins>
          </w:p>
        </w:tc>
        <w:tc>
          <w:tcPr>
            <w:tcW w:w="0" w:type="auto"/>
          </w:tcPr>
          <w:p w14:paraId="1DE5A1A5" w14:textId="50B95022" w:rsidR="00964761" w:rsidRPr="001A2E09" w:rsidRDefault="008F1643"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20817"/>
                <w:spacing w:val="6"/>
                <w:sz w:val="16"/>
                <w:lang w:val="en-NL"/>
                <w:rPrChange w:id="761" w:author="Acaru, Silviu" w:date="2026-03-17T23:10:00Z" w16du:dateUtc="2026-03-17T22:10:00Z">
                  <w:rPr>
                    <w:rFonts w:ascii="Times New Roman" w:hAnsi="Times New Roman"/>
                    <w:b/>
                    <w:sz w:val="16"/>
                  </w:rPr>
                </w:rPrChange>
              </w:rPr>
            </w:pPr>
            <w:del w:id="762" w:author="Acaru, Silviu" w:date="2026-03-17T23:10:00Z" w16du:dateUtc="2026-03-17T22:10:00Z">
              <w:r w:rsidRPr="00FE401D">
                <w:rPr>
                  <w:rFonts w:ascii="Times New Roman" w:hAnsi="Times New Roman" w:cs="Times New Roman"/>
                  <w:b/>
                  <w:sz w:val="16"/>
                  <w:szCs w:val="16"/>
                </w:rPr>
                <w:delText>MSE</w:delText>
              </w:r>
            </w:del>
            <w:ins w:id="763" w:author="Acaru, Silviu" w:date="2026-03-17T23:10:00Z" w16du:dateUtc="2026-03-17T22:10:00Z">
              <w:r w:rsidR="00964761" w:rsidRPr="001A2E09">
                <w:rPr>
                  <w:rFonts w:ascii="Times New Roman" w:eastAsia="Times New Roman" w:hAnsi="Times New Roman" w:cs="Times New Roman"/>
                  <w:b/>
                  <w:bCs/>
                  <w:color w:val="020817"/>
                  <w:spacing w:val="6"/>
                  <w:sz w:val="16"/>
                  <w:szCs w:val="16"/>
                  <w:lang w:val="en-NL"/>
                </w:rPr>
                <w:t>Test</w:t>
              </w:r>
            </w:ins>
          </w:p>
        </w:tc>
        <w:tc>
          <w:tcPr>
            <w:tcW w:w="0" w:type="auto"/>
          </w:tcPr>
          <w:p w14:paraId="0D7708C4" w14:textId="7043FB38" w:rsidR="00964761" w:rsidRPr="001A2E09" w:rsidRDefault="008F1643"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20817"/>
                <w:spacing w:val="6"/>
                <w:sz w:val="16"/>
                <w:lang w:val="en-NL"/>
                <w:rPrChange w:id="764" w:author="Acaru, Silviu" w:date="2026-03-17T23:10:00Z" w16du:dateUtc="2026-03-17T22:10:00Z">
                  <w:rPr>
                    <w:rFonts w:ascii="Times New Roman" w:hAnsi="Times New Roman"/>
                    <w:b/>
                    <w:sz w:val="16"/>
                  </w:rPr>
                </w:rPrChange>
              </w:rPr>
            </w:pPr>
            <w:del w:id="765" w:author="Acaru, Silviu" w:date="2026-03-17T23:10:00Z" w16du:dateUtc="2026-03-17T22:10:00Z">
              <w:r w:rsidRPr="00FE401D">
                <w:rPr>
                  <w:rFonts w:ascii="Times New Roman" w:hAnsi="Times New Roman" w:cs="Times New Roman"/>
                  <w:b/>
                  <w:sz w:val="16"/>
                  <w:szCs w:val="16"/>
                </w:rPr>
                <w:delText>MAE</w:delText>
              </w:r>
            </w:del>
            <w:ins w:id="766" w:author="Acaru, Silviu" w:date="2026-03-17T23:10:00Z" w16du:dateUtc="2026-03-17T22:10:00Z">
              <w:r w:rsidR="00964761" w:rsidRPr="001A2E09">
                <w:rPr>
                  <w:rFonts w:ascii="Times New Roman" w:eastAsia="Times New Roman" w:hAnsi="Times New Roman" w:cs="Times New Roman"/>
                  <w:b/>
                  <w:bCs/>
                  <w:color w:val="020817"/>
                  <w:spacing w:val="6"/>
                  <w:sz w:val="16"/>
                  <w:szCs w:val="16"/>
                  <w:lang w:val="en-NL"/>
                </w:rPr>
                <w:t>Val</w:t>
              </w:r>
            </w:ins>
          </w:p>
        </w:tc>
        <w:tc>
          <w:tcPr>
            <w:tcW w:w="0" w:type="auto"/>
            <w:noWrap/>
            <w:hideMark/>
          </w:tcPr>
          <w:p w14:paraId="2A98082B" w14:textId="38D2FA9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aps/>
                <w:color w:val="020817"/>
                <w:spacing w:val="6"/>
                <w:sz w:val="16"/>
                <w:lang w:val="en-NL"/>
                <w:rPrChange w:id="767" w:author="Acaru, Silviu" w:date="2026-03-17T23:10:00Z" w16du:dateUtc="2026-03-17T22:10:00Z">
                  <w:rPr>
                    <w:rFonts w:ascii="Times New Roman" w:hAnsi="Times New Roman"/>
                    <w:b/>
                    <w:sz w:val="16"/>
                  </w:rPr>
                </w:rPrChange>
              </w:rPr>
            </w:pPr>
            <w:ins w:id="768" w:author="Acaru, Silviu" w:date="2026-03-17T23:10:00Z" w16du:dateUtc="2026-03-17T22:10:00Z">
              <w:r w:rsidRPr="001A2E09">
                <w:rPr>
                  <w:rFonts w:ascii="Times New Roman" w:eastAsia="Times New Roman" w:hAnsi="Times New Roman" w:cs="Times New Roman"/>
                  <w:b/>
                  <w:bCs/>
                  <w:color w:val="020817"/>
                  <w:spacing w:val="6"/>
                  <w:sz w:val="16"/>
                  <w:szCs w:val="16"/>
                  <w:lang w:val="en-NL"/>
                </w:rPr>
                <w:t>Train</w:t>
              </w:r>
            </w:ins>
            <w:moveFromRangeStart w:id="769" w:author="Acaru, Silviu" w:date="2026-03-17T23:10:00Z" w:name="move224681467"/>
            <w:moveFrom w:id="770" w:author="Acaru, Silviu" w:date="2026-03-17T23:10:00Z" w16du:dateUtc="2026-03-17T22:10:00Z">
              <w:r w:rsidR="0047525F" w:rsidRPr="00B40098">
                <w:rPr>
                  <w:rFonts w:ascii="Times New Roman" w:hAnsi="Times New Roman" w:cs="Times New Roman"/>
                  <w:b/>
                  <w:bCs/>
                  <w:color w:val="020817"/>
                  <w:spacing w:val="6"/>
                  <w:sz w:val="16"/>
                  <w:szCs w:val="16"/>
                </w:rPr>
                <w:t>Validation</w:t>
              </w:r>
            </w:moveFrom>
            <w:moveFromRangeEnd w:id="769"/>
            <w:del w:id="771" w:author="Acaru, Silviu" w:date="2026-03-17T23:10:00Z" w16du:dateUtc="2026-03-17T22:10:00Z">
              <w:r w:rsidR="008F1643" w:rsidRPr="00FE401D">
                <w:rPr>
                  <w:rFonts w:ascii="Times New Roman" w:hAnsi="Times New Roman" w:cs="Times New Roman"/>
                  <w:b/>
                  <w:sz w:val="16"/>
                  <w:szCs w:val="16"/>
                </w:rPr>
                <w:delText xml:space="preserve"> MAE – </w:delText>
              </w:r>
              <w:r w:rsidR="008F1643" w:rsidRPr="00FE401D">
                <w:rPr>
                  <w:rFonts w:ascii="Times New Roman" w:hAnsi="Times New Roman" w:cs="Times New Roman"/>
                  <w:b/>
                  <w:i/>
                  <w:sz w:val="16"/>
                  <w:szCs w:val="16"/>
                </w:rPr>
                <w:delText>Training</w:delText>
              </w:r>
              <w:r w:rsidR="008F1643" w:rsidRPr="00FE401D">
                <w:rPr>
                  <w:rFonts w:ascii="Times New Roman" w:hAnsi="Times New Roman" w:cs="Times New Roman"/>
                  <w:b/>
                  <w:sz w:val="16"/>
                  <w:szCs w:val="16"/>
                </w:rPr>
                <w:delText xml:space="preserve"> MAE</w:delText>
              </w:r>
            </w:del>
          </w:p>
        </w:tc>
        <w:tc>
          <w:tcPr>
            <w:tcW w:w="0" w:type="auto"/>
            <w:gridSpan w:val="2"/>
            <w:noWrap/>
            <w:cellIns w:id="772" w:author="Acaru, Silviu" w:date="2026-03-17T23:10:00Z"/>
            <w:hideMark/>
          </w:tcPr>
          <w:p w14:paraId="257E1F9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ins w:id="773" w:author="Acaru, Silviu" w:date="2026-03-17T23:10:00Z" w16du:dateUtc="2026-03-17T22:10:00Z">
              <w:r w:rsidRPr="001A2E09">
                <w:rPr>
                  <w:rFonts w:ascii="Times New Roman" w:eastAsia="Times New Roman" w:hAnsi="Times New Roman" w:cs="Times New Roman"/>
                  <w:b/>
                  <w:bCs/>
                  <w:color w:val="020817"/>
                  <w:spacing w:val="6"/>
                  <w:sz w:val="16"/>
                  <w:szCs w:val="16"/>
                  <w:lang w:val="en-NL"/>
                </w:rPr>
                <w:t>Val</w:t>
              </w:r>
            </w:ins>
          </w:p>
        </w:tc>
        <w:tc>
          <w:tcPr>
            <w:tcW w:w="0" w:type="auto"/>
            <w:gridSpan w:val="2"/>
            <w:noWrap/>
            <w:cellIns w:id="774" w:author="Acaru, Silviu" w:date="2026-03-17T23:10:00Z"/>
            <w:hideMark/>
          </w:tcPr>
          <w:p w14:paraId="728F49C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ins w:id="775" w:author="Acaru, Silviu" w:date="2026-03-17T23:10:00Z" w16du:dateUtc="2026-03-17T22:10:00Z">
              <w:r w:rsidRPr="001A2E09">
                <w:rPr>
                  <w:rFonts w:ascii="Times New Roman" w:eastAsia="Times New Roman" w:hAnsi="Times New Roman" w:cs="Times New Roman"/>
                  <w:b/>
                  <w:bCs/>
                  <w:color w:val="020817"/>
                  <w:spacing w:val="6"/>
                  <w:sz w:val="16"/>
                  <w:szCs w:val="16"/>
                  <w:lang w:val="en-NL"/>
                </w:rPr>
                <w:t>Test</w:t>
              </w:r>
            </w:ins>
          </w:p>
        </w:tc>
      </w:tr>
      <w:tr w:rsidR="00964761" w:rsidRPr="001A2E09" w14:paraId="20F2169A" w14:textId="77777777" w:rsidTr="008C04A9">
        <w:trPr>
          <w:trHeight w:val="261"/>
          <w:trPrChange w:id="776" w:author="Acaru, Silviu" w:date="2026-03-17T23:10:00Z" w16du:dateUtc="2026-03-17T22:10:00Z">
            <w:trPr>
              <w:gridAfter w:val="0"/>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777" w:author="Acaru, Silviu" w:date="2026-03-17T23:10:00Z" w16du:dateUtc="2026-03-17T22:10:00Z">
              <w:tcPr>
                <w:tcW w:w="0" w:type="auto"/>
                <w:gridSpan w:val="3"/>
                <w:noWrap/>
                <w:vAlign w:val="center"/>
                <w:hideMark/>
              </w:tcPr>
            </w:tcPrChange>
          </w:tcPr>
          <w:p w14:paraId="321B672C" w14:textId="15A0F5B7" w:rsidR="00964761" w:rsidRPr="001A2E09" w:rsidRDefault="00964761" w:rsidP="008C04A9">
            <w:pPr>
              <w:jc w:val="center"/>
              <w:rPr>
                <w:rFonts w:ascii="Times New Roman" w:hAnsi="Times New Roman"/>
                <w:color w:val="020817"/>
                <w:sz w:val="16"/>
                <w:lang w:val="en-NL"/>
                <w:rPrChange w:id="778" w:author="Acaru, Silviu" w:date="2026-03-17T23:10:00Z" w16du:dateUtc="2026-03-17T22:10:00Z">
                  <w:rPr>
                    <w:rFonts w:ascii="Times New Roman" w:hAnsi="Times New Roman"/>
                    <w:sz w:val="16"/>
                  </w:rPr>
                </w:rPrChange>
              </w:rPr>
              <w:pPrChange w:id="779" w:author="Acaru, Silviu" w:date="2026-03-17T23:10:00Z" w16du:dateUtc="2026-03-17T22:10:00Z">
                <w:pPr/>
              </w:pPrChange>
            </w:pPr>
            <w:r w:rsidRPr="001A2E09">
              <w:rPr>
                <w:rFonts w:ascii="Times New Roman" w:hAnsi="Times New Roman"/>
                <w:caps w:val="0"/>
                <w:color w:val="020817"/>
                <w:sz w:val="16"/>
                <w:bdr w:val="single" w:sz="2" w:space="0" w:color="E2E8F0" w:frame="1"/>
                <w:lang w:val="en-NL"/>
                <w:rPrChange w:id="780" w:author="Acaru, Silviu" w:date="2026-03-17T23:10:00Z" w16du:dateUtc="2026-03-17T22:10:00Z">
                  <w:rPr>
                    <w:rFonts w:ascii="Times New Roman" w:hAnsi="Times New Roman"/>
                    <w:sz w:val="16"/>
                  </w:rPr>
                </w:rPrChange>
              </w:rPr>
              <w:t>G</w:t>
            </w:r>
            <w:r>
              <w:rPr>
                <w:rFonts w:ascii="Times New Roman" w:hAnsi="Times New Roman"/>
                <w:caps w:val="0"/>
                <w:color w:val="020817"/>
                <w:sz w:val="16"/>
                <w:bdr w:val="single" w:sz="2" w:space="0" w:color="E2E8F0" w:frame="1"/>
                <w:lang w:val="en-NL"/>
                <w:rPrChange w:id="781" w:author="Acaru, Silviu" w:date="2026-03-17T23:10:00Z" w16du:dateUtc="2026-03-17T22:10:00Z">
                  <w:rPr>
                    <w:rFonts w:ascii="Times New Roman" w:hAnsi="Times New Roman"/>
                    <w:sz w:val="16"/>
                  </w:rPr>
                </w:rPrChange>
              </w:rPr>
              <w:t>BR</w:t>
            </w:r>
          </w:p>
        </w:tc>
        <w:tc>
          <w:tcPr>
            <w:tcW w:w="0" w:type="auto"/>
            <w:hideMark/>
            <w:tcPrChange w:id="782" w:author="Acaru, Silviu" w:date="2026-03-17T23:10:00Z" w16du:dateUtc="2026-03-17T22:10:00Z">
              <w:tcPr>
                <w:tcW w:w="0" w:type="auto"/>
                <w:vAlign w:val="center"/>
                <w:hideMark/>
              </w:tcPr>
            </w:tcPrChange>
          </w:tcPr>
          <w:p w14:paraId="6051DB53" w14:textId="10E44BA6"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783" w:author="Acaru, Silviu" w:date="2026-03-17T23:10:00Z" w16du:dateUtc="2026-03-17T22:10:00Z">
                  <w:rPr>
                    <w:rFonts w:ascii="Times New Roman" w:hAnsi="Times New Roman"/>
                    <w:sz w:val="16"/>
                  </w:rPr>
                </w:rPrChange>
              </w:rPr>
            </w:pPr>
            <w:r>
              <w:rPr>
                <w:rFonts w:ascii="Times New Roman" w:hAnsi="Times New Roman"/>
                <w:color w:val="020817"/>
                <w:sz w:val="16"/>
                <w:lang w:val="en-NL"/>
                <w:rPrChange w:id="784" w:author="Acaru, Silviu" w:date="2026-03-17T23:10:00Z" w16du:dateUtc="2026-03-17T22:10:00Z">
                  <w:rPr>
                    <w:rFonts w:ascii="Times New Roman" w:hAnsi="Times New Roman"/>
                    <w:sz w:val="16"/>
                  </w:rPr>
                </w:rPrChange>
              </w:rPr>
              <w:t>0.</w:t>
            </w:r>
            <w:del w:id="785" w:author="Acaru, Silviu" w:date="2026-03-17T23:10:00Z" w16du:dateUtc="2026-03-17T22:10:00Z">
              <w:r w:rsidR="00E2164C" w:rsidRPr="00E2164C">
                <w:rPr>
                  <w:rFonts w:ascii="Times New Roman" w:hAnsi="Times New Roman" w:cs="Times New Roman"/>
                  <w:sz w:val="16"/>
                  <w:szCs w:val="16"/>
                </w:rPr>
                <w:delText>99</w:delText>
              </w:r>
            </w:del>
            <w:ins w:id="786" w:author="Acaru, Silviu" w:date="2026-03-17T23:10:00Z" w16du:dateUtc="2026-03-17T22:10:00Z">
              <w:r>
                <w:rPr>
                  <w:rFonts w:ascii="Times New Roman" w:eastAsia="Times New Roman" w:hAnsi="Times New Roman" w:cs="Times New Roman"/>
                  <w:color w:val="020817"/>
                  <w:sz w:val="16"/>
                  <w:szCs w:val="16"/>
                  <w:lang w:val="en-NL"/>
                </w:rPr>
                <w:t>81</w:t>
              </w:r>
            </w:ins>
          </w:p>
        </w:tc>
        <w:tc>
          <w:tcPr>
            <w:tcW w:w="0" w:type="auto"/>
            <w:gridSpan w:val="2"/>
            <w:tcPrChange w:id="787" w:author="Acaru, Silviu" w:date="2026-03-17T23:10:00Z" w16du:dateUtc="2026-03-17T22:10:00Z">
              <w:tcPr>
                <w:tcW w:w="0" w:type="auto"/>
                <w:gridSpan w:val="3"/>
                <w:vAlign w:val="center"/>
              </w:tcPr>
            </w:tcPrChange>
          </w:tcPr>
          <w:p w14:paraId="3F57DEE9" w14:textId="2136DC26"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bdr w:val="single" w:sz="2" w:space="0" w:color="E2E8F0" w:frame="1"/>
                <w:lang w:val="en-NL"/>
                <w:rPrChange w:id="788" w:author="Acaru, Silviu" w:date="2026-03-17T23:10:00Z" w16du:dateUtc="2026-03-17T22:10:00Z">
                  <w:rPr>
                    <w:rFonts w:ascii="Times New Roman" w:hAnsi="Times New Roman"/>
                    <w:sz w:val="16"/>
                  </w:rPr>
                </w:rPrChange>
              </w:rPr>
            </w:pPr>
            <w:del w:id="789" w:author="Acaru, Silviu" w:date="2026-03-17T23:10:00Z" w16du:dateUtc="2026-03-17T22:10:00Z">
              <w:r w:rsidRPr="00E2164C">
                <w:rPr>
                  <w:rFonts w:ascii="Times New Roman" w:hAnsi="Times New Roman" w:cs="Times New Roman"/>
                  <w:sz w:val="16"/>
                  <w:szCs w:val="16"/>
                </w:rPr>
                <w:delText>5.37</w:delText>
              </w:r>
            </w:del>
            <w:ins w:id="790" w:author="Acaru, Silviu" w:date="2026-03-17T23:10:00Z" w16du:dateUtc="2026-03-17T22:10:00Z">
              <w:r w:rsidR="00964761">
                <w:rPr>
                  <w:rFonts w:ascii="Times New Roman" w:eastAsia="Times New Roman" w:hAnsi="Times New Roman" w:cs="Times New Roman"/>
                  <w:color w:val="020817"/>
                  <w:sz w:val="16"/>
                  <w:szCs w:val="16"/>
                  <w:bdr w:val="single" w:sz="2" w:space="0" w:color="E2E8F0" w:frame="1"/>
                  <w:lang w:val="en-NL"/>
                </w:rPr>
                <w:t>0.53</w:t>
              </w:r>
            </w:ins>
          </w:p>
        </w:tc>
        <w:tc>
          <w:tcPr>
            <w:tcW w:w="0" w:type="auto"/>
            <w:gridSpan w:val="2"/>
            <w:cellDel w:id="791" w:author="Acaru, Silviu" w:date="2026-03-17T23:10:00Z"/>
            <w:tcPrChange w:id="792" w:author="Acaru, Silviu" w:date="2026-03-17T23:10:00Z" w16du:dateUtc="2026-03-17T22:10:00Z">
              <w:tcPr>
                <w:tcW w:w="0" w:type="auto"/>
                <w:gridSpan w:val="3"/>
                <w:vAlign w:val="center"/>
                <w:cellDel w:id="793" w:author="Acaru, Silviu" w:date="2026-03-17T23:10:00Z"/>
              </w:tcPr>
            </w:tcPrChange>
          </w:tcPr>
          <w:p w14:paraId="39FC114D" w14:textId="3BA8CB53"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794" w:author="Acaru, Silviu" w:date="2026-03-17T23:10:00Z" w16du:dateUtc="2026-03-17T22:10:00Z">
              <w:r w:rsidRPr="00E2164C">
                <w:rPr>
                  <w:rFonts w:ascii="Times New Roman" w:hAnsi="Times New Roman" w:cs="Times New Roman"/>
                  <w:sz w:val="16"/>
                  <w:szCs w:val="16"/>
                </w:rPr>
                <w:delText>1.17</w:delText>
              </w:r>
            </w:del>
          </w:p>
        </w:tc>
        <w:tc>
          <w:tcPr>
            <w:tcW w:w="0" w:type="auto"/>
            <w:tcPrChange w:id="795" w:author="Acaru, Silviu" w:date="2026-03-17T23:10:00Z" w16du:dateUtc="2026-03-17T22:10:00Z">
              <w:tcPr>
                <w:tcW w:w="0" w:type="auto"/>
                <w:gridSpan w:val="2"/>
                <w:noWrap/>
                <w:vAlign w:val="center"/>
              </w:tcPr>
            </w:tcPrChange>
          </w:tcPr>
          <w:p w14:paraId="290F6FBB" w14:textId="21F7B7A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bdr w:val="single" w:sz="2" w:space="0" w:color="E2E8F0" w:frame="1"/>
                <w:lang w:val="en-NL"/>
                <w:rPrChange w:id="796" w:author="Acaru, Silviu" w:date="2026-03-17T23:10:00Z" w16du:dateUtc="2026-03-17T22:10:00Z">
                  <w:rPr>
                    <w:rFonts w:ascii="Times New Roman" w:hAnsi="Times New Roman"/>
                    <w:sz w:val="16"/>
                  </w:rPr>
                </w:rPrChange>
              </w:rPr>
            </w:pPr>
            <w:r w:rsidRPr="001A2E09">
              <w:rPr>
                <w:rFonts w:ascii="Times New Roman" w:hAnsi="Times New Roman"/>
                <w:color w:val="020817"/>
                <w:sz w:val="16"/>
                <w:bdr w:val="single" w:sz="2" w:space="0" w:color="E2E8F0" w:frame="1"/>
                <w:lang w:val="en-NL"/>
                <w:rPrChange w:id="797" w:author="Acaru, Silviu" w:date="2026-03-17T23:10:00Z" w16du:dateUtc="2026-03-17T22:10:00Z">
                  <w:rPr>
                    <w:rFonts w:ascii="Times New Roman" w:hAnsi="Times New Roman"/>
                    <w:sz w:val="16"/>
                  </w:rPr>
                </w:rPrChange>
              </w:rPr>
              <w:t>0.</w:t>
            </w:r>
            <w:del w:id="798" w:author="Acaru, Silviu" w:date="2026-03-17T23:10:00Z" w16du:dateUtc="2026-03-17T22:10:00Z">
              <w:r w:rsidR="00E2164C" w:rsidRPr="00E2164C">
                <w:rPr>
                  <w:rFonts w:ascii="Times New Roman" w:hAnsi="Times New Roman" w:cs="Times New Roman"/>
                  <w:sz w:val="16"/>
                  <w:szCs w:val="16"/>
                </w:rPr>
                <w:delText>28</w:delText>
              </w:r>
            </w:del>
            <w:ins w:id="799" w:author="Acaru, Silviu" w:date="2026-03-17T23:10:00Z" w16du:dateUtc="2026-03-17T22:10:00Z">
              <w:r w:rsidRPr="001A2E09">
                <w:rPr>
                  <w:rFonts w:ascii="Times New Roman" w:eastAsia="Times New Roman" w:hAnsi="Times New Roman" w:cs="Times New Roman"/>
                  <w:color w:val="020817"/>
                  <w:sz w:val="16"/>
                  <w:szCs w:val="16"/>
                  <w:bdr w:val="single" w:sz="2" w:space="0" w:color="E2E8F0" w:frame="1"/>
                  <w:lang w:val="en-NL"/>
                </w:rPr>
                <w:t>4</w:t>
              </w:r>
              <w:r>
                <w:rPr>
                  <w:rFonts w:ascii="Times New Roman" w:eastAsia="Times New Roman" w:hAnsi="Times New Roman" w:cs="Times New Roman"/>
                  <w:color w:val="020817"/>
                  <w:sz w:val="16"/>
                  <w:szCs w:val="16"/>
                  <w:bdr w:val="single" w:sz="2" w:space="0" w:color="E2E8F0" w:frame="1"/>
                  <w:lang w:val="en-NL"/>
                </w:rPr>
                <w:t>5</w:t>
              </w:r>
            </w:ins>
          </w:p>
        </w:tc>
        <w:tc>
          <w:tcPr>
            <w:tcW w:w="0" w:type="auto"/>
            <w:hideMark/>
            <w:tcPrChange w:id="800" w:author="Acaru, Silviu" w:date="2026-03-17T23:10:00Z" w16du:dateUtc="2026-03-17T22:10:00Z">
              <w:tcPr>
                <w:tcW w:w="0" w:type="auto"/>
                <w:gridSpan w:val="3"/>
                <w:noWrap/>
                <w:vAlign w:val="center"/>
                <w:hideMark/>
              </w:tcPr>
            </w:tcPrChange>
          </w:tcPr>
          <w:p w14:paraId="503E1FAA" w14:textId="374C7687"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801" w:author="Acaru, Silviu" w:date="2026-03-17T23:10:00Z" w16du:dateUtc="2026-03-17T22:10:00Z">
                  <w:rPr>
                    <w:rFonts w:ascii="Times New Roman" w:hAnsi="Times New Roman"/>
                    <w:sz w:val="16"/>
                  </w:rPr>
                </w:rPrChange>
              </w:rPr>
            </w:pPr>
            <w:del w:id="802" w:author="Acaru, Silviu" w:date="2026-03-17T23:10:00Z" w16du:dateUtc="2026-03-17T22:10:00Z">
              <w:r w:rsidRPr="00E2164C">
                <w:rPr>
                  <w:rFonts w:ascii="Times New Roman" w:hAnsi="Times New Roman" w:cs="Times New Roman"/>
                  <w:sz w:val="16"/>
                  <w:szCs w:val="16"/>
                </w:rPr>
                <w:delText>517.56</w:delText>
              </w:r>
            </w:del>
            <w:ins w:id="803" w:author="Acaru, Silviu" w:date="2026-03-17T23:10:00Z" w16du:dateUtc="2026-03-17T22:10:00Z">
              <w:r w:rsidR="00964761" w:rsidRPr="001A2E09">
                <w:rPr>
                  <w:rFonts w:ascii="Times New Roman" w:eastAsia="Times New Roman" w:hAnsi="Times New Roman" w:cs="Times New Roman"/>
                  <w:color w:val="020817"/>
                  <w:sz w:val="16"/>
                  <w:szCs w:val="16"/>
                  <w:bdr w:val="single" w:sz="2" w:space="0" w:color="E2E8F0" w:frame="1"/>
                  <w:lang w:val="en-NL"/>
                </w:rPr>
                <w:t>134.18</w:t>
              </w:r>
            </w:ins>
          </w:p>
        </w:tc>
        <w:tc>
          <w:tcPr>
            <w:tcW w:w="0" w:type="auto"/>
            <w:cellIns w:id="804" w:author="Acaru, Silviu" w:date="2026-03-17T23:10:00Z"/>
            <w:tcPrChange w:id="805" w:author="Acaru, Silviu" w:date="2026-03-17T23:10:00Z" w16du:dateUtc="2026-03-17T22:10:00Z">
              <w:tcPr>
                <w:tcW w:w="0" w:type="auto"/>
                <w:gridSpan w:val="5"/>
                <w:noWrap/>
                <w:vAlign w:val="center"/>
                <w:cellIns w:id="806" w:author="Acaru, Silviu" w:date="2026-03-17T23:10:00Z"/>
              </w:tcPr>
            </w:tcPrChange>
          </w:tcPr>
          <w:p w14:paraId="7A51A89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ins w:id="807" w:author="Acaru, Silviu" w:date="2026-03-17T23:10:00Z" w16du:dateUtc="2026-03-17T22:10:00Z">
              <w:r w:rsidRPr="001A2E09">
                <w:rPr>
                  <w:rFonts w:ascii="Times New Roman" w:eastAsia="Times New Roman" w:hAnsi="Times New Roman" w:cs="Times New Roman"/>
                  <w:color w:val="020817"/>
                  <w:sz w:val="16"/>
                  <w:szCs w:val="16"/>
                  <w:bdr w:val="single" w:sz="2" w:space="0" w:color="E2E8F0" w:frame="1"/>
                  <w:lang w:val="en-NL"/>
                </w:rPr>
                <w:t>348.84</w:t>
              </w:r>
            </w:ins>
          </w:p>
        </w:tc>
        <w:tc>
          <w:tcPr>
            <w:tcW w:w="0" w:type="auto"/>
            <w:cellIns w:id="808" w:author="Acaru, Silviu" w:date="2026-03-17T23:10:00Z"/>
            <w:tcPrChange w:id="809" w:author="Acaru, Silviu" w:date="2026-03-17T23:10:00Z" w16du:dateUtc="2026-03-17T22:10:00Z">
              <w:tcPr>
                <w:tcW w:w="0" w:type="auto"/>
                <w:noWrap/>
                <w:vAlign w:val="center"/>
                <w:cellIns w:id="810" w:author="Acaru, Silviu" w:date="2026-03-17T23:10:00Z"/>
              </w:tcPr>
            </w:tcPrChange>
          </w:tcPr>
          <w:p w14:paraId="29BD1E38"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ins w:id="811" w:author="Acaru, Silviu" w:date="2026-03-17T23:10:00Z" w16du:dateUtc="2026-03-17T22:10:00Z">
              <w:r w:rsidRPr="001A2E09">
                <w:rPr>
                  <w:rFonts w:ascii="Times New Roman" w:eastAsia="Times New Roman" w:hAnsi="Times New Roman" w:cs="Times New Roman"/>
                  <w:color w:val="020817"/>
                  <w:sz w:val="16"/>
                  <w:szCs w:val="16"/>
                  <w:bdr w:val="single" w:sz="2" w:space="0" w:color="E2E8F0" w:frame="1"/>
                  <w:lang w:val="en-NL"/>
                </w:rPr>
                <w:t>429.07</w:t>
              </w:r>
            </w:ins>
          </w:p>
        </w:tc>
        <w:tc>
          <w:tcPr>
            <w:tcW w:w="0" w:type="auto"/>
            <w:cellIns w:id="812" w:author="Acaru, Silviu" w:date="2026-03-17T23:10:00Z"/>
            <w:hideMark/>
            <w:tcPrChange w:id="813" w:author="Acaru, Silviu" w:date="2026-03-17T23:10:00Z" w16du:dateUtc="2026-03-17T22:10:00Z">
              <w:tcPr>
                <w:tcW w:w="0" w:type="auto"/>
                <w:gridSpan w:val="4"/>
                <w:noWrap/>
                <w:vAlign w:val="center"/>
                <w:cellIns w:id="814" w:author="Acaru, Silviu" w:date="2026-03-17T23:10:00Z"/>
                <w:hideMark/>
              </w:tcPr>
            </w:tcPrChange>
          </w:tcPr>
          <w:p w14:paraId="573D05E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ins w:id="815" w:author="Acaru, Silviu" w:date="2026-03-17T23:10:00Z" w16du:dateUtc="2026-03-17T22:10:00Z">
              <w:r w:rsidRPr="001A2E09">
                <w:rPr>
                  <w:rFonts w:ascii="Times New Roman" w:eastAsia="Times New Roman" w:hAnsi="Times New Roman" w:cs="Times New Roman"/>
                  <w:color w:val="020817"/>
                  <w:sz w:val="16"/>
                  <w:szCs w:val="16"/>
                  <w:bdr w:val="single" w:sz="2" w:space="0" w:color="E2E8F0" w:frame="1"/>
                  <w:lang w:val="en-NL"/>
                </w:rPr>
                <w:t>10.00</w:t>
              </w:r>
            </w:ins>
          </w:p>
        </w:tc>
        <w:tc>
          <w:tcPr>
            <w:tcW w:w="0" w:type="auto"/>
            <w:gridSpan w:val="2"/>
            <w:hideMark/>
            <w:tcPrChange w:id="816" w:author="Acaru, Silviu" w:date="2026-03-17T23:10:00Z" w16du:dateUtc="2026-03-17T22:10:00Z">
              <w:tcPr>
                <w:tcW w:w="0" w:type="auto"/>
                <w:gridSpan w:val="2"/>
                <w:noWrap/>
                <w:vAlign w:val="center"/>
                <w:hideMark/>
              </w:tcPr>
            </w:tcPrChange>
          </w:tcPr>
          <w:p w14:paraId="5B18A4FE" w14:textId="0B6BE71F"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817" w:author="Acaru, Silviu" w:date="2026-03-17T23:10:00Z" w16du:dateUtc="2026-03-17T22:10:00Z">
                  <w:rPr>
                    <w:rFonts w:ascii="Times New Roman" w:hAnsi="Times New Roman"/>
                    <w:sz w:val="16"/>
                  </w:rPr>
                </w:rPrChange>
              </w:rPr>
            </w:pPr>
            <w:r w:rsidRPr="001A2E09">
              <w:rPr>
                <w:rFonts w:ascii="Times New Roman" w:hAnsi="Times New Roman"/>
                <w:color w:val="020817"/>
                <w:sz w:val="16"/>
                <w:bdr w:val="single" w:sz="2" w:space="0" w:color="E2E8F0" w:frame="1"/>
                <w:lang w:val="en-NL"/>
                <w:rPrChange w:id="818" w:author="Acaru, Silviu" w:date="2026-03-17T23:10:00Z" w16du:dateUtc="2026-03-17T22:10:00Z">
                  <w:rPr>
                    <w:rFonts w:ascii="Times New Roman" w:hAnsi="Times New Roman"/>
                    <w:sz w:val="16"/>
                  </w:rPr>
                </w:rPrChange>
              </w:rPr>
              <w:t>15.</w:t>
            </w:r>
            <w:del w:id="819" w:author="Acaru, Silviu" w:date="2026-03-17T23:10:00Z" w16du:dateUtc="2026-03-17T22:10:00Z">
              <w:r w:rsidR="00E2164C" w:rsidRPr="00E2164C">
                <w:rPr>
                  <w:rFonts w:ascii="Times New Roman" w:hAnsi="Times New Roman" w:cs="Times New Roman"/>
                  <w:sz w:val="16"/>
                  <w:szCs w:val="16"/>
                </w:rPr>
                <w:delText>35</w:delText>
              </w:r>
            </w:del>
            <w:ins w:id="820" w:author="Acaru, Silviu" w:date="2026-03-17T23:10:00Z" w16du:dateUtc="2026-03-17T22:10:00Z">
              <w:r w:rsidRPr="001A2E09">
                <w:rPr>
                  <w:rFonts w:ascii="Times New Roman" w:eastAsia="Times New Roman" w:hAnsi="Times New Roman" w:cs="Times New Roman"/>
                  <w:color w:val="020817"/>
                  <w:sz w:val="16"/>
                  <w:szCs w:val="16"/>
                  <w:bdr w:val="single" w:sz="2" w:space="0" w:color="E2E8F0" w:frame="1"/>
                  <w:lang w:val="en-NL"/>
                </w:rPr>
                <w:t>99</w:t>
              </w:r>
            </w:ins>
          </w:p>
        </w:tc>
        <w:tc>
          <w:tcPr>
            <w:tcW w:w="0" w:type="auto"/>
            <w:gridSpan w:val="2"/>
            <w:hideMark/>
            <w:tcPrChange w:id="821" w:author="Acaru, Silviu" w:date="2026-03-17T23:10:00Z" w16du:dateUtc="2026-03-17T22:10:00Z">
              <w:tcPr>
                <w:tcW w:w="0" w:type="auto"/>
                <w:gridSpan w:val="13"/>
                <w:vAlign w:val="center"/>
                <w:hideMark/>
              </w:tcPr>
            </w:tcPrChange>
          </w:tcPr>
          <w:p w14:paraId="5B7E8CF2" w14:textId="458E4E14"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822" w:author="Acaru, Silviu" w:date="2026-03-17T23:10:00Z" w16du:dateUtc="2026-03-17T22:10:00Z">
                  <w:rPr>
                    <w:rFonts w:ascii="Times New Roman" w:hAnsi="Times New Roman"/>
                    <w:sz w:val="16"/>
                  </w:rPr>
                </w:rPrChange>
              </w:rPr>
            </w:pPr>
            <w:del w:id="823" w:author="Acaru, Silviu" w:date="2026-03-17T23:10:00Z" w16du:dateUtc="2026-03-17T22:10:00Z">
              <w:r w:rsidRPr="00E2164C">
                <w:rPr>
                  <w:rFonts w:ascii="Times New Roman" w:hAnsi="Times New Roman" w:cs="Times New Roman"/>
                  <w:sz w:val="16"/>
                  <w:szCs w:val="16"/>
                </w:rPr>
                <w:delText>14.18</w:delText>
              </w:r>
            </w:del>
            <w:ins w:id="824" w:author="Acaru, Silviu" w:date="2026-03-17T23:10:00Z" w16du:dateUtc="2026-03-17T22:10:00Z">
              <w:r w:rsidR="00964761" w:rsidRPr="001A2E09">
                <w:rPr>
                  <w:rFonts w:ascii="Times New Roman" w:eastAsia="Times New Roman" w:hAnsi="Times New Roman" w:cs="Times New Roman"/>
                  <w:color w:val="020817"/>
                  <w:sz w:val="16"/>
                  <w:szCs w:val="16"/>
                  <w:bdr w:val="single" w:sz="2" w:space="0" w:color="E2E8F0" w:frame="1"/>
                  <w:lang w:val="en-NL"/>
                </w:rPr>
                <w:t>15.26</w:t>
              </w:r>
            </w:ins>
          </w:p>
        </w:tc>
      </w:tr>
      <w:tr w:rsidR="00964761" w:rsidRPr="001A2E09" w14:paraId="539719C9" w14:textId="77777777" w:rsidTr="008C04A9">
        <w:trPr>
          <w:cnfStyle w:val="000000100000" w:firstRow="0" w:lastRow="0" w:firstColumn="0" w:lastColumn="0" w:oddVBand="0" w:evenVBand="0" w:oddHBand="1" w:evenHBand="0" w:firstRowFirstColumn="0" w:firstRowLastColumn="0" w:lastRowFirstColumn="0" w:lastRowLastColumn="0"/>
          <w:trHeight w:val="261"/>
          <w:trPrChange w:id="825" w:author="Acaru, Silviu" w:date="2026-03-17T23:10:00Z" w16du:dateUtc="2026-03-17T22:10:00Z">
            <w:trPr>
              <w:gridAfter w:val="0"/>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826" w:author="Acaru, Silviu" w:date="2026-03-17T23:10:00Z" w16du:dateUtc="2026-03-17T22:10:00Z">
              <w:tcPr>
                <w:tcW w:w="0" w:type="auto"/>
                <w:gridSpan w:val="3"/>
                <w:noWrap/>
                <w:vAlign w:val="center"/>
                <w:hideMark/>
              </w:tcPr>
            </w:tcPrChange>
          </w:tcPr>
          <w:p w14:paraId="0259E100" w14:textId="5FA24E01" w:rsidR="00964761" w:rsidRPr="001A2E09" w:rsidRDefault="00964761" w:rsidP="008C04A9">
            <w:pPr>
              <w:jc w:val="center"/>
              <w:cnfStyle w:val="001000100000" w:firstRow="0" w:lastRow="0" w:firstColumn="1" w:lastColumn="0" w:oddVBand="0" w:evenVBand="0" w:oddHBand="1" w:evenHBand="0" w:firstRowFirstColumn="0" w:firstRowLastColumn="0" w:lastRowFirstColumn="0" w:lastRowLastColumn="0"/>
              <w:rPr>
                <w:rFonts w:ascii="Times New Roman" w:hAnsi="Times New Roman"/>
                <w:color w:val="020817"/>
                <w:sz w:val="16"/>
                <w:lang w:val="en-NL"/>
                <w:rPrChange w:id="827" w:author="Acaru, Silviu" w:date="2026-03-17T23:10:00Z" w16du:dateUtc="2026-03-17T22:10:00Z">
                  <w:rPr>
                    <w:rFonts w:ascii="Times New Roman" w:hAnsi="Times New Roman"/>
                    <w:sz w:val="16"/>
                  </w:rPr>
                </w:rPrChange>
              </w:rPr>
              <w:pPrChange w:id="828" w:author="Acaru, Silviu" w:date="2026-03-17T23:10:00Z" w16du:dateUtc="2026-03-17T22:10:00Z">
                <w:pPr>
                  <w:cnfStyle w:val="001000100000" w:firstRow="0" w:lastRow="0" w:firstColumn="1" w:lastColumn="0" w:oddVBand="0" w:evenVBand="0" w:oddHBand="1" w:evenHBand="0" w:firstRowFirstColumn="0" w:firstRowLastColumn="0" w:lastRowFirstColumn="0" w:lastRowLastColumn="0"/>
                </w:pPr>
              </w:pPrChange>
            </w:pPr>
            <w:r>
              <w:rPr>
                <w:rFonts w:ascii="Times New Roman" w:hAnsi="Times New Roman"/>
                <w:caps w:val="0"/>
                <w:color w:val="020817"/>
                <w:sz w:val="16"/>
                <w:bdr w:val="single" w:sz="2" w:space="0" w:color="E2E8F0" w:frame="1"/>
                <w:lang w:val="en-NL"/>
                <w:rPrChange w:id="829" w:author="Acaru, Silviu" w:date="2026-03-17T23:10:00Z" w16du:dateUtc="2026-03-17T22:10:00Z">
                  <w:rPr>
                    <w:rFonts w:ascii="Times New Roman" w:hAnsi="Times New Roman"/>
                    <w:sz w:val="16"/>
                  </w:rPr>
                </w:rPrChange>
              </w:rPr>
              <w:t>RF</w:t>
            </w:r>
          </w:p>
        </w:tc>
        <w:tc>
          <w:tcPr>
            <w:tcW w:w="0" w:type="auto"/>
            <w:hideMark/>
            <w:tcPrChange w:id="830" w:author="Acaru, Silviu" w:date="2026-03-17T23:10:00Z" w16du:dateUtc="2026-03-17T22:10:00Z">
              <w:tcPr>
                <w:tcW w:w="0" w:type="auto"/>
                <w:vAlign w:val="center"/>
                <w:hideMark/>
              </w:tcPr>
            </w:tcPrChange>
          </w:tcPr>
          <w:p w14:paraId="4D196250" w14:textId="7F56297B"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831"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832" w:author="Acaru, Silviu" w:date="2026-03-17T23:10:00Z" w16du:dateUtc="2026-03-17T22:10:00Z">
                  <w:rPr>
                    <w:rFonts w:ascii="Times New Roman" w:hAnsi="Times New Roman"/>
                    <w:sz w:val="16"/>
                  </w:rPr>
                </w:rPrChange>
              </w:rPr>
              <w:t>0.</w:t>
            </w:r>
            <w:del w:id="833" w:author="Acaru, Silviu" w:date="2026-03-17T23:10:00Z" w16du:dateUtc="2026-03-17T22:10:00Z">
              <w:r w:rsidR="00E2164C" w:rsidRPr="00E2164C">
                <w:rPr>
                  <w:rFonts w:ascii="Times New Roman" w:hAnsi="Times New Roman" w:cs="Times New Roman"/>
                  <w:sz w:val="16"/>
                  <w:szCs w:val="16"/>
                </w:rPr>
                <w:delText>91</w:delText>
              </w:r>
            </w:del>
            <w:ins w:id="834" w:author="Acaru, Silviu" w:date="2026-03-17T23:10:00Z" w16du:dateUtc="2026-03-17T22:10:00Z">
              <w:r w:rsidRPr="001A2E09">
                <w:rPr>
                  <w:rFonts w:ascii="Times New Roman" w:eastAsia="Times New Roman" w:hAnsi="Times New Roman" w:cs="Times New Roman"/>
                  <w:color w:val="020817"/>
                  <w:sz w:val="16"/>
                  <w:szCs w:val="16"/>
                  <w:lang w:val="en-NL"/>
                </w:rPr>
                <w:t>7</w:t>
              </w:r>
              <w:r>
                <w:rPr>
                  <w:rFonts w:ascii="Times New Roman" w:eastAsia="Times New Roman" w:hAnsi="Times New Roman" w:cs="Times New Roman"/>
                  <w:color w:val="020817"/>
                  <w:sz w:val="16"/>
                  <w:szCs w:val="16"/>
                  <w:lang w:val="en-NL"/>
                </w:rPr>
                <w:t>4</w:t>
              </w:r>
            </w:ins>
          </w:p>
        </w:tc>
        <w:tc>
          <w:tcPr>
            <w:tcW w:w="0" w:type="auto"/>
            <w:gridSpan w:val="2"/>
            <w:tcPrChange w:id="835" w:author="Acaru, Silviu" w:date="2026-03-17T23:10:00Z" w16du:dateUtc="2026-03-17T22:10:00Z">
              <w:tcPr>
                <w:tcW w:w="0" w:type="auto"/>
                <w:gridSpan w:val="3"/>
                <w:vAlign w:val="center"/>
              </w:tcPr>
            </w:tcPrChange>
          </w:tcPr>
          <w:p w14:paraId="61DD826F" w14:textId="27825A2F"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836" w:author="Acaru, Silviu" w:date="2026-03-17T23:10:00Z" w16du:dateUtc="2026-03-17T22:10:00Z">
                  <w:rPr>
                    <w:rFonts w:ascii="Times New Roman" w:hAnsi="Times New Roman"/>
                    <w:sz w:val="16"/>
                  </w:rPr>
                </w:rPrChange>
              </w:rPr>
            </w:pPr>
            <w:del w:id="837" w:author="Acaru, Silviu" w:date="2026-03-17T23:10:00Z" w16du:dateUtc="2026-03-17T22:10:00Z">
              <w:r w:rsidRPr="00E2164C">
                <w:rPr>
                  <w:rFonts w:ascii="Times New Roman" w:hAnsi="Times New Roman" w:cs="Times New Roman"/>
                  <w:sz w:val="16"/>
                  <w:szCs w:val="16"/>
                </w:rPr>
                <w:delText>64.44</w:delText>
              </w:r>
            </w:del>
            <w:ins w:id="838" w:author="Acaru, Silviu" w:date="2026-03-17T23:10:00Z" w16du:dateUtc="2026-03-17T22:10:00Z">
              <w:r w:rsidR="00964761" w:rsidRPr="001A2E09">
                <w:rPr>
                  <w:rFonts w:ascii="Times New Roman" w:eastAsia="Times New Roman" w:hAnsi="Times New Roman" w:cs="Times New Roman"/>
                  <w:color w:val="020817"/>
                  <w:sz w:val="16"/>
                  <w:szCs w:val="16"/>
                  <w:lang w:val="en-NL"/>
                </w:rPr>
                <w:t>0.51</w:t>
              </w:r>
            </w:ins>
          </w:p>
        </w:tc>
        <w:tc>
          <w:tcPr>
            <w:tcW w:w="0" w:type="auto"/>
            <w:gridSpan w:val="2"/>
            <w:cellDel w:id="839" w:author="Acaru, Silviu" w:date="2026-03-17T23:10:00Z"/>
            <w:tcPrChange w:id="840" w:author="Acaru, Silviu" w:date="2026-03-17T23:10:00Z" w16du:dateUtc="2026-03-17T22:10:00Z">
              <w:tcPr>
                <w:tcW w:w="0" w:type="auto"/>
                <w:gridSpan w:val="3"/>
                <w:vAlign w:val="center"/>
                <w:cellDel w:id="841" w:author="Acaru, Silviu" w:date="2026-03-17T23:10:00Z"/>
              </w:tcPr>
            </w:tcPrChange>
          </w:tcPr>
          <w:p w14:paraId="54D04427" w14:textId="35AF5E47"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842" w:author="Acaru, Silviu" w:date="2026-03-17T23:10:00Z" w16du:dateUtc="2026-03-17T22:10:00Z">
              <w:r w:rsidRPr="00E2164C">
                <w:rPr>
                  <w:rFonts w:ascii="Times New Roman" w:hAnsi="Times New Roman" w:cs="Times New Roman"/>
                  <w:sz w:val="16"/>
                  <w:szCs w:val="16"/>
                </w:rPr>
                <w:delText>5.75</w:delText>
              </w:r>
            </w:del>
          </w:p>
        </w:tc>
        <w:tc>
          <w:tcPr>
            <w:tcW w:w="0" w:type="auto"/>
            <w:tcPrChange w:id="843" w:author="Acaru, Silviu" w:date="2026-03-17T23:10:00Z" w16du:dateUtc="2026-03-17T22:10:00Z">
              <w:tcPr>
                <w:tcW w:w="0" w:type="auto"/>
                <w:gridSpan w:val="2"/>
                <w:noWrap/>
                <w:vAlign w:val="center"/>
              </w:tcPr>
            </w:tcPrChange>
          </w:tcPr>
          <w:p w14:paraId="09E1D856" w14:textId="470D103F"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844"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845" w:author="Acaru, Silviu" w:date="2026-03-17T23:10:00Z" w16du:dateUtc="2026-03-17T22:10:00Z">
                  <w:rPr>
                    <w:rFonts w:ascii="Times New Roman" w:hAnsi="Times New Roman"/>
                    <w:sz w:val="16"/>
                  </w:rPr>
                </w:rPrChange>
              </w:rPr>
              <w:t>0.</w:t>
            </w:r>
            <w:del w:id="846" w:author="Acaru, Silviu" w:date="2026-03-17T23:10:00Z" w16du:dateUtc="2026-03-17T22:10:00Z">
              <w:r w:rsidR="00E2164C" w:rsidRPr="00E2164C">
                <w:rPr>
                  <w:rFonts w:ascii="Times New Roman" w:hAnsi="Times New Roman" w:cs="Times New Roman"/>
                  <w:sz w:val="16"/>
                  <w:szCs w:val="16"/>
                </w:rPr>
                <w:delText>36</w:delText>
              </w:r>
            </w:del>
            <w:ins w:id="847" w:author="Acaru, Silviu" w:date="2026-03-17T23:10:00Z" w16du:dateUtc="2026-03-17T22:10:00Z">
              <w:r w:rsidRPr="001A2E09">
                <w:rPr>
                  <w:rFonts w:ascii="Times New Roman" w:eastAsia="Times New Roman" w:hAnsi="Times New Roman" w:cs="Times New Roman"/>
                  <w:color w:val="020817"/>
                  <w:sz w:val="16"/>
                  <w:szCs w:val="16"/>
                  <w:lang w:val="en-NL"/>
                </w:rPr>
                <w:t>29</w:t>
              </w:r>
            </w:ins>
          </w:p>
        </w:tc>
        <w:tc>
          <w:tcPr>
            <w:tcW w:w="0" w:type="auto"/>
            <w:hideMark/>
            <w:tcPrChange w:id="848" w:author="Acaru, Silviu" w:date="2026-03-17T23:10:00Z" w16du:dateUtc="2026-03-17T22:10:00Z">
              <w:tcPr>
                <w:tcW w:w="0" w:type="auto"/>
                <w:gridSpan w:val="3"/>
                <w:noWrap/>
                <w:vAlign w:val="center"/>
                <w:hideMark/>
              </w:tcPr>
            </w:tcPrChange>
          </w:tcPr>
          <w:p w14:paraId="3834FFF5" w14:textId="5B352CEF"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849" w:author="Acaru, Silviu" w:date="2026-03-17T23:10:00Z" w16du:dateUtc="2026-03-17T22:10:00Z">
                  <w:rPr>
                    <w:rFonts w:ascii="Times New Roman" w:hAnsi="Times New Roman"/>
                    <w:sz w:val="16"/>
                  </w:rPr>
                </w:rPrChange>
              </w:rPr>
            </w:pPr>
            <w:del w:id="850" w:author="Acaru, Silviu" w:date="2026-03-17T23:10:00Z" w16du:dateUtc="2026-03-17T22:10:00Z">
              <w:r w:rsidRPr="00E2164C">
                <w:rPr>
                  <w:rFonts w:ascii="Times New Roman" w:hAnsi="Times New Roman" w:cs="Times New Roman"/>
                  <w:sz w:val="16"/>
                  <w:szCs w:val="16"/>
                </w:rPr>
                <w:delText>457.36</w:delText>
              </w:r>
            </w:del>
            <w:ins w:id="851" w:author="Acaru, Silviu" w:date="2026-03-17T23:10:00Z" w16du:dateUtc="2026-03-17T22:10:00Z">
              <w:r w:rsidR="00964761" w:rsidRPr="001A2E09">
                <w:rPr>
                  <w:rFonts w:ascii="Times New Roman" w:eastAsia="Times New Roman" w:hAnsi="Times New Roman" w:cs="Times New Roman"/>
                  <w:color w:val="020817"/>
                  <w:sz w:val="16"/>
                  <w:szCs w:val="16"/>
                  <w:lang w:val="en-NL"/>
                </w:rPr>
                <w:t>189.89</w:t>
              </w:r>
            </w:ins>
          </w:p>
        </w:tc>
        <w:tc>
          <w:tcPr>
            <w:tcW w:w="0" w:type="auto"/>
            <w:tcPrChange w:id="852" w:author="Acaru, Silviu" w:date="2026-03-17T23:10:00Z" w16du:dateUtc="2026-03-17T22:10:00Z">
              <w:tcPr>
                <w:tcW w:w="0" w:type="auto"/>
                <w:gridSpan w:val="3"/>
                <w:noWrap/>
                <w:vAlign w:val="center"/>
              </w:tcPr>
            </w:tcPrChange>
          </w:tcPr>
          <w:p w14:paraId="644C33FE" w14:textId="2209A3D1"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853" w:author="Acaru, Silviu" w:date="2026-03-17T23:10:00Z" w16du:dateUtc="2026-03-17T22:10:00Z">
                  <w:rPr>
                    <w:rFonts w:ascii="Times New Roman" w:hAnsi="Times New Roman"/>
                    <w:sz w:val="16"/>
                  </w:rPr>
                </w:rPrChange>
              </w:rPr>
            </w:pPr>
            <w:del w:id="854" w:author="Acaru, Silviu" w:date="2026-03-17T23:10:00Z" w16du:dateUtc="2026-03-17T22:10:00Z">
              <w:r w:rsidRPr="00E2164C">
                <w:rPr>
                  <w:rFonts w:ascii="Times New Roman" w:hAnsi="Times New Roman" w:cs="Times New Roman"/>
                  <w:sz w:val="16"/>
                  <w:szCs w:val="16"/>
                </w:rPr>
                <w:delText>15.23</w:delText>
              </w:r>
            </w:del>
            <w:ins w:id="855" w:author="Acaru, Silviu" w:date="2026-03-17T23:10:00Z" w16du:dateUtc="2026-03-17T22:10:00Z">
              <w:r w:rsidR="00964761" w:rsidRPr="001A2E09">
                <w:rPr>
                  <w:rFonts w:ascii="Times New Roman" w:eastAsia="Times New Roman" w:hAnsi="Times New Roman" w:cs="Times New Roman"/>
                  <w:color w:val="020817"/>
                  <w:sz w:val="16"/>
                  <w:szCs w:val="16"/>
                  <w:lang w:val="en-NL"/>
                </w:rPr>
                <w:t>364.11</w:t>
              </w:r>
            </w:ins>
          </w:p>
        </w:tc>
        <w:tc>
          <w:tcPr>
            <w:tcW w:w="0" w:type="auto"/>
            <w:cellIns w:id="856" w:author="Acaru, Silviu" w:date="2026-03-17T23:10:00Z"/>
            <w:tcPrChange w:id="857" w:author="Acaru, Silviu" w:date="2026-03-17T23:10:00Z" w16du:dateUtc="2026-03-17T22:10:00Z">
              <w:tcPr>
                <w:tcW w:w="0" w:type="auto"/>
                <w:gridSpan w:val="5"/>
                <w:noWrap/>
                <w:vAlign w:val="center"/>
                <w:cellIns w:id="858" w:author="Acaru, Silviu" w:date="2026-03-17T23:10:00Z"/>
              </w:tcPr>
            </w:tcPrChange>
          </w:tcPr>
          <w:p w14:paraId="5A7376E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859" w:author="Acaru, Silviu" w:date="2026-03-17T23:10:00Z" w16du:dateUtc="2026-03-17T22:10:00Z">
              <w:r w:rsidRPr="001A2E09">
                <w:rPr>
                  <w:rFonts w:ascii="Times New Roman" w:eastAsia="Times New Roman" w:hAnsi="Times New Roman" w:cs="Times New Roman"/>
                  <w:color w:val="020817"/>
                  <w:sz w:val="16"/>
                  <w:szCs w:val="16"/>
                  <w:lang w:val="en-NL"/>
                </w:rPr>
                <w:t>550.17</w:t>
              </w:r>
            </w:ins>
          </w:p>
        </w:tc>
        <w:tc>
          <w:tcPr>
            <w:tcW w:w="0" w:type="auto"/>
            <w:hideMark/>
            <w:tcPrChange w:id="860" w:author="Acaru, Silviu" w:date="2026-03-17T23:10:00Z" w16du:dateUtc="2026-03-17T22:10:00Z">
              <w:tcPr>
                <w:tcW w:w="0" w:type="auto"/>
                <w:gridSpan w:val="11"/>
                <w:vAlign w:val="center"/>
                <w:hideMark/>
              </w:tcPr>
            </w:tcPrChange>
          </w:tcPr>
          <w:p w14:paraId="1AA48D40" w14:textId="66DE5E58"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861"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862" w:author="Acaru, Silviu" w:date="2026-03-17T23:10:00Z" w16du:dateUtc="2026-03-17T22:10:00Z">
                  <w:rPr>
                    <w:rFonts w:ascii="Times New Roman" w:hAnsi="Times New Roman"/>
                    <w:sz w:val="16"/>
                  </w:rPr>
                </w:rPrChange>
              </w:rPr>
              <w:t>9.</w:t>
            </w:r>
            <w:del w:id="863" w:author="Acaru, Silviu" w:date="2026-03-17T23:10:00Z" w16du:dateUtc="2026-03-17T22:10:00Z">
              <w:r w:rsidR="00E2164C" w:rsidRPr="00E2164C">
                <w:rPr>
                  <w:rFonts w:ascii="Times New Roman" w:hAnsi="Times New Roman" w:cs="Times New Roman"/>
                  <w:sz w:val="16"/>
                  <w:szCs w:val="16"/>
                </w:rPr>
                <w:delText>48</w:delText>
              </w:r>
            </w:del>
            <w:ins w:id="864" w:author="Acaru, Silviu" w:date="2026-03-17T23:10:00Z" w16du:dateUtc="2026-03-17T22:10:00Z">
              <w:r w:rsidRPr="001A2E09">
                <w:rPr>
                  <w:rFonts w:ascii="Times New Roman" w:eastAsia="Times New Roman" w:hAnsi="Times New Roman" w:cs="Times New Roman"/>
                  <w:color w:val="020817"/>
                  <w:sz w:val="16"/>
                  <w:szCs w:val="16"/>
                  <w:lang w:val="en-NL"/>
                </w:rPr>
                <w:t>78</w:t>
              </w:r>
            </w:ins>
          </w:p>
        </w:tc>
        <w:tc>
          <w:tcPr>
            <w:tcW w:w="0" w:type="auto"/>
            <w:gridSpan w:val="2"/>
            <w:cellIns w:id="865" w:author="Acaru, Silviu" w:date="2026-03-17T23:10:00Z"/>
            <w:hideMark/>
            <w:tcPrChange w:id="866" w:author="Acaru, Silviu" w:date="2026-03-17T23:10:00Z" w16du:dateUtc="2026-03-17T22:10:00Z">
              <w:tcPr>
                <w:tcW w:w="0" w:type="auto"/>
                <w:gridSpan w:val="4"/>
                <w:vAlign w:val="center"/>
                <w:cellIns w:id="867" w:author="Acaru, Silviu" w:date="2026-03-17T23:10:00Z"/>
                <w:hideMark/>
              </w:tcPr>
            </w:tcPrChange>
          </w:tcPr>
          <w:p w14:paraId="35CB9F3A"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868" w:author="Acaru, Silviu" w:date="2026-03-17T23:10:00Z" w16du:dateUtc="2026-03-17T22:10:00Z">
              <w:r w:rsidRPr="001A2E09">
                <w:rPr>
                  <w:rFonts w:ascii="Times New Roman" w:eastAsia="Times New Roman" w:hAnsi="Times New Roman" w:cs="Times New Roman"/>
                  <w:color w:val="020817"/>
                  <w:sz w:val="16"/>
                  <w:szCs w:val="16"/>
                  <w:lang w:val="en-NL"/>
                </w:rPr>
                <w:t>17.58</w:t>
              </w:r>
            </w:ins>
          </w:p>
        </w:tc>
        <w:tc>
          <w:tcPr>
            <w:tcW w:w="0" w:type="auto"/>
            <w:gridSpan w:val="2"/>
            <w:cellIns w:id="869" w:author="Acaru, Silviu" w:date="2026-03-17T23:10:00Z"/>
            <w:hideMark/>
            <w:tcPrChange w:id="870" w:author="Acaru, Silviu" w:date="2026-03-17T23:10:00Z" w16du:dateUtc="2026-03-17T22:10:00Z">
              <w:tcPr>
                <w:tcW w:w="0" w:type="auto"/>
                <w:gridSpan w:val="6"/>
                <w:vAlign w:val="center"/>
                <w:cellIns w:id="871" w:author="Acaru, Silviu" w:date="2026-03-17T23:10:00Z"/>
                <w:hideMark/>
              </w:tcPr>
            </w:tcPrChange>
          </w:tcPr>
          <w:p w14:paraId="5FA838C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872" w:author="Acaru, Silviu" w:date="2026-03-17T23:10:00Z" w16du:dateUtc="2026-03-17T22:10:00Z">
              <w:r w:rsidRPr="001A2E09">
                <w:rPr>
                  <w:rFonts w:ascii="Times New Roman" w:eastAsia="Times New Roman" w:hAnsi="Times New Roman" w:cs="Times New Roman"/>
                  <w:color w:val="020817"/>
                  <w:sz w:val="16"/>
                  <w:szCs w:val="16"/>
                  <w:lang w:val="en-NL"/>
                </w:rPr>
                <w:t>15.74</w:t>
              </w:r>
            </w:ins>
          </w:p>
        </w:tc>
      </w:tr>
      <w:tr w:rsidR="00964761" w:rsidRPr="001A2E09" w14:paraId="1B22BEE7" w14:textId="77777777" w:rsidTr="008C04A9">
        <w:trPr>
          <w:trHeight w:val="261"/>
          <w:trPrChange w:id="873" w:author="Acaru, Silviu" w:date="2026-03-17T23:10:00Z" w16du:dateUtc="2026-03-17T22:10: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874" w:author="Acaru, Silviu" w:date="2026-03-17T23:10:00Z" w16du:dateUtc="2026-03-17T22:10:00Z">
              <w:tcPr>
                <w:tcW w:w="0" w:type="auto"/>
                <w:gridSpan w:val="3"/>
                <w:noWrap/>
                <w:vAlign w:val="center"/>
                <w:hideMark/>
              </w:tcPr>
            </w:tcPrChange>
          </w:tcPr>
          <w:p w14:paraId="66C518A5" w14:textId="77777777" w:rsidR="00964761" w:rsidRPr="001A2E09" w:rsidRDefault="00964761" w:rsidP="008C04A9">
            <w:pPr>
              <w:jc w:val="center"/>
              <w:rPr>
                <w:rFonts w:ascii="Times New Roman" w:hAnsi="Times New Roman"/>
                <w:color w:val="020817"/>
                <w:sz w:val="16"/>
                <w:lang w:val="en-NL"/>
                <w:rPrChange w:id="875" w:author="Acaru, Silviu" w:date="2026-03-17T23:10:00Z" w16du:dateUtc="2026-03-17T22:10:00Z">
                  <w:rPr>
                    <w:rFonts w:ascii="Times New Roman" w:hAnsi="Times New Roman"/>
                    <w:sz w:val="16"/>
                  </w:rPr>
                </w:rPrChange>
              </w:rPr>
              <w:pPrChange w:id="876" w:author="Acaru, Silviu" w:date="2026-03-17T23:10:00Z" w16du:dateUtc="2026-03-17T22:10:00Z">
                <w:pPr/>
              </w:pPrChange>
            </w:pPr>
            <w:r w:rsidRPr="001A2E09">
              <w:rPr>
                <w:rFonts w:ascii="Times New Roman" w:hAnsi="Times New Roman"/>
                <w:caps w:val="0"/>
                <w:color w:val="020817"/>
                <w:sz w:val="16"/>
                <w:bdr w:val="single" w:sz="2" w:space="0" w:color="E2E8F0" w:frame="1"/>
                <w:lang w:val="en-NL"/>
                <w:rPrChange w:id="877" w:author="Acaru, Silviu" w:date="2026-03-17T23:10:00Z" w16du:dateUtc="2026-03-17T22:10:00Z">
                  <w:rPr>
                    <w:rFonts w:ascii="Times New Roman" w:hAnsi="Times New Roman"/>
                    <w:sz w:val="16"/>
                  </w:rPr>
                </w:rPrChange>
              </w:rPr>
              <w:t>S</w:t>
            </w:r>
            <w:r>
              <w:rPr>
                <w:rFonts w:ascii="Times New Roman" w:hAnsi="Times New Roman"/>
                <w:caps w:val="0"/>
                <w:color w:val="020817"/>
                <w:sz w:val="16"/>
                <w:bdr w:val="single" w:sz="2" w:space="0" w:color="E2E8F0" w:frame="1"/>
                <w:lang w:val="en-NL"/>
                <w:rPrChange w:id="878" w:author="Acaru, Silviu" w:date="2026-03-17T23:10:00Z" w16du:dateUtc="2026-03-17T22:10:00Z">
                  <w:rPr>
                    <w:rFonts w:ascii="Times New Roman" w:hAnsi="Times New Roman"/>
                    <w:sz w:val="16"/>
                  </w:rPr>
                </w:rPrChange>
              </w:rPr>
              <w:t>VR</w:t>
            </w:r>
          </w:p>
        </w:tc>
        <w:tc>
          <w:tcPr>
            <w:tcW w:w="0" w:type="auto"/>
            <w:cellIns w:id="879" w:author="Acaru, Silviu" w:date="2026-03-17T23:10:00Z"/>
            <w:hideMark/>
            <w:tcPrChange w:id="880" w:author="Acaru, Silviu" w:date="2026-03-17T23:10:00Z" w16du:dateUtc="2026-03-17T22:10:00Z">
              <w:tcPr>
                <w:tcW w:w="0" w:type="auto"/>
                <w:gridSpan w:val="2"/>
                <w:noWrap/>
                <w:vAlign w:val="center"/>
                <w:cellIns w:id="881" w:author="Acaru, Silviu" w:date="2026-03-17T23:10:00Z"/>
                <w:hideMark/>
              </w:tcPr>
            </w:tcPrChange>
          </w:tcPr>
          <w:p w14:paraId="324F6FF9" w14:textId="38DC915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ins w:id="882" w:author="Acaru, Silviu" w:date="2026-03-17T23:10:00Z" w16du:dateUtc="2026-03-17T22:10:00Z">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ins>
          </w:p>
        </w:tc>
        <w:tc>
          <w:tcPr>
            <w:tcW w:w="0" w:type="auto"/>
            <w:tcPrChange w:id="883" w:author="Acaru, Silviu" w:date="2026-03-17T23:10:00Z" w16du:dateUtc="2026-03-17T22:10:00Z">
              <w:tcPr>
                <w:tcW w:w="0" w:type="auto"/>
                <w:gridSpan w:val="3"/>
                <w:vAlign w:val="center"/>
              </w:tcPr>
            </w:tcPrChange>
          </w:tcPr>
          <w:p w14:paraId="2C876ADD" w14:textId="7611EBA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884"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885" w:author="Acaru, Silviu" w:date="2026-03-17T23:10:00Z" w16du:dateUtc="2026-03-17T22:10:00Z">
                  <w:rPr>
                    <w:rFonts w:ascii="Times New Roman" w:hAnsi="Times New Roman"/>
                    <w:sz w:val="16"/>
                  </w:rPr>
                </w:rPrChange>
              </w:rPr>
              <w:t>0.50</w:t>
            </w:r>
          </w:p>
        </w:tc>
        <w:tc>
          <w:tcPr>
            <w:tcW w:w="0" w:type="auto"/>
            <w:gridSpan w:val="2"/>
            <w:cellDel w:id="886" w:author="Acaru, Silviu" w:date="2026-03-17T23:10:00Z"/>
            <w:tcPrChange w:id="887" w:author="Acaru, Silviu" w:date="2026-03-17T23:10:00Z" w16du:dateUtc="2026-03-17T22:10:00Z">
              <w:tcPr>
                <w:tcW w:w="0" w:type="auto"/>
                <w:gridSpan w:val="3"/>
                <w:vAlign w:val="center"/>
                <w:cellDel w:id="888" w:author="Acaru, Silviu" w:date="2026-03-17T23:10:00Z"/>
              </w:tcPr>
            </w:tcPrChange>
          </w:tcPr>
          <w:p w14:paraId="5DE5FA17" w14:textId="2640884B"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889" w:author="Acaru, Silviu" w:date="2026-03-17T23:10:00Z" w16du:dateUtc="2026-03-17T22:10:00Z">
              <w:r w:rsidRPr="00E2164C">
                <w:rPr>
                  <w:rFonts w:ascii="Times New Roman" w:hAnsi="Times New Roman" w:cs="Times New Roman"/>
                  <w:sz w:val="16"/>
                  <w:szCs w:val="16"/>
                </w:rPr>
                <w:delText>364.76</w:delText>
              </w:r>
            </w:del>
          </w:p>
        </w:tc>
        <w:tc>
          <w:tcPr>
            <w:tcW w:w="0" w:type="auto"/>
            <w:cellDel w:id="890" w:author="Acaru, Silviu" w:date="2026-03-17T23:10:00Z"/>
            <w:tcPrChange w:id="891" w:author="Acaru, Silviu" w:date="2026-03-17T23:10:00Z" w16du:dateUtc="2026-03-17T22:10:00Z">
              <w:tcPr>
                <w:tcW w:w="0" w:type="auto"/>
                <w:gridSpan w:val="3"/>
                <w:vAlign w:val="center"/>
                <w:cellDel w:id="892" w:author="Acaru, Silviu" w:date="2026-03-17T23:10:00Z"/>
              </w:tcPr>
            </w:tcPrChange>
          </w:tcPr>
          <w:p w14:paraId="5AB829CF" w14:textId="26315B82"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893" w:author="Acaru, Silviu" w:date="2026-03-17T23:10:00Z" w16du:dateUtc="2026-03-17T22:10:00Z">
              <w:r w:rsidRPr="00E2164C">
                <w:rPr>
                  <w:rFonts w:ascii="Times New Roman" w:hAnsi="Times New Roman" w:cs="Times New Roman"/>
                  <w:sz w:val="16"/>
                  <w:szCs w:val="16"/>
                </w:rPr>
                <w:delText>14.02</w:delText>
              </w:r>
            </w:del>
          </w:p>
        </w:tc>
        <w:tc>
          <w:tcPr>
            <w:tcW w:w="0" w:type="auto"/>
            <w:tcPrChange w:id="894" w:author="Acaru, Silviu" w:date="2026-03-17T23:10:00Z" w16du:dateUtc="2026-03-17T22:10:00Z">
              <w:tcPr>
                <w:tcW w:w="0" w:type="auto"/>
                <w:gridSpan w:val="2"/>
                <w:noWrap/>
                <w:vAlign w:val="center"/>
              </w:tcPr>
            </w:tcPrChange>
          </w:tcPr>
          <w:p w14:paraId="621B7E18" w14:textId="6C52A1FB"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895"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896" w:author="Acaru, Silviu" w:date="2026-03-17T23:10:00Z" w16du:dateUtc="2026-03-17T22:10:00Z">
                  <w:rPr>
                    <w:rFonts w:ascii="Times New Roman" w:hAnsi="Times New Roman"/>
                    <w:sz w:val="16"/>
                  </w:rPr>
                </w:rPrChange>
              </w:rPr>
              <w:t>0.</w:t>
            </w:r>
            <w:del w:id="897" w:author="Acaru, Silviu" w:date="2026-03-17T23:10:00Z" w16du:dateUtc="2026-03-17T22:10:00Z">
              <w:r w:rsidR="00E2164C" w:rsidRPr="00E2164C">
                <w:rPr>
                  <w:rFonts w:ascii="Times New Roman" w:hAnsi="Times New Roman" w:cs="Times New Roman"/>
                  <w:sz w:val="16"/>
                  <w:szCs w:val="16"/>
                </w:rPr>
                <w:delText>35</w:delText>
              </w:r>
            </w:del>
            <w:ins w:id="898" w:author="Acaru, Silviu" w:date="2026-03-17T23:10:00Z" w16du:dateUtc="2026-03-17T22:10:00Z">
              <w:r w:rsidRPr="001A2E09">
                <w:rPr>
                  <w:rFonts w:ascii="Times New Roman" w:eastAsia="Times New Roman" w:hAnsi="Times New Roman" w:cs="Times New Roman"/>
                  <w:color w:val="020817"/>
                  <w:sz w:val="16"/>
                  <w:szCs w:val="16"/>
                  <w:lang w:val="en-NL"/>
                </w:rPr>
                <w:t>27</w:t>
              </w:r>
            </w:ins>
          </w:p>
        </w:tc>
        <w:tc>
          <w:tcPr>
            <w:tcW w:w="0" w:type="auto"/>
            <w:hideMark/>
            <w:tcPrChange w:id="899" w:author="Acaru, Silviu" w:date="2026-03-17T23:10:00Z" w16du:dateUtc="2026-03-17T22:10:00Z">
              <w:tcPr>
                <w:tcW w:w="0" w:type="auto"/>
                <w:gridSpan w:val="3"/>
                <w:noWrap/>
                <w:vAlign w:val="center"/>
                <w:hideMark/>
              </w:tcPr>
            </w:tcPrChange>
          </w:tcPr>
          <w:p w14:paraId="53C14871" w14:textId="391D16F1"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00" w:author="Acaru, Silviu" w:date="2026-03-17T23:10:00Z" w16du:dateUtc="2026-03-17T22:10:00Z">
                  <w:rPr>
                    <w:rFonts w:ascii="Times New Roman" w:hAnsi="Times New Roman"/>
                    <w:sz w:val="16"/>
                  </w:rPr>
                </w:rPrChange>
              </w:rPr>
            </w:pPr>
            <w:del w:id="901" w:author="Acaru, Silviu" w:date="2026-03-17T23:10:00Z" w16du:dateUtc="2026-03-17T22:10:00Z">
              <w:r w:rsidRPr="00E2164C">
                <w:rPr>
                  <w:rFonts w:ascii="Times New Roman" w:hAnsi="Times New Roman" w:cs="Times New Roman"/>
                  <w:sz w:val="16"/>
                  <w:szCs w:val="16"/>
                </w:rPr>
                <w:delText>462.02</w:delText>
              </w:r>
            </w:del>
            <w:ins w:id="902" w:author="Acaru, Silviu" w:date="2026-03-17T23:10:00Z" w16du:dateUtc="2026-03-17T22:10:00Z">
              <w:r w:rsidR="00964761" w:rsidRPr="001A2E09">
                <w:rPr>
                  <w:rFonts w:ascii="Times New Roman" w:eastAsia="Times New Roman" w:hAnsi="Times New Roman" w:cs="Times New Roman"/>
                  <w:color w:val="020817"/>
                  <w:sz w:val="16"/>
                  <w:szCs w:val="16"/>
                  <w:lang w:val="en-NL"/>
                </w:rPr>
                <w:t>432.04</w:t>
              </w:r>
            </w:ins>
          </w:p>
        </w:tc>
        <w:tc>
          <w:tcPr>
            <w:tcW w:w="0" w:type="auto"/>
            <w:cellIns w:id="903" w:author="Acaru, Silviu" w:date="2026-03-17T23:10:00Z"/>
            <w:tcPrChange w:id="904" w:author="Acaru, Silviu" w:date="2026-03-17T23:10:00Z" w16du:dateUtc="2026-03-17T22:10:00Z">
              <w:tcPr>
                <w:tcW w:w="0" w:type="auto"/>
                <w:gridSpan w:val="5"/>
                <w:noWrap/>
                <w:vAlign w:val="center"/>
                <w:cellIns w:id="905" w:author="Acaru, Silviu" w:date="2026-03-17T23:10:00Z"/>
              </w:tcPr>
            </w:tcPrChange>
          </w:tcPr>
          <w:p w14:paraId="3904FC3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ins w:id="906" w:author="Acaru, Silviu" w:date="2026-03-17T23:10:00Z" w16du:dateUtc="2026-03-17T22:10:00Z">
              <w:r w:rsidRPr="001A2E09">
                <w:rPr>
                  <w:rFonts w:ascii="Times New Roman" w:eastAsia="Times New Roman" w:hAnsi="Times New Roman" w:cs="Times New Roman"/>
                  <w:color w:val="020817"/>
                  <w:sz w:val="16"/>
                  <w:szCs w:val="16"/>
                  <w:lang w:val="en-NL"/>
                </w:rPr>
                <w:t>370.88</w:t>
              </w:r>
            </w:ins>
          </w:p>
        </w:tc>
        <w:tc>
          <w:tcPr>
            <w:tcW w:w="0" w:type="auto"/>
            <w:cellIns w:id="907" w:author="Acaru, Silviu" w:date="2026-03-17T23:10:00Z"/>
            <w:tcPrChange w:id="908" w:author="Acaru, Silviu" w:date="2026-03-17T23:10:00Z" w16du:dateUtc="2026-03-17T22:10:00Z">
              <w:tcPr>
                <w:tcW w:w="0" w:type="auto"/>
                <w:gridSpan w:val="4"/>
                <w:noWrap/>
                <w:vAlign w:val="center"/>
                <w:cellIns w:id="909" w:author="Acaru, Silviu" w:date="2026-03-17T23:10:00Z"/>
              </w:tcPr>
            </w:tcPrChange>
          </w:tcPr>
          <w:p w14:paraId="0F4C38F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ins w:id="910" w:author="Acaru, Silviu" w:date="2026-03-17T23:10:00Z" w16du:dateUtc="2026-03-17T22:10:00Z">
              <w:r w:rsidRPr="001A2E09">
                <w:rPr>
                  <w:rFonts w:ascii="Times New Roman" w:eastAsia="Times New Roman" w:hAnsi="Times New Roman" w:cs="Times New Roman"/>
                  <w:color w:val="020817"/>
                  <w:sz w:val="16"/>
                  <w:szCs w:val="16"/>
                  <w:lang w:val="en-NL"/>
                </w:rPr>
                <w:t>562.71</w:t>
              </w:r>
            </w:ins>
          </w:p>
        </w:tc>
        <w:tc>
          <w:tcPr>
            <w:tcW w:w="0" w:type="auto"/>
            <w:hideMark/>
            <w:tcPrChange w:id="911" w:author="Acaru, Silviu" w:date="2026-03-17T23:10:00Z" w16du:dateUtc="2026-03-17T22:10:00Z">
              <w:tcPr>
                <w:tcW w:w="0" w:type="auto"/>
                <w:gridSpan w:val="3"/>
                <w:noWrap/>
                <w:vAlign w:val="center"/>
                <w:hideMark/>
              </w:tcPr>
            </w:tcPrChange>
          </w:tcPr>
          <w:p w14:paraId="7A327960" w14:textId="2C05DFAA"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12"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913" w:author="Acaru, Silviu" w:date="2026-03-17T23:10:00Z" w16du:dateUtc="2026-03-17T22:10:00Z">
                  <w:rPr>
                    <w:rFonts w:ascii="Times New Roman" w:hAnsi="Times New Roman"/>
                    <w:sz w:val="16"/>
                  </w:rPr>
                </w:rPrChange>
              </w:rPr>
              <w:t>15.</w:t>
            </w:r>
            <w:del w:id="914" w:author="Acaru, Silviu" w:date="2026-03-17T23:10:00Z" w16du:dateUtc="2026-03-17T22:10:00Z">
              <w:r w:rsidR="00E2164C" w:rsidRPr="00E2164C">
                <w:rPr>
                  <w:rFonts w:ascii="Times New Roman" w:hAnsi="Times New Roman" w:cs="Times New Roman"/>
                  <w:sz w:val="16"/>
                  <w:szCs w:val="16"/>
                </w:rPr>
                <w:delText>95</w:delText>
              </w:r>
            </w:del>
            <w:ins w:id="915" w:author="Acaru, Silviu" w:date="2026-03-17T23:10:00Z" w16du:dateUtc="2026-03-17T22:10:00Z">
              <w:r w:rsidRPr="001A2E09">
                <w:rPr>
                  <w:rFonts w:ascii="Times New Roman" w:eastAsia="Times New Roman" w:hAnsi="Times New Roman" w:cs="Times New Roman"/>
                  <w:color w:val="020817"/>
                  <w:sz w:val="16"/>
                  <w:szCs w:val="16"/>
                  <w:lang w:val="en-NL"/>
                </w:rPr>
                <w:t>22</w:t>
              </w:r>
            </w:ins>
          </w:p>
        </w:tc>
        <w:tc>
          <w:tcPr>
            <w:tcW w:w="0" w:type="auto"/>
            <w:gridSpan w:val="2"/>
            <w:hideMark/>
            <w:tcPrChange w:id="916" w:author="Acaru, Silviu" w:date="2026-03-17T23:10:00Z" w16du:dateUtc="2026-03-17T22:10:00Z">
              <w:tcPr>
                <w:tcW w:w="0" w:type="auto"/>
                <w:gridSpan w:val="10"/>
                <w:vAlign w:val="center"/>
                <w:hideMark/>
              </w:tcPr>
            </w:tcPrChange>
          </w:tcPr>
          <w:p w14:paraId="7D675EAB" w14:textId="78623480"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17" w:author="Acaru, Silviu" w:date="2026-03-17T23:10:00Z" w16du:dateUtc="2026-03-17T22:10:00Z">
                  <w:rPr>
                    <w:rFonts w:ascii="Times New Roman" w:hAnsi="Times New Roman"/>
                    <w:sz w:val="16"/>
                  </w:rPr>
                </w:rPrChange>
              </w:rPr>
            </w:pPr>
            <w:del w:id="918" w:author="Acaru, Silviu" w:date="2026-03-17T23:10:00Z" w16du:dateUtc="2026-03-17T22:10:00Z">
              <w:r w:rsidRPr="00E2164C">
                <w:rPr>
                  <w:rFonts w:ascii="Times New Roman" w:hAnsi="Times New Roman" w:cs="Times New Roman"/>
                  <w:sz w:val="16"/>
                  <w:szCs w:val="16"/>
                </w:rPr>
                <w:delText>1.93</w:delText>
              </w:r>
            </w:del>
            <w:ins w:id="919" w:author="Acaru, Silviu" w:date="2026-03-17T23:10:00Z" w16du:dateUtc="2026-03-17T22:10:00Z">
              <w:r w:rsidR="00964761" w:rsidRPr="001A2E09">
                <w:rPr>
                  <w:rFonts w:ascii="Times New Roman" w:eastAsia="Times New Roman" w:hAnsi="Times New Roman" w:cs="Times New Roman"/>
                  <w:color w:val="020817"/>
                  <w:sz w:val="16"/>
                  <w:szCs w:val="16"/>
                  <w:lang w:val="en-NL"/>
                </w:rPr>
                <w:t>17.94</w:t>
              </w:r>
            </w:ins>
          </w:p>
        </w:tc>
        <w:tc>
          <w:tcPr>
            <w:tcW w:w="0" w:type="auto"/>
            <w:gridSpan w:val="2"/>
            <w:cellIns w:id="920" w:author="Acaru, Silviu" w:date="2026-03-17T23:10:00Z"/>
            <w:hideMark/>
            <w:tcPrChange w:id="921" w:author="Acaru, Silviu" w:date="2026-03-17T23:10:00Z" w16du:dateUtc="2026-03-17T22:10:00Z">
              <w:tcPr>
                <w:tcW w:w="0" w:type="auto"/>
                <w:gridSpan w:val="4"/>
                <w:vAlign w:val="center"/>
                <w:cellIns w:id="922" w:author="Acaru, Silviu" w:date="2026-03-17T23:10:00Z"/>
                <w:hideMark/>
              </w:tcPr>
            </w:tcPrChange>
          </w:tcPr>
          <w:p w14:paraId="01A7BDA3"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ins w:id="923" w:author="Acaru, Silviu" w:date="2026-03-17T23:10:00Z" w16du:dateUtc="2026-03-17T22:10:00Z">
              <w:r w:rsidRPr="001A2E09">
                <w:rPr>
                  <w:rFonts w:ascii="Times New Roman" w:eastAsia="Times New Roman" w:hAnsi="Times New Roman" w:cs="Times New Roman"/>
                  <w:color w:val="020817"/>
                  <w:sz w:val="16"/>
                  <w:szCs w:val="16"/>
                  <w:lang w:val="en-NL"/>
                </w:rPr>
                <w:t>15.45</w:t>
              </w:r>
            </w:ins>
          </w:p>
        </w:tc>
      </w:tr>
      <w:tr w:rsidR="0044513A" w:rsidRPr="001A2E09" w14:paraId="26A82DBA" w14:textId="7E8203BB"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8C04A9">
            <w:pPr>
              <w:jc w:val="center"/>
              <w:rPr>
                <w:rFonts w:ascii="Times New Roman" w:hAnsi="Times New Roman"/>
                <w:color w:val="020817"/>
                <w:sz w:val="16"/>
                <w:lang w:val="en-NL"/>
                <w:rPrChange w:id="924" w:author="Acaru, Silviu" w:date="2026-03-17T23:10:00Z" w16du:dateUtc="2026-03-17T22:10:00Z">
                  <w:rPr>
                    <w:rFonts w:ascii="Times New Roman" w:hAnsi="Times New Roman"/>
                    <w:sz w:val="16"/>
                  </w:rPr>
                </w:rPrChange>
              </w:rPr>
              <w:pPrChange w:id="925" w:author="Acaru, Silviu" w:date="2026-03-17T23:10:00Z" w16du:dateUtc="2026-03-17T22:10:00Z">
                <w:pPr/>
              </w:pPrChange>
            </w:pPr>
            <w:r w:rsidRPr="001A2E09">
              <w:rPr>
                <w:rFonts w:ascii="Times New Roman" w:hAnsi="Times New Roman"/>
                <w:caps w:val="0"/>
                <w:color w:val="020817"/>
                <w:sz w:val="16"/>
                <w:bdr w:val="single" w:sz="2" w:space="0" w:color="E2E8F0" w:frame="1"/>
                <w:lang w:val="en-NL"/>
                <w:rPrChange w:id="926" w:author="Acaru, Silviu" w:date="2026-03-17T23:10:00Z" w16du:dateUtc="2026-03-17T22:10:00Z">
                  <w:rPr>
                    <w:rFonts w:ascii="Times New Roman" w:hAnsi="Times New Roman"/>
                    <w:sz w:val="16"/>
                  </w:rPr>
                </w:rPrChange>
              </w:rPr>
              <w:t>Lasso</w:t>
            </w:r>
          </w:p>
        </w:tc>
        <w:tc>
          <w:tcPr>
            <w:tcW w:w="0" w:type="auto"/>
            <w:hideMark/>
          </w:tcPr>
          <w:p w14:paraId="3B801118" w14:textId="6A851818"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927"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928" w:author="Acaru, Silviu" w:date="2026-03-17T23:10:00Z" w16du:dateUtc="2026-03-17T22:10:00Z">
                  <w:rPr>
                    <w:rFonts w:ascii="Times New Roman" w:hAnsi="Times New Roman"/>
                    <w:sz w:val="16"/>
                  </w:rPr>
                </w:rPrChange>
              </w:rPr>
              <w:t>0.</w:t>
            </w:r>
            <w:del w:id="929" w:author="Acaru, Silviu" w:date="2026-03-17T23:10:00Z" w16du:dateUtc="2026-03-17T22:10:00Z">
              <w:r w:rsidR="00E2164C" w:rsidRPr="00E2164C">
                <w:rPr>
                  <w:rFonts w:ascii="Times New Roman" w:hAnsi="Times New Roman" w:cs="Times New Roman"/>
                  <w:sz w:val="16"/>
                  <w:szCs w:val="16"/>
                </w:rPr>
                <w:delText>30</w:delText>
              </w:r>
            </w:del>
            <w:ins w:id="930" w:author="Acaru, Silviu" w:date="2026-03-17T23:10:00Z" w16du:dateUtc="2026-03-17T22:10:00Z">
              <w:r w:rsidRPr="001A2E09">
                <w:rPr>
                  <w:rFonts w:ascii="Times New Roman" w:eastAsia="Times New Roman" w:hAnsi="Times New Roman" w:cs="Times New Roman"/>
                  <w:color w:val="020817"/>
                  <w:sz w:val="16"/>
                  <w:szCs w:val="16"/>
                  <w:lang w:val="en-NL"/>
                </w:rPr>
                <w:t>3</w:t>
              </w:r>
              <w:r>
                <w:rPr>
                  <w:rFonts w:ascii="Times New Roman" w:eastAsia="Times New Roman" w:hAnsi="Times New Roman" w:cs="Times New Roman"/>
                  <w:color w:val="020817"/>
                  <w:sz w:val="16"/>
                  <w:szCs w:val="16"/>
                  <w:lang w:val="en-NL"/>
                </w:rPr>
                <w:t>1</w:t>
              </w:r>
            </w:ins>
          </w:p>
        </w:tc>
        <w:tc>
          <w:tcPr>
            <w:tcW w:w="0" w:type="auto"/>
            <w:gridSpan w:val="4"/>
          </w:tcPr>
          <w:p w14:paraId="3B1C9302" w14:textId="0EFA4BD4"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931" w:author="Acaru, Silviu" w:date="2026-03-17T23:10:00Z" w16du:dateUtc="2026-03-17T22:10:00Z">
                  <w:rPr>
                    <w:rFonts w:ascii="Times New Roman" w:hAnsi="Times New Roman"/>
                    <w:sz w:val="16"/>
                  </w:rPr>
                </w:rPrChange>
              </w:rPr>
            </w:pPr>
            <w:del w:id="932" w:author="Acaru, Silviu" w:date="2026-03-17T23:10:00Z" w16du:dateUtc="2026-03-17T22:10:00Z">
              <w:r w:rsidRPr="00E2164C">
                <w:rPr>
                  <w:rFonts w:ascii="Times New Roman" w:hAnsi="Times New Roman" w:cs="Times New Roman"/>
                  <w:sz w:val="16"/>
                  <w:szCs w:val="16"/>
                </w:rPr>
                <w:delText>515.25</w:delText>
              </w:r>
            </w:del>
            <w:ins w:id="933" w:author="Acaru, Silviu" w:date="2026-03-17T23:10:00Z" w16du:dateUtc="2026-03-17T22:10:00Z">
              <w:r w:rsidR="00964761" w:rsidRPr="001A2E09">
                <w:rPr>
                  <w:rFonts w:ascii="Times New Roman" w:eastAsia="Times New Roman" w:hAnsi="Times New Roman" w:cs="Times New Roman"/>
                  <w:color w:val="020817"/>
                  <w:sz w:val="16"/>
                  <w:szCs w:val="16"/>
                  <w:lang w:val="en-NL"/>
                </w:rPr>
                <w:t>0.32</w:t>
              </w:r>
            </w:ins>
          </w:p>
        </w:tc>
        <w:tc>
          <w:tcPr>
            <w:tcW w:w="0" w:type="auto"/>
            <w:cellIns w:id="934" w:author="Acaru, Silviu" w:date="2026-03-17T23:10:00Z"/>
          </w:tcPr>
          <w:p w14:paraId="5240883F" w14:textId="56281360"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935" w:author="Acaru, Silviu" w:date="2026-03-17T23:10:00Z" w16du:dateUtc="2026-03-17T22:10:00Z">
              <w:r w:rsidRPr="001A2E09">
                <w:rPr>
                  <w:rFonts w:ascii="Times New Roman" w:eastAsia="Times New Roman" w:hAnsi="Times New Roman" w:cs="Times New Roman"/>
                  <w:color w:val="020817"/>
                  <w:sz w:val="16"/>
                  <w:szCs w:val="16"/>
                  <w:lang w:val="en-NL"/>
                </w:rPr>
                <w:t>0.2</w:t>
              </w:r>
              <w:r>
                <w:rPr>
                  <w:rFonts w:ascii="Times New Roman" w:eastAsia="Times New Roman" w:hAnsi="Times New Roman" w:cs="Times New Roman"/>
                  <w:color w:val="020817"/>
                  <w:sz w:val="16"/>
                  <w:szCs w:val="16"/>
                  <w:lang w:val="en-NL"/>
                </w:rPr>
                <w:t>4</w:t>
              </w:r>
            </w:ins>
          </w:p>
        </w:tc>
        <w:tc>
          <w:tcPr>
            <w:tcW w:w="0" w:type="auto"/>
            <w:cellIns w:id="936" w:author="Acaru, Silviu" w:date="2026-03-17T23:10:00Z"/>
            <w:hideMark/>
          </w:tcPr>
          <w:p w14:paraId="10B7AE8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937" w:author="Acaru, Silviu" w:date="2026-03-17T23:10:00Z" w16du:dateUtc="2026-03-17T22:10:00Z">
              <w:r w:rsidRPr="001A2E09">
                <w:rPr>
                  <w:rFonts w:ascii="Times New Roman" w:eastAsia="Times New Roman" w:hAnsi="Times New Roman" w:cs="Times New Roman"/>
                  <w:color w:val="020817"/>
                  <w:sz w:val="16"/>
                  <w:szCs w:val="16"/>
                  <w:lang w:val="en-NL"/>
                </w:rPr>
                <w:t>501.53</w:t>
              </w:r>
            </w:ins>
          </w:p>
        </w:tc>
        <w:tc>
          <w:tcPr>
            <w:tcW w:w="0" w:type="auto"/>
            <w:cellIns w:id="938" w:author="Acaru, Silviu" w:date="2026-03-17T23:10:00Z"/>
          </w:tcPr>
          <w:p w14:paraId="71AF627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939" w:author="Acaru, Silviu" w:date="2026-03-17T23:10:00Z" w16du:dateUtc="2026-03-17T22:10:00Z">
              <w:r w:rsidRPr="001A2E09">
                <w:rPr>
                  <w:rFonts w:ascii="Times New Roman" w:eastAsia="Times New Roman" w:hAnsi="Times New Roman" w:cs="Times New Roman"/>
                  <w:color w:val="020817"/>
                  <w:sz w:val="16"/>
                  <w:szCs w:val="16"/>
                  <w:lang w:val="en-NL"/>
                </w:rPr>
                <w:t>507.15</w:t>
              </w:r>
            </w:ins>
          </w:p>
        </w:tc>
        <w:tc>
          <w:tcPr>
            <w:tcW w:w="0" w:type="auto"/>
            <w:cellIns w:id="940" w:author="Acaru, Silviu" w:date="2026-03-17T23:10:00Z"/>
          </w:tcPr>
          <w:p w14:paraId="7062090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941" w:author="Acaru, Silviu" w:date="2026-03-17T23:10:00Z" w16du:dateUtc="2026-03-17T22:10:00Z">
              <w:r w:rsidRPr="001A2E09">
                <w:rPr>
                  <w:rFonts w:ascii="Times New Roman" w:eastAsia="Times New Roman" w:hAnsi="Times New Roman" w:cs="Times New Roman"/>
                  <w:color w:val="020817"/>
                  <w:sz w:val="16"/>
                  <w:szCs w:val="16"/>
                  <w:lang w:val="en-NL"/>
                </w:rPr>
                <w:t>589.55</w:t>
              </w:r>
            </w:ins>
          </w:p>
        </w:tc>
        <w:tc>
          <w:tcPr>
            <w:tcW w:w="0" w:type="auto"/>
            <w:hideMark/>
          </w:tcPr>
          <w:p w14:paraId="7C017DF3" w14:textId="333BC834"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942"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943" w:author="Acaru, Silviu" w:date="2026-03-17T23:10:00Z" w16du:dateUtc="2026-03-17T22:10:00Z">
                  <w:rPr>
                    <w:rFonts w:ascii="Times New Roman" w:hAnsi="Times New Roman"/>
                    <w:sz w:val="16"/>
                  </w:rPr>
                </w:rPrChange>
              </w:rPr>
              <w:t>18.</w:t>
            </w:r>
            <w:del w:id="944" w:author="Acaru, Silviu" w:date="2026-03-17T23:10:00Z" w16du:dateUtc="2026-03-17T22:10:00Z">
              <w:r w:rsidR="00E2164C" w:rsidRPr="00E2164C">
                <w:rPr>
                  <w:rFonts w:ascii="Times New Roman" w:hAnsi="Times New Roman" w:cs="Times New Roman"/>
                  <w:sz w:val="16"/>
                  <w:szCs w:val="16"/>
                </w:rPr>
                <w:delText>91</w:delText>
              </w:r>
            </w:del>
            <w:ins w:id="945" w:author="Acaru, Silviu" w:date="2026-03-17T23:10:00Z" w16du:dateUtc="2026-03-17T22:10:00Z">
              <w:r w:rsidRPr="001A2E09">
                <w:rPr>
                  <w:rFonts w:ascii="Times New Roman" w:eastAsia="Times New Roman" w:hAnsi="Times New Roman" w:cs="Times New Roman"/>
                  <w:color w:val="020817"/>
                  <w:sz w:val="16"/>
                  <w:szCs w:val="16"/>
                  <w:lang w:val="en-NL"/>
                </w:rPr>
                <w:t>44</w:t>
              </w:r>
            </w:ins>
          </w:p>
        </w:tc>
        <w:tc>
          <w:tcPr>
            <w:tcW w:w="0" w:type="auto"/>
            <w:hideMark/>
          </w:tcPr>
          <w:p w14:paraId="6049D1D4" w14:textId="177C319C"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946" w:author="Acaru, Silviu" w:date="2026-03-17T23:10:00Z" w16du:dateUtc="2026-03-17T22:10:00Z">
                  <w:rPr>
                    <w:rFonts w:ascii="Times New Roman" w:hAnsi="Times New Roman"/>
                    <w:sz w:val="16"/>
                  </w:rPr>
                </w:rPrChange>
              </w:rPr>
            </w:pPr>
            <w:del w:id="947" w:author="Acaru, Silviu" w:date="2026-03-17T23:10:00Z" w16du:dateUtc="2026-03-17T22:10:00Z">
              <w:r w:rsidRPr="00E2164C">
                <w:rPr>
                  <w:rFonts w:ascii="Times New Roman" w:hAnsi="Times New Roman" w:cs="Times New Roman"/>
                  <w:sz w:val="16"/>
                  <w:szCs w:val="16"/>
                </w:rPr>
                <w:delText>0.17</w:delText>
              </w:r>
            </w:del>
            <w:ins w:id="948" w:author="Acaru, Silviu" w:date="2026-03-17T23:10:00Z" w16du:dateUtc="2026-03-17T22:10:00Z">
              <w:r w:rsidR="00964761" w:rsidRPr="001A2E09">
                <w:rPr>
                  <w:rFonts w:ascii="Times New Roman" w:eastAsia="Times New Roman" w:hAnsi="Times New Roman" w:cs="Times New Roman"/>
                  <w:color w:val="020817"/>
                  <w:sz w:val="16"/>
                  <w:szCs w:val="16"/>
                  <w:lang w:val="en-NL"/>
                </w:rPr>
                <w:t>19.59</w:t>
              </w:r>
            </w:ins>
          </w:p>
        </w:tc>
        <w:tc>
          <w:tcPr>
            <w:tcW w:w="0" w:type="auto"/>
            <w:cellDel w:id="949" w:author="Acaru, Silviu" w:date="2026-03-17T23:10:00Z"/>
          </w:tcPr>
          <w:p w14:paraId="3E98074C" w14:textId="4A315926"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950" w:author="Acaru, Silviu" w:date="2026-03-17T23:10:00Z" w16du:dateUtc="2026-03-17T22:10:00Z">
              <w:r w:rsidRPr="00E2164C">
                <w:rPr>
                  <w:rFonts w:ascii="Times New Roman" w:hAnsi="Times New Roman" w:cs="Times New Roman"/>
                  <w:sz w:val="16"/>
                  <w:szCs w:val="16"/>
                </w:rPr>
                <w:delText>590.25</w:delText>
              </w:r>
            </w:del>
          </w:p>
        </w:tc>
        <w:tc>
          <w:tcPr>
            <w:tcW w:w="0" w:type="auto"/>
            <w:hideMark/>
          </w:tcPr>
          <w:p w14:paraId="0B03AA47" w14:textId="3007465F"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951"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952" w:author="Acaru, Silviu" w:date="2026-03-17T23:10:00Z" w16du:dateUtc="2026-03-17T22:10:00Z">
                  <w:rPr>
                    <w:rFonts w:ascii="Times New Roman" w:hAnsi="Times New Roman"/>
                    <w:sz w:val="16"/>
                  </w:rPr>
                </w:rPrChange>
              </w:rPr>
              <w:t>19.</w:t>
            </w:r>
            <w:del w:id="953" w:author="Acaru, Silviu" w:date="2026-03-17T23:10:00Z" w16du:dateUtc="2026-03-17T22:10:00Z">
              <w:r w:rsidR="00E2164C" w:rsidRPr="00E2164C">
                <w:rPr>
                  <w:rFonts w:ascii="Times New Roman" w:hAnsi="Times New Roman" w:cs="Times New Roman"/>
                  <w:sz w:val="16"/>
                  <w:szCs w:val="16"/>
                </w:rPr>
                <w:delText>85</w:delText>
              </w:r>
            </w:del>
            <w:ins w:id="954" w:author="Acaru, Silviu" w:date="2026-03-17T23:10:00Z" w16du:dateUtc="2026-03-17T22:10:00Z">
              <w:r w:rsidRPr="001A2E09">
                <w:rPr>
                  <w:rFonts w:ascii="Times New Roman" w:eastAsia="Times New Roman" w:hAnsi="Times New Roman" w:cs="Times New Roman"/>
                  <w:color w:val="020817"/>
                  <w:sz w:val="16"/>
                  <w:szCs w:val="16"/>
                  <w:lang w:val="en-NL"/>
                </w:rPr>
                <w:t>09</w:t>
              </w:r>
            </w:ins>
          </w:p>
        </w:tc>
        <w:tc>
          <w:tcPr>
            <w:tcW w:w="0" w:type="auto"/>
            <w:cellDel w:id="955" w:author="Acaru, Silviu" w:date="2026-03-17T23:10:00Z"/>
          </w:tcPr>
          <w:p w14:paraId="68D50236" w14:textId="3B00BB49"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956" w:author="Acaru, Silviu" w:date="2026-03-17T23:10:00Z" w16du:dateUtc="2026-03-17T22:10:00Z">
              <w:r w:rsidRPr="00E2164C">
                <w:rPr>
                  <w:rFonts w:ascii="Times New Roman" w:hAnsi="Times New Roman" w:cs="Times New Roman"/>
                  <w:sz w:val="16"/>
                  <w:szCs w:val="16"/>
                </w:rPr>
                <w:delText>0.94</w:delText>
              </w:r>
            </w:del>
          </w:p>
        </w:tc>
      </w:tr>
      <w:tr w:rsidR="00964761" w:rsidRPr="001A2E09" w14:paraId="1EF02FF7" w14:textId="77777777" w:rsidTr="008C04A9">
        <w:trPr>
          <w:trHeight w:val="261"/>
          <w:trPrChange w:id="957" w:author="Acaru, Silviu" w:date="2026-03-17T23:10:00Z" w16du:dateUtc="2026-03-17T22:10:00Z">
            <w:trPr>
              <w:gridAfter w:val="0"/>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958" w:author="Acaru, Silviu" w:date="2026-03-17T23:10:00Z" w16du:dateUtc="2026-03-17T22:10:00Z">
              <w:tcPr>
                <w:tcW w:w="0" w:type="auto"/>
                <w:gridSpan w:val="3"/>
                <w:noWrap/>
                <w:vAlign w:val="center"/>
                <w:hideMark/>
              </w:tcPr>
            </w:tcPrChange>
          </w:tcPr>
          <w:p w14:paraId="1CEEFA6F" w14:textId="77777777" w:rsidR="00964761" w:rsidRPr="001A2E09" w:rsidRDefault="00964761" w:rsidP="008C04A9">
            <w:pPr>
              <w:jc w:val="center"/>
              <w:rPr>
                <w:rFonts w:ascii="Times New Roman" w:hAnsi="Times New Roman"/>
                <w:color w:val="020817"/>
                <w:sz w:val="16"/>
                <w:lang w:val="en-NL"/>
                <w:rPrChange w:id="959" w:author="Acaru, Silviu" w:date="2026-03-17T23:10:00Z" w16du:dateUtc="2026-03-17T22:10:00Z">
                  <w:rPr>
                    <w:rFonts w:ascii="Times New Roman" w:hAnsi="Times New Roman"/>
                    <w:sz w:val="16"/>
                  </w:rPr>
                </w:rPrChange>
              </w:rPr>
              <w:pPrChange w:id="960" w:author="Acaru, Silviu" w:date="2026-03-17T23:10:00Z" w16du:dateUtc="2026-03-17T22:10:00Z">
                <w:pPr/>
              </w:pPrChange>
            </w:pPr>
            <w:proofErr w:type="spellStart"/>
            <w:r w:rsidRPr="001A2E09">
              <w:rPr>
                <w:rFonts w:ascii="Times New Roman" w:hAnsi="Times New Roman"/>
                <w:caps w:val="0"/>
                <w:color w:val="020817"/>
                <w:sz w:val="16"/>
                <w:bdr w:val="single" w:sz="2" w:space="0" w:color="E2E8F0" w:frame="1"/>
                <w:lang w:val="en-NL"/>
                <w:rPrChange w:id="961" w:author="Acaru, Silviu" w:date="2026-03-17T23:10:00Z" w16du:dateUtc="2026-03-17T22:10:00Z">
                  <w:rPr>
                    <w:rFonts w:ascii="Times New Roman" w:hAnsi="Times New Roman"/>
                    <w:sz w:val="16"/>
                  </w:rPr>
                </w:rPrChange>
              </w:rPr>
              <w:t>Elastic</w:t>
            </w:r>
            <w:r>
              <w:rPr>
                <w:rFonts w:ascii="Times New Roman" w:hAnsi="Times New Roman"/>
                <w:caps w:val="0"/>
                <w:color w:val="020817"/>
                <w:sz w:val="16"/>
                <w:bdr w:val="single" w:sz="2" w:space="0" w:color="E2E8F0" w:frame="1"/>
                <w:lang w:val="en-NL"/>
                <w:rPrChange w:id="962" w:author="Acaru, Silviu" w:date="2026-03-17T23:10:00Z" w16du:dateUtc="2026-03-17T22:10:00Z">
                  <w:rPr>
                    <w:rFonts w:ascii="Times New Roman" w:hAnsi="Times New Roman"/>
                    <w:sz w:val="16"/>
                  </w:rPr>
                </w:rPrChange>
              </w:rPr>
              <w:t>N</w:t>
            </w:r>
            <w:r w:rsidRPr="001A2E09">
              <w:rPr>
                <w:rFonts w:ascii="Times New Roman" w:hAnsi="Times New Roman"/>
                <w:caps w:val="0"/>
                <w:color w:val="020817"/>
                <w:sz w:val="16"/>
                <w:bdr w:val="single" w:sz="2" w:space="0" w:color="E2E8F0" w:frame="1"/>
                <w:lang w:val="en-NL"/>
                <w:rPrChange w:id="963" w:author="Acaru, Silviu" w:date="2026-03-17T23:10:00Z" w16du:dateUtc="2026-03-17T22:10:00Z">
                  <w:rPr>
                    <w:rFonts w:ascii="Times New Roman" w:hAnsi="Times New Roman"/>
                    <w:sz w:val="16"/>
                  </w:rPr>
                </w:rPrChange>
              </w:rPr>
              <w:t>et</w:t>
            </w:r>
            <w:proofErr w:type="spellEnd"/>
          </w:p>
        </w:tc>
        <w:tc>
          <w:tcPr>
            <w:tcW w:w="0" w:type="auto"/>
            <w:hideMark/>
            <w:tcPrChange w:id="964" w:author="Acaru, Silviu" w:date="2026-03-17T23:10:00Z" w16du:dateUtc="2026-03-17T22:10:00Z">
              <w:tcPr>
                <w:tcW w:w="0" w:type="auto"/>
                <w:vAlign w:val="center"/>
                <w:hideMark/>
              </w:tcPr>
            </w:tcPrChange>
          </w:tcPr>
          <w:p w14:paraId="170A4134" w14:textId="1EB267AC"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65"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966" w:author="Acaru, Silviu" w:date="2026-03-17T23:10:00Z" w16du:dateUtc="2026-03-17T22:10:00Z">
                  <w:rPr>
                    <w:rFonts w:ascii="Times New Roman" w:hAnsi="Times New Roman"/>
                    <w:sz w:val="16"/>
                  </w:rPr>
                </w:rPrChange>
              </w:rPr>
              <w:t>0.</w:t>
            </w:r>
            <w:del w:id="967" w:author="Acaru, Silviu" w:date="2026-03-17T23:10:00Z" w16du:dateUtc="2026-03-17T22:10:00Z">
              <w:r w:rsidR="00E2164C" w:rsidRPr="00E2164C">
                <w:rPr>
                  <w:rFonts w:ascii="Times New Roman" w:hAnsi="Times New Roman" w:cs="Times New Roman"/>
                  <w:sz w:val="16"/>
                  <w:szCs w:val="16"/>
                </w:rPr>
                <w:delText>38</w:delText>
              </w:r>
            </w:del>
            <w:ins w:id="968" w:author="Acaru, Silviu" w:date="2026-03-17T23:10:00Z" w16du:dateUtc="2026-03-17T22:10:00Z">
              <w:r w:rsidRPr="001A2E09">
                <w:rPr>
                  <w:rFonts w:ascii="Times New Roman" w:eastAsia="Times New Roman" w:hAnsi="Times New Roman" w:cs="Times New Roman"/>
                  <w:color w:val="020817"/>
                  <w:sz w:val="16"/>
                  <w:szCs w:val="16"/>
                  <w:lang w:val="en-NL"/>
                </w:rPr>
                <w:t>39</w:t>
              </w:r>
            </w:ins>
          </w:p>
        </w:tc>
        <w:tc>
          <w:tcPr>
            <w:tcW w:w="0" w:type="auto"/>
            <w:gridSpan w:val="2"/>
            <w:tcPrChange w:id="969" w:author="Acaru, Silviu" w:date="2026-03-17T23:10:00Z" w16du:dateUtc="2026-03-17T22:10:00Z">
              <w:tcPr>
                <w:tcW w:w="0" w:type="auto"/>
                <w:gridSpan w:val="3"/>
                <w:vAlign w:val="center"/>
              </w:tcPr>
            </w:tcPrChange>
          </w:tcPr>
          <w:p w14:paraId="7F74294D" w14:textId="3D3FEF60"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70" w:author="Acaru, Silviu" w:date="2026-03-17T23:10:00Z" w16du:dateUtc="2026-03-17T22:10:00Z">
                  <w:rPr>
                    <w:rFonts w:ascii="Times New Roman" w:hAnsi="Times New Roman"/>
                    <w:sz w:val="16"/>
                  </w:rPr>
                </w:rPrChange>
              </w:rPr>
            </w:pPr>
            <w:del w:id="971" w:author="Acaru, Silviu" w:date="2026-03-17T23:10:00Z" w16du:dateUtc="2026-03-17T22:10:00Z">
              <w:r w:rsidRPr="00E2164C">
                <w:rPr>
                  <w:rFonts w:ascii="Times New Roman" w:hAnsi="Times New Roman" w:cs="Times New Roman"/>
                  <w:sz w:val="16"/>
                  <w:szCs w:val="16"/>
                </w:rPr>
                <w:delText>451.78</w:delText>
              </w:r>
            </w:del>
            <w:ins w:id="972" w:author="Acaru, Silviu" w:date="2026-03-17T23:10:00Z" w16du:dateUtc="2026-03-17T22:10:00Z">
              <w:r w:rsidR="00964761" w:rsidRPr="001A2E09">
                <w:rPr>
                  <w:rFonts w:ascii="Times New Roman" w:eastAsia="Times New Roman" w:hAnsi="Times New Roman" w:cs="Times New Roman"/>
                  <w:color w:val="020817"/>
                  <w:sz w:val="16"/>
                  <w:szCs w:val="16"/>
                  <w:lang w:val="en-NL"/>
                </w:rPr>
                <w:t>0.4</w:t>
              </w:r>
              <w:r w:rsidR="00964761">
                <w:rPr>
                  <w:rFonts w:ascii="Times New Roman" w:eastAsia="Times New Roman" w:hAnsi="Times New Roman" w:cs="Times New Roman"/>
                  <w:color w:val="020817"/>
                  <w:sz w:val="16"/>
                  <w:szCs w:val="16"/>
                  <w:lang w:val="en-NL"/>
                </w:rPr>
                <w:t>7</w:t>
              </w:r>
            </w:ins>
          </w:p>
        </w:tc>
        <w:tc>
          <w:tcPr>
            <w:tcW w:w="0" w:type="auto"/>
            <w:gridSpan w:val="2"/>
            <w:cellDel w:id="973" w:author="Acaru, Silviu" w:date="2026-03-17T23:10:00Z"/>
            <w:tcPrChange w:id="974" w:author="Acaru, Silviu" w:date="2026-03-17T23:10:00Z" w16du:dateUtc="2026-03-17T22:10:00Z">
              <w:tcPr>
                <w:tcW w:w="0" w:type="auto"/>
                <w:gridSpan w:val="3"/>
                <w:vAlign w:val="center"/>
                <w:cellDel w:id="975" w:author="Acaru, Silviu" w:date="2026-03-17T23:10:00Z"/>
              </w:tcPr>
            </w:tcPrChange>
          </w:tcPr>
          <w:p w14:paraId="7E441E94" w14:textId="5DA231C9"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976" w:author="Acaru, Silviu" w:date="2026-03-17T23:10:00Z" w16du:dateUtc="2026-03-17T22:10:00Z">
              <w:r w:rsidRPr="00E2164C">
                <w:rPr>
                  <w:rFonts w:ascii="Times New Roman" w:hAnsi="Times New Roman" w:cs="Times New Roman"/>
                  <w:sz w:val="16"/>
                  <w:szCs w:val="16"/>
                </w:rPr>
                <w:delText>16.83</w:delText>
              </w:r>
            </w:del>
          </w:p>
        </w:tc>
        <w:tc>
          <w:tcPr>
            <w:tcW w:w="0" w:type="auto"/>
            <w:tcPrChange w:id="977" w:author="Acaru, Silviu" w:date="2026-03-17T23:10:00Z" w16du:dateUtc="2026-03-17T22:10:00Z">
              <w:tcPr>
                <w:tcW w:w="0" w:type="auto"/>
                <w:gridSpan w:val="2"/>
                <w:noWrap/>
                <w:vAlign w:val="center"/>
              </w:tcPr>
            </w:tcPrChange>
          </w:tcPr>
          <w:p w14:paraId="26615EC4" w14:textId="60EEE59D"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78"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979" w:author="Acaru, Silviu" w:date="2026-03-17T23:10:00Z" w16du:dateUtc="2026-03-17T22:10:00Z">
                  <w:rPr>
                    <w:rFonts w:ascii="Times New Roman" w:hAnsi="Times New Roman"/>
                    <w:sz w:val="16"/>
                  </w:rPr>
                </w:rPrChange>
              </w:rPr>
              <w:t>0.</w:t>
            </w:r>
            <w:del w:id="980" w:author="Acaru, Silviu" w:date="2026-03-17T23:10:00Z" w16du:dateUtc="2026-03-17T22:10:00Z">
              <w:r w:rsidR="00E2164C" w:rsidRPr="00E2164C">
                <w:rPr>
                  <w:rFonts w:ascii="Times New Roman" w:hAnsi="Times New Roman" w:cs="Times New Roman"/>
                  <w:sz w:val="16"/>
                  <w:szCs w:val="16"/>
                </w:rPr>
                <w:delText>23</w:delText>
              </w:r>
            </w:del>
            <w:ins w:id="981" w:author="Acaru, Silviu" w:date="2026-03-17T23:10:00Z" w16du:dateUtc="2026-03-17T22:10:00Z">
              <w:r>
                <w:rPr>
                  <w:rFonts w:ascii="Times New Roman" w:eastAsia="Times New Roman" w:hAnsi="Times New Roman" w:cs="Times New Roman"/>
                  <w:color w:val="020817"/>
                  <w:sz w:val="16"/>
                  <w:szCs w:val="16"/>
                  <w:lang w:val="en-NL"/>
                </w:rPr>
                <w:t>30</w:t>
              </w:r>
            </w:ins>
          </w:p>
        </w:tc>
        <w:tc>
          <w:tcPr>
            <w:tcW w:w="0" w:type="auto"/>
            <w:hideMark/>
            <w:tcPrChange w:id="982" w:author="Acaru, Silviu" w:date="2026-03-17T23:10:00Z" w16du:dateUtc="2026-03-17T22:10:00Z">
              <w:tcPr>
                <w:tcW w:w="0" w:type="auto"/>
                <w:gridSpan w:val="3"/>
                <w:noWrap/>
                <w:vAlign w:val="center"/>
                <w:hideMark/>
              </w:tcPr>
            </w:tcPrChange>
          </w:tcPr>
          <w:p w14:paraId="007D5F59" w14:textId="47EB8F67"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83" w:author="Acaru, Silviu" w:date="2026-03-17T23:10:00Z" w16du:dateUtc="2026-03-17T22:10:00Z">
                  <w:rPr>
                    <w:rFonts w:ascii="Times New Roman" w:hAnsi="Times New Roman"/>
                    <w:sz w:val="16"/>
                  </w:rPr>
                </w:rPrChange>
              </w:rPr>
            </w:pPr>
            <w:del w:id="984" w:author="Acaru, Silviu" w:date="2026-03-17T23:10:00Z" w16du:dateUtc="2026-03-17T22:10:00Z">
              <w:r w:rsidRPr="00E2164C">
                <w:rPr>
                  <w:rFonts w:ascii="Times New Roman" w:hAnsi="Times New Roman" w:cs="Times New Roman"/>
                  <w:sz w:val="16"/>
                  <w:szCs w:val="16"/>
                </w:rPr>
                <w:delText>539.28</w:delText>
              </w:r>
            </w:del>
            <w:ins w:id="985" w:author="Acaru, Silviu" w:date="2026-03-17T23:10:00Z" w16du:dateUtc="2026-03-17T22:10:00Z">
              <w:r w:rsidR="00964761" w:rsidRPr="001A2E09">
                <w:rPr>
                  <w:rFonts w:ascii="Times New Roman" w:eastAsia="Times New Roman" w:hAnsi="Times New Roman" w:cs="Times New Roman"/>
                  <w:color w:val="020817"/>
                  <w:sz w:val="16"/>
                  <w:szCs w:val="16"/>
                  <w:lang w:val="en-NL"/>
                </w:rPr>
                <w:t>437.72</w:t>
              </w:r>
            </w:ins>
          </w:p>
        </w:tc>
        <w:tc>
          <w:tcPr>
            <w:tcW w:w="0" w:type="auto"/>
            <w:tcPrChange w:id="986" w:author="Acaru, Silviu" w:date="2026-03-17T23:10:00Z" w16du:dateUtc="2026-03-17T22:10:00Z">
              <w:tcPr>
                <w:tcW w:w="0" w:type="auto"/>
                <w:gridSpan w:val="3"/>
                <w:noWrap/>
                <w:vAlign w:val="center"/>
              </w:tcPr>
            </w:tcPrChange>
          </w:tcPr>
          <w:p w14:paraId="64BF7A26" w14:textId="32E93FC8"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87" w:author="Acaru, Silviu" w:date="2026-03-17T23:10:00Z" w16du:dateUtc="2026-03-17T22:10:00Z">
                  <w:rPr>
                    <w:rFonts w:ascii="Times New Roman" w:hAnsi="Times New Roman"/>
                    <w:sz w:val="16"/>
                  </w:rPr>
                </w:rPrChange>
              </w:rPr>
            </w:pPr>
            <w:del w:id="988" w:author="Acaru, Silviu" w:date="2026-03-17T23:10:00Z" w16du:dateUtc="2026-03-17T22:10:00Z">
              <w:r w:rsidRPr="00E2164C">
                <w:rPr>
                  <w:rFonts w:ascii="Times New Roman" w:hAnsi="Times New Roman" w:cs="Times New Roman"/>
                  <w:sz w:val="16"/>
                  <w:szCs w:val="16"/>
                </w:rPr>
                <w:delText>18.34</w:delText>
              </w:r>
            </w:del>
            <w:ins w:id="989" w:author="Acaru, Silviu" w:date="2026-03-17T23:10:00Z" w16du:dateUtc="2026-03-17T22:10:00Z">
              <w:r w:rsidR="00964761" w:rsidRPr="001A2E09">
                <w:rPr>
                  <w:rFonts w:ascii="Times New Roman" w:eastAsia="Times New Roman" w:hAnsi="Times New Roman" w:cs="Times New Roman"/>
                  <w:color w:val="020817"/>
                  <w:sz w:val="16"/>
                  <w:szCs w:val="16"/>
                  <w:lang w:val="en-NL"/>
                </w:rPr>
                <w:t>399.07</w:t>
              </w:r>
            </w:ins>
          </w:p>
        </w:tc>
        <w:tc>
          <w:tcPr>
            <w:tcW w:w="0" w:type="auto"/>
            <w:cellIns w:id="990" w:author="Acaru, Silviu" w:date="2026-03-17T23:10:00Z"/>
            <w:tcPrChange w:id="991" w:author="Acaru, Silviu" w:date="2026-03-17T23:10:00Z" w16du:dateUtc="2026-03-17T22:10:00Z">
              <w:tcPr>
                <w:tcW w:w="0" w:type="auto"/>
                <w:gridSpan w:val="5"/>
                <w:noWrap/>
                <w:vAlign w:val="center"/>
                <w:cellIns w:id="992" w:author="Acaru, Silviu" w:date="2026-03-17T23:10:00Z"/>
              </w:tcPr>
            </w:tcPrChange>
          </w:tcPr>
          <w:p w14:paraId="20BDF31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ins w:id="993" w:author="Acaru, Silviu" w:date="2026-03-17T23:10:00Z" w16du:dateUtc="2026-03-17T22:10:00Z">
              <w:r w:rsidRPr="001A2E09">
                <w:rPr>
                  <w:rFonts w:ascii="Times New Roman" w:eastAsia="Times New Roman" w:hAnsi="Times New Roman" w:cs="Times New Roman"/>
                  <w:color w:val="020817"/>
                  <w:sz w:val="16"/>
                  <w:szCs w:val="16"/>
                  <w:lang w:val="en-NL"/>
                </w:rPr>
                <w:t>543.65</w:t>
              </w:r>
            </w:ins>
          </w:p>
        </w:tc>
        <w:tc>
          <w:tcPr>
            <w:tcW w:w="0" w:type="auto"/>
            <w:cellIns w:id="994" w:author="Acaru, Silviu" w:date="2026-03-17T23:10:00Z"/>
            <w:hideMark/>
            <w:tcPrChange w:id="995" w:author="Acaru, Silviu" w:date="2026-03-17T23:10:00Z" w16du:dateUtc="2026-03-17T22:10:00Z">
              <w:tcPr>
                <w:tcW w:w="0" w:type="auto"/>
                <w:gridSpan w:val="3"/>
                <w:noWrap/>
                <w:vAlign w:val="center"/>
                <w:cellIns w:id="996" w:author="Acaru, Silviu" w:date="2026-03-17T23:10:00Z"/>
                <w:hideMark/>
              </w:tcPr>
            </w:tcPrChange>
          </w:tcPr>
          <w:p w14:paraId="3222FB17"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ins w:id="997" w:author="Acaru, Silviu" w:date="2026-03-17T23:10:00Z" w16du:dateUtc="2026-03-17T22:10:00Z">
              <w:r w:rsidRPr="001A2E09">
                <w:rPr>
                  <w:rFonts w:ascii="Times New Roman" w:eastAsia="Times New Roman" w:hAnsi="Times New Roman" w:cs="Times New Roman"/>
                  <w:color w:val="020817"/>
                  <w:sz w:val="16"/>
                  <w:szCs w:val="16"/>
                  <w:lang w:val="en-NL"/>
                </w:rPr>
                <w:t>16.04</w:t>
              </w:r>
            </w:ins>
          </w:p>
        </w:tc>
        <w:tc>
          <w:tcPr>
            <w:tcW w:w="0" w:type="auto"/>
            <w:gridSpan w:val="2"/>
            <w:hideMark/>
            <w:tcPrChange w:id="998" w:author="Acaru, Silviu" w:date="2026-03-17T23:10:00Z" w16du:dateUtc="2026-03-17T22:10:00Z">
              <w:tcPr>
                <w:tcW w:w="0" w:type="auto"/>
                <w:gridSpan w:val="9"/>
                <w:vAlign w:val="center"/>
                <w:hideMark/>
              </w:tcPr>
            </w:tcPrChange>
          </w:tcPr>
          <w:p w14:paraId="03077D5F" w14:textId="39409B92" w:rsidR="00964761" w:rsidRPr="001A2E09" w:rsidRDefault="00E2164C"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20817"/>
                <w:sz w:val="16"/>
                <w:lang w:val="en-NL"/>
                <w:rPrChange w:id="999" w:author="Acaru, Silviu" w:date="2026-03-17T23:10:00Z" w16du:dateUtc="2026-03-17T22:10:00Z">
                  <w:rPr>
                    <w:rFonts w:ascii="Times New Roman" w:hAnsi="Times New Roman"/>
                    <w:sz w:val="16"/>
                  </w:rPr>
                </w:rPrChange>
              </w:rPr>
            </w:pPr>
            <w:del w:id="1000" w:author="Acaru, Silviu" w:date="2026-03-17T23:10:00Z" w16du:dateUtc="2026-03-17T22:10:00Z">
              <w:r w:rsidRPr="00E2164C">
                <w:rPr>
                  <w:rFonts w:ascii="Times New Roman" w:hAnsi="Times New Roman" w:cs="Times New Roman"/>
                  <w:sz w:val="16"/>
                  <w:szCs w:val="16"/>
                </w:rPr>
                <w:delText>1</w:delText>
              </w:r>
            </w:del>
            <w:ins w:id="1001" w:author="Acaru, Silviu" w:date="2026-03-17T23:10:00Z" w16du:dateUtc="2026-03-17T22:10:00Z">
              <w:r w:rsidR="00964761" w:rsidRPr="001A2E09">
                <w:rPr>
                  <w:rFonts w:ascii="Times New Roman" w:eastAsia="Times New Roman" w:hAnsi="Times New Roman" w:cs="Times New Roman"/>
                  <w:color w:val="020817"/>
                  <w:sz w:val="16"/>
                  <w:szCs w:val="16"/>
                  <w:lang w:val="en-NL"/>
                </w:rPr>
                <w:t>18</w:t>
              </w:r>
            </w:ins>
            <w:r w:rsidR="00964761" w:rsidRPr="001A2E09">
              <w:rPr>
                <w:rFonts w:ascii="Times New Roman" w:hAnsi="Times New Roman"/>
                <w:color w:val="020817"/>
                <w:sz w:val="16"/>
                <w:lang w:val="en-NL"/>
                <w:rPrChange w:id="1002" w:author="Acaru, Silviu" w:date="2026-03-17T23:10:00Z" w16du:dateUtc="2026-03-17T22:10:00Z">
                  <w:rPr>
                    <w:rFonts w:ascii="Times New Roman" w:hAnsi="Times New Roman"/>
                    <w:sz w:val="16"/>
                  </w:rPr>
                </w:rPrChange>
              </w:rPr>
              <w:t>.51</w:t>
            </w:r>
          </w:p>
        </w:tc>
        <w:tc>
          <w:tcPr>
            <w:tcW w:w="0" w:type="auto"/>
            <w:gridSpan w:val="2"/>
            <w:cellIns w:id="1003" w:author="Acaru, Silviu" w:date="2026-03-17T23:10:00Z"/>
            <w:hideMark/>
            <w:tcPrChange w:id="1004" w:author="Acaru, Silviu" w:date="2026-03-17T23:10:00Z" w16du:dateUtc="2026-03-17T22:10:00Z">
              <w:tcPr>
                <w:tcW w:w="0" w:type="auto"/>
                <w:gridSpan w:val="4"/>
                <w:vAlign w:val="center"/>
                <w:cellIns w:id="1005" w:author="Acaru, Silviu" w:date="2026-03-17T23:10:00Z"/>
                <w:hideMark/>
              </w:tcPr>
            </w:tcPrChange>
          </w:tcPr>
          <w:p w14:paraId="51615B1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ins w:id="1006" w:author="Acaru, Silviu" w:date="2026-03-17T23:10:00Z" w16du:dateUtc="2026-03-17T22:10:00Z">
              <w:r w:rsidRPr="001A2E09">
                <w:rPr>
                  <w:rFonts w:ascii="Times New Roman" w:eastAsia="Times New Roman" w:hAnsi="Times New Roman" w:cs="Times New Roman"/>
                  <w:color w:val="020817"/>
                  <w:sz w:val="16"/>
                  <w:szCs w:val="16"/>
                  <w:lang w:val="en-NL"/>
                </w:rPr>
                <w:t>16.58</w:t>
              </w:r>
            </w:ins>
          </w:p>
        </w:tc>
      </w:tr>
      <w:tr w:rsidR="00964761" w:rsidRPr="001A2E09" w14:paraId="6999B232" w14:textId="77777777" w:rsidTr="008C04A9">
        <w:trPr>
          <w:cnfStyle w:val="000000100000" w:firstRow="0" w:lastRow="0" w:firstColumn="0" w:lastColumn="0" w:oddVBand="0" w:evenVBand="0" w:oddHBand="1" w:evenHBand="0" w:firstRowFirstColumn="0" w:firstRowLastColumn="0" w:lastRowFirstColumn="0" w:lastRowLastColumn="0"/>
          <w:trHeight w:val="261"/>
          <w:trPrChange w:id="1007" w:author="Acaru, Silviu" w:date="2026-03-17T23:10:00Z" w16du:dateUtc="2026-03-17T22:10:00Z">
            <w:trPr>
              <w:gridAfter w:val="0"/>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008" w:author="Acaru, Silviu" w:date="2026-03-17T23:10:00Z" w16du:dateUtc="2026-03-17T22:10:00Z">
              <w:tcPr>
                <w:tcW w:w="0" w:type="auto"/>
                <w:gridSpan w:val="3"/>
                <w:noWrap/>
                <w:vAlign w:val="center"/>
                <w:hideMark/>
              </w:tcPr>
            </w:tcPrChange>
          </w:tcPr>
          <w:p w14:paraId="7F6CE075" w14:textId="4CE63EF2" w:rsidR="00964761" w:rsidRPr="001A2E09" w:rsidRDefault="00964761" w:rsidP="008C04A9">
            <w:pPr>
              <w:jc w:val="center"/>
              <w:cnfStyle w:val="001000100000" w:firstRow="0" w:lastRow="0" w:firstColumn="1" w:lastColumn="0" w:oddVBand="0" w:evenVBand="0" w:oddHBand="1" w:evenHBand="0" w:firstRowFirstColumn="0" w:firstRowLastColumn="0" w:lastRowFirstColumn="0" w:lastRowLastColumn="0"/>
              <w:rPr>
                <w:rFonts w:ascii="Times New Roman" w:hAnsi="Times New Roman"/>
                <w:color w:val="020817"/>
                <w:sz w:val="16"/>
                <w:lang w:val="en-NL"/>
                <w:rPrChange w:id="1009" w:author="Acaru, Silviu" w:date="2026-03-17T23:10:00Z" w16du:dateUtc="2026-03-17T22:10:00Z">
                  <w:rPr>
                    <w:rFonts w:ascii="Times New Roman" w:hAnsi="Times New Roman"/>
                    <w:sz w:val="16"/>
                  </w:rPr>
                </w:rPrChange>
              </w:rPr>
              <w:pPrChange w:id="1010" w:author="Acaru, Silviu" w:date="2026-03-17T23:10:00Z" w16du:dateUtc="2026-03-17T22:10:00Z">
                <w:pPr>
                  <w:cnfStyle w:val="001000100000" w:firstRow="0" w:lastRow="0" w:firstColumn="1" w:lastColumn="0" w:oddVBand="0" w:evenVBand="0" w:oddHBand="1" w:evenHBand="0" w:firstRowFirstColumn="0" w:firstRowLastColumn="0" w:lastRowFirstColumn="0" w:lastRowLastColumn="0"/>
                </w:pPr>
              </w:pPrChange>
            </w:pPr>
            <w:r>
              <w:rPr>
                <w:rFonts w:ascii="Times New Roman" w:hAnsi="Times New Roman"/>
                <w:caps w:val="0"/>
                <w:color w:val="020817"/>
                <w:sz w:val="16"/>
                <w:bdr w:val="single" w:sz="2" w:space="0" w:color="E2E8F0" w:frame="1"/>
                <w:lang w:val="en-NL"/>
                <w:rPrChange w:id="1011" w:author="Acaru, Silviu" w:date="2026-03-17T23:10:00Z" w16du:dateUtc="2026-03-17T22:10:00Z">
                  <w:rPr>
                    <w:rFonts w:ascii="Times New Roman" w:hAnsi="Times New Roman"/>
                    <w:sz w:val="16"/>
                  </w:rPr>
                </w:rPrChange>
              </w:rPr>
              <w:t xml:space="preserve">Stacking </w:t>
            </w:r>
            <w:r w:rsidRPr="001A2E09">
              <w:rPr>
                <w:rFonts w:ascii="Times New Roman" w:hAnsi="Times New Roman"/>
                <w:caps w:val="0"/>
                <w:color w:val="020817"/>
                <w:sz w:val="16"/>
                <w:bdr w:val="single" w:sz="2" w:space="0" w:color="E2E8F0" w:frame="1"/>
                <w:lang w:val="en-NL"/>
                <w:rPrChange w:id="1012" w:author="Acaru, Silviu" w:date="2026-03-17T23:10:00Z" w16du:dateUtc="2026-03-17T22:10:00Z">
                  <w:rPr>
                    <w:rFonts w:ascii="Times New Roman" w:hAnsi="Times New Roman"/>
                    <w:sz w:val="16"/>
                  </w:rPr>
                </w:rPrChange>
              </w:rPr>
              <w:t>Ensemble</w:t>
            </w:r>
          </w:p>
        </w:tc>
        <w:tc>
          <w:tcPr>
            <w:tcW w:w="0" w:type="auto"/>
            <w:hideMark/>
            <w:tcPrChange w:id="1013" w:author="Acaru, Silviu" w:date="2026-03-17T23:10:00Z" w16du:dateUtc="2026-03-17T22:10:00Z">
              <w:tcPr>
                <w:tcW w:w="0" w:type="auto"/>
                <w:vAlign w:val="center"/>
                <w:hideMark/>
              </w:tcPr>
            </w:tcPrChange>
          </w:tcPr>
          <w:p w14:paraId="0EEBDE85" w14:textId="7E9D078D"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1014" w:author="Acaru, Silviu" w:date="2026-03-17T23:10:00Z" w16du:dateUtc="2026-03-17T22:10:00Z">
                  <w:rPr>
                    <w:rFonts w:ascii="Times New Roman" w:hAnsi="Times New Roman"/>
                    <w:sz w:val="16"/>
                  </w:rPr>
                </w:rPrChange>
              </w:rPr>
            </w:pPr>
            <w:r w:rsidRPr="001A2E09">
              <w:rPr>
                <w:rFonts w:ascii="Times New Roman" w:hAnsi="Times New Roman"/>
                <w:color w:val="020817"/>
                <w:sz w:val="16"/>
                <w:bdr w:val="single" w:sz="2" w:space="0" w:color="E2E8F0" w:frame="1"/>
                <w:lang w:val="en-NL"/>
                <w:rPrChange w:id="1015" w:author="Acaru, Silviu" w:date="2026-03-17T23:10:00Z" w16du:dateUtc="2026-03-17T22:10:00Z">
                  <w:rPr>
                    <w:rFonts w:ascii="Times New Roman" w:hAnsi="Times New Roman"/>
                    <w:sz w:val="16"/>
                  </w:rPr>
                </w:rPrChange>
              </w:rPr>
              <w:t>0.</w:t>
            </w:r>
            <w:del w:id="1016" w:author="Acaru, Silviu" w:date="2026-03-17T23:10:00Z" w16du:dateUtc="2026-03-17T22:10:00Z">
              <w:r w:rsidR="00E2164C" w:rsidRPr="00E2164C">
                <w:rPr>
                  <w:rFonts w:ascii="Times New Roman" w:hAnsi="Times New Roman" w:cs="Times New Roman"/>
                  <w:sz w:val="16"/>
                  <w:szCs w:val="16"/>
                </w:rPr>
                <w:delText>86</w:delText>
              </w:r>
            </w:del>
            <w:ins w:id="1017" w:author="Acaru, Silviu" w:date="2026-03-17T23:10:00Z" w16du:dateUtc="2026-03-17T22:10:00Z">
              <w:r w:rsidRPr="001A2E09">
                <w:rPr>
                  <w:rFonts w:ascii="Times New Roman" w:eastAsia="Times New Roman" w:hAnsi="Times New Roman" w:cs="Times New Roman"/>
                  <w:color w:val="020817"/>
                  <w:sz w:val="16"/>
                  <w:szCs w:val="16"/>
                  <w:bdr w:val="single" w:sz="2" w:space="0" w:color="E2E8F0" w:frame="1"/>
                  <w:lang w:val="en-NL"/>
                </w:rPr>
                <w:t>94</w:t>
              </w:r>
            </w:ins>
          </w:p>
        </w:tc>
        <w:tc>
          <w:tcPr>
            <w:tcW w:w="0" w:type="auto"/>
            <w:gridSpan w:val="2"/>
            <w:tcPrChange w:id="1018" w:author="Acaru, Silviu" w:date="2026-03-17T23:10:00Z" w16du:dateUtc="2026-03-17T22:10:00Z">
              <w:tcPr>
                <w:tcW w:w="0" w:type="auto"/>
                <w:gridSpan w:val="3"/>
                <w:vAlign w:val="center"/>
              </w:tcPr>
            </w:tcPrChange>
          </w:tcPr>
          <w:p w14:paraId="09C44B18" w14:textId="6937B26B"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bdr w:val="single" w:sz="2" w:space="0" w:color="E2E8F0" w:frame="1"/>
                <w:lang w:val="en-NL"/>
                <w:rPrChange w:id="1019" w:author="Acaru, Silviu" w:date="2026-03-17T23:10:00Z" w16du:dateUtc="2026-03-17T22:10:00Z">
                  <w:rPr>
                    <w:rFonts w:ascii="Times New Roman" w:hAnsi="Times New Roman"/>
                    <w:sz w:val="16"/>
                  </w:rPr>
                </w:rPrChange>
              </w:rPr>
            </w:pPr>
            <w:del w:id="1020" w:author="Acaru, Silviu" w:date="2026-03-17T23:10:00Z" w16du:dateUtc="2026-03-17T22:10:00Z">
              <w:r w:rsidRPr="00E2164C">
                <w:rPr>
                  <w:rFonts w:ascii="Times New Roman" w:hAnsi="Times New Roman" w:cs="Times New Roman"/>
                  <w:sz w:val="16"/>
                  <w:szCs w:val="16"/>
                </w:rPr>
                <w:delText>102.78</w:delText>
              </w:r>
            </w:del>
            <w:ins w:id="1021" w:author="Acaru, Silviu" w:date="2026-03-17T23:10:00Z" w16du:dateUtc="2026-03-17T22:10:00Z">
              <w:r w:rsidR="00964761" w:rsidRPr="001A2E09">
                <w:rPr>
                  <w:rFonts w:ascii="Times New Roman" w:eastAsia="Times New Roman" w:hAnsi="Times New Roman" w:cs="Times New Roman"/>
                  <w:color w:val="020817"/>
                  <w:sz w:val="16"/>
                  <w:szCs w:val="16"/>
                  <w:bdr w:val="single" w:sz="2" w:space="0" w:color="E2E8F0" w:frame="1"/>
                  <w:lang w:val="en-NL"/>
                </w:rPr>
                <w:t>0.5</w:t>
              </w:r>
              <w:r w:rsidR="00964761">
                <w:rPr>
                  <w:rFonts w:ascii="Times New Roman" w:eastAsia="Times New Roman" w:hAnsi="Times New Roman" w:cs="Times New Roman"/>
                  <w:color w:val="020817"/>
                  <w:sz w:val="16"/>
                  <w:szCs w:val="16"/>
                  <w:bdr w:val="single" w:sz="2" w:space="0" w:color="E2E8F0" w:frame="1"/>
                  <w:lang w:val="en-NL"/>
                </w:rPr>
                <w:t>5</w:t>
              </w:r>
            </w:ins>
          </w:p>
        </w:tc>
        <w:tc>
          <w:tcPr>
            <w:tcW w:w="0" w:type="auto"/>
            <w:gridSpan w:val="2"/>
            <w:cellDel w:id="1022" w:author="Acaru, Silviu" w:date="2026-03-17T23:10:00Z"/>
            <w:tcPrChange w:id="1023" w:author="Acaru, Silviu" w:date="2026-03-17T23:10:00Z" w16du:dateUtc="2026-03-17T22:10:00Z">
              <w:tcPr>
                <w:tcW w:w="0" w:type="auto"/>
                <w:gridSpan w:val="3"/>
                <w:vAlign w:val="center"/>
                <w:cellDel w:id="1024" w:author="Acaru, Silviu" w:date="2026-03-17T23:10:00Z"/>
              </w:tcPr>
            </w:tcPrChange>
          </w:tcPr>
          <w:p w14:paraId="59AF05A4" w14:textId="4F8F3CB8"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025" w:author="Acaru, Silviu" w:date="2026-03-17T23:10:00Z" w16du:dateUtc="2026-03-17T22:10:00Z">
              <w:r w:rsidRPr="00E2164C">
                <w:rPr>
                  <w:rFonts w:ascii="Times New Roman" w:hAnsi="Times New Roman" w:cs="Times New Roman"/>
                  <w:sz w:val="16"/>
                  <w:szCs w:val="16"/>
                </w:rPr>
                <w:delText>6.28</w:delText>
              </w:r>
            </w:del>
          </w:p>
        </w:tc>
        <w:tc>
          <w:tcPr>
            <w:tcW w:w="0" w:type="auto"/>
            <w:tcPrChange w:id="1026" w:author="Acaru, Silviu" w:date="2026-03-17T23:10:00Z" w16du:dateUtc="2026-03-17T22:10:00Z">
              <w:tcPr>
                <w:tcW w:w="0" w:type="auto"/>
                <w:gridSpan w:val="2"/>
                <w:noWrap/>
                <w:vAlign w:val="center"/>
              </w:tcPr>
            </w:tcPrChange>
          </w:tcPr>
          <w:p w14:paraId="4A8182BA" w14:textId="6C7659EE"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bdr w:val="single" w:sz="2" w:space="0" w:color="E2E8F0" w:frame="1"/>
                <w:lang w:val="en-NL"/>
                <w:rPrChange w:id="1027" w:author="Acaru, Silviu" w:date="2026-03-17T23:10:00Z" w16du:dateUtc="2026-03-17T22:10:00Z">
                  <w:rPr>
                    <w:rFonts w:ascii="Times New Roman" w:hAnsi="Times New Roman"/>
                    <w:sz w:val="16"/>
                  </w:rPr>
                </w:rPrChange>
              </w:rPr>
            </w:pPr>
            <w:r w:rsidRPr="001A2E09">
              <w:rPr>
                <w:rFonts w:ascii="Times New Roman" w:hAnsi="Times New Roman"/>
                <w:color w:val="020817"/>
                <w:sz w:val="16"/>
                <w:lang w:val="en-NL"/>
                <w:rPrChange w:id="1028" w:author="Acaru, Silviu" w:date="2026-03-17T23:10:00Z" w16du:dateUtc="2026-03-17T22:10:00Z">
                  <w:rPr>
                    <w:rFonts w:ascii="Times New Roman" w:hAnsi="Times New Roman"/>
                    <w:sz w:val="16"/>
                  </w:rPr>
                </w:rPrChange>
              </w:rPr>
              <w:t>0.</w:t>
            </w:r>
            <w:del w:id="1029" w:author="Acaru, Silviu" w:date="2026-03-17T23:10:00Z" w16du:dateUtc="2026-03-17T22:10:00Z">
              <w:r w:rsidR="00E2164C" w:rsidRPr="00E2164C">
                <w:rPr>
                  <w:rFonts w:ascii="Times New Roman" w:hAnsi="Times New Roman" w:cs="Times New Roman"/>
                  <w:sz w:val="16"/>
                  <w:szCs w:val="16"/>
                </w:rPr>
                <w:delText>85</w:delText>
              </w:r>
            </w:del>
            <w:ins w:id="1030" w:author="Acaru, Silviu" w:date="2026-03-17T23:10:00Z" w16du:dateUtc="2026-03-17T22:10:00Z">
              <w:r w:rsidRPr="001A2E09">
                <w:rPr>
                  <w:rFonts w:ascii="Times New Roman" w:eastAsia="Times New Roman" w:hAnsi="Times New Roman" w:cs="Times New Roman"/>
                  <w:color w:val="020817"/>
                  <w:sz w:val="16"/>
                  <w:szCs w:val="16"/>
                  <w:lang w:val="en-NL"/>
                </w:rPr>
                <w:t>49</w:t>
              </w:r>
            </w:ins>
          </w:p>
        </w:tc>
        <w:tc>
          <w:tcPr>
            <w:tcW w:w="0" w:type="auto"/>
            <w:hideMark/>
            <w:tcPrChange w:id="1031" w:author="Acaru, Silviu" w:date="2026-03-17T23:10:00Z" w16du:dateUtc="2026-03-17T22:10:00Z">
              <w:tcPr>
                <w:tcW w:w="0" w:type="auto"/>
                <w:gridSpan w:val="3"/>
                <w:noWrap/>
                <w:vAlign w:val="center"/>
                <w:hideMark/>
              </w:tcPr>
            </w:tcPrChange>
          </w:tcPr>
          <w:p w14:paraId="6580FD73" w14:textId="1364EEE2"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lang w:val="en-NL"/>
                <w:rPrChange w:id="1032" w:author="Acaru, Silviu" w:date="2026-03-17T23:10:00Z" w16du:dateUtc="2026-03-17T22:10:00Z">
                  <w:rPr>
                    <w:rFonts w:ascii="Times New Roman" w:hAnsi="Times New Roman"/>
                    <w:sz w:val="16"/>
                  </w:rPr>
                </w:rPrChange>
              </w:rPr>
            </w:pPr>
            <w:del w:id="1033" w:author="Acaru, Silviu" w:date="2026-03-17T23:10:00Z" w16du:dateUtc="2026-03-17T22:10:00Z">
              <w:r w:rsidRPr="00E2164C">
                <w:rPr>
                  <w:rFonts w:ascii="Times New Roman" w:hAnsi="Times New Roman" w:cs="Times New Roman"/>
                  <w:sz w:val="16"/>
                  <w:szCs w:val="16"/>
                </w:rPr>
                <w:delText>111.25</w:delText>
              </w:r>
            </w:del>
            <w:ins w:id="1034" w:author="Acaru, Silviu" w:date="2026-03-17T23:10:00Z" w16du:dateUtc="2026-03-17T22:10:00Z">
              <w:r w:rsidR="00964761" w:rsidRPr="001A2E09">
                <w:rPr>
                  <w:rFonts w:ascii="Times New Roman" w:eastAsia="Times New Roman" w:hAnsi="Times New Roman" w:cs="Times New Roman"/>
                  <w:color w:val="020817"/>
                  <w:sz w:val="16"/>
                  <w:szCs w:val="16"/>
                  <w:bdr w:val="single" w:sz="2" w:space="0" w:color="E2E8F0" w:frame="1"/>
                  <w:lang w:val="en-NL"/>
                </w:rPr>
                <w:t>41.94</w:t>
              </w:r>
            </w:ins>
          </w:p>
        </w:tc>
        <w:tc>
          <w:tcPr>
            <w:tcW w:w="0" w:type="auto"/>
            <w:tcPrChange w:id="1035" w:author="Acaru, Silviu" w:date="2026-03-17T23:10:00Z" w16du:dateUtc="2026-03-17T22:10:00Z">
              <w:tcPr>
                <w:tcW w:w="0" w:type="auto"/>
                <w:gridSpan w:val="3"/>
                <w:noWrap/>
                <w:vAlign w:val="center"/>
              </w:tcPr>
            </w:tcPrChange>
          </w:tcPr>
          <w:p w14:paraId="2088037D" w14:textId="222D0B7A"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bdr w:val="single" w:sz="2" w:space="0" w:color="E2E8F0" w:frame="1"/>
                <w:lang w:val="en-NL"/>
                <w:rPrChange w:id="1036" w:author="Acaru, Silviu" w:date="2026-03-17T23:10:00Z" w16du:dateUtc="2026-03-17T22:10:00Z">
                  <w:rPr>
                    <w:rFonts w:ascii="Times New Roman" w:hAnsi="Times New Roman"/>
                    <w:sz w:val="16"/>
                  </w:rPr>
                </w:rPrChange>
              </w:rPr>
            </w:pPr>
            <w:del w:id="1037" w:author="Acaru, Silviu" w:date="2026-03-17T23:10:00Z" w16du:dateUtc="2026-03-17T22:10:00Z">
              <w:r w:rsidRPr="00E2164C">
                <w:rPr>
                  <w:rFonts w:ascii="Times New Roman" w:hAnsi="Times New Roman" w:cs="Times New Roman"/>
                  <w:sz w:val="16"/>
                  <w:szCs w:val="16"/>
                </w:rPr>
                <w:delText>6.66</w:delText>
              </w:r>
            </w:del>
            <w:ins w:id="1038" w:author="Acaru, Silviu" w:date="2026-03-17T23:10:00Z" w16du:dateUtc="2026-03-17T22:10:00Z">
              <w:r w:rsidR="00964761" w:rsidRPr="001A2E09">
                <w:rPr>
                  <w:rFonts w:ascii="Times New Roman" w:eastAsia="Times New Roman" w:hAnsi="Times New Roman" w:cs="Times New Roman"/>
                  <w:color w:val="020817"/>
                  <w:sz w:val="16"/>
                  <w:szCs w:val="16"/>
                  <w:bdr w:val="single" w:sz="2" w:space="0" w:color="E2E8F0" w:frame="1"/>
                  <w:lang w:val="en-NL"/>
                </w:rPr>
                <w:t>338.37</w:t>
              </w:r>
            </w:ins>
          </w:p>
        </w:tc>
        <w:tc>
          <w:tcPr>
            <w:tcW w:w="0" w:type="auto"/>
            <w:tcPrChange w:id="1039" w:author="Acaru, Silviu" w:date="2026-03-17T23:10:00Z" w16du:dateUtc="2026-03-17T22:10:00Z">
              <w:tcPr>
                <w:tcW w:w="0" w:type="auto"/>
                <w:gridSpan w:val="12"/>
                <w:vAlign w:val="center"/>
              </w:tcPr>
            </w:tcPrChange>
          </w:tcPr>
          <w:p w14:paraId="1CFA9CAB" w14:textId="351E03B7" w:rsidR="00964761" w:rsidRPr="001A2E09" w:rsidRDefault="00E2164C"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20817"/>
                <w:sz w:val="16"/>
                <w:bdr w:val="single" w:sz="2" w:space="0" w:color="E2E8F0" w:frame="1"/>
                <w:lang w:val="en-NL"/>
                <w:rPrChange w:id="1040" w:author="Acaru, Silviu" w:date="2026-03-17T23:10:00Z" w16du:dateUtc="2026-03-17T22:10:00Z">
                  <w:rPr>
                    <w:rFonts w:ascii="Times New Roman" w:hAnsi="Times New Roman"/>
                    <w:sz w:val="16"/>
                  </w:rPr>
                </w:rPrChange>
              </w:rPr>
            </w:pPr>
            <w:del w:id="1041" w:author="Acaru, Silviu" w:date="2026-03-17T23:10:00Z" w16du:dateUtc="2026-03-17T22:10:00Z">
              <w:r w:rsidRPr="00E2164C">
                <w:rPr>
                  <w:rFonts w:ascii="Times New Roman" w:hAnsi="Times New Roman" w:cs="Times New Roman"/>
                  <w:sz w:val="16"/>
                  <w:szCs w:val="16"/>
                </w:rPr>
                <w:delText>0.38</w:delText>
              </w:r>
            </w:del>
            <w:ins w:id="1042" w:author="Acaru, Silviu" w:date="2026-03-17T23:10:00Z" w16du:dateUtc="2026-03-17T22:10:00Z">
              <w:r w:rsidR="00964761" w:rsidRPr="001A2E09">
                <w:rPr>
                  <w:rFonts w:ascii="Times New Roman" w:eastAsia="Times New Roman" w:hAnsi="Times New Roman" w:cs="Times New Roman"/>
                  <w:color w:val="020817"/>
                  <w:sz w:val="16"/>
                  <w:szCs w:val="16"/>
                  <w:lang w:val="en-NL"/>
                </w:rPr>
                <w:t>391.95</w:t>
              </w:r>
            </w:ins>
          </w:p>
        </w:tc>
        <w:tc>
          <w:tcPr>
            <w:tcW w:w="0" w:type="auto"/>
            <w:cellIns w:id="1043" w:author="Acaru, Silviu" w:date="2026-03-17T23:10:00Z"/>
            <w:hideMark/>
            <w:tcPrChange w:id="1044" w:author="Acaru, Silviu" w:date="2026-03-17T23:10:00Z" w16du:dateUtc="2026-03-17T22:10:00Z">
              <w:tcPr>
                <w:tcW w:w="0" w:type="auto"/>
                <w:gridSpan w:val="3"/>
                <w:vAlign w:val="center"/>
                <w:cellIns w:id="1045" w:author="Acaru, Silviu" w:date="2026-03-17T23:10:00Z"/>
                <w:hideMark/>
              </w:tcPr>
            </w:tcPrChange>
          </w:tcPr>
          <w:p w14:paraId="5558FFD2"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1046" w:author="Acaru, Silviu" w:date="2026-03-17T23:10:00Z" w16du:dateUtc="2026-03-17T22:10:00Z">
              <w:r w:rsidRPr="001A2E09">
                <w:rPr>
                  <w:rFonts w:ascii="Times New Roman" w:eastAsia="Times New Roman" w:hAnsi="Times New Roman" w:cs="Times New Roman"/>
                  <w:color w:val="020817"/>
                  <w:sz w:val="16"/>
                  <w:szCs w:val="16"/>
                  <w:bdr w:val="single" w:sz="2" w:space="0" w:color="E2E8F0" w:frame="1"/>
                  <w:lang w:val="en-NL"/>
                </w:rPr>
                <w:t>3.92</w:t>
              </w:r>
            </w:ins>
          </w:p>
        </w:tc>
        <w:tc>
          <w:tcPr>
            <w:tcW w:w="0" w:type="auto"/>
            <w:gridSpan w:val="2"/>
            <w:cellIns w:id="1047" w:author="Acaru, Silviu" w:date="2026-03-17T23:10:00Z"/>
            <w:hideMark/>
            <w:tcPrChange w:id="1048" w:author="Acaru, Silviu" w:date="2026-03-17T23:10:00Z" w16du:dateUtc="2026-03-17T22:10:00Z">
              <w:tcPr>
                <w:tcW w:w="0" w:type="auto"/>
                <w:gridSpan w:val="4"/>
                <w:vAlign w:val="center"/>
                <w:cellIns w:id="1049" w:author="Acaru, Silviu" w:date="2026-03-17T23:10:00Z"/>
                <w:hideMark/>
              </w:tcPr>
            </w:tcPrChange>
          </w:tcPr>
          <w:p w14:paraId="525B01D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1050" w:author="Acaru, Silviu" w:date="2026-03-17T23:10:00Z" w16du:dateUtc="2026-03-17T22:10:00Z">
              <w:r w:rsidRPr="001A2E09">
                <w:rPr>
                  <w:rFonts w:ascii="Times New Roman" w:eastAsia="Times New Roman" w:hAnsi="Times New Roman" w:cs="Times New Roman"/>
                  <w:color w:val="020817"/>
                  <w:sz w:val="16"/>
                  <w:szCs w:val="16"/>
                  <w:lang w:val="en-NL"/>
                </w:rPr>
                <w:t>13.41</w:t>
              </w:r>
            </w:ins>
          </w:p>
        </w:tc>
        <w:tc>
          <w:tcPr>
            <w:tcW w:w="0" w:type="auto"/>
            <w:gridSpan w:val="2"/>
            <w:cellIns w:id="1051" w:author="Acaru, Silviu" w:date="2026-03-17T23:10:00Z"/>
            <w:hideMark/>
            <w:tcPrChange w:id="1052" w:author="Acaru, Silviu" w:date="2026-03-17T23:10:00Z" w16du:dateUtc="2026-03-17T22:10:00Z">
              <w:tcPr>
                <w:tcW w:w="0" w:type="auto"/>
                <w:gridSpan w:val="6"/>
                <w:vAlign w:val="center"/>
                <w:cellIns w:id="1053" w:author="Acaru, Silviu" w:date="2026-03-17T23:10:00Z"/>
                <w:hideMark/>
              </w:tcPr>
            </w:tcPrChange>
          </w:tcPr>
          <w:p w14:paraId="08636EA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ins w:id="1054" w:author="Acaru, Silviu" w:date="2026-03-17T23:10:00Z" w16du:dateUtc="2026-03-17T22:10:00Z">
              <w:r w:rsidRPr="001A2E09">
                <w:rPr>
                  <w:rFonts w:ascii="Times New Roman" w:eastAsia="Times New Roman" w:hAnsi="Times New Roman" w:cs="Times New Roman"/>
                  <w:color w:val="020817"/>
                  <w:sz w:val="16"/>
                  <w:szCs w:val="16"/>
                  <w:bdr w:val="single" w:sz="2" w:space="0" w:color="E2E8F0" w:frame="1"/>
                  <w:lang w:val="en-NL"/>
                </w:rPr>
                <w:t>15.17</w:t>
              </w:r>
            </w:ins>
          </w:p>
        </w:tc>
      </w:tr>
    </w:tbl>
    <w:p w14:paraId="5B814664" w14:textId="77777777" w:rsidR="001A6B86" w:rsidRPr="00D51656" w:rsidRDefault="001A6B86" w:rsidP="001A6B86">
      <w:pPr>
        <w:jc w:val="both"/>
        <w:rPr>
          <w:del w:id="1055" w:author="Acaru, Silviu" w:date="2026-03-17T23:10:00Z" w16du:dateUtc="2026-03-17T22:10:00Z"/>
          <w:rFonts w:ascii="Times New Roman" w:hAnsi="Times New Roman" w:cs="Times New Roman"/>
        </w:rPr>
      </w:pPr>
    </w:p>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1056" w:name="_Toc179040478"/>
      <w:r w:rsidRPr="00443E04">
        <w:rPr>
          <w:rFonts w:ascii="Times New Roman" w:hAnsi="Times New Roman" w:cs="Times New Roman"/>
          <w:sz w:val="24"/>
          <w:szCs w:val="24"/>
        </w:rPr>
        <w:t>Evaluation of Model Fit and Residual Distribution</w:t>
      </w:r>
      <w:bookmarkEnd w:id="1056"/>
    </w:p>
    <w:p w14:paraId="0D3B72DA" w14:textId="2B340AC7" w:rsidR="000E39C8" w:rsidRDefault="00E75E5F" w:rsidP="001A6B86">
      <w:pPr>
        <w:jc w:val="both"/>
        <w:rPr>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ins w:id="1057" w:author="Acaru, Silviu" w:date="2026-03-17T23:10:00Z" w16du:dateUtc="2026-03-17T22:10:00Z">
        <w:r w:rsidR="00461920">
          <w:rPr>
            <w:rFonts w:ascii="Times New Roman" w:hAnsi="Times New Roman" w:cs="Times New Roman"/>
            <w:sz w:val="24"/>
            <w:szCs w:val="24"/>
          </w:rPr>
          <w:t xml:space="preserve">best performing </w:t>
        </w:r>
      </w:ins>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del w:id="1058" w:author="Acaru, Silviu" w:date="2026-03-17T23:10:00Z" w16du:dateUtc="2026-03-17T22:10:00Z">
        <w:r w:rsidR="001A6B86" w:rsidRPr="001A6B86">
          <w:rPr>
            <w:rFonts w:ascii="Times New Roman" w:hAnsi="Times New Roman" w:cs="Times New Roman"/>
            <w:sz w:val="24"/>
            <w:szCs w:val="24"/>
          </w:rPr>
          <w:delText>1000</w:delText>
        </w:r>
      </w:del>
      <w:ins w:id="1059" w:author="Acaru, Silviu" w:date="2026-03-17T23:10:00Z" w16du:dateUtc="2026-03-17T22:10:00Z">
        <w:r w:rsidR="00461920">
          <w:rPr>
            <w:rFonts w:ascii="Times New Roman" w:hAnsi="Times New Roman" w:cs="Times New Roman"/>
            <w:sz w:val="24"/>
            <w:szCs w:val="24"/>
          </w:rPr>
          <w:t>10</w:t>
        </w:r>
      </w:ins>
      <w:r w:rsidR="00461920" w:rsidRPr="001A6B86">
        <w:rPr>
          <w:rFonts w:ascii="Times New Roman" w:hAnsi="Times New Roman" w:cs="Times New Roman"/>
          <w:sz w:val="24"/>
          <w:szCs w:val="24"/>
        </w:rPr>
        <w:t xml:space="preserve"> </w:t>
      </w:r>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 xml:space="preserve">s for the tree-based </w:t>
      </w:r>
      <w:proofErr w:type="gramStart"/>
      <w:r w:rsidR="00765072">
        <w:rPr>
          <w:rFonts w:ascii="Times New Roman" w:hAnsi="Times New Roman" w:cs="Times New Roman"/>
          <w:sz w:val="24"/>
          <w:szCs w:val="24"/>
        </w:rPr>
        <w:t>algorithms</w:t>
      </w:r>
      <w:ins w:id="1060" w:author="Acaru, Silviu" w:date="2026-03-17T23:10:00Z" w16du:dateUtc="2026-03-17T22:10:00Z">
        <w:r w:rsidR="00461920">
          <w:rPr>
            <w:rFonts w:ascii="Times New Roman" w:hAnsi="Times New Roman" w:cs="Times New Roman"/>
            <w:sz w:val="24"/>
            <w:szCs w:val="24"/>
          </w:rPr>
          <w:t>,</w:t>
        </w:r>
      </w:ins>
      <w:r w:rsidR="00765072">
        <w:rPr>
          <w:rFonts w:ascii="Times New Roman" w:hAnsi="Times New Roman" w:cs="Times New Roman"/>
          <w:sz w:val="24"/>
          <w:szCs w:val="24"/>
        </w:rPr>
        <w:t xml:space="preserve"> and</w:t>
      </w:r>
      <w:proofErr w:type="gramEnd"/>
      <w:r w:rsidR="00765072">
        <w:rPr>
          <w:rFonts w:ascii="Times New Roman" w:hAnsi="Times New Roman" w:cs="Times New Roman"/>
          <w:sz w:val="24"/>
          <w:szCs w:val="24"/>
        </w:rPr>
        <w:t xml:space="preserve"> evaluated the model fit 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del w:id="1061" w:author="Acaru, Silviu" w:date="2026-03-17T23:10:00Z" w16du:dateUtc="2026-03-17T22:10:00Z">
        <w:r w:rsidR="001A6B86">
          <w:rPr>
            <w:rFonts w:ascii="Times New Roman" w:hAnsi="Times New Roman" w:cs="Times New Roman"/>
            <w:sz w:val="24"/>
            <w:szCs w:val="24"/>
          </w:rPr>
          <w:delText>strong</w:delText>
        </w:r>
      </w:del>
      <w:ins w:id="1062" w:author="Acaru, Silviu" w:date="2026-03-17T23:10:00Z" w16du:dateUtc="2026-03-17T22:10:00Z">
        <w:r w:rsidR="0056081C">
          <w:rPr>
            <w:rFonts w:ascii="Times New Roman" w:hAnsi="Times New Roman" w:cs="Times New Roman"/>
            <w:sz w:val="24"/>
            <w:szCs w:val="24"/>
          </w:rPr>
          <w:t>moderate</w:t>
        </w:r>
      </w:ins>
      <w:r w:rsidR="0056081C">
        <w:rPr>
          <w:rFonts w:ascii="Times New Roman" w:hAnsi="Times New Roman" w:cs="Times New Roman"/>
          <w:sz w:val="24"/>
          <w:szCs w:val="24"/>
        </w:rPr>
        <w:t xml:space="preserve"> </w:t>
      </w:r>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T</w:t>
      </w:r>
      <w:r w:rsidR="00F072B9" w:rsidRPr="008A2277">
        <w:rPr>
          <w:rFonts w:ascii="Times New Roman" w:hAnsi="Times New Roman" w:cs="Times New Roman"/>
          <w:sz w:val="24"/>
          <w:szCs w:val="24"/>
          <w:vertAlign w:val="subscript"/>
        </w:rPr>
        <w:t>g</w:t>
      </w:r>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del w:id="1063" w:author="Acaru, Silviu" w:date="2026-03-17T23:10:00Z" w16du:dateUtc="2026-03-17T22:10:00Z">
        <w:r w:rsidR="0028798A">
          <w:rPr>
            <w:rFonts w:ascii="Times New Roman" w:hAnsi="Times New Roman" w:cs="Times New Roman"/>
            <w:sz w:val="24"/>
            <w:szCs w:val="24"/>
          </w:rPr>
          <w:delText xml:space="preserve"> </w:delText>
        </w:r>
      </w:del>
      <w:ins w:id="1064" w:author="Acaru, Silviu" w:date="2026-03-17T23:10:00Z" w16du:dateUtc="2026-03-17T22:10:00Z">
        <w:r w:rsidR="000E39C8" w:rsidRPr="000E39C8">
          <w:rPr>
            <w:rFonts w:ascii="Times New Roman" w:hAnsi="Times New Roman" w:cs="Times New Roman"/>
            <w:sz w:val="24"/>
            <w:szCs w:val="24"/>
          </w:rPr>
          <w:t> </w:t>
        </w:r>
      </w:ins>
      <w:r w:rsidR="000E39C8" w:rsidRPr="000E39C8">
        <w:rPr>
          <w:rFonts w:ascii="Times New Roman" w:hAnsi="Times New Roman" w:cs="Times New Roman"/>
          <w:sz w:val="24"/>
          <w:szCs w:val="24"/>
        </w:rPr>
        <w:t>0.</w:t>
      </w:r>
      <w:del w:id="1065" w:author="Acaru, Silviu" w:date="2026-03-17T23:10:00Z" w16du:dateUtc="2026-03-17T22:10:00Z">
        <w:r w:rsidR="0028798A">
          <w:rPr>
            <w:rFonts w:ascii="Times New Roman" w:hAnsi="Times New Roman" w:cs="Times New Roman"/>
            <w:sz w:val="24"/>
            <w:szCs w:val="24"/>
          </w:rPr>
          <w:delText>99</w:delText>
        </w:r>
        <w:r w:rsidR="001A6B86">
          <w:rPr>
            <w:rFonts w:ascii="Times New Roman" w:hAnsi="Times New Roman" w:cs="Times New Roman"/>
            <w:sz w:val="24"/>
            <w:szCs w:val="24"/>
          </w:rPr>
          <w:delText>. Most points fall very close to</w:delText>
        </w:r>
      </w:del>
      <w:ins w:id="1066" w:author="Acaru, Silviu" w:date="2026-03-17T23:10:00Z" w16du:dateUtc="2026-03-17T22:10:00Z">
        <w:r w:rsidR="000E39C8" w:rsidRPr="000E39C8">
          <w:rPr>
            <w:rFonts w:ascii="Times New Roman" w:hAnsi="Times New Roman" w:cs="Times New Roman"/>
            <w:sz w:val="24"/>
            <w:szCs w:val="24"/>
          </w:rPr>
          <w:t>7</w:t>
        </w:r>
        <w:r w:rsidR="000E39C8">
          <w:rPr>
            <w:rFonts w:ascii="Times New Roman" w:hAnsi="Times New Roman" w:cs="Times New Roman"/>
            <w:sz w:val="24"/>
            <w:szCs w:val="24"/>
          </w:rPr>
          <w:t>3</w:t>
        </w:r>
        <w:r w:rsidR="001A6B86">
          <w:rPr>
            <w:rFonts w:ascii="Times New Roman" w:hAnsi="Times New Roman" w:cs="Times New Roman"/>
            <w:sz w:val="24"/>
            <w:szCs w:val="24"/>
          </w:rPr>
          <w:t xml:space="preserve">. </w:t>
        </w:r>
        <w:r w:rsidR="000E39C8">
          <w:rPr>
            <w:rFonts w:ascii="Times New Roman" w:hAnsi="Times New Roman" w:cs="Times New Roman"/>
            <w:sz w:val="24"/>
            <w:szCs w:val="24"/>
          </w:rPr>
          <w:t>While the general trend follows</w:t>
        </w:r>
      </w:ins>
      <w:r w:rsidR="000E39C8">
        <w:rPr>
          <w:rFonts w:ascii="Times New Roman" w:hAnsi="Times New Roman" w:cs="Times New Roman"/>
          <w:sz w:val="24"/>
          <w:szCs w:val="24"/>
        </w:rPr>
        <w:t xml:space="preserve"> the ideal fit line, </w:t>
      </w:r>
      <w:del w:id="1067" w:author="Acaru, Silviu" w:date="2026-03-17T23:10:00Z" w16du:dateUtc="2026-03-17T22:10:00Z">
        <w:r w:rsidR="001A6B86">
          <w:rPr>
            <w:rFonts w:ascii="Times New Roman" w:hAnsi="Times New Roman" w:cs="Times New Roman"/>
            <w:sz w:val="24"/>
            <w:szCs w:val="24"/>
          </w:rPr>
          <w:delText xml:space="preserve">indicating good overall prediction accuracy across the </w:delText>
        </w:r>
      </w:del>
      <w:ins w:id="1068" w:author="Acaru, Silviu" w:date="2026-03-17T23:10:00Z" w16du:dateUtc="2026-03-17T22:10:00Z">
        <w:r w:rsidR="000E39C8">
          <w:rPr>
            <w:rFonts w:ascii="Times New Roman" w:hAnsi="Times New Roman" w:cs="Times New Roman"/>
            <w:sz w:val="24"/>
            <w:szCs w:val="24"/>
          </w:rPr>
          <w:t xml:space="preserve">there is considerable scatter, with several points deviating notably from the diagonal, </w:t>
        </w:r>
        <w:r w:rsidR="00DD107D">
          <w:rPr>
            <w:rFonts w:ascii="Times New Roman" w:hAnsi="Times New Roman" w:cs="Times New Roman"/>
            <w:sz w:val="24"/>
            <w:szCs w:val="24"/>
          </w:rPr>
          <w:t>notably</w:t>
        </w:r>
        <w:r w:rsidR="000E39C8">
          <w:rPr>
            <w:rFonts w:ascii="Times New Roman" w:hAnsi="Times New Roman" w:cs="Times New Roman"/>
            <w:sz w:val="24"/>
            <w:szCs w:val="24"/>
          </w:rPr>
          <w:t xml:space="preserve"> in the mid-</w:t>
        </w:r>
      </w:ins>
      <w:r w:rsidR="000E39C8">
        <w:rPr>
          <w:rFonts w:ascii="Times New Roman" w:hAnsi="Times New Roman" w:cs="Times New Roman"/>
          <w:sz w:val="24"/>
          <w:szCs w:val="24"/>
        </w:rPr>
        <w:t xml:space="preserve">range </w:t>
      </w:r>
      <w:del w:id="1069" w:author="Acaru, Silviu" w:date="2026-03-17T23:10:00Z" w16du:dateUtc="2026-03-17T22:10:00Z">
        <w:r w:rsidR="001A6B86">
          <w:rPr>
            <w:rFonts w:ascii="Times New Roman" w:hAnsi="Times New Roman" w:cs="Times New Roman"/>
            <w:sz w:val="24"/>
            <w:szCs w:val="24"/>
          </w:rPr>
          <w:delText xml:space="preserve">of </w:delText>
        </w:r>
      </w:del>
      <w:r w:rsidR="000E39C8">
        <w:rPr>
          <w:rFonts w:ascii="Times New Roman" w:hAnsi="Times New Roman" w:cs="Times New Roman"/>
          <w:sz w:val="24"/>
          <w:szCs w:val="24"/>
        </w:rPr>
        <w:t xml:space="preserve">values. From a model </w:t>
      </w:r>
      <w:del w:id="1070" w:author="Acaru, Silviu" w:date="2026-03-17T23:10:00Z" w16du:dateUtc="2026-03-17T22:10:00Z">
        <w:r w:rsidR="001A6B86">
          <w:rPr>
            <w:rFonts w:ascii="Times New Roman" w:hAnsi="Times New Roman" w:cs="Times New Roman"/>
            <w:sz w:val="24"/>
            <w:szCs w:val="24"/>
          </w:rPr>
          <w:delText xml:space="preserve">fit </w:delText>
        </w:r>
      </w:del>
      <w:r w:rsidR="000E39C8">
        <w:rPr>
          <w:rFonts w:ascii="Times New Roman" w:hAnsi="Times New Roman" w:cs="Times New Roman"/>
          <w:sz w:val="24"/>
          <w:szCs w:val="24"/>
        </w:rPr>
        <w:t xml:space="preserve">perspective, the </w:t>
      </w:r>
      <w:del w:id="1071" w:author="Acaru, Silviu" w:date="2026-03-17T23:10:00Z" w16du:dateUtc="2026-03-17T22:10:00Z">
        <w:r w:rsidR="001A6B86">
          <w:rPr>
            <w:rFonts w:ascii="Times New Roman" w:hAnsi="Times New Roman" w:cs="Times New Roman"/>
            <w:sz w:val="24"/>
            <w:szCs w:val="24"/>
          </w:rPr>
          <w:delText>close</w:delText>
        </w:r>
      </w:del>
      <w:ins w:id="1072" w:author="Acaru, Silviu" w:date="2026-03-17T23:10:00Z" w16du:dateUtc="2026-03-17T22:10:00Z">
        <w:r w:rsidR="000E39C8">
          <w:rPr>
            <w:rFonts w:ascii="Times New Roman" w:hAnsi="Times New Roman" w:cs="Times New Roman"/>
            <w:sz w:val="24"/>
            <w:szCs w:val="24"/>
          </w:rPr>
          <w:t>overall</w:t>
        </w:r>
      </w:ins>
      <w:r w:rsidR="000E39C8">
        <w:rPr>
          <w:rFonts w:ascii="Times New Roman" w:hAnsi="Times New Roman" w:cs="Times New Roman"/>
          <w:sz w:val="24"/>
          <w:szCs w:val="24"/>
        </w:rPr>
        <w:t xml:space="preserve"> alignment of </w:t>
      </w:r>
      <w:del w:id="1073" w:author="Acaru, Silviu" w:date="2026-03-17T23:10:00Z" w16du:dateUtc="2026-03-17T22:10:00Z">
        <w:r w:rsidR="001A6B86">
          <w:rPr>
            <w:rFonts w:ascii="Times New Roman" w:hAnsi="Times New Roman" w:cs="Times New Roman"/>
            <w:sz w:val="24"/>
            <w:szCs w:val="24"/>
          </w:rPr>
          <w:delText xml:space="preserve">both predicted and actual </w:delText>
        </w:r>
      </w:del>
      <w:r w:rsidR="000E39C8">
        <w:rPr>
          <w:rFonts w:ascii="Times New Roman" w:hAnsi="Times New Roman" w:cs="Times New Roman"/>
          <w:sz w:val="24"/>
          <w:szCs w:val="24"/>
        </w:rPr>
        <w:t xml:space="preserve">points along the ideal </w:t>
      </w:r>
      <w:del w:id="1074" w:author="Acaru, Silviu" w:date="2026-03-17T23:10:00Z" w16du:dateUtc="2026-03-17T22:10:00Z">
        <w:r w:rsidR="001A6B86">
          <w:rPr>
            <w:rFonts w:ascii="Times New Roman" w:hAnsi="Times New Roman" w:cs="Times New Roman"/>
            <w:sz w:val="24"/>
            <w:szCs w:val="24"/>
          </w:rPr>
          <w:delText xml:space="preserve">fit </w:delText>
        </w:r>
      </w:del>
      <w:r w:rsidR="000E39C8">
        <w:rPr>
          <w:rFonts w:ascii="Times New Roman" w:hAnsi="Times New Roman" w:cs="Times New Roman"/>
          <w:sz w:val="24"/>
          <w:szCs w:val="24"/>
        </w:rPr>
        <w:t xml:space="preserve">line </w:t>
      </w:r>
      <w:del w:id="1075" w:author="Acaru, Silviu" w:date="2026-03-17T23:10:00Z" w16du:dateUtc="2026-03-17T22:10:00Z">
        <w:r w:rsidR="001A6B86">
          <w:rPr>
            <w:rFonts w:ascii="Times New Roman" w:hAnsi="Times New Roman" w:cs="Times New Roman"/>
            <w:sz w:val="24"/>
            <w:szCs w:val="24"/>
          </w:rPr>
          <w:delText>suggest</w:delText>
        </w:r>
      </w:del>
      <w:ins w:id="1076" w:author="Acaru, Silviu" w:date="2026-03-17T23:10:00Z" w16du:dateUtc="2026-03-17T22:10:00Z">
        <w:r w:rsidR="000E39C8">
          <w:rPr>
            <w:rFonts w:ascii="Times New Roman" w:hAnsi="Times New Roman" w:cs="Times New Roman"/>
            <w:sz w:val="24"/>
            <w:szCs w:val="24"/>
          </w:rPr>
          <w:t>suggests</w:t>
        </w:r>
      </w:ins>
      <w:r w:rsidR="000E39C8">
        <w:rPr>
          <w:rFonts w:ascii="Times New Roman" w:hAnsi="Times New Roman" w:cs="Times New Roman"/>
          <w:sz w:val="24"/>
          <w:szCs w:val="24"/>
        </w:rPr>
        <w:t xml:space="preserve"> the model has captured the </w:t>
      </w:r>
      <w:ins w:id="1077" w:author="Acaru, Silviu" w:date="2026-03-17T23:10:00Z" w16du:dateUtc="2026-03-17T22:10:00Z">
        <w:r w:rsidR="000E39C8">
          <w:rPr>
            <w:rFonts w:ascii="Times New Roman" w:hAnsi="Times New Roman" w:cs="Times New Roman"/>
            <w:sz w:val="24"/>
            <w:szCs w:val="24"/>
          </w:rPr>
          <w:t xml:space="preserve">general </w:t>
        </w:r>
      </w:ins>
      <w:r w:rsidR="000E39C8">
        <w:rPr>
          <w:rFonts w:ascii="Times New Roman" w:hAnsi="Times New Roman" w:cs="Times New Roman"/>
          <w:sz w:val="24"/>
          <w:szCs w:val="24"/>
        </w:rPr>
        <w:t>underlying pattern in the data</w:t>
      </w:r>
      <w:del w:id="1078" w:author="Acaru, Silviu" w:date="2026-03-17T23:10:00Z" w16du:dateUtc="2026-03-17T22:10:00Z">
        <w:r w:rsidR="001A6B86">
          <w:rPr>
            <w:rFonts w:ascii="Times New Roman" w:hAnsi="Times New Roman" w:cs="Times New Roman"/>
            <w:sz w:val="24"/>
            <w:szCs w:val="24"/>
          </w:rPr>
          <w:delText xml:space="preserve"> well.</w:delText>
        </w:r>
      </w:del>
      <w:ins w:id="1079" w:author="Acaru, Silviu" w:date="2026-03-17T23:10:00Z" w16du:dateUtc="2026-03-17T22:10:00Z">
        <w:r w:rsidR="000E39C8">
          <w:rPr>
            <w:rFonts w:ascii="Times New Roman" w:hAnsi="Times New Roman" w:cs="Times New Roman"/>
            <w:sz w:val="24"/>
            <w:szCs w:val="24"/>
          </w:rPr>
          <w:t xml:space="preserve">, though not without notable prediction </w:t>
        </w:r>
        <w:r w:rsidR="00652049">
          <w:rPr>
            <w:rFonts w:ascii="Times New Roman" w:hAnsi="Times New Roman" w:cs="Times New Roman"/>
            <w:sz w:val="24"/>
            <w:szCs w:val="24"/>
          </w:rPr>
          <w:t>errors</w:t>
        </w:r>
        <w:r w:rsidR="000E39C8">
          <w:rPr>
            <w:rFonts w:ascii="Times New Roman" w:hAnsi="Times New Roman" w:cs="Times New Roman"/>
            <w:sz w:val="24"/>
            <w:szCs w:val="24"/>
          </w:rPr>
          <w:t xml:space="preserve"> for certain datapoints.</w:t>
        </w:r>
      </w:ins>
      <w:r w:rsidR="000E39C8">
        <w:rPr>
          <w:rFonts w:ascii="Times New Roman" w:hAnsi="Times New Roman" w:cs="Times New Roman"/>
          <w:sz w:val="24"/>
          <w:szCs w:val="24"/>
        </w:rPr>
        <w:t xml:space="preserve"> There is no obvious systematic bias visible, as points are </w:t>
      </w:r>
      <w:del w:id="1080" w:author="Acaru, Silviu" w:date="2026-03-17T23:10:00Z" w16du:dateUtc="2026-03-17T22:10:00Z">
        <w:r w:rsidR="001A6B86">
          <w:rPr>
            <w:rFonts w:ascii="Times New Roman" w:hAnsi="Times New Roman" w:cs="Times New Roman"/>
            <w:sz w:val="24"/>
            <w:szCs w:val="24"/>
          </w:rPr>
          <w:delText xml:space="preserve">evenly </w:delText>
        </w:r>
      </w:del>
      <w:r w:rsidR="000E39C8">
        <w:rPr>
          <w:rFonts w:ascii="Times New Roman" w:hAnsi="Times New Roman" w:cs="Times New Roman"/>
          <w:sz w:val="24"/>
          <w:szCs w:val="24"/>
        </w:rPr>
        <w:t xml:space="preserve">distributed above and below the line across the </w:t>
      </w:r>
      <w:del w:id="1081" w:author="Acaru, Silviu" w:date="2026-03-17T23:10:00Z" w16du:dateUtc="2026-03-17T22:10:00Z">
        <w:r w:rsidR="001A6B86">
          <w:rPr>
            <w:rFonts w:ascii="Times New Roman" w:hAnsi="Times New Roman" w:cs="Times New Roman"/>
            <w:sz w:val="24"/>
            <w:szCs w:val="24"/>
          </w:rPr>
          <w:delText xml:space="preserve">entire </w:delText>
        </w:r>
      </w:del>
      <w:r w:rsidR="000E39C8">
        <w:rPr>
          <w:rFonts w:ascii="Times New Roman" w:hAnsi="Times New Roman" w:cs="Times New Roman"/>
          <w:sz w:val="24"/>
          <w:szCs w:val="24"/>
        </w:rPr>
        <w:t xml:space="preserve">range. The model appears to perform </w:t>
      </w:r>
      <w:del w:id="1082" w:author="Acaru, Silviu" w:date="2026-03-17T23:10:00Z" w16du:dateUtc="2026-03-17T22:10:00Z">
        <w:r w:rsidR="001A6B86">
          <w:rPr>
            <w:rFonts w:ascii="Times New Roman" w:hAnsi="Times New Roman" w:cs="Times New Roman"/>
            <w:sz w:val="24"/>
            <w:szCs w:val="24"/>
          </w:rPr>
          <w:delText xml:space="preserve">consistently </w:delText>
        </w:r>
      </w:del>
      <w:r w:rsidR="000E39C8">
        <w:rPr>
          <w:rFonts w:ascii="Times New Roman" w:hAnsi="Times New Roman" w:cs="Times New Roman"/>
          <w:sz w:val="24"/>
          <w:szCs w:val="24"/>
        </w:rPr>
        <w:t xml:space="preserve">across a </w:t>
      </w:r>
      <w:del w:id="1083" w:author="Acaru, Silviu" w:date="2026-03-17T23:10:00Z" w16du:dateUtc="2026-03-17T22:10:00Z">
        <w:r w:rsidR="001A6B86">
          <w:rPr>
            <w:rFonts w:ascii="Times New Roman" w:hAnsi="Times New Roman" w:cs="Times New Roman"/>
            <w:sz w:val="24"/>
            <w:szCs w:val="24"/>
          </w:rPr>
          <w:delText xml:space="preserve">wide </w:delText>
        </w:r>
      </w:del>
      <w:r w:rsidR="000E39C8">
        <w:rPr>
          <w:rFonts w:ascii="Times New Roman" w:hAnsi="Times New Roman" w:cs="Times New Roman"/>
          <w:sz w:val="24"/>
          <w:szCs w:val="24"/>
        </w:rPr>
        <w:t>range of values, from approximately</w:t>
      </w:r>
      <w:del w:id="1084" w:author="Acaru, Silviu" w:date="2026-03-17T23:10:00Z" w16du:dateUtc="2026-03-17T22:10:00Z">
        <w:r w:rsidR="00EB08A4">
          <w:rPr>
            <w:rFonts w:ascii="Times New Roman" w:hAnsi="Times New Roman" w:cs="Times New Roman"/>
            <w:sz w:val="24"/>
            <w:szCs w:val="24"/>
          </w:rPr>
          <w:delText>,</w:delText>
        </w:r>
      </w:del>
      <w:r w:rsidR="000E39C8">
        <w:rPr>
          <w:rFonts w:ascii="Times New Roman" w:hAnsi="Times New Roman" w:cs="Times New Roman"/>
          <w:sz w:val="24"/>
          <w:szCs w:val="24"/>
        </w:rPr>
        <w:t xml:space="preserve">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w:t>
      </w:r>
      <w:del w:id="1085" w:author="Acaru, Silviu" w:date="2026-03-17T23:10:00Z" w16du:dateUtc="2026-03-17T22:10:00Z">
        <w:r w:rsidR="00EB08A4">
          <w:rPr>
            <w:rFonts w:ascii="Times New Roman" w:hAnsi="Times New Roman" w:cs="Times New Roman"/>
            <w:sz w:val="24"/>
            <w:szCs w:val="24"/>
          </w:rPr>
          <w:delText>100</w:delText>
        </w:r>
        <w:r w:rsidR="00F072B9">
          <w:rPr>
            <w:rFonts w:ascii="Times New Roman" w:hAnsi="Times New Roman" w:cs="Times New Roman"/>
            <w:sz w:val="24"/>
            <w:szCs w:val="24"/>
          </w:rPr>
          <w:delText xml:space="preserve"> </w:delText>
        </w:r>
        <w:r w:rsidR="00EB08A4" w:rsidRPr="005E50BE">
          <w:rPr>
            <w:rFonts w:ascii="Times New Roman" w:hAnsi="Times New Roman" w:cs="Times New Roman"/>
            <w:sz w:val="24"/>
            <w:szCs w:val="24"/>
          </w:rPr>
          <w:delText>°C</w:delText>
        </w:r>
        <w:r w:rsidR="001A6B86">
          <w:rPr>
            <w:rFonts w:ascii="Times New Roman" w:hAnsi="Times New Roman" w:cs="Times New Roman"/>
            <w:sz w:val="24"/>
            <w:szCs w:val="24"/>
          </w:rPr>
          <w:delText>. This suggest</w:delText>
        </w:r>
        <w:r w:rsidR="00510CAC">
          <w:rPr>
            <w:rFonts w:ascii="Times New Roman" w:hAnsi="Times New Roman" w:cs="Times New Roman"/>
            <w:sz w:val="24"/>
            <w:szCs w:val="24"/>
          </w:rPr>
          <w:delText>s</w:delText>
        </w:r>
        <w:r w:rsidR="001A6B86">
          <w:rPr>
            <w:rFonts w:ascii="Times New Roman" w:hAnsi="Times New Roman" w:cs="Times New Roman"/>
            <w:sz w:val="24"/>
            <w:szCs w:val="24"/>
          </w:rPr>
          <w:delText xml:space="preserve"> robustness in handling both low and high values in the dataset.</w:delText>
        </w:r>
      </w:del>
      <w:ins w:id="1086" w:author="Acaru, Silviu" w:date="2026-03-17T23:10:00Z" w16du:dateUtc="2026-03-17T22:10:00Z">
        <w:r w:rsidR="000E39C8">
          <w:rPr>
            <w:rFonts w:ascii="Times New Roman" w:hAnsi="Times New Roman" w:cs="Times New Roman"/>
            <w:sz w:val="24"/>
            <w:szCs w:val="24"/>
          </w:rPr>
          <w:t xml:space="preserve">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w:t>
        </w:r>
      </w:ins>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r w:rsidR="000E39C8">
        <w:rPr>
          <w:rFonts w:ascii="Times New Roman" w:hAnsi="Times New Roman" w:cs="Times New Roman"/>
          <w:sz w:val="24"/>
          <w:szCs w:val="24"/>
        </w:rPr>
      </w:r>
      <w:r w:rsidR="000E39C8">
        <w:rPr>
          <w:rFonts w:ascii="Times New Roman" w:hAnsi="Times New Roman" w:cs="Times New Roman"/>
          <w:sz w:val="24"/>
          <w:szCs w:val="24"/>
        </w:rPr>
        <w:fldChar w:fldCharType="separate"/>
      </w:r>
      <w:r w:rsidR="000E39C8" w:rsidRPr="00443E04">
        <w:rPr>
          <w:rFonts w:ascii="Times New Roman" w:hAnsi="Times New Roman" w:cs="Times New Roman"/>
          <w:sz w:val="24"/>
          <w:szCs w:val="24"/>
        </w:rPr>
        <w:t xml:space="preserve">Figure </w:t>
      </w:r>
      <w:r w:rsidR="000E39C8">
        <w:rPr>
          <w:rFonts w:ascii="Times New Roman" w:hAnsi="Times New Roman" w:cs="Times New Roman"/>
          <w:noProof/>
          <w:sz w:val="24"/>
          <w:szCs w:val="24"/>
        </w:rPr>
        <w:t>7</w:t>
      </w:r>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insights into the </w:t>
      </w:r>
      <w:del w:id="1087" w:author="Acaru, Silviu" w:date="2026-03-17T23:10:00Z" w16du:dateUtc="2026-03-17T22:10:00Z">
        <w:r w:rsidR="001A6B86">
          <w:rPr>
            <w:rFonts w:ascii="Times New Roman" w:hAnsi="Times New Roman" w:cs="Times New Roman"/>
            <w:sz w:val="24"/>
            <w:szCs w:val="24"/>
          </w:rPr>
          <w:delText>model</w:delText>
        </w:r>
      </w:del>
      <w:ins w:id="1088" w:author="Acaru, Silviu" w:date="2026-03-17T23:10:00Z" w16du:dateUtc="2026-03-17T22:10:00Z">
        <w:r w:rsidR="00652049">
          <w:rPr>
            <w:rFonts w:ascii="Times New Roman" w:hAnsi="Times New Roman" w:cs="Times New Roman"/>
            <w:sz w:val="24"/>
            <w:szCs w:val="24"/>
          </w:rPr>
          <w:t>model’s</w:t>
        </w:r>
      </w:ins>
      <w:r w:rsidR="000E39C8">
        <w:rPr>
          <w:rFonts w:ascii="Times New Roman" w:hAnsi="Times New Roman" w:cs="Times New Roman"/>
          <w:sz w:val="24"/>
          <w:szCs w:val="24"/>
        </w:rPr>
        <w:t xml:space="preserve"> performance. The residuals appear roughly </w:t>
      </w:r>
      <w:del w:id="1089" w:author="Acaru, Silviu" w:date="2026-03-17T23:10:00Z" w16du:dateUtc="2026-03-17T22:10:00Z">
        <w:r w:rsidR="001A6B86">
          <w:rPr>
            <w:rFonts w:ascii="Times New Roman" w:hAnsi="Times New Roman" w:cs="Times New Roman"/>
            <w:sz w:val="24"/>
            <w:szCs w:val="24"/>
          </w:rPr>
          <w:delText xml:space="preserve">symmetrically </w:delText>
        </w:r>
      </w:del>
      <w:r w:rsidR="000E39C8">
        <w:rPr>
          <w:rFonts w:ascii="Times New Roman" w:hAnsi="Times New Roman" w:cs="Times New Roman"/>
          <w:sz w:val="24"/>
          <w:szCs w:val="24"/>
        </w:rPr>
        <w:t xml:space="preserve">distributed around the zero line, which </w:t>
      </w:r>
      <w:del w:id="1090" w:author="Acaru, Silviu" w:date="2026-03-17T23:10:00Z" w16du:dateUtc="2026-03-17T22:10:00Z">
        <w:r w:rsidR="001A6B86">
          <w:rPr>
            <w:rFonts w:ascii="Times New Roman" w:hAnsi="Times New Roman" w:cs="Times New Roman"/>
            <w:sz w:val="24"/>
            <w:szCs w:val="24"/>
          </w:rPr>
          <w:delText xml:space="preserve">is a positive indicator. This </w:delText>
        </w:r>
        <w:r w:rsidR="00BD2F77">
          <w:rPr>
            <w:rFonts w:ascii="Times New Roman" w:hAnsi="Times New Roman" w:cs="Times New Roman"/>
            <w:sz w:val="24"/>
            <w:szCs w:val="24"/>
          </w:rPr>
          <w:delText>demonstrates</w:delText>
        </w:r>
      </w:del>
      <w:ins w:id="1091" w:author="Acaru, Silviu" w:date="2026-03-17T23:10:00Z" w16du:dateUtc="2026-03-17T22:10:00Z">
        <w:r w:rsidR="000E39C8">
          <w:rPr>
            <w:rFonts w:ascii="Times New Roman" w:hAnsi="Times New Roman" w:cs="Times New Roman"/>
            <w:sz w:val="24"/>
            <w:szCs w:val="24"/>
          </w:rPr>
          <w:t>indicates</w:t>
        </w:r>
      </w:ins>
      <w:r w:rsidR="000E39C8">
        <w:rPr>
          <w:rFonts w:ascii="Times New Roman" w:hAnsi="Times New Roman" w:cs="Times New Roman"/>
          <w:sz w:val="24"/>
          <w:szCs w:val="24"/>
        </w:rPr>
        <w:t xml:space="preserve"> the model is not </w:t>
      </w:r>
      <w:ins w:id="1092" w:author="Acaru, Silviu" w:date="2026-03-17T23:10:00Z" w16du:dateUtc="2026-03-17T22:10:00Z">
        <w:r w:rsidR="000E39C8">
          <w:rPr>
            <w:rFonts w:ascii="Times New Roman" w:hAnsi="Times New Roman" w:cs="Times New Roman"/>
            <w:sz w:val="24"/>
            <w:szCs w:val="24"/>
          </w:rPr>
          <w:t xml:space="preserve">strongly </w:t>
        </w:r>
      </w:ins>
      <w:r w:rsidR="000E39C8">
        <w:rPr>
          <w:rFonts w:ascii="Times New Roman" w:hAnsi="Times New Roman" w:cs="Times New Roman"/>
          <w:sz w:val="24"/>
          <w:szCs w:val="24"/>
        </w:rPr>
        <w:t>systematically over</w:t>
      </w:r>
      <w:ins w:id="1093" w:author="Acaru, Silviu" w:date="2026-03-17T23:10:00Z" w16du:dateUtc="2026-03-17T22:10:00Z">
        <w:r w:rsidR="000E39C8">
          <w:rPr>
            <w:rFonts w:ascii="Times New Roman" w:hAnsi="Times New Roman" w:cs="Times New Roman"/>
            <w:sz w:val="24"/>
            <w:szCs w:val="24"/>
          </w:rPr>
          <w:t>-</w:t>
        </w:r>
      </w:ins>
      <w:r w:rsidR="000E39C8">
        <w:rPr>
          <w:rFonts w:ascii="Times New Roman" w:hAnsi="Times New Roman" w:cs="Times New Roman"/>
          <w:sz w:val="24"/>
          <w:szCs w:val="24"/>
        </w:rPr>
        <w:t xml:space="preserve"> or under</w:t>
      </w:r>
      <w:ins w:id="1094" w:author="Acaru, Silviu" w:date="2026-03-17T23:10:00Z" w16du:dateUtc="2026-03-17T22:10:00Z">
        <w:r w:rsidR="000E39C8">
          <w:rPr>
            <w:rFonts w:ascii="Times New Roman" w:hAnsi="Times New Roman" w:cs="Times New Roman"/>
            <w:sz w:val="24"/>
            <w:szCs w:val="24"/>
          </w:rPr>
          <w:t>-</w:t>
        </w:r>
      </w:ins>
      <w:r w:rsidR="000E39C8">
        <w:rPr>
          <w:rFonts w:ascii="Times New Roman" w:hAnsi="Times New Roman" w:cs="Times New Roman"/>
          <w:sz w:val="24"/>
          <w:szCs w:val="24"/>
        </w:rPr>
        <w:t xml:space="preserve"> predicting. </w:t>
      </w:r>
      <w:del w:id="1095" w:author="Acaru, Silviu" w:date="2026-03-17T23:10:00Z" w16du:dateUtc="2026-03-17T22:10:00Z">
        <w:r w:rsidR="001A6B86">
          <w:rPr>
            <w:rFonts w:ascii="Times New Roman" w:hAnsi="Times New Roman" w:cs="Times New Roman"/>
            <w:sz w:val="24"/>
            <w:szCs w:val="24"/>
          </w:rPr>
          <w:delText>There is a relatively consistent</w:delText>
        </w:r>
      </w:del>
      <w:ins w:id="1096" w:author="Acaru, Silviu" w:date="2026-03-17T23:10:00Z" w16du:dateUtc="2026-03-17T22:10:00Z">
        <w:r w:rsidR="000E39C8">
          <w:rPr>
            <w:rFonts w:ascii="Times New Roman" w:hAnsi="Times New Roman" w:cs="Times New Roman"/>
            <w:sz w:val="24"/>
            <w:szCs w:val="24"/>
          </w:rPr>
          <w:t>However, some larger positive residuals are observed at lower predicted values, suggesting the model tends to underpredict in certain cases within the range. Additionally, the</w:t>
        </w:r>
      </w:ins>
      <w:r w:rsidR="000E39C8">
        <w:rPr>
          <w:rFonts w:ascii="Times New Roman" w:hAnsi="Times New Roman" w:cs="Times New Roman"/>
          <w:sz w:val="24"/>
          <w:szCs w:val="24"/>
        </w:rPr>
        <w:t xml:space="preserve"> spread of residuals </w:t>
      </w:r>
      <w:del w:id="1097" w:author="Acaru, Silviu" w:date="2026-03-17T23:10:00Z" w16du:dateUtc="2026-03-17T22:10:00Z">
        <w:r w:rsidR="001A6B86">
          <w:rPr>
            <w:rFonts w:ascii="Times New Roman" w:hAnsi="Times New Roman" w:cs="Times New Roman"/>
            <w:sz w:val="24"/>
            <w:szCs w:val="24"/>
          </w:rPr>
          <w:delText>across the</w:delText>
        </w:r>
      </w:del>
      <w:ins w:id="1098" w:author="Acaru, Silviu" w:date="2026-03-17T23:10:00Z" w16du:dateUtc="2026-03-17T22:10:00Z">
        <w:r w:rsidR="000E39C8">
          <w:rPr>
            <w:rFonts w:ascii="Times New Roman" w:hAnsi="Times New Roman" w:cs="Times New Roman"/>
            <w:sz w:val="24"/>
            <w:szCs w:val="24"/>
          </w:rPr>
          <w:t>appears somewhat larger at lower</w:t>
        </w:r>
      </w:ins>
      <w:r w:rsidR="000E39C8">
        <w:rPr>
          <w:rFonts w:ascii="Times New Roman" w:hAnsi="Times New Roman" w:cs="Times New Roman"/>
          <w:sz w:val="24"/>
          <w:szCs w:val="24"/>
        </w:rPr>
        <w:t xml:space="preserve"> predicted values</w:t>
      </w:r>
      <w:del w:id="1099" w:author="Acaru, Silviu" w:date="2026-03-17T23:10:00Z" w16du:dateUtc="2026-03-17T22:10:00Z">
        <w:r w:rsidR="001A6B86">
          <w:rPr>
            <w:rFonts w:ascii="Times New Roman" w:hAnsi="Times New Roman" w:cs="Times New Roman"/>
            <w:sz w:val="24"/>
            <w:szCs w:val="24"/>
          </w:rPr>
          <w:delText>, indicating constant variance (</w:delText>
        </w:r>
        <w:r w:rsidR="001A6B86" w:rsidRPr="005B7B2C">
          <w:rPr>
            <w:rFonts w:ascii="Times New Roman" w:hAnsi="Times New Roman" w:cs="Times New Roman"/>
            <w:sz w:val="24"/>
            <w:szCs w:val="24"/>
          </w:rPr>
          <w:delText>homoscedasticity</w:delText>
        </w:r>
        <w:r w:rsidR="001A6B86">
          <w:rPr>
            <w:rFonts w:ascii="Times New Roman" w:hAnsi="Times New Roman" w:cs="Times New Roman"/>
            <w:sz w:val="24"/>
            <w:szCs w:val="24"/>
          </w:rPr>
          <w:delText>)</w:delText>
        </w:r>
        <w:r w:rsidR="00510CAC">
          <w:rPr>
            <w:rFonts w:ascii="Times New Roman" w:hAnsi="Times New Roman" w:cs="Times New Roman"/>
            <w:sz w:val="24"/>
            <w:szCs w:val="24"/>
          </w:rPr>
          <w:delText xml:space="preserve">, which </w:delText>
        </w:r>
        <w:r w:rsidR="001A6B86">
          <w:rPr>
            <w:rFonts w:ascii="Times New Roman" w:hAnsi="Times New Roman" w:cs="Times New Roman"/>
            <w:sz w:val="24"/>
            <w:szCs w:val="24"/>
          </w:rPr>
          <w:delText>is a desirable property</w:delText>
        </w:r>
      </w:del>
      <w:ins w:id="1100" w:author="Acaru, Silviu" w:date="2026-03-17T23:10:00Z" w16du:dateUtc="2026-03-17T22:10:00Z">
        <w:r w:rsidR="000E39C8">
          <w:rPr>
            <w:rFonts w:ascii="Times New Roman" w:hAnsi="Times New Roman" w:cs="Times New Roman"/>
            <w:sz w:val="24"/>
            <w:szCs w:val="24"/>
          </w:rPr>
          <w:t xml:space="preserve"> compared to higher ones, suggesting mild heteroscedasticity that warrants consideration</w:t>
        </w:r>
      </w:ins>
      <w:r w:rsidR="000E39C8">
        <w:rPr>
          <w:rFonts w:ascii="Times New Roman" w:hAnsi="Times New Roman" w:cs="Times New Roman"/>
          <w:sz w:val="24"/>
          <w:szCs w:val="24"/>
        </w:rPr>
        <w:t xml:space="preserve">. </w:t>
      </w:r>
    </w:p>
    <w:p w14:paraId="068E3183" w14:textId="77777777" w:rsidR="00D35595" w:rsidRPr="00443E04" w:rsidRDefault="00B83B21" w:rsidP="006C08A8">
      <w:pPr>
        <w:keepNext/>
        <w:jc w:val="center"/>
        <w:rPr>
          <w:del w:id="1101" w:author="Acaru, Silviu" w:date="2026-03-17T23:10:00Z" w16du:dateUtc="2026-03-17T22:10:00Z"/>
          <w:rFonts w:ascii="Times New Roman" w:hAnsi="Times New Roman" w:cs="Times New Roman"/>
          <w:sz w:val="24"/>
          <w:szCs w:val="24"/>
        </w:rPr>
      </w:pPr>
      <w:del w:id="1102" w:author="Acaru, Silviu" w:date="2026-03-17T23:10:00Z" w16du:dateUtc="2026-03-17T22:10:00Z">
        <w:r>
          <w:rPr>
            <w:rFonts w:ascii="Times New Roman" w:hAnsi="Times New Roman" w:cs="Times New Roman"/>
            <w:noProof/>
            <w:sz w:val="24"/>
            <w:szCs w:val="24"/>
          </w:rPr>
          <w:drawing>
            <wp:inline distT="0" distB="0" distL="0" distR="0" wp14:anchorId="180E316E" wp14:editId="738AFD55">
              <wp:extent cx="4047067" cy="21571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7.tif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60494" cy="2164296"/>
                      </a:xfrm>
                      <a:prstGeom prst="rect">
                        <a:avLst/>
                      </a:prstGeom>
                    </pic:spPr>
                  </pic:pic>
                </a:graphicData>
              </a:graphic>
            </wp:inline>
          </w:drawing>
        </w:r>
      </w:del>
    </w:p>
    <w:p w14:paraId="7248BA7A" w14:textId="23B50C6D" w:rsidR="00D35595" w:rsidRPr="00443E04" w:rsidRDefault="00E40EB0" w:rsidP="003D7DE8">
      <w:pPr>
        <w:jc w:val="center"/>
        <w:rPr>
          <w:ins w:id="1103" w:author="Acaru, Silviu" w:date="2026-03-17T23:10:00Z" w16du:dateUtc="2026-03-17T22:10:00Z"/>
          <w:rFonts w:ascii="Times New Roman" w:hAnsi="Times New Roman" w:cs="Times New Roman"/>
          <w:sz w:val="24"/>
          <w:szCs w:val="24"/>
        </w:rPr>
      </w:pPr>
      <w:ins w:id="1104" w:author="Acaru, Silviu" w:date="2026-03-17T23:10:00Z" w16du:dateUtc="2026-03-17T22:10:00Z">
        <w:r>
          <w:rPr>
            <w:rFonts w:ascii="Times New Roman" w:hAnsi="Times New Roman" w:cs="Times New Roman"/>
            <w:noProof/>
            <w:sz w:val="24"/>
            <w:szCs w:val="24"/>
          </w:rPr>
          <w:drawing>
            <wp:inline distT="0" distB="0" distL="0" distR="0" wp14:anchorId="7950BAC4" wp14:editId="31D8C590">
              <wp:extent cx="3739978" cy="1969482"/>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48134" cy="1973777"/>
                      </a:xfrm>
                      <a:prstGeom prst="rect">
                        <a:avLst/>
                      </a:prstGeom>
                    </pic:spPr>
                  </pic:pic>
                </a:graphicData>
              </a:graphic>
            </wp:inline>
          </w:drawing>
        </w:r>
      </w:ins>
    </w:p>
    <w:p w14:paraId="4C25E67C" w14:textId="75C6137B" w:rsidR="00133A35" w:rsidRPr="003D7DE8" w:rsidRDefault="007166F6" w:rsidP="003D7DE8">
      <w:pPr>
        <w:pStyle w:val="Caption"/>
        <w:jc w:val="both"/>
        <w:rPr>
          <w:rFonts w:ascii="Times New Roman" w:hAnsi="Times New Roman" w:cs="Times New Roman"/>
          <w:sz w:val="24"/>
          <w:szCs w:val="24"/>
        </w:rPr>
      </w:pPr>
      <w:bookmarkStart w:id="1105" w:name="_Ref178443394"/>
      <w:r w:rsidRPr="000E0778">
        <w:rPr>
          <w:rFonts w:ascii="Times New Roman" w:hAnsi="Times New Roman" w:cs="Times New Roman"/>
          <w:sz w:val="24"/>
          <w:szCs w:val="24"/>
        </w:rPr>
        <w:t xml:space="preserve">Figure </w:t>
      </w:r>
      <w:r w:rsidRPr="000E0778">
        <w:rPr>
          <w:rFonts w:ascii="Times New Roman" w:hAnsi="Times New Roman" w:cs="Times New Roman"/>
          <w:sz w:val="24"/>
          <w:szCs w:val="24"/>
        </w:rPr>
        <w:fldChar w:fldCharType="begin"/>
      </w:r>
      <w:r w:rsidRPr="000E0778">
        <w:rPr>
          <w:rFonts w:ascii="Times New Roman" w:hAnsi="Times New Roman" w:cs="Times New Roman"/>
          <w:sz w:val="24"/>
          <w:szCs w:val="24"/>
        </w:rPr>
        <w:instrText xml:space="preserve"> SEQ Figure \* ARABIC </w:instrText>
      </w:r>
      <w:r w:rsidRPr="000E0778">
        <w:rPr>
          <w:rFonts w:ascii="Times New Roman" w:hAnsi="Times New Roman" w:cs="Times New Roman"/>
          <w:sz w:val="24"/>
          <w:szCs w:val="24"/>
        </w:rPr>
        <w:fldChar w:fldCharType="separate"/>
      </w:r>
      <w:r w:rsidR="009A7A28" w:rsidRPr="000E0778">
        <w:rPr>
          <w:rFonts w:ascii="Times New Roman" w:hAnsi="Times New Roman" w:cs="Times New Roman"/>
          <w:noProof/>
          <w:sz w:val="24"/>
          <w:szCs w:val="24"/>
        </w:rPr>
        <w:t>7</w:t>
      </w:r>
      <w:r w:rsidRPr="000E0778">
        <w:rPr>
          <w:rFonts w:ascii="Times New Roman" w:hAnsi="Times New Roman" w:cs="Times New Roman"/>
          <w:sz w:val="24"/>
          <w:szCs w:val="24"/>
        </w:rPr>
        <w:fldChar w:fldCharType="end"/>
      </w:r>
      <w:bookmarkEnd w:id="1105"/>
      <w:r w:rsidRPr="000E0778">
        <w:rPr>
          <w:rFonts w:ascii="Times New Roman" w:hAnsi="Times New Roman" w:cs="Times New Roman"/>
          <w:sz w:val="24"/>
          <w:szCs w:val="24"/>
        </w:rPr>
        <w:t xml:space="preserve"> </w:t>
      </w:r>
      <w:del w:id="1106" w:author="Acaru, Silviu" w:date="2026-03-17T23:10:00Z" w16du:dateUtc="2026-03-17T22:10:00Z">
        <w:r w:rsidRPr="00443E04">
          <w:rPr>
            <w:rFonts w:ascii="Times New Roman" w:hAnsi="Times New Roman" w:cs="Times New Roman"/>
            <w:sz w:val="24"/>
            <w:szCs w:val="24"/>
          </w:rPr>
          <w:delText>Regression plot of the selected stacked</w:delText>
        </w:r>
      </w:del>
      <w:ins w:id="1107" w:author="Acaru, Silviu" w:date="2026-03-17T23:10:00Z" w16du:dateUtc="2026-03-17T22:10:00Z">
        <w:r w:rsidR="00133A35" w:rsidRPr="003D7DE8">
          <w:rPr>
            <w:rFonts w:ascii="Times New Roman" w:hAnsi="Times New Roman" w:cs="Times New Roman"/>
            <w:sz w:val="24"/>
            <w:szCs w:val="24"/>
          </w:rPr>
          <w:t>Predicted versus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°C. The</w:t>
        </w:r>
      </w:ins>
      <w:r w:rsidR="00133A35" w:rsidRPr="003D7DE8">
        <w:rPr>
          <w:rFonts w:ascii="Times New Roman" w:hAnsi="Times New Roman" w:cs="Times New Roman"/>
          <w:sz w:val="24"/>
          <w:szCs w:val="24"/>
        </w:rPr>
        <w:t xml:space="preserve"> ensemble </w:t>
      </w:r>
      <w:del w:id="1108" w:author="Acaru, Silviu" w:date="2026-03-17T23:10:00Z" w16du:dateUtc="2026-03-17T22:10:00Z">
        <w:r w:rsidR="004A1B8E">
          <w:rPr>
            <w:rFonts w:ascii="Times New Roman" w:hAnsi="Times New Roman" w:cs="Times New Roman"/>
            <w:sz w:val="24"/>
            <w:szCs w:val="24"/>
          </w:rPr>
          <w:delText>(</w:delText>
        </w:r>
        <w:r w:rsidRPr="00443E04">
          <w:rPr>
            <w:rFonts w:ascii="Times New Roman" w:hAnsi="Times New Roman" w:cs="Times New Roman"/>
            <w:sz w:val="24"/>
            <w:szCs w:val="24"/>
          </w:rPr>
          <w:delText>at 1000</w:delText>
        </w:r>
      </w:del>
      <w:ins w:id="1109" w:author="Acaru, Silviu" w:date="2026-03-17T23:10:00Z" w16du:dateUtc="2026-03-17T22:10:00Z">
        <w:r w:rsidR="00133A35" w:rsidRPr="003D7DE8">
          <w:rPr>
            <w:rFonts w:ascii="Times New Roman" w:hAnsi="Times New Roman" w:cs="Times New Roman"/>
            <w:sz w:val="24"/>
            <w:szCs w:val="24"/>
          </w:rPr>
          <w:t>combines five</w:t>
        </w:r>
      </w:ins>
      <w:r w:rsidR="00133A35" w:rsidRPr="003D7DE8">
        <w:rPr>
          <w:rFonts w:ascii="Times New Roman" w:hAnsi="Times New Roman" w:cs="Times New Roman"/>
          <w:sz w:val="24"/>
          <w:szCs w:val="24"/>
        </w:rPr>
        <w:t xml:space="preserve"> base </w:t>
      </w:r>
      <w:ins w:id="1110" w:author="Acaru, Silviu" w:date="2026-03-17T23:10:00Z" w16du:dateUtc="2026-03-17T22:10:00Z">
        <w:r w:rsidR="00133A35" w:rsidRPr="003D7DE8">
          <w:rPr>
            <w:rFonts w:ascii="Times New Roman" w:hAnsi="Times New Roman" w:cs="Times New Roman"/>
            <w:sz w:val="24"/>
            <w:szCs w:val="24"/>
          </w:rPr>
          <w:t xml:space="preserve">models (GBR, Random Forest, SVR, Lasso, </w:t>
        </w:r>
        <w:proofErr w:type="spellStart"/>
        <w:r w:rsidR="00133A35" w:rsidRPr="003D7DE8">
          <w:rPr>
            <w:rFonts w:ascii="Times New Roman" w:hAnsi="Times New Roman" w:cs="Times New Roman"/>
            <w:sz w:val="24"/>
            <w:szCs w:val="24"/>
          </w:rPr>
          <w:t>ElasticNet</w:t>
        </w:r>
        <w:proofErr w:type="spellEnd"/>
        <w:r w:rsidR="00133A35" w:rsidRPr="003D7DE8">
          <w:rPr>
            <w:rFonts w:ascii="Times New Roman" w:hAnsi="Times New Roman" w:cs="Times New Roman"/>
            <w:sz w:val="24"/>
            <w:szCs w:val="24"/>
          </w:rPr>
          <w:t xml:space="preserve">) with 10 </w:t>
        </w:r>
      </w:ins>
      <w:r w:rsidR="00133A35" w:rsidRPr="003D7DE8">
        <w:rPr>
          <w:rFonts w:ascii="Times New Roman" w:hAnsi="Times New Roman" w:cs="Times New Roman"/>
          <w:sz w:val="24"/>
          <w:szCs w:val="24"/>
        </w:rPr>
        <w:t xml:space="preserve">estimators </w:t>
      </w:r>
      <w:del w:id="1111" w:author="Acaru, Silviu" w:date="2026-03-17T23:10:00Z" w16du:dateUtc="2026-03-17T22:10:00Z">
        <w:r w:rsidR="004A1B8E">
          <w:rPr>
            <w:rFonts w:ascii="Times New Roman" w:hAnsi="Times New Roman" w:cs="Times New Roman"/>
            <w:sz w:val="24"/>
            <w:szCs w:val="24"/>
          </w:rPr>
          <w:delText>in the</w:delText>
        </w:r>
      </w:del>
      <w:ins w:id="1112" w:author="Acaru, Silviu" w:date="2026-03-17T23:10:00Z" w16du:dateUtc="2026-03-17T22:10:00Z">
        <w:r w:rsidR="00133A35" w:rsidRPr="003D7DE8">
          <w:rPr>
            <w:rFonts w:ascii="Times New Roman" w:hAnsi="Times New Roman" w:cs="Times New Roman"/>
            <w:sz w:val="24"/>
            <w:szCs w:val="24"/>
          </w:rPr>
          <w:t>each (for</w:t>
        </w:r>
      </w:ins>
      <w:r w:rsidR="00133A35" w:rsidRPr="003D7DE8">
        <w:rPr>
          <w:rFonts w:ascii="Times New Roman" w:hAnsi="Times New Roman" w:cs="Times New Roman"/>
          <w:sz w:val="24"/>
          <w:szCs w:val="24"/>
        </w:rPr>
        <w:t xml:space="preserve"> </w:t>
      </w:r>
      <w:r w:rsidR="00652049" w:rsidRPr="003D7DE8">
        <w:rPr>
          <w:rFonts w:ascii="Times New Roman" w:hAnsi="Times New Roman" w:cs="Times New Roman"/>
          <w:sz w:val="24"/>
          <w:szCs w:val="24"/>
        </w:rPr>
        <w:t>tree</w:t>
      </w:r>
      <w:del w:id="1113" w:author="Acaru, Silviu" w:date="2026-03-17T23:10:00Z" w16du:dateUtc="2026-03-17T22:10:00Z">
        <w:r w:rsidR="004A1B8E">
          <w:rPr>
            <w:rFonts w:ascii="Times New Roman" w:hAnsi="Times New Roman" w:cs="Times New Roman"/>
            <w:sz w:val="24"/>
            <w:szCs w:val="24"/>
          </w:rPr>
          <w:delText xml:space="preserve"> –</w:delText>
        </w:r>
      </w:del>
      <w:ins w:id="1114" w:author="Acaru, Silviu" w:date="2026-03-17T23:10:00Z" w16du:dateUtc="2026-03-17T22:10:00Z">
        <w:r w:rsidR="00652049" w:rsidRPr="003D7DE8">
          <w:rPr>
            <w:rFonts w:ascii="Times New Roman" w:hAnsi="Times New Roman" w:cs="Times New Roman"/>
            <w:sz w:val="24"/>
            <w:szCs w:val="24"/>
          </w:rPr>
          <w:t>-</w:t>
        </w:r>
      </w:ins>
      <w:r w:rsidR="00652049" w:rsidRPr="003D7DE8">
        <w:rPr>
          <w:rFonts w:ascii="Times New Roman" w:hAnsi="Times New Roman" w:cs="Times New Roman"/>
          <w:sz w:val="24"/>
          <w:szCs w:val="24"/>
        </w:rPr>
        <w:t>based</w:t>
      </w:r>
      <w:r w:rsidR="00133A35" w:rsidRPr="003D7DE8">
        <w:rPr>
          <w:rFonts w:ascii="Times New Roman" w:hAnsi="Times New Roman" w:cs="Times New Roman"/>
          <w:sz w:val="24"/>
          <w:szCs w:val="24"/>
        </w:rPr>
        <w:t xml:space="preserve"> </w:t>
      </w:r>
      <w:del w:id="1115" w:author="Acaru, Silviu" w:date="2026-03-17T23:10:00Z" w16du:dateUtc="2026-03-17T22:10:00Z">
        <w:r w:rsidR="004A1B8E">
          <w:rPr>
            <w:rFonts w:ascii="Times New Roman" w:hAnsi="Times New Roman" w:cs="Times New Roman"/>
            <w:sz w:val="24"/>
            <w:szCs w:val="24"/>
          </w:rPr>
          <w:delText>algorithms)</w:delText>
        </w:r>
        <w:r w:rsidRPr="00443E04">
          <w:rPr>
            <w:rFonts w:ascii="Times New Roman" w:hAnsi="Times New Roman" w:cs="Times New Roman"/>
            <w:sz w:val="24"/>
            <w:szCs w:val="24"/>
          </w:rPr>
          <w:delText>.</w:delText>
        </w:r>
      </w:del>
      <w:ins w:id="1116" w:author="Acaru, Silviu" w:date="2026-03-17T23:10:00Z" w16du:dateUtc="2026-03-17T22:10:00Z">
        <w:r w:rsidR="00133A35" w:rsidRPr="003D7DE8">
          <w:rPr>
            <w:rFonts w:ascii="Times New Roman" w:hAnsi="Times New Roman" w:cs="Times New Roman"/>
            <w:sz w:val="24"/>
            <w:szCs w:val="24"/>
          </w:rPr>
          <w:t>models), trained on the optimal feature combination [Lignin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Co-polyol type (PTHF), Ratio, Co</w:t>
        </w:r>
        <w:r w:rsidR="00020B24" w:rsidRPr="003D7DE8">
          <w:rPr>
            <w:rFonts w:ascii="Times New Roman" w:hAnsi="Times New Roman" w:cs="Times New Roman"/>
            <w:sz w:val="24"/>
            <w:szCs w:val="24"/>
          </w:rPr>
          <w:t>-</w:t>
        </w:r>
        <w:r w:rsidR="00133A35" w:rsidRPr="003D7DE8">
          <w:rPr>
            <w:rFonts w:ascii="Times New Roman" w:hAnsi="Times New Roman" w:cs="Times New Roman"/>
            <w:sz w:val="24"/>
            <w:szCs w:val="24"/>
          </w:rPr>
          <w:t>polyol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Isocyanate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Plot A shows the correlation between predicted and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values for validation and test datasets (n=32), with a</w:t>
        </w:r>
      </w:ins>
      <w:r w:rsidR="00133A35" w:rsidRPr="003D7DE8">
        <w:rPr>
          <w:rFonts w:ascii="Times New Roman" w:hAnsi="Times New Roman" w:cs="Times New Roman"/>
          <w:sz w:val="24"/>
          <w:szCs w:val="24"/>
        </w:rPr>
        <w:t xml:space="preserve"> Pearson correlation coefficient</w:t>
      </w:r>
      <w:del w:id="1117" w:author="Acaru, Silviu" w:date="2026-03-17T23:10:00Z" w16du:dateUtc="2026-03-17T22:10:00Z">
        <w:r w:rsidR="00543BAC">
          <w:rPr>
            <w:rFonts w:ascii="Times New Roman" w:hAnsi="Times New Roman" w:cs="Times New Roman"/>
            <w:sz w:val="24"/>
            <w:szCs w:val="24"/>
          </w:rPr>
          <w:delText>:</w:delText>
        </w:r>
      </w:del>
      <w:ins w:id="1118" w:author="Acaru, Silviu" w:date="2026-03-17T23:10:00Z" w16du:dateUtc="2026-03-17T22:10:00Z">
        <w:r w:rsidR="00133A35" w:rsidRPr="003D7DE8">
          <w:rPr>
            <w:rFonts w:ascii="Times New Roman" w:hAnsi="Times New Roman" w:cs="Times New Roman"/>
            <w:sz w:val="24"/>
            <w:szCs w:val="24"/>
          </w:rPr>
          <w:t xml:space="preserve"> of r =</w:t>
        </w:r>
      </w:ins>
      <w:r w:rsidR="00133A35" w:rsidRPr="003D7DE8">
        <w:rPr>
          <w:rFonts w:ascii="Times New Roman" w:hAnsi="Times New Roman" w:cs="Times New Roman"/>
          <w:sz w:val="24"/>
          <w:szCs w:val="24"/>
        </w:rPr>
        <w:t xml:space="preserve"> 0.</w:t>
      </w:r>
      <w:del w:id="1119" w:author="Acaru, Silviu" w:date="2026-03-17T23:10:00Z" w16du:dateUtc="2026-03-17T22:10:00Z">
        <w:r w:rsidR="00543BAC">
          <w:rPr>
            <w:rFonts w:ascii="Times New Roman" w:hAnsi="Times New Roman" w:cs="Times New Roman"/>
            <w:sz w:val="24"/>
            <w:szCs w:val="24"/>
          </w:rPr>
          <w:delText>99</w:delText>
        </w:r>
        <w:r w:rsidR="0028798A">
          <w:rPr>
            <w:rFonts w:ascii="Times New Roman" w:hAnsi="Times New Roman" w:cs="Times New Roman"/>
            <w:sz w:val="24"/>
            <w:szCs w:val="24"/>
          </w:rPr>
          <w:delText xml:space="preserve">, </w:delText>
        </w:r>
        <w:r w:rsidR="00543BAC">
          <w:rPr>
            <w:rFonts w:ascii="Times New Roman" w:hAnsi="Times New Roman" w:cs="Times New Roman"/>
            <w:sz w:val="24"/>
            <w:szCs w:val="24"/>
          </w:rPr>
          <w:delText>this value indicates a very</w:delText>
        </w:r>
        <w:r w:rsidR="0028798A">
          <w:rPr>
            <w:rFonts w:ascii="Times New Roman" w:hAnsi="Times New Roman" w:cs="Times New Roman"/>
            <w:sz w:val="24"/>
            <w:szCs w:val="24"/>
          </w:rPr>
          <w:delText xml:space="preserve"> strong positive linear relationship</w:delText>
        </w:r>
      </w:del>
      <w:ins w:id="1120" w:author="Acaru, Silviu" w:date="2026-03-17T23:10:00Z" w16du:dateUtc="2026-03-17T22:10:00Z">
        <w:r w:rsidR="00133A35" w:rsidRPr="003D7DE8">
          <w:rPr>
            <w:rFonts w:ascii="Times New Roman" w:hAnsi="Times New Roman" w:cs="Times New Roman"/>
            <w:sz w:val="24"/>
            <w:szCs w:val="24"/>
          </w:rPr>
          <w:t>73 and mean absolute error of 14.29°C. Plot B displays residual analysis showing prediction errors randomly distributed around the zero line, indicating no systematic bias in model predictions</w:t>
        </w:r>
      </w:ins>
      <w:r w:rsidR="00133A35" w:rsidRPr="003D7DE8">
        <w:rPr>
          <w:rFonts w:ascii="Times New Roman" w:hAnsi="Times New Roman" w:cs="Times New Roman"/>
          <w:sz w:val="24"/>
          <w:szCs w:val="24"/>
        </w:rPr>
        <w:t xml:space="preserve">.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1121" w:name="_Toc179040479"/>
      <w:r>
        <w:rPr>
          <w:rFonts w:ascii="Times New Roman" w:eastAsia="Times New Roman" w:hAnsi="Times New Roman" w:cs="Times New Roman"/>
          <w:sz w:val="24"/>
          <w:szCs w:val="24"/>
        </w:rPr>
        <w:t>Mapping data</w:t>
      </w:r>
      <w:bookmarkEnd w:id="1121"/>
      <w:r>
        <w:rPr>
          <w:rFonts w:ascii="Times New Roman" w:eastAsia="Times New Roman" w:hAnsi="Times New Roman" w:cs="Times New Roman"/>
          <w:sz w:val="24"/>
          <w:szCs w:val="24"/>
        </w:rPr>
        <w:t xml:space="preserve"> </w:t>
      </w:r>
    </w:p>
    <w:p w14:paraId="7DCEE23C" w14:textId="2FA4E737" w:rsidR="00C42065" w:rsidRPr="00BB1F63" w:rsidRDefault="5AAB0941" w:rsidP="00237722">
      <w:pPr>
        <w:jc w:val="both"/>
        <w:rPr>
          <w:rFonts w:ascii="Times New Roman" w:hAnsi="Times New Roman" w:cs="Times New Roman"/>
          <w:color w:val="FF0000"/>
          <w:sz w:val="24"/>
          <w:szCs w:val="24"/>
        </w:rPr>
      </w:pPr>
      <w:del w:id="1122" w:author="Acaru, Silviu" w:date="2026-03-17T23:10:00Z" w16du:dateUtc="2026-03-17T22:10:00Z">
        <w:r w:rsidRPr="0098592B">
          <w:rPr>
            <w:rFonts w:ascii="Times New Roman" w:hAnsi="Times New Roman" w:cs="Times New Roman"/>
            <w:sz w:val="24"/>
            <w:szCs w:val="24"/>
          </w:rPr>
          <w:delText>We used</w:delText>
        </w:r>
        <w:r w:rsidR="00C42065" w:rsidRPr="0098592B">
          <w:rPr>
            <w:rFonts w:ascii="Times New Roman" w:hAnsi="Times New Roman" w:cs="Times New Roman"/>
            <w:sz w:val="24"/>
            <w:szCs w:val="24"/>
          </w:rPr>
          <w:delText xml:space="preserve"> bivariate distribution</w:delText>
        </w:r>
      </w:del>
      <w:ins w:id="1123" w:author="Acaru, Silviu" w:date="2026-03-17T23:10:00Z" w16du:dateUtc="2026-03-17T22:10:00Z">
        <w:r w:rsidR="00020192" w:rsidRPr="00020192">
          <w:rPr>
            <w:rFonts w:ascii="Times New Roman" w:hAnsi="Times New Roman" w:cs="Times New Roman"/>
            <w:sz w:val="24"/>
            <w:szCs w:val="24"/>
          </w:rPr>
          <w:t>Bivariate kernel density estimation (KDE)</w:t>
        </w:r>
      </w:ins>
      <w:r w:rsidR="00020192" w:rsidRPr="00020192">
        <w:rPr>
          <w:rFonts w:ascii="Times New Roman" w:hAnsi="Times New Roman" w:cs="Times New Roman"/>
          <w:sz w:val="24"/>
          <w:szCs w:val="24"/>
        </w:rPr>
        <w:t xml:space="preserve"> plots </w:t>
      </w:r>
      <w:ins w:id="1124" w:author="Acaru, Silviu" w:date="2026-03-17T23:10:00Z" w16du:dateUtc="2026-03-17T22:10:00Z">
        <w:r w:rsidR="00020192" w:rsidRPr="00020192">
          <w:rPr>
            <w:rFonts w:ascii="Times New Roman" w:hAnsi="Times New Roman" w:cs="Times New Roman"/>
            <w:sz w:val="24"/>
            <w:szCs w:val="24"/>
          </w:rPr>
          <w:t xml:space="preserve">were used </w:t>
        </w:r>
      </w:ins>
      <w:r w:rsidR="00020192" w:rsidRPr="00020192">
        <w:rPr>
          <w:rFonts w:ascii="Times New Roman" w:hAnsi="Times New Roman" w:cs="Times New Roman"/>
          <w:sz w:val="24"/>
          <w:szCs w:val="24"/>
        </w:rPr>
        <w:t>to analyze the mapping data</w:t>
      </w:r>
      <w:r w:rsidR="00020192" w:rsidRPr="00020192" w:rsidDel="00020192">
        <w:rPr>
          <w:rFonts w:ascii="Times New Roman" w:hAnsi="Times New Roman" w:cs="Times New Roman"/>
          <w:sz w:val="24"/>
          <w:szCs w:val="24"/>
        </w:rPr>
        <w:t xml:space="preserve"> </w:t>
      </w:r>
      <w:r w:rsidR="56F9FB3A" w:rsidRPr="0098592B">
        <w:rPr>
          <w:rFonts w:ascii="Times New Roman" w:hAnsi="Times New Roman" w:cs="Times New Roman"/>
          <w:noProof/>
          <w:sz w:val="24"/>
          <w:szCs w:val="24"/>
        </w:rPr>
        <w:t>(</w:t>
      </w:r>
      <w:del w:id="1125" w:author="Acaru, Silviu" w:date="2026-03-17T23:10:00Z" w16du:dateUtc="2026-03-17T22:10:00Z">
        <w:r w:rsidR="00C42065" w:rsidRPr="0098592B">
          <w:rPr>
            <w:rFonts w:ascii="Times New Roman" w:hAnsi="Times New Roman" w:cs="Times New Roman"/>
            <w:sz w:val="24"/>
            <w:szCs w:val="24"/>
          </w:rPr>
          <w:fldChar w:fldCharType="begin"/>
        </w:r>
        <w:r w:rsidR="00C42065" w:rsidRPr="0098592B">
          <w:rPr>
            <w:rFonts w:ascii="Times New Roman" w:hAnsi="Times New Roman" w:cs="Times New Roman"/>
            <w:sz w:val="24"/>
            <w:szCs w:val="24"/>
          </w:rPr>
          <w:delInstrText xml:space="preserve"> REF _Ref176868244 \h  \* MERGEFORMAT </w:delInstrText>
        </w:r>
        <w:r w:rsidR="00C42065" w:rsidRPr="0098592B">
          <w:rPr>
            <w:rFonts w:ascii="Times New Roman" w:hAnsi="Times New Roman" w:cs="Times New Roman"/>
            <w:sz w:val="24"/>
            <w:szCs w:val="24"/>
          </w:rPr>
        </w:r>
        <w:r w:rsidR="00C42065" w:rsidRPr="0098592B">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delText xml:space="preserve">Figure </w:delText>
        </w:r>
        <w:r w:rsidR="009A7A28">
          <w:rPr>
            <w:rFonts w:ascii="Times New Roman" w:hAnsi="Times New Roman" w:cs="Times New Roman"/>
            <w:noProof/>
            <w:sz w:val="24"/>
            <w:szCs w:val="24"/>
          </w:rPr>
          <w:delText>4</w:delText>
        </w:r>
        <w:r w:rsidR="00C42065" w:rsidRPr="0098592B">
          <w:rPr>
            <w:rFonts w:ascii="Times New Roman" w:hAnsi="Times New Roman" w:cs="Times New Roman"/>
            <w:sz w:val="24"/>
            <w:szCs w:val="24"/>
          </w:rPr>
          <w:fldChar w:fldCharType="end"/>
        </w:r>
        <w:r w:rsidR="56F9FB3A" w:rsidRPr="0098592B">
          <w:rPr>
            <w:rFonts w:ascii="Times New Roman" w:hAnsi="Times New Roman" w:cs="Times New Roman"/>
            <w:sz w:val="24"/>
            <w:szCs w:val="24"/>
          </w:rPr>
          <w:delText>).</w:delText>
        </w:r>
        <w:r w:rsidR="6A5A96C2" w:rsidRPr="0098592B">
          <w:rPr>
            <w:rFonts w:ascii="Times New Roman" w:hAnsi="Times New Roman" w:cs="Times New Roman"/>
            <w:sz w:val="24"/>
            <w:szCs w:val="24"/>
          </w:rPr>
          <w:delText xml:space="preserve"> </w:delText>
        </w:r>
        <w:r w:rsidR="00C42065" w:rsidRPr="0098592B">
          <w:rPr>
            <w:rFonts w:ascii="Times New Roman" w:hAnsi="Times New Roman" w:cs="Times New Roman"/>
            <w:sz w:val="24"/>
            <w:szCs w:val="24"/>
          </w:rPr>
          <w:delText xml:space="preserve"> </w:delText>
        </w:r>
        <w:r w:rsidR="6FA6B6F9" w:rsidRPr="0098592B">
          <w:rPr>
            <w:rFonts w:ascii="Times New Roman" w:hAnsi="Times New Roman" w:cs="Times New Roman"/>
            <w:sz w:val="24"/>
            <w:szCs w:val="24"/>
          </w:rPr>
          <w:delText>H</w:delText>
        </w:r>
        <w:r w:rsidR="00C42065" w:rsidRPr="0098592B">
          <w:rPr>
            <w:rFonts w:ascii="Times New Roman" w:hAnsi="Times New Roman" w:cs="Times New Roman"/>
            <w:sz w:val="24"/>
            <w:szCs w:val="24"/>
          </w:rPr>
          <w:delText>igh</w:delText>
        </w:r>
      </w:del>
      <w:ins w:id="1126" w:author="Acaru, Silviu" w:date="2026-03-17T23:10:00Z" w16du:dateUtc="2026-03-17T22:10:00Z">
        <w:r w:rsidR="00020192">
          <w:rPr>
            <w:rFonts w:ascii="Times New Roman" w:hAnsi="Times New Roman" w:cs="Times New Roman"/>
            <w:noProof/>
            <w:sz w:val="24"/>
            <w:szCs w:val="24"/>
          </w:rPr>
          <w:fldChar w:fldCharType="begin"/>
        </w:r>
        <w:r w:rsidR="00020192">
          <w:rPr>
            <w:rFonts w:ascii="Times New Roman" w:hAnsi="Times New Roman" w:cs="Times New Roman"/>
            <w:noProof/>
            <w:sz w:val="24"/>
            <w:szCs w:val="24"/>
          </w:rPr>
          <w:instrText xml:space="preserve"> REF _Ref176343001 \h </w:instrText>
        </w:r>
        <w:r w:rsidR="00020192">
          <w:rPr>
            <w:rFonts w:ascii="Times New Roman" w:hAnsi="Times New Roman" w:cs="Times New Roman"/>
            <w:noProof/>
            <w:sz w:val="24"/>
            <w:szCs w:val="24"/>
          </w:rPr>
        </w:r>
        <w:r w:rsidR="00020192">
          <w:rPr>
            <w:rFonts w:ascii="Times New Roman" w:hAnsi="Times New Roman" w:cs="Times New Roman"/>
            <w:noProof/>
            <w:sz w:val="24"/>
            <w:szCs w:val="24"/>
          </w:rPr>
          <w:fldChar w:fldCharType="separate"/>
        </w:r>
        <w:r w:rsidR="00020192" w:rsidRPr="78F197D4">
          <w:rPr>
            <w:rFonts w:ascii="Times New Roman" w:hAnsi="Times New Roman" w:cs="Times New Roman"/>
            <w:sz w:val="24"/>
            <w:szCs w:val="24"/>
          </w:rPr>
          <w:t xml:space="preserve">Figure </w:t>
        </w:r>
        <w:r w:rsidR="00020192">
          <w:rPr>
            <w:rFonts w:ascii="Times New Roman" w:hAnsi="Times New Roman" w:cs="Times New Roman"/>
            <w:noProof/>
            <w:sz w:val="24"/>
            <w:szCs w:val="24"/>
          </w:rPr>
          <w:t>8</w:t>
        </w:r>
        <w:r w:rsidR="00020192">
          <w:rPr>
            <w:rFonts w:ascii="Times New Roman" w:hAnsi="Times New Roman" w:cs="Times New Roman"/>
            <w:noProof/>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00020192" w:rsidRPr="00020192">
          <w:rPr>
            <w:rFonts w:ascii="Times New Roman" w:hAnsi="Times New Roman" w:cs="Times New Roman"/>
            <w:sz w:val="24"/>
            <w:szCs w:val="24"/>
          </w:rPr>
          <w:t>In these plots, high</w:t>
        </w:r>
      </w:ins>
      <w:r w:rsidR="00020192" w:rsidRPr="00020192">
        <w:rPr>
          <w:rFonts w:ascii="Times New Roman" w:hAnsi="Times New Roman" w:cs="Times New Roman"/>
          <w:sz w:val="24"/>
          <w:szCs w:val="24"/>
        </w:rPr>
        <w:t xml:space="preserve">-density regions </w:t>
      </w:r>
      <w:del w:id="1127" w:author="Acaru, Silviu" w:date="2026-03-17T23:10:00Z" w16du:dateUtc="2026-03-17T22:10:00Z">
        <w:r w:rsidR="00C42065" w:rsidRPr="0098592B">
          <w:rPr>
            <w:rFonts w:ascii="Times New Roman" w:hAnsi="Times New Roman" w:cs="Times New Roman"/>
            <w:sz w:val="24"/>
            <w:szCs w:val="24"/>
          </w:rPr>
          <w:delText xml:space="preserve">appear as peaks, while low-density areas form troughs. High-density areas </w:delText>
        </w:r>
      </w:del>
      <w:r w:rsidR="00020192" w:rsidRPr="00020192">
        <w:rPr>
          <w:rFonts w:ascii="Times New Roman" w:hAnsi="Times New Roman" w:cs="Times New Roman"/>
          <w:sz w:val="24"/>
          <w:szCs w:val="24"/>
        </w:rPr>
        <w:t xml:space="preserve">indicate </w:t>
      </w:r>
      <w:del w:id="1128" w:author="Acaru, Silviu" w:date="2026-03-17T23:10:00Z" w16du:dateUtc="2026-03-17T22:10:00Z">
        <w:r w:rsidR="00C42065" w:rsidRPr="0098592B">
          <w:rPr>
            <w:rFonts w:ascii="Times New Roman" w:hAnsi="Times New Roman" w:cs="Times New Roman"/>
            <w:sz w:val="24"/>
            <w:szCs w:val="24"/>
          </w:rPr>
          <w:delText xml:space="preserve">strong, </w:delText>
        </w:r>
      </w:del>
      <w:r w:rsidR="00020192" w:rsidRPr="00020192">
        <w:rPr>
          <w:rFonts w:ascii="Times New Roman" w:hAnsi="Times New Roman" w:cs="Times New Roman"/>
          <w:sz w:val="24"/>
          <w:szCs w:val="24"/>
        </w:rPr>
        <w:t>confident</w:t>
      </w:r>
      <w:ins w:id="1129" w:author="Acaru, Silviu" w:date="2026-03-17T23:10:00Z" w16du:dateUtc="2026-03-17T22:10:00Z">
        <w:r w:rsidR="00020192" w:rsidRPr="00020192">
          <w:rPr>
            <w:rFonts w:ascii="Times New Roman" w:hAnsi="Times New Roman" w:cs="Times New Roman"/>
            <w:sz w:val="24"/>
            <w:szCs w:val="24"/>
          </w:rPr>
          <w:t>, well-supported</w:t>
        </w:r>
      </w:ins>
      <w:r w:rsidR="00020192" w:rsidRPr="00020192">
        <w:rPr>
          <w:rFonts w:ascii="Times New Roman" w:hAnsi="Times New Roman" w:cs="Times New Roman"/>
          <w:sz w:val="24"/>
          <w:szCs w:val="24"/>
        </w:rPr>
        <w:t xml:space="preserve"> predictions, whereas low-</w:t>
      </w:r>
      <w:del w:id="1130" w:author="Acaru, Silviu" w:date="2026-03-17T23:10:00Z" w16du:dateUtc="2026-03-17T22:10:00Z">
        <w:r w:rsidR="00C42065" w:rsidRPr="0098592B">
          <w:rPr>
            <w:rFonts w:ascii="Times New Roman" w:hAnsi="Times New Roman" w:cs="Times New Roman"/>
            <w:sz w:val="24"/>
            <w:szCs w:val="24"/>
          </w:rPr>
          <w:delText>intensity peaks</w:delText>
        </w:r>
      </w:del>
      <w:ins w:id="1131" w:author="Acaru, Silviu" w:date="2026-03-17T23:10:00Z" w16du:dateUtc="2026-03-17T22:10:00Z">
        <w:r w:rsidR="00020192" w:rsidRPr="00020192">
          <w:rPr>
            <w:rFonts w:ascii="Times New Roman" w:hAnsi="Times New Roman" w:cs="Times New Roman"/>
            <w:sz w:val="24"/>
            <w:szCs w:val="24"/>
          </w:rPr>
          <w:t>density regions</w:t>
        </w:r>
      </w:ins>
      <w:r w:rsidR="00020192" w:rsidRPr="00020192">
        <w:rPr>
          <w:rFonts w:ascii="Times New Roman" w:hAnsi="Times New Roman" w:cs="Times New Roman"/>
          <w:sz w:val="24"/>
          <w:szCs w:val="24"/>
        </w:rPr>
        <w:t xml:space="preserve"> suggest sparse </w:t>
      </w:r>
      <w:del w:id="1132" w:author="Acaru, Silviu" w:date="2026-03-17T23:10:00Z" w16du:dateUtc="2026-03-17T22:10:00Z">
        <w:r w:rsidR="00C42065" w:rsidRPr="0098592B">
          <w:rPr>
            <w:rFonts w:ascii="Times New Roman" w:hAnsi="Times New Roman" w:cs="Times New Roman"/>
            <w:sz w:val="24"/>
            <w:szCs w:val="24"/>
          </w:rPr>
          <w:delText>data</w:delText>
        </w:r>
      </w:del>
      <w:ins w:id="1133" w:author="Acaru, Silviu" w:date="2026-03-17T23:10:00Z" w16du:dateUtc="2026-03-17T22:10:00Z">
        <w:r w:rsidR="00020192" w:rsidRPr="00020192">
          <w:rPr>
            <w:rFonts w:ascii="Times New Roman" w:hAnsi="Times New Roman" w:cs="Times New Roman"/>
            <w:sz w:val="24"/>
            <w:szCs w:val="24"/>
          </w:rPr>
          <w:t>training coverage</w:t>
        </w:r>
      </w:ins>
      <w:r w:rsidR="00020192" w:rsidRPr="00020192">
        <w:rPr>
          <w:rFonts w:ascii="Times New Roman" w:hAnsi="Times New Roman" w:cs="Times New Roman"/>
          <w:sz w:val="24"/>
          <w:szCs w:val="24"/>
        </w:rPr>
        <w:t xml:space="preserve"> or </w:t>
      </w:r>
      <w:ins w:id="1134" w:author="Acaru, Silviu" w:date="2026-03-17T23:10:00Z" w16du:dateUtc="2026-03-17T22:10:00Z">
        <w:r w:rsidR="00020192" w:rsidRPr="00020192">
          <w:rPr>
            <w:rFonts w:ascii="Times New Roman" w:hAnsi="Times New Roman" w:cs="Times New Roman"/>
            <w:sz w:val="24"/>
            <w:szCs w:val="24"/>
          </w:rPr>
          <w:t xml:space="preserve">model </w:t>
        </w:r>
      </w:ins>
      <w:r w:rsidR="00020192" w:rsidRPr="00020192">
        <w:rPr>
          <w:rFonts w:ascii="Times New Roman" w:hAnsi="Times New Roman" w:cs="Times New Roman"/>
          <w:sz w:val="24"/>
          <w:szCs w:val="24"/>
        </w:rPr>
        <w:t xml:space="preserve">uncertainty. </w:t>
      </w:r>
      <w:del w:id="1135" w:author="Acaru, Silviu" w:date="2026-03-17T23:10:00Z" w16du:dateUtc="2026-03-17T22:10:00Z">
        <w:r w:rsidR="00C42065" w:rsidRPr="0098592B">
          <w:rPr>
            <w:rFonts w:ascii="Times New Roman" w:hAnsi="Times New Roman" w:cs="Times New Roman"/>
            <w:sz w:val="24"/>
            <w:szCs w:val="24"/>
          </w:rPr>
          <w:delText>This pattern often emerges in</w:delText>
        </w:r>
      </w:del>
      <w:ins w:id="1136" w:author="Acaru, Silviu" w:date="2026-03-17T23:10:00Z" w16du:dateUtc="2026-03-17T22:10:00Z">
        <w:r w:rsidR="00020192" w:rsidRPr="00020192">
          <w:rPr>
            <w:rFonts w:ascii="Times New Roman" w:hAnsi="Times New Roman" w:cs="Times New Roman"/>
            <w:sz w:val="24"/>
            <w:szCs w:val="24"/>
          </w:rPr>
          <w:t>The resulting density patterns are characteristic of ensemble methods trained on</w:t>
        </w:r>
      </w:ins>
      <w:r w:rsidR="00020192" w:rsidRPr="00020192">
        <w:rPr>
          <w:rFonts w:ascii="Times New Roman" w:hAnsi="Times New Roman" w:cs="Times New Roman"/>
          <w:sz w:val="24"/>
          <w:szCs w:val="24"/>
        </w:rPr>
        <w:t xml:space="preserve"> imbalanced datasets, where </w:t>
      </w:r>
      <w:del w:id="1137" w:author="Acaru, Silviu" w:date="2026-03-17T23:10:00Z" w16du:dateUtc="2026-03-17T22:10:00Z">
        <w:r w:rsidR="00C42065" w:rsidRPr="0098592B">
          <w:rPr>
            <w:rFonts w:ascii="Times New Roman" w:hAnsi="Times New Roman" w:cs="Times New Roman"/>
            <w:sz w:val="24"/>
            <w:szCs w:val="24"/>
          </w:rPr>
          <w:delText>one group of T</w:delText>
        </w:r>
        <w:r w:rsidR="00C42065" w:rsidRPr="0098592B">
          <w:rPr>
            <w:rFonts w:ascii="Times New Roman" w:hAnsi="Times New Roman" w:cs="Times New Roman"/>
            <w:sz w:val="24"/>
            <w:szCs w:val="24"/>
            <w:vertAlign w:val="subscript"/>
          </w:rPr>
          <w:delText>g</w:delText>
        </w:r>
        <w:r w:rsidR="00C42065" w:rsidRPr="0098592B">
          <w:rPr>
            <w:rFonts w:ascii="Times New Roman" w:hAnsi="Times New Roman" w:cs="Times New Roman"/>
            <w:sz w:val="24"/>
            <w:szCs w:val="24"/>
          </w:rPr>
          <w:delText xml:space="preserve"> values significantly outnumbers others</w:delText>
        </w:r>
        <w:r w:rsidR="00016F8B" w:rsidRPr="0098592B">
          <w:rPr>
            <w:rFonts w:ascii="Times New Roman" w:hAnsi="Times New Roman" w:cs="Times New Roman"/>
            <w:sz w:val="24"/>
            <w:szCs w:val="24"/>
          </w:rPr>
          <w:delText>.</w:delText>
        </w:r>
        <w:r w:rsidR="00412D9A" w:rsidRPr="00412D9A">
          <w:rPr>
            <w:rFonts w:ascii="Times New Roman" w:hAnsi="Times New Roman" w:cs="Times New Roman"/>
            <w:color w:val="000000"/>
            <w:sz w:val="24"/>
            <w:szCs w:val="24"/>
            <w:vertAlign w:val="superscript"/>
          </w:rPr>
          <w:delText>[36]</w:delText>
        </w:r>
        <w:r w:rsidR="00C42065" w:rsidRPr="0098592B">
          <w:rPr>
            <w:rFonts w:ascii="Times New Roman" w:hAnsi="Times New Roman" w:cs="Times New Roman"/>
            <w:sz w:val="24"/>
            <w:szCs w:val="24"/>
          </w:rPr>
          <w:delText xml:space="preserve"> Consequently, </w:delText>
        </w:r>
      </w:del>
      <w:r w:rsidR="00481530">
        <w:rPr>
          <w:rFonts w:ascii="Times New Roman" w:hAnsi="Times New Roman" w:cs="Times New Roman"/>
          <w:sz w:val="24"/>
          <w:szCs w:val="24"/>
        </w:rPr>
        <w:t xml:space="preserve">the </w:t>
      </w:r>
      <w:r w:rsidR="00020192" w:rsidRPr="00020192">
        <w:rPr>
          <w:rFonts w:ascii="Times New Roman" w:hAnsi="Times New Roman" w:cs="Times New Roman"/>
          <w:sz w:val="24"/>
          <w:szCs w:val="24"/>
        </w:rPr>
        <w:t>majorit</w:t>
      </w:r>
      <w:r w:rsidR="00481530">
        <w:rPr>
          <w:rFonts w:ascii="Times New Roman" w:hAnsi="Times New Roman" w:cs="Times New Roman"/>
          <w:sz w:val="24"/>
          <w:szCs w:val="24"/>
        </w:rPr>
        <w:t>y</w:t>
      </w:r>
      <w:r w:rsidR="00020192" w:rsidRPr="00020192">
        <w:rPr>
          <w:rFonts w:ascii="Times New Roman" w:hAnsi="Times New Roman" w:cs="Times New Roman"/>
          <w:sz w:val="24"/>
          <w:szCs w:val="24"/>
        </w:rPr>
        <w:t xml:space="preserve"> </w:t>
      </w:r>
      <w:ins w:id="1138" w:author="Acaru, Silviu" w:date="2026-03-17T23:10:00Z" w16du:dateUtc="2026-03-17T22:10:00Z">
        <w:r w:rsidR="00020192" w:rsidRPr="00020192">
          <w:rPr>
            <w:rFonts w:ascii="Times New Roman" w:hAnsi="Times New Roman" w:cs="Times New Roman"/>
            <w:sz w:val="24"/>
            <w:szCs w:val="24"/>
          </w:rPr>
          <w:t>T</w:t>
        </w:r>
        <w:r w:rsidR="00020192" w:rsidRPr="003D7DE8">
          <w:rPr>
            <w:rFonts w:ascii="Times New Roman" w:hAnsi="Times New Roman" w:cs="Times New Roman"/>
            <w:sz w:val="24"/>
            <w:szCs w:val="24"/>
            <w:vertAlign w:val="subscript"/>
          </w:rPr>
          <w:t>g</w:t>
        </w:r>
        <w:r w:rsidR="00020192" w:rsidRPr="00020192">
          <w:rPr>
            <w:rFonts w:ascii="Times New Roman" w:hAnsi="Times New Roman" w:cs="Times New Roman"/>
            <w:sz w:val="24"/>
            <w:szCs w:val="24"/>
          </w:rPr>
          <w:t xml:space="preserve"> </w:t>
        </w:r>
      </w:ins>
      <w:r w:rsidR="00020192" w:rsidRPr="00020192">
        <w:rPr>
          <w:rFonts w:ascii="Times New Roman" w:hAnsi="Times New Roman" w:cs="Times New Roman"/>
          <w:sz w:val="24"/>
          <w:szCs w:val="24"/>
        </w:rPr>
        <w:t>group dominate</w:t>
      </w:r>
      <w:r w:rsidR="00481530">
        <w:rPr>
          <w:rFonts w:ascii="Times New Roman" w:hAnsi="Times New Roman" w:cs="Times New Roman"/>
          <w:sz w:val="24"/>
          <w:szCs w:val="24"/>
        </w:rPr>
        <w:t>s</w:t>
      </w:r>
      <w:r w:rsidR="00020192" w:rsidRPr="00020192">
        <w:rPr>
          <w:rFonts w:ascii="Times New Roman" w:hAnsi="Times New Roman" w:cs="Times New Roman"/>
          <w:sz w:val="24"/>
          <w:szCs w:val="24"/>
        </w:rPr>
        <w:t xml:space="preserve"> the </w:t>
      </w:r>
      <w:del w:id="1139" w:author="Acaru, Silviu" w:date="2026-03-17T23:10:00Z" w16du:dateUtc="2026-03-17T22:10:00Z">
        <w:r w:rsidR="00C42065" w:rsidRPr="0098592B">
          <w:rPr>
            <w:rFonts w:ascii="Times New Roman" w:hAnsi="Times New Roman" w:cs="Times New Roman"/>
            <w:sz w:val="24"/>
            <w:szCs w:val="24"/>
          </w:rPr>
          <w:delText xml:space="preserve">density estimation, producing prominent peaks, while </w:delText>
        </w:r>
        <w:r w:rsidR="001A6B86" w:rsidRPr="0098592B">
          <w:rPr>
            <w:rFonts w:ascii="Times New Roman" w:hAnsi="Times New Roman" w:cs="Times New Roman"/>
            <w:sz w:val="24"/>
            <w:szCs w:val="24"/>
          </w:rPr>
          <w:delText xml:space="preserve">less distinct features may represent the minority </w:delText>
        </w:r>
        <w:r w:rsidR="00BA4080" w:rsidRPr="0098592B">
          <w:rPr>
            <w:rFonts w:ascii="Times New Roman" w:hAnsi="Times New Roman" w:cs="Times New Roman"/>
            <w:sz w:val="24"/>
            <w:szCs w:val="24"/>
          </w:rPr>
          <w:delText xml:space="preserve">group. </w:delText>
        </w:r>
        <w:r w:rsidR="00A04ED4" w:rsidRPr="0098592B">
          <w:rPr>
            <w:rFonts w:ascii="Times New Roman" w:hAnsi="Times New Roman" w:cs="Times New Roman"/>
            <w:sz w:val="24"/>
            <w:szCs w:val="24"/>
          </w:rPr>
          <w:delText xml:space="preserve">Addressing the imbalanced dataset for small datasets through a classification or regression problem could be the subject of another study; </w:delText>
        </w:r>
        <w:r w:rsidR="00E75E5F" w:rsidRPr="0098592B">
          <w:rPr>
            <w:rFonts w:ascii="Times New Roman" w:hAnsi="Times New Roman" w:cs="Times New Roman"/>
            <w:sz w:val="24"/>
            <w:szCs w:val="24"/>
          </w:rPr>
          <w:delText>in the interim</w:delText>
        </w:r>
        <w:r w:rsidR="00A04ED4" w:rsidRPr="0098592B">
          <w:rPr>
            <w:rFonts w:ascii="Times New Roman" w:hAnsi="Times New Roman" w:cs="Times New Roman"/>
            <w:sz w:val="24"/>
            <w:szCs w:val="24"/>
          </w:rPr>
          <w:delText>, the current framework is sufficient for facilitating advancements</w:delText>
        </w:r>
        <w:r w:rsidR="00E75E5F" w:rsidRPr="0098592B">
          <w:rPr>
            <w:rFonts w:ascii="Times New Roman" w:hAnsi="Times New Roman" w:cs="Times New Roman"/>
            <w:sz w:val="24"/>
            <w:szCs w:val="24"/>
          </w:rPr>
          <w:delText xml:space="preserve"> in lignin PUs synthesis</w:delText>
        </w:r>
      </w:del>
      <w:ins w:id="1140" w:author="Acaru, Silviu" w:date="2026-03-17T23:10:00Z" w16du:dateUtc="2026-03-17T22:10:00Z">
        <w:r w:rsidR="00020192" w:rsidRPr="00020192">
          <w:rPr>
            <w:rFonts w:ascii="Times New Roman" w:hAnsi="Times New Roman" w:cs="Times New Roman"/>
            <w:sz w:val="24"/>
            <w:szCs w:val="24"/>
          </w:rPr>
          <w:t>estimation</w:t>
        </w:r>
        <w:r w:rsidR="00016F8B" w:rsidRPr="0098592B">
          <w:rPr>
            <w:rFonts w:ascii="Times New Roman" w:hAnsi="Times New Roman" w:cs="Times New Roman"/>
            <w:sz w:val="24"/>
            <w:szCs w:val="24"/>
          </w:rPr>
          <w:t>.</w:t>
        </w:r>
      </w:ins>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ins w:id="1141" w:author="Acaru, Silviu" w:date="2026-03-17T23:10:00Z" w16du:dateUtc="2026-03-17T22:10:00Z">
            <w:r w:rsidR="00412D9A" w:rsidRPr="00412D9A">
              <w:rPr>
                <w:rFonts w:ascii="Times New Roman" w:hAnsi="Times New Roman" w:cs="Times New Roman"/>
                <w:color w:val="000000"/>
                <w:sz w:val="24"/>
                <w:szCs w:val="24"/>
                <w:vertAlign w:val="superscript"/>
              </w:rPr>
              <w:t>[36]</w:t>
            </w:r>
          </w:ins>
        </w:sdtContent>
      </w:sdt>
      <w:r w:rsidR="00A04ED4" w:rsidRPr="0098592B">
        <w:rPr>
          <w:rFonts w:ascii="Times New Roman" w:hAnsi="Times New Roman" w:cs="Times New Roman"/>
          <w:sz w:val="24"/>
          <w:szCs w:val="24"/>
        </w:rPr>
        <w:t>.</w:t>
      </w:r>
    </w:p>
    <w:p w14:paraId="3798EE61" w14:textId="77777777" w:rsidR="004B1565" w:rsidRPr="004B1565" w:rsidRDefault="002E4CF3" w:rsidP="00237722">
      <w:pPr>
        <w:jc w:val="both"/>
        <w:rPr>
          <w:del w:id="1142" w:author="Acaru, Silviu" w:date="2026-03-17T23:10:00Z" w16du:dateUtc="2026-03-17T22:10:00Z"/>
          <w:rFonts w:ascii="Times New Roman" w:hAnsi="Times New Roman" w:cs="Times New Roman"/>
          <w:sz w:val="24"/>
          <w:szCs w:val="24"/>
        </w:rPr>
      </w:pPr>
      <w:del w:id="1143" w:author="Acaru, Silviu" w:date="2026-03-17T23:10:00Z" w16du:dateUtc="2026-03-17T22:10:00Z">
        <w:r>
          <w:rPr>
            <w:rFonts w:ascii="Times New Roman" w:hAnsi="Times New Roman" w:cs="Times New Roman"/>
            <w:sz w:val="24"/>
            <w:szCs w:val="24"/>
          </w:rPr>
          <w:delText xml:space="preserve">In </w:delText>
        </w:r>
      </w:del>
      <w:r w:rsidR="00E25D0A" w:rsidRPr="004B1565">
        <w:rPr>
          <w:rFonts w:ascii="Times New Roman" w:hAnsi="Times New Roman" w:cs="Times New Roman"/>
          <w:sz w:val="24"/>
          <w:szCs w:val="24"/>
        </w:rPr>
        <w:fldChar w:fldCharType="begin"/>
      </w:r>
      <w:r w:rsidR="00E25D0A"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00E25D0A" w:rsidRPr="004B1565">
        <w:rPr>
          <w:rFonts w:ascii="Times New Roman" w:hAnsi="Times New Roman" w:cs="Times New Roman"/>
          <w:sz w:val="24"/>
          <w:szCs w:val="24"/>
        </w:rPr>
      </w:r>
      <w:r w:rsidR="00E25D0A"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E25D0A"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del w:id="1144" w:author="Acaru, Silviu" w:date="2026-03-17T23:10:00Z" w16du:dateUtc="2026-03-17T22:10:00Z">
        <w:r w:rsidR="004B1565" w:rsidRPr="004B1565">
          <w:rPr>
            <w:rFonts w:ascii="Times New Roman" w:hAnsi="Times New Roman" w:cs="Times New Roman"/>
            <w:sz w:val="24"/>
            <w:szCs w:val="24"/>
          </w:rPr>
          <w:delText xml:space="preserve">which </w:delText>
        </w:r>
      </w:del>
      <w:r w:rsidR="004B1565" w:rsidRPr="004B1565">
        <w:rPr>
          <w:rFonts w:ascii="Times New Roman" w:hAnsi="Times New Roman" w:cs="Times New Roman"/>
          <w:sz w:val="24"/>
          <w:szCs w:val="24"/>
        </w:rPr>
        <w:t xml:space="preserve">shows the relationship between </w:t>
      </w:r>
      <w:r w:rsidR="004B1565" w:rsidRPr="004B1565">
        <w:rPr>
          <w:rFonts w:ascii="Times New Roman" w:hAnsi="Times New Roman" w:cs="Times New Roman"/>
          <w:i/>
          <w:sz w:val="24"/>
          <w:szCs w:val="24"/>
        </w:rPr>
        <w:t>Lignin (</w:t>
      </w:r>
      <w:proofErr w:type="spellStart"/>
      <w:r w:rsidR="004B1565" w:rsidRPr="004B1565">
        <w:rPr>
          <w:rFonts w:ascii="Times New Roman" w:hAnsi="Times New Roman" w:cs="Times New Roman"/>
          <w:i/>
          <w:sz w:val="24"/>
          <w:szCs w:val="24"/>
        </w:rPr>
        <w:t>wt</w:t>
      </w:r>
      <w:proofErr w:type="spellEnd"/>
      <w:r w:rsidR="004B1565" w:rsidRPr="004B1565">
        <w:rPr>
          <w:rFonts w:ascii="Times New Roman" w:hAnsi="Times New Roman" w:cs="Times New Roman"/>
          <w:i/>
          <w:sz w:val="24"/>
          <w:szCs w:val="24"/>
        </w:rPr>
        <w:t>%)</w:t>
      </w:r>
      <w:r w:rsidR="004B1565" w:rsidRPr="004B1565">
        <w:rPr>
          <w:rFonts w:ascii="Times New Roman" w:hAnsi="Times New Roman" w:cs="Times New Roman"/>
          <w:sz w:val="24"/>
          <w:szCs w:val="24"/>
        </w:rPr>
        <w:t xml:space="preserve"> and T</w:t>
      </w:r>
      <w:r w:rsidR="004B1565" w:rsidRPr="004B1565">
        <w:rPr>
          <w:rFonts w:ascii="Times New Roman" w:hAnsi="Times New Roman" w:cs="Times New Roman"/>
          <w:sz w:val="24"/>
          <w:szCs w:val="24"/>
          <w:vertAlign w:val="subscript"/>
        </w:rPr>
        <w:t>g</w:t>
      </w:r>
      <w:del w:id="1145" w:author="Acaru, Silviu" w:date="2026-03-17T23:10:00Z" w16du:dateUtc="2026-03-17T22:10:00Z">
        <w:r w:rsidR="004B1565" w:rsidRPr="004B1565">
          <w:rPr>
            <w:rFonts w:ascii="Times New Roman" w:hAnsi="Times New Roman" w:cs="Times New Roman"/>
            <w:sz w:val="24"/>
            <w:szCs w:val="24"/>
          </w:rPr>
          <w:delText>,</w:delText>
        </w:r>
        <w:r>
          <w:rPr>
            <w:rFonts w:ascii="Times New Roman" w:hAnsi="Times New Roman" w:cs="Times New Roman"/>
            <w:sz w:val="24"/>
            <w:szCs w:val="24"/>
          </w:rPr>
          <w:delText xml:space="preserve"> we can identify</w:delText>
        </w:r>
        <w:r w:rsidR="004B1565" w:rsidRPr="004B1565">
          <w:rPr>
            <w:rFonts w:ascii="Times New Roman" w:hAnsi="Times New Roman" w:cs="Times New Roman"/>
            <w:sz w:val="24"/>
            <w:szCs w:val="24"/>
          </w:rPr>
          <w:delText xml:space="preserve"> three distinct high-density predi</w:delText>
        </w:r>
        <w:r>
          <w:rPr>
            <w:rFonts w:ascii="Times New Roman" w:hAnsi="Times New Roman" w:cs="Times New Roman"/>
            <w:sz w:val="24"/>
            <w:szCs w:val="24"/>
          </w:rPr>
          <w:delText xml:space="preserve">ction regions, namely: </w:delText>
        </w:r>
        <w:r w:rsidR="004B1565" w:rsidRPr="004B1565">
          <w:rPr>
            <w:rFonts w:ascii="Times New Roman" w:hAnsi="Times New Roman" w:cs="Times New Roman"/>
            <w:sz w:val="24"/>
            <w:szCs w:val="24"/>
          </w:rPr>
          <w:delText>55-60</w:delText>
        </w:r>
      </w:del>
      <w:ins w:id="1146" w:author="Acaru, Silviu" w:date="2026-03-17T23:10:00Z" w16du:dateUtc="2026-03-17T22:10:00Z">
        <w:r w:rsidR="00481530">
          <w:rPr>
            <w:rFonts w:ascii="Times New Roman" w:hAnsi="Times New Roman" w:cs="Times New Roman"/>
            <w:sz w:val="24"/>
            <w:szCs w:val="24"/>
          </w:rPr>
          <w:t xml:space="preserve">. High-density predictions shift progressively upward with increasing lignin content: </w:t>
        </w:r>
        <w:r w:rsidR="00DF2AFF">
          <w:rPr>
            <w:rFonts w:ascii="Times New Roman" w:hAnsi="Times New Roman" w:cs="Times New Roman"/>
            <w:sz w:val="24"/>
            <w:szCs w:val="24"/>
          </w:rPr>
          <w:t xml:space="preserve"> 15-20 </w:t>
        </w:r>
      </w:ins>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w:t>
      </w:r>
      <w:del w:id="1147" w:author="Acaru, Silviu" w:date="2026-03-17T23:10:00Z" w16du:dateUtc="2026-03-17T22:10:00Z">
        <w:r w:rsidR="004B1565" w:rsidRPr="004B1565">
          <w:rPr>
            <w:rFonts w:ascii="Times New Roman" w:hAnsi="Times New Roman" w:cs="Times New Roman"/>
            <w:sz w:val="24"/>
            <w:szCs w:val="24"/>
          </w:rPr>
          <w:delText>70-75</w:delText>
        </w:r>
      </w:del>
      <w:ins w:id="1148" w:author="Acaru, Silviu" w:date="2026-03-17T23:10:00Z" w16du:dateUtc="2026-03-17T22:10:00Z">
        <w:r w:rsidR="00DF2AFF">
          <w:rPr>
            <w:rFonts w:ascii="Times New Roman" w:hAnsi="Times New Roman" w:cs="Times New Roman"/>
            <w:sz w:val="24"/>
            <w:szCs w:val="24"/>
          </w:rPr>
          <w:t xml:space="preserve">40-50 </w:t>
        </w:r>
      </w:ins>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w:t>
      </w:r>
      <w:del w:id="1149" w:author="Acaru, Silviu" w:date="2026-03-17T23:10:00Z" w16du:dateUtc="2026-03-17T22:10:00Z">
        <w:r w:rsidR="004B1565" w:rsidRPr="004B1565">
          <w:rPr>
            <w:rFonts w:ascii="Times New Roman" w:hAnsi="Times New Roman" w:cs="Times New Roman"/>
            <w:sz w:val="24"/>
            <w:szCs w:val="24"/>
          </w:rPr>
          <w:delText>20</w:delText>
        </w:r>
      </w:del>
      <w:ins w:id="1150" w:author="Acaru, Silviu" w:date="2026-03-17T23:10:00Z" w16du:dateUtc="2026-03-17T22:10:00Z">
        <w:r w:rsidR="00DF2AFF">
          <w:rPr>
            <w:rFonts w:ascii="Times New Roman" w:hAnsi="Times New Roman" w:cs="Times New Roman"/>
            <w:sz w:val="24"/>
            <w:szCs w:val="24"/>
          </w:rPr>
          <w:t>15</w:t>
        </w:r>
      </w:ins>
      <w:r w:rsidR="00DF2AFF">
        <w:rPr>
          <w:rFonts w:ascii="Times New Roman" w:hAnsi="Times New Roman" w:cs="Times New Roman"/>
          <w:sz w:val="24"/>
          <w:szCs w:val="24"/>
        </w:rPr>
        <w:t xml:space="preserve">-30 </w:t>
      </w:r>
      <w:proofErr w:type="spellStart"/>
      <w:r w:rsidR="00DF2AFF">
        <w:rPr>
          <w:rFonts w:ascii="Times New Roman" w:hAnsi="Times New Roman" w:cs="Times New Roman"/>
          <w:sz w:val="24"/>
          <w:szCs w:val="24"/>
        </w:rPr>
        <w:t>wt</w:t>
      </w:r>
      <w:proofErr w:type="spellEnd"/>
      <w:del w:id="1151" w:author="Acaru, Silviu" w:date="2026-03-17T23:10:00Z" w16du:dateUtc="2026-03-17T22:10:00Z">
        <w:r w:rsidR="004B1565" w:rsidRPr="004B1565">
          <w:rPr>
            <w:rFonts w:ascii="Times New Roman" w:hAnsi="Times New Roman" w:cs="Times New Roman"/>
            <w:sz w:val="24"/>
            <w:szCs w:val="24"/>
          </w:rPr>
          <w:delText>% lignin</w:delText>
        </w:r>
      </w:del>
      <w:ins w:id="1152" w:author="Acaru, Silviu" w:date="2026-03-17T23:10:00Z" w16du:dateUtc="2026-03-17T22:10:00Z">
        <w:r w:rsidR="00DF2AFF">
          <w:rPr>
            <w:rFonts w:ascii="Times New Roman" w:hAnsi="Times New Roman" w:cs="Times New Roman"/>
            <w:sz w:val="24"/>
            <w:szCs w:val="24"/>
          </w:rPr>
          <w:t>%,</w:t>
        </w:r>
      </w:ins>
      <w:r w:rsidR="00DF2AFF">
        <w:rPr>
          <w:rFonts w:ascii="Times New Roman" w:hAnsi="Times New Roman" w:cs="Times New Roman"/>
          <w:sz w:val="24"/>
          <w:szCs w:val="24"/>
        </w:rPr>
        <w:t xml:space="preserve"> and </w:t>
      </w:r>
      <w:ins w:id="1153" w:author="Acaru, Silviu" w:date="2026-03-17T23:10:00Z" w16du:dateUtc="2026-03-17T22:10:00Z">
        <w:r w:rsidR="00DF2AFF">
          <w:rPr>
            <w:rFonts w:ascii="Times New Roman" w:hAnsi="Times New Roman" w:cs="Times New Roman"/>
            <w:sz w:val="24"/>
            <w:szCs w:val="24"/>
          </w:rPr>
          <w:t>50-</w:t>
        </w:r>
      </w:ins>
      <w:r w:rsidR="00DF2AFF">
        <w:rPr>
          <w:rFonts w:ascii="Times New Roman" w:hAnsi="Times New Roman" w:cs="Times New Roman"/>
          <w:sz w:val="24"/>
          <w:szCs w:val="24"/>
        </w:rPr>
        <w:t>60</w:t>
      </w:r>
      <w:del w:id="1154" w:author="Acaru, Silviu" w:date="2026-03-17T23:10:00Z" w16du:dateUtc="2026-03-17T22:10:00Z">
        <w:r w:rsidR="004B1565" w:rsidRPr="004B1565">
          <w:rPr>
            <w:rFonts w:ascii="Times New Roman" w:hAnsi="Times New Roman" w:cs="Times New Roman"/>
            <w:sz w:val="24"/>
            <w:szCs w:val="24"/>
          </w:rPr>
          <w:delText>-70</w:delText>
        </w:r>
      </w:del>
      <w:ins w:id="1155" w:author="Acaru, Silviu" w:date="2026-03-17T23:10:00Z" w16du:dateUtc="2026-03-17T22:10:00Z">
        <w:r w:rsidR="00DF2AFF">
          <w:rPr>
            <w:rFonts w:ascii="Times New Roman" w:hAnsi="Times New Roman" w:cs="Times New Roman"/>
            <w:sz w:val="24"/>
            <w:szCs w:val="24"/>
          </w:rPr>
          <w:t xml:space="preserve"> </w:t>
        </w:r>
      </w:ins>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w:t>
      </w:r>
      <w:del w:id="1156" w:author="Acaru, Silviu" w:date="2026-03-17T23:10:00Z" w16du:dateUtc="2026-03-17T22:10:00Z">
        <w:r w:rsidR="004B1565" w:rsidRPr="004B1565">
          <w:rPr>
            <w:rFonts w:ascii="Times New Roman" w:hAnsi="Times New Roman" w:cs="Times New Roman"/>
            <w:sz w:val="24"/>
            <w:szCs w:val="24"/>
          </w:rPr>
          <w:delText>40-70 wt% lignin</w:delText>
        </w:r>
        <w:r>
          <w:rPr>
            <w:rFonts w:ascii="Times New Roman" w:hAnsi="Times New Roman" w:cs="Times New Roman"/>
            <w:sz w:val="24"/>
            <w:szCs w:val="24"/>
          </w:rPr>
          <w:delText>, respectively.</w:delText>
        </w:r>
        <w:r w:rsidR="004B1565" w:rsidRPr="004B1565">
          <w:rPr>
            <w:rFonts w:ascii="Times New Roman" w:hAnsi="Times New Roman" w:cs="Times New Roman"/>
            <w:sz w:val="24"/>
            <w:szCs w:val="24"/>
          </w:rPr>
          <w:delText xml:space="preserve"> Prediction uncertainty exhibits a marked increase above 20 wt% lignin content, with temperature variations spanning approximately </w:delText>
        </w:r>
      </w:del>
      <w:r w:rsidR="00DF2AFF">
        <w:rPr>
          <w:rFonts w:ascii="Times New Roman" w:hAnsi="Times New Roman" w:cs="Times New Roman"/>
          <w:sz w:val="24"/>
          <w:szCs w:val="24"/>
        </w:rPr>
        <w:t>30</w:t>
      </w:r>
      <w:del w:id="1157" w:author="Acaru, Silviu" w:date="2026-03-17T23:10:00Z" w16du:dateUtc="2026-03-17T22:10:00Z">
        <w:r w:rsidR="003967F5">
          <w:rPr>
            <w:rFonts w:ascii="Times New Roman" w:hAnsi="Times New Roman" w:cs="Times New Roman"/>
            <w:sz w:val="24"/>
            <w:szCs w:val="24"/>
          </w:rPr>
          <w:delText xml:space="preserve"> </w:delText>
        </w:r>
        <w:r w:rsidR="004B1565" w:rsidRPr="004B1565">
          <w:rPr>
            <w:rFonts w:ascii="Times New Roman" w:hAnsi="Times New Roman" w:cs="Times New Roman"/>
            <w:sz w:val="24"/>
            <w:szCs w:val="24"/>
          </w:rPr>
          <w:delText>°C (50-80</w:delText>
        </w:r>
        <w:r w:rsidR="003967F5">
          <w:rPr>
            <w:rFonts w:ascii="Times New Roman" w:hAnsi="Times New Roman" w:cs="Times New Roman"/>
            <w:sz w:val="24"/>
            <w:szCs w:val="24"/>
          </w:rPr>
          <w:delText xml:space="preserve"> </w:delText>
        </w:r>
        <w:r w:rsidR="004B1565" w:rsidRPr="004B1565">
          <w:rPr>
            <w:rFonts w:ascii="Times New Roman" w:hAnsi="Times New Roman" w:cs="Times New Roman"/>
            <w:sz w:val="24"/>
            <w:szCs w:val="24"/>
          </w:rPr>
          <w:delText>°C). In contrast, the model demonstrates</w:delText>
        </w:r>
        <w:r w:rsidR="003967F5">
          <w:rPr>
            <w:rFonts w:ascii="Times New Roman" w:hAnsi="Times New Roman" w:cs="Times New Roman"/>
            <w:sz w:val="24"/>
            <w:szCs w:val="24"/>
          </w:rPr>
          <w:delText xml:space="preserve"> the</w:delText>
        </w:r>
        <w:r w:rsidR="004B1565" w:rsidRPr="004B1565">
          <w:rPr>
            <w:rFonts w:ascii="Times New Roman" w:hAnsi="Times New Roman" w:cs="Times New Roman"/>
            <w:sz w:val="24"/>
            <w:szCs w:val="24"/>
          </w:rPr>
          <w:delText xml:space="preserve"> highest prediction confidence in the 0-15 wt% lignin range, evidenced by minimal variance.</w:delText>
        </w:r>
      </w:del>
    </w:p>
    <w:p w14:paraId="00FDE286" w14:textId="77777777" w:rsidR="004B1565" w:rsidRPr="004B1565" w:rsidRDefault="004B1565" w:rsidP="00237722">
      <w:pPr>
        <w:jc w:val="both"/>
        <w:rPr>
          <w:del w:id="1158" w:author="Acaru, Silviu" w:date="2026-03-17T23:10:00Z" w16du:dateUtc="2026-03-17T22:10:00Z"/>
          <w:rFonts w:ascii="Times New Roman" w:hAnsi="Times New Roman" w:cs="Times New Roman"/>
          <w:sz w:val="24"/>
          <w:szCs w:val="24"/>
        </w:rPr>
      </w:pPr>
      <w:del w:id="1159" w:author="Acaru, Silviu" w:date="2026-03-17T23:10:00Z" w16du:dateUtc="2026-03-17T22:10:00Z">
        <w:r w:rsidRPr="004B1565">
          <w:rPr>
            <w:rFonts w:ascii="Times New Roman" w:hAnsi="Times New Roman" w:cs="Times New Roman"/>
            <w:sz w:val="24"/>
            <w:szCs w:val="24"/>
          </w:rPr>
          <w:delText>The presence of multiple high-density regions is characteristic of ensemble-based methods (RF and GBR algorithms). While smooth transitions between regions indicate robust interpolation capabilities, the prediction density patterns suggest potential overfitting, particularly in the 20-30 wt% and 40-50 wt% lignin regions where data clusters exhibit unusually high prediction density.</w:delText>
        </w:r>
      </w:del>
    </w:p>
    <w:p w14:paraId="26E7D5A5" w14:textId="77777777" w:rsidR="004B1565" w:rsidRPr="004B1565" w:rsidRDefault="004B1565" w:rsidP="00237722">
      <w:pPr>
        <w:jc w:val="both"/>
        <w:rPr>
          <w:del w:id="1160" w:author="Acaru, Silviu" w:date="2026-03-17T23:10:00Z" w16du:dateUtc="2026-03-17T22:10:00Z"/>
          <w:rFonts w:ascii="Times New Roman" w:hAnsi="Times New Roman" w:cs="Times New Roman"/>
          <w:sz w:val="24"/>
          <w:szCs w:val="24"/>
        </w:rPr>
      </w:pPr>
      <w:del w:id="1161" w:author="Acaru, Silviu" w:date="2026-03-17T23:10:00Z" w16du:dateUtc="2026-03-17T22:10:00Z">
        <w:r w:rsidRPr="004B1565">
          <w:rPr>
            <w:rFonts w:ascii="Times New Roman" w:hAnsi="Times New Roman" w:cs="Times New Roman"/>
            <w:sz w:val="24"/>
            <w:szCs w:val="24"/>
          </w:rPr>
          <w:delText>Several methodological limitations warrant consideration. Distinct discretization around 20-30 wt% lignin indicates potential sampling bias in the training dataset. The abrupt transition at 20 wt% lignin is characteristic of the boundary between distinct training data and as such it dictates a fundamental shift in the model's prediction mechanism. Sparse regions, visualized in yellow,</w:delText>
        </w:r>
        <w:r w:rsidR="002E4CF3">
          <w:rPr>
            <w:rFonts w:ascii="Times New Roman" w:hAnsi="Times New Roman" w:cs="Times New Roman"/>
            <w:sz w:val="24"/>
            <w:szCs w:val="24"/>
          </w:rPr>
          <w:delText xml:space="preserve"> as already mentioned,</w:delText>
        </w:r>
        <w:r w:rsidRPr="004B1565">
          <w:rPr>
            <w:rFonts w:ascii="Times New Roman" w:hAnsi="Times New Roman" w:cs="Times New Roman"/>
            <w:sz w:val="24"/>
            <w:szCs w:val="24"/>
          </w:rPr>
          <w:delText xml:space="preserve"> likely represent domains with imbalanced training data or physically improbable combinations of lignin content and T</w:delText>
        </w:r>
        <w:r w:rsidRPr="004B1565">
          <w:rPr>
            <w:rFonts w:ascii="Times New Roman" w:hAnsi="Times New Roman" w:cs="Times New Roman"/>
            <w:sz w:val="24"/>
            <w:szCs w:val="24"/>
            <w:vertAlign w:val="subscript"/>
          </w:rPr>
          <w:delText>g</w:delText>
        </w:r>
        <w:r w:rsidRPr="004B1565">
          <w:rPr>
            <w:rFonts w:ascii="Times New Roman" w:hAnsi="Times New Roman" w:cs="Times New Roman"/>
            <w:sz w:val="24"/>
            <w:szCs w:val="24"/>
          </w:rPr>
          <w:delText>.</w:delText>
        </w:r>
      </w:del>
    </w:p>
    <w:p w14:paraId="57216A99" w14:textId="2B4AE6F4" w:rsidR="00481530" w:rsidRPr="00481530" w:rsidRDefault="00DF2AFF" w:rsidP="00F904D2">
      <w:pPr>
        <w:jc w:val="both"/>
        <w:rPr>
          <w:rFonts w:ascii="Times New Roman" w:hAnsi="Times New Roman" w:cs="Times New Roman"/>
          <w:sz w:val="24"/>
          <w:szCs w:val="24"/>
        </w:rPr>
      </w:pPr>
      <w:ins w:id="1162" w:author="Acaru, Silviu" w:date="2026-03-17T23:10:00Z" w16du:dateUtc="2026-03-17T22:10:00Z">
        <w:r>
          <w:rPr>
            <w:rFonts w:ascii="Times New Roman" w:hAnsi="Times New Roman" w:cs="Times New Roman"/>
            <w:sz w:val="24"/>
            <w:szCs w:val="24"/>
          </w:rPr>
          <w:t xml:space="preserve">-50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the latter </w:t>
        </w:r>
        <w:proofErr w:type="gramStart"/>
        <w:r>
          <w:rPr>
            <w:rFonts w:ascii="Times New Roman" w:hAnsi="Times New Roman" w:cs="Times New Roman"/>
            <w:sz w:val="24"/>
            <w:szCs w:val="24"/>
          </w:rPr>
          <w:t>representing</w:t>
        </w:r>
        <w:proofErr w:type="gramEnd"/>
        <w:r>
          <w:rPr>
            <w:rFonts w:ascii="Times New Roman" w:hAnsi="Times New Roman" w:cs="Times New Roman"/>
            <w:sz w:val="24"/>
            <w:szCs w:val="24"/>
          </w:rPr>
          <w:t xml:space="preserve"> the most prominent cluster in the entire mapping. Above 50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the density persists around 55-65 </w:t>
        </w:r>
        <w:r w:rsidRPr="004B1565">
          <w:rPr>
            <w:rFonts w:ascii="Times New Roman" w:hAnsi="Times New Roman" w:cs="Times New Roman"/>
            <w:sz w:val="24"/>
            <w:szCs w:val="24"/>
          </w:rPr>
          <w:t>°C</w:t>
        </w:r>
        <w:r>
          <w:rPr>
            <w:rFonts w:ascii="Times New Roman" w:hAnsi="Times New Roman" w:cs="Times New Roman"/>
            <w:sz w:val="24"/>
            <w:szCs w:val="24"/>
          </w:rPr>
          <w:t xml:space="preserve"> with reduced intensity.</w:t>
        </w:r>
        <w:r w:rsidR="00481530">
          <w:rPr>
            <w:rFonts w:ascii="Times New Roman" w:hAnsi="Times New Roman" w:cs="Times New Roman"/>
            <w:sz w:val="24"/>
            <w:szCs w:val="24"/>
          </w:rPr>
          <w:t xml:space="preserve"> Prediction confidence is highest in the 30-50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range, where the variance narrows to </w:t>
        </w:r>
        <w:proofErr w:type="gramStart"/>
        <w:r w:rsidR="003D7DE8">
          <w:rPr>
            <w:rFonts w:ascii="Times New Roman" w:hAnsi="Times New Roman" w:cs="Times New Roman"/>
            <w:sz w:val="24"/>
            <w:szCs w:val="24"/>
          </w:rPr>
          <w:t>approximately</w:t>
        </w:r>
        <w:r w:rsidR="00481530">
          <w:rPr>
            <w:rFonts w:ascii="Times New Roman" w:hAnsi="Times New Roman" w:cs="Times New Roman"/>
            <w:sz w:val="24"/>
            <w:szCs w:val="24"/>
          </w:rPr>
          <w:t xml:space="preserve"> </w:t>
        </w:r>
        <w:r>
          <w:rPr>
            <w:rFonts w:ascii="Times New Roman" w:hAnsi="Times New Roman" w:cs="Times New Roman"/>
            <w:sz w:val="24"/>
            <w:szCs w:val="24"/>
          </w:rPr>
          <w:t xml:space="preserve"> 20</w:t>
        </w:r>
        <w:proofErr w:type="gramEnd"/>
        <w:r>
          <w:rPr>
            <w:rFonts w:ascii="Times New Roman" w:hAnsi="Times New Roman" w:cs="Times New Roman"/>
            <w:sz w:val="24"/>
            <w:szCs w:val="24"/>
          </w:rPr>
          <w:t xml:space="preserve"> </w:t>
        </w:r>
        <w:r w:rsidRPr="004B1565">
          <w:rPr>
            <w:rFonts w:ascii="Times New Roman" w:hAnsi="Times New Roman" w:cs="Times New Roman"/>
            <w:sz w:val="24"/>
            <w:szCs w:val="24"/>
          </w:rPr>
          <w:t>°C</w:t>
        </w:r>
        <w:r>
          <w:rPr>
            <w:rFonts w:ascii="Times New Roman" w:hAnsi="Times New Roman" w:cs="Times New Roman"/>
            <w:sz w:val="24"/>
            <w:szCs w:val="24"/>
          </w:rPr>
          <w:t xml:space="preserve"> (50-70 </w:t>
        </w:r>
        <w:r w:rsidRPr="004B1565">
          <w:rPr>
            <w:rFonts w:ascii="Times New Roman" w:hAnsi="Times New Roman" w:cs="Times New Roman"/>
            <w:sz w:val="24"/>
            <w:szCs w:val="24"/>
          </w:rPr>
          <w:t>°C</w:t>
        </w:r>
        <w:r>
          <w:rPr>
            <w:rFonts w:ascii="Times New Roman" w:hAnsi="Times New Roman" w:cs="Times New Roman"/>
            <w:sz w:val="24"/>
            <w:szCs w:val="24"/>
          </w:rPr>
          <w:t>)</w:t>
        </w:r>
        <w:r w:rsidR="00481530">
          <w:rPr>
            <w:rFonts w:ascii="Times New Roman" w:hAnsi="Times New Roman" w:cs="Times New Roman"/>
            <w:sz w:val="24"/>
            <w:szCs w:val="24"/>
          </w:rPr>
          <w:t xml:space="preserve">, compared to ~40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at lower lignin contents.</w:t>
        </w:r>
        <w:r w:rsidR="003D7DE8">
          <w:rPr>
            <w:rFonts w:ascii="Times New Roman" w:hAnsi="Times New Roman" w:cs="Times New Roman"/>
            <w:sz w:val="24"/>
            <w:szCs w:val="24"/>
          </w:rPr>
          <w:t xml:space="preserve"> </w:t>
        </w:r>
      </w:ins>
      <w:r w:rsidR="004B1565" w:rsidRPr="004B1565">
        <w:rPr>
          <w:rFonts w:ascii="Times New Roman" w:hAnsi="Times New Roman" w:cs="Times New Roman"/>
          <w:sz w:val="24"/>
          <w:szCs w:val="24"/>
        </w:rPr>
        <w:t xml:space="preserve">From a structure-property perspective, the </w:t>
      </w:r>
      <w:del w:id="1163" w:author="Acaru, Silviu" w:date="2026-03-17T23:10:00Z" w16du:dateUtc="2026-03-17T22:10:00Z">
        <w:r w:rsidR="004B1565" w:rsidRPr="004B1565">
          <w:rPr>
            <w:rFonts w:ascii="Times New Roman" w:hAnsi="Times New Roman" w:cs="Times New Roman"/>
            <w:sz w:val="24"/>
            <w:szCs w:val="24"/>
          </w:rPr>
          <w:delText>relationships demonstrate complex behavior</w:delText>
        </w:r>
        <w:r w:rsidR="002E4CF3">
          <w:rPr>
            <w:rFonts w:ascii="Times New Roman" w:hAnsi="Times New Roman" w:cs="Times New Roman"/>
            <w:sz w:val="24"/>
            <w:szCs w:val="24"/>
          </w:rPr>
          <w:delText>. This was captured earlier in the correlations of features analysis</w:delText>
        </w:r>
        <w:r w:rsidR="004B1565" w:rsidRPr="004B1565">
          <w:rPr>
            <w:rFonts w:ascii="Times New Roman" w:hAnsi="Times New Roman" w:cs="Times New Roman"/>
            <w:sz w:val="24"/>
            <w:szCs w:val="24"/>
          </w:rPr>
          <w:delText>.</w:delText>
        </w:r>
        <w:r w:rsidR="002E4CF3">
          <w:rPr>
            <w:rFonts w:ascii="Times New Roman" w:hAnsi="Times New Roman" w:cs="Times New Roman"/>
            <w:sz w:val="24"/>
            <w:szCs w:val="24"/>
          </w:rPr>
          <w:delText xml:space="preserve"> Through mapping, we can observe how t</w:delText>
        </w:r>
        <w:r w:rsidR="004B1565" w:rsidRPr="004B1565">
          <w:rPr>
            <w:rFonts w:ascii="Times New Roman" w:hAnsi="Times New Roman" w:cs="Times New Roman"/>
            <w:sz w:val="24"/>
            <w:szCs w:val="24"/>
          </w:rPr>
          <w:delText>he initial T</w:delText>
        </w:r>
        <w:r w:rsidR="004B1565" w:rsidRPr="004B1565">
          <w:rPr>
            <w:rFonts w:ascii="Times New Roman" w:hAnsi="Times New Roman" w:cs="Times New Roman"/>
            <w:sz w:val="24"/>
            <w:szCs w:val="24"/>
            <w:vertAlign w:val="subscript"/>
          </w:rPr>
          <w:delText>g</w:delText>
        </w:r>
        <w:r w:rsidR="004B1565" w:rsidRPr="004B1565">
          <w:rPr>
            <w:rFonts w:ascii="Times New Roman" w:hAnsi="Times New Roman" w:cs="Times New Roman"/>
            <w:sz w:val="24"/>
            <w:szCs w:val="24"/>
          </w:rPr>
          <w:delText xml:space="preserve"> response (0-20 wt% lignin) exhibits a sharp increase </w:delText>
        </w:r>
        <w:r w:rsidR="002E4CF3">
          <w:rPr>
            <w:rFonts w:ascii="Times New Roman" w:hAnsi="Times New Roman" w:cs="Times New Roman"/>
            <w:sz w:val="24"/>
            <w:szCs w:val="24"/>
          </w:rPr>
          <w:delText>from approximately 10</w:delText>
        </w:r>
        <w:r w:rsidR="006C62D6">
          <w:rPr>
            <w:rFonts w:ascii="Times New Roman" w:hAnsi="Times New Roman" w:cs="Times New Roman"/>
            <w:sz w:val="24"/>
            <w:szCs w:val="24"/>
          </w:rPr>
          <w:delText xml:space="preserve"> </w:delText>
        </w:r>
        <w:r w:rsidR="002E4CF3">
          <w:rPr>
            <w:rFonts w:ascii="Times New Roman" w:hAnsi="Times New Roman" w:cs="Times New Roman"/>
            <w:sz w:val="24"/>
            <w:szCs w:val="24"/>
          </w:rPr>
          <w:delText>°C to 60</w:delText>
        </w:r>
        <w:r w:rsidR="006C62D6">
          <w:rPr>
            <w:rFonts w:ascii="Times New Roman" w:hAnsi="Times New Roman" w:cs="Times New Roman"/>
            <w:sz w:val="24"/>
            <w:szCs w:val="24"/>
          </w:rPr>
          <w:delText xml:space="preserve"> </w:delText>
        </w:r>
        <w:r w:rsidR="002E4CF3">
          <w:rPr>
            <w:rFonts w:ascii="Times New Roman" w:hAnsi="Times New Roman" w:cs="Times New Roman"/>
            <w:sz w:val="24"/>
            <w:szCs w:val="24"/>
          </w:rPr>
          <w:delText xml:space="preserve">°C, </w:delText>
        </w:r>
      </w:del>
      <w:ins w:id="1164" w:author="Acaru, Silviu" w:date="2026-03-17T23:10:00Z" w16du:dateUtc="2026-03-17T22:10:00Z">
        <w:r w:rsidR="00481530">
          <w:rPr>
            <w:rFonts w:ascii="Times New Roman" w:hAnsi="Times New Roman" w:cs="Times New Roman"/>
            <w:sz w:val="24"/>
            <w:szCs w:val="24"/>
          </w:rPr>
          <w:t xml:space="preserve">progressive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increase is </w:t>
        </w:r>
      </w:ins>
      <w:r w:rsidR="00481530">
        <w:rPr>
          <w:rFonts w:ascii="Times New Roman" w:hAnsi="Times New Roman" w:cs="Times New Roman"/>
          <w:sz w:val="24"/>
          <w:szCs w:val="24"/>
        </w:rPr>
        <w:t xml:space="preserve">attributed to higher </w:t>
      </w:r>
      <w:del w:id="1165" w:author="Acaru, Silviu" w:date="2026-03-17T23:10:00Z" w16du:dateUtc="2026-03-17T22:10:00Z">
        <w:r w:rsidR="006C62D6">
          <w:rPr>
            <w:rFonts w:ascii="Times New Roman" w:hAnsi="Times New Roman" w:cs="Times New Roman"/>
            <w:sz w:val="24"/>
            <w:szCs w:val="24"/>
          </w:rPr>
          <w:delText>crosslinking densities when the lignin content increases</w:delText>
        </w:r>
        <w:r w:rsidR="004B1565" w:rsidRPr="004B1565">
          <w:rPr>
            <w:rFonts w:ascii="Times New Roman" w:hAnsi="Times New Roman" w:cs="Times New Roman"/>
            <w:sz w:val="24"/>
            <w:szCs w:val="24"/>
          </w:rPr>
          <w:delText>. The intermediate region (20-40 wt% lignin) achieves maximum T</w:delText>
        </w:r>
        <w:r w:rsidR="004B1565" w:rsidRPr="004B1565">
          <w:rPr>
            <w:rFonts w:ascii="Times New Roman" w:hAnsi="Times New Roman" w:cs="Times New Roman"/>
            <w:sz w:val="24"/>
            <w:szCs w:val="24"/>
            <w:vertAlign w:val="subscript"/>
          </w:rPr>
          <w:delText>g</w:delText>
        </w:r>
        <w:r w:rsidR="004B1565" w:rsidRPr="004B1565">
          <w:rPr>
            <w:rFonts w:ascii="Times New Roman" w:hAnsi="Times New Roman" w:cs="Times New Roman"/>
            <w:sz w:val="24"/>
            <w:szCs w:val="24"/>
          </w:rPr>
          <w:delText xml:space="preserve"> values of 75-80°C, with </w:delText>
        </w:r>
        <w:r w:rsidR="006C62D6">
          <w:rPr>
            <w:rFonts w:ascii="Times New Roman" w:hAnsi="Times New Roman" w:cs="Times New Roman"/>
            <w:sz w:val="24"/>
            <w:szCs w:val="24"/>
          </w:rPr>
          <w:delText xml:space="preserve">the </w:delText>
        </w:r>
        <w:r w:rsidR="004B1565" w:rsidRPr="004B1565">
          <w:rPr>
            <w:rFonts w:ascii="Times New Roman" w:hAnsi="Times New Roman" w:cs="Times New Roman"/>
            <w:sz w:val="24"/>
            <w:szCs w:val="24"/>
          </w:rPr>
          <w:delText>highest prediction density at approximately 70°C, suggesting optimal</w:delText>
        </w:r>
        <w:r w:rsidR="00095D9E">
          <w:rPr>
            <w:rFonts w:ascii="Times New Roman" w:hAnsi="Times New Roman" w:cs="Times New Roman"/>
            <w:sz w:val="24"/>
            <w:szCs w:val="24"/>
          </w:rPr>
          <w:delText xml:space="preserve"> molecular</w:delText>
        </w:r>
      </w:del>
      <w:ins w:id="1166" w:author="Acaru, Silviu" w:date="2026-03-17T23:10:00Z" w16du:dateUtc="2026-03-17T22:10:00Z">
        <w:r w:rsidR="00481530">
          <w:rPr>
            <w:rFonts w:ascii="Times New Roman" w:hAnsi="Times New Roman" w:cs="Times New Roman"/>
            <w:sz w:val="24"/>
            <w:szCs w:val="24"/>
          </w:rPr>
          <w:t xml:space="preserve">crosslink density and </w:t>
        </w:r>
        <w:r w:rsidR="00481530" w:rsidRPr="00F904D2">
          <w:rPr>
            <w:rFonts w:ascii="Times New Roman" w:hAnsi="Times New Roman" w:cs="Times New Roman"/>
            <w:sz w:val="24"/>
            <w:szCs w:val="24"/>
          </w:rPr>
          <w:t>π-π</w:t>
        </w:r>
        <w:r w:rsidR="00481530">
          <w:rPr>
            <w:rFonts w:ascii="Times New Roman" w:hAnsi="Times New Roman" w:cs="Times New Roman"/>
            <w:sz w:val="24"/>
            <w:szCs w:val="24"/>
          </w:rPr>
          <w:t xml:space="preserve"> stacking</w:t>
        </w:r>
      </w:ins>
      <w:r w:rsidR="00481530">
        <w:rPr>
          <w:rFonts w:ascii="Times New Roman" w:hAnsi="Times New Roman" w:cs="Times New Roman"/>
          <w:sz w:val="24"/>
          <w:szCs w:val="24"/>
        </w:rPr>
        <w:t xml:space="preserve"> interactions </w:t>
      </w:r>
      <w:del w:id="1167" w:author="Acaru, Silviu" w:date="2026-03-17T23:10:00Z" w16du:dateUtc="2026-03-17T22:10:00Z">
        <w:r w:rsidR="00095D9E">
          <w:rPr>
            <w:rFonts w:ascii="Times New Roman" w:hAnsi="Times New Roman" w:cs="Times New Roman"/>
            <w:sz w:val="24"/>
            <w:szCs w:val="24"/>
          </w:rPr>
          <w:delText xml:space="preserve">between </w:delText>
        </w:r>
      </w:del>
      <w:ins w:id="1168" w:author="Acaru, Silviu" w:date="2026-03-17T23:10:00Z" w16du:dateUtc="2026-03-17T22:10:00Z">
        <w:r w:rsidR="00481530">
          <w:rPr>
            <w:rFonts w:ascii="Times New Roman" w:hAnsi="Times New Roman" w:cs="Times New Roman"/>
            <w:sz w:val="24"/>
            <w:szCs w:val="24"/>
          </w:rPr>
          <w:t xml:space="preserve">introduced by </w:t>
        </w:r>
      </w:ins>
      <w:r w:rsidR="00481530">
        <w:rPr>
          <w:rFonts w:ascii="Times New Roman" w:hAnsi="Times New Roman" w:cs="Times New Roman"/>
          <w:sz w:val="24"/>
          <w:szCs w:val="24"/>
        </w:rPr>
        <w:t xml:space="preserve">the rigid aromatic </w:t>
      </w:r>
      <w:del w:id="1169" w:author="Acaru, Silviu" w:date="2026-03-17T23:10:00Z" w16du:dateUtc="2026-03-17T22:10:00Z">
        <w:r w:rsidR="00095D9E">
          <w:rPr>
            <w:rFonts w:ascii="Times New Roman" w:hAnsi="Times New Roman" w:cs="Times New Roman"/>
            <w:sz w:val="24"/>
            <w:szCs w:val="24"/>
          </w:rPr>
          <w:delText>structures of lignin</w:delText>
        </w:r>
        <w:r w:rsidR="00F904D2">
          <w:rPr>
            <w:rFonts w:ascii="Times New Roman" w:hAnsi="Times New Roman" w:cs="Times New Roman"/>
            <w:sz w:val="24"/>
            <w:szCs w:val="24"/>
          </w:rPr>
          <w:delText xml:space="preserve"> (enabling </w:delText>
        </w:r>
        <w:r w:rsidR="00F904D2" w:rsidRPr="00F904D2">
          <w:rPr>
            <w:rFonts w:ascii="Times New Roman" w:hAnsi="Times New Roman" w:cs="Times New Roman"/>
            <w:sz w:val="24"/>
            <w:szCs w:val="24"/>
          </w:rPr>
          <w:delText>π-π</w:delText>
        </w:r>
        <w:r w:rsidR="00F904D2">
          <w:rPr>
            <w:rFonts w:ascii="Times New Roman" w:hAnsi="Times New Roman" w:cs="Times New Roman"/>
            <w:sz w:val="24"/>
            <w:szCs w:val="24"/>
          </w:rPr>
          <w:delText xml:space="preserve"> stacking) and the hydrogen bonding network formed within the urethane linkages.</w:delText>
        </w:r>
        <w:r w:rsidR="004B1565" w:rsidRPr="004B1565">
          <w:rPr>
            <w:rFonts w:ascii="Times New Roman" w:hAnsi="Times New Roman" w:cs="Times New Roman"/>
            <w:sz w:val="24"/>
            <w:szCs w:val="24"/>
          </w:rPr>
          <w:delText xml:space="preserve"> These findings indicate that the </w:delText>
        </w:r>
      </w:del>
      <w:ins w:id="1170" w:author="Acaru, Silviu" w:date="2026-03-17T23:10:00Z" w16du:dateUtc="2026-03-17T22:10:00Z">
        <w:r w:rsidR="00481530">
          <w:rPr>
            <w:rFonts w:ascii="Times New Roman" w:hAnsi="Times New Roman" w:cs="Times New Roman"/>
            <w:sz w:val="24"/>
            <w:szCs w:val="24"/>
          </w:rPr>
          <w:t xml:space="preserve">lignin backbone. The </w:t>
        </w:r>
      </w:ins>
      <w:r w:rsidR="00481530">
        <w:rPr>
          <w:rFonts w:ascii="Times New Roman" w:hAnsi="Times New Roman" w:cs="Times New Roman"/>
          <w:sz w:val="24"/>
          <w:szCs w:val="24"/>
        </w:rPr>
        <w:t xml:space="preserve">optimal processing window </w:t>
      </w:r>
      <w:del w:id="1171" w:author="Acaru, Silviu" w:date="2026-03-17T23:10:00Z" w16du:dateUtc="2026-03-17T22:10:00Z">
        <w:r w:rsidR="004B1565" w:rsidRPr="004B1565">
          <w:rPr>
            <w:rFonts w:ascii="Times New Roman" w:hAnsi="Times New Roman" w:cs="Times New Roman"/>
            <w:sz w:val="24"/>
            <w:szCs w:val="24"/>
          </w:rPr>
          <w:delText xml:space="preserve">lies between 15-25 wt% lignin for </w:delText>
        </w:r>
      </w:del>
      <w:ins w:id="1172" w:author="Acaru, Silviu" w:date="2026-03-17T23:10:00Z" w16du:dateUtc="2026-03-17T22:10:00Z">
        <w:r w:rsidR="00481530">
          <w:rPr>
            <w:rFonts w:ascii="Times New Roman" w:hAnsi="Times New Roman" w:cs="Times New Roman"/>
            <w:sz w:val="24"/>
            <w:szCs w:val="24"/>
          </w:rPr>
          <w:t xml:space="preserve">for </w:t>
        </w:r>
      </w:ins>
      <w:r w:rsidR="00481530">
        <w:rPr>
          <w:rFonts w:ascii="Times New Roman" w:hAnsi="Times New Roman" w:cs="Times New Roman"/>
          <w:sz w:val="24"/>
          <w:szCs w:val="24"/>
        </w:rPr>
        <w:t xml:space="preserve">maximum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enhancement</w:t>
      </w:r>
      <w:del w:id="1173" w:author="Acaru, Silviu" w:date="2026-03-17T23:10:00Z" w16du:dateUtc="2026-03-17T22:10:00Z">
        <w:r w:rsidR="004B1565" w:rsidRPr="004B1565">
          <w:rPr>
            <w:rFonts w:ascii="Times New Roman" w:hAnsi="Times New Roman" w:cs="Times New Roman"/>
            <w:sz w:val="24"/>
            <w:szCs w:val="24"/>
          </w:rPr>
          <w:delText>, while the 40</w:delText>
        </w:r>
      </w:del>
      <w:ins w:id="1174" w:author="Acaru, Silviu" w:date="2026-03-17T23:10:00Z" w16du:dateUtc="2026-03-17T22:10:00Z">
        <w:r w:rsidR="00481530">
          <w:rPr>
            <w:rFonts w:ascii="Times New Roman" w:hAnsi="Times New Roman" w:cs="Times New Roman"/>
            <w:sz w:val="24"/>
            <w:szCs w:val="24"/>
          </w:rPr>
          <w:t xml:space="preserve"> lies between 30</w:t>
        </w:r>
      </w:ins>
      <w:r w:rsidR="00481530">
        <w:rPr>
          <w:rFonts w:ascii="Times New Roman" w:hAnsi="Times New Roman" w:cs="Times New Roman"/>
          <w:sz w:val="24"/>
          <w:szCs w:val="24"/>
        </w:rPr>
        <w:t xml:space="preserve">-50 </w:t>
      </w:r>
      <w:proofErr w:type="spellStart"/>
      <w:r w:rsidR="00481530">
        <w:rPr>
          <w:rFonts w:ascii="Times New Roman" w:hAnsi="Times New Roman" w:cs="Times New Roman"/>
          <w:sz w:val="24"/>
          <w:szCs w:val="24"/>
        </w:rPr>
        <w:t>wt</w:t>
      </w:r>
      <w:proofErr w:type="spellEnd"/>
      <w:ins w:id="1175" w:author="Acaru, Silviu" w:date="2026-03-17T23:10:00Z" w16du:dateUtc="2026-03-17T22:10:00Z">
        <w:r w:rsidR="00481530">
          <w:rPr>
            <w:rFonts w:ascii="Times New Roman" w:hAnsi="Times New Roman" w:cs="Times New Roman"/>
            <w:sz w:val="24"/>
            <w:szCs w:val="24"/>
          </w:rPr>
          <w:t xml:space="preserve">% lignin, whole 50-70 </w:t>
        </w:r>
        <w:proofErr w:type="spellStart"/>
        <w:r w:rsidR="00481530">
          <w:rPr>
            <w:rFonts w:ascii="Times New Roman" w:hAnsi="Times New Roman" w:cs="Times New Roman"/>
            <w:sz w:val="24"/>
            <w:szCs w:val="24"/>
          </w:rPr>
          <w:t>wt</w:t>
        </w:r>
      </w:ins>
      <w:proofErr w:type="spellEnd"/>
      <w:r w:rsidR="00481530">
        <w:rPr>
          <w:rFonts w:ascii="Times New Roman" w:hAnsi="Times New Roman" w:cs="Times New Roman"/>
          <w:sz w:val="24"/>
          <w:szCs w:val="24"/>
        </w:rPr>
        <w:t>% range provides more consistent thermal properties</w:t>
      </w:r>
      <w:del w:id="1176" w:author="Acaru, Silviu" w:date="2026-03-17T23:10:00Z" w16du:dateUtc="2026-03-17T22:10:00Z">
        <w:r w:rsidR="004B1565" w:rsidRPr="004B1565">
          <w:rPr>
            <w:rFonts w:ascii="Times New Roman" w:hAnsi="Times New Roman" w:cs="Times New Roman"/>
            <w:sz w:val="24"/>
            <w:szCs w:val="24"/>
          </w:rPr>
          <w:delText>.</w:delText>
        </w:r>
      </w:del>
      <w:ins w:id="1177" w:author="Acaru, Silviu" w:date="2026-03-17T23:10:00Z" w16du:dateUtc="2026-03-17T22:10:00Z">
        <w:r w:rsidR="00481530">
          <w:rPr>
            <w:rFonts w:ascii="Times New Roman" w:hAnsi="Times New Roman" w:cs="Times New Roman"/>
            <w:sz w:val="24"/>
            <w:szCs w:val="24"/>
          </w:rPr>
          <w:t xml:space="preserve"> albeit with declining prediction confidence. Sparse regions at low lignin contents and the discretization boundary around 10-15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reflect sampling limitations in the training dataset.</w:t>
        </w:r>
      </w:ins>
      <w:r w:rsidR="00481530">
        <w:rPr>
          <w:rFonts w:ascii="Times New Roman" w:hAnsi="Times New Roman" w:cs="Times New Roman"/>
          <w:sz w:val="24"/>
          <w:szCs w:val="24"/>
        </w:rPr>
        <w:t xml:space="preserve"> </w:t>
      </w:r>
    </w:p>
    <w:p w14:paraId="7FD42BDE" w14:textId="6A190DCF" w:rsidR="00481530" w:rsidRDefault="002E4CF3" w:rsidP="0048153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del w:id="1178" w:author="Acaru, Silviu" w:date="2026-03-17T23:10:00Z" w16du:dateUtc="2026-03-17T22:10:00Z">
        <w:r>
          <w:rPr>
            <w:rFonts w:ascii="Times New Roman" w:hAnsi="Times New Roman" w:cs="Times New Roman"/>
            <w:sz w:val="24"/>
            <w:szCs w:val="24"/>
          </w:rPr>
          <w:delText xml:space="preserve">through </w:delText>
        </w:r>
      </w:del>
      <w:r w:rsidR="00481530">
        <w:rPr>
          <w:rFonts w:ascii="Times New Roman" w:hAnsi="Times New Roman" w:cs="Times New Roman"/>
          <w:sz w:val="24"/>
          <w:szCs w:val="24"/>
        </w:rPr>
        <w:t>the</w:t>
      </w:r>
      <w:r w:rsidR="001C0D7C" w:rsidRPr="001C0D7C">
        <w:rPr>
          <w:rFonts w:ascii="Times New Roman" w:hAnsi="Times New Roman" w:cs="Times New Roman"/>
          <w:sz w:val="24"/>
          <w:szCs w:val="24"/>
        </w:rPr>
        <w:t xml:space="preserve"> </w:t>
      </w:r>
      <w:del w:id="1179" w:author="Acaru, Silviu" w:date="2026-03-17T23:10:00Z" w16du:dateUtc="2026-03-17T22:10:00Z">
        <w:r w:rsidR="001C0D7C" w:rsidRPr="001C0D7C">
          <w:rPr>
            <w:rFonts w:ascii="Times New Roman" w:hAnsi="Times New Roman" w:cs="Times New Roman"/>
            <w:sz w:val="24"/>
            <w:szCs w:val="24"/>
          </w:rPr>
          <w:delText xml:space="preserve">analysis of </w:delText>
        </w:r>
      </w:del>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del w:id="1180" w:author="Acaru, Silviu" w:date="2026-03-17T23:10:00Z" w16du:dateUtc="2026-03-17T22:10:00Z">
        <w:r>
          <w:rPr>
            <w:rFonts w:ascii="Times New Roman" w:hAnsi="Times New Roman" w:cs="Times New Roman"/>
            <w:sz w:val="24"/>
            <w:szCs w:val="24"/>
          </w:rPr>
          <w:delText xml:space="preserve">we </w:delText>
        </w:r>
        <w:r w:rsidR="001C0D7C" w:rsidRPr="001C0D7C">
          <w:rPr>
            <w:rFonts w:ascii="Times New Roman" w:hAnsi="Times New Roman" w:cs="Times New Roman"/>
            <w:sz w:val="24"/>
            <w:szCs w:val="24"/>
          </w:rPr>
          <w:delText>reveal that the model's</w:delText>
        </w:r>
      </w:del>
      <w:ins w:id="1181" w:author="Acaru, Silviu" w:date="2026-03-17T23:10:00Z" w16du:dateUtc="2026-03-17T22:10:00Z">
        <w:r w:rsidR="00481530">
          <w:rPr>
            <w:rFonts w:ascii="Times New Roman" w:hAnsi="Times New Roman" w:cs="Times New Roman"/>
            <w:sz w:val="24"/>
            <w:szCs w:val="24"/>
          </w:rPr>
          <w:t xml:space="preserve">analysis </w:t>
        </w:r>
        <w:r w:rsidR="001C0D7C" w:rsidRPr="001C0D7C">
          <w:rPr>
            <w:rFonts w:ascii="Times New Roman" w:hAnsi="Times New Roman" w:cs="Times New Roman"/>
            <w:sz w:val="24"/>
            <w:szCs w:val="24"/>
          </w:rPr>
          <w:t>reveal</w:t>
        </w:r>
        <w:r w:rsidR="00481530">
          <w:rPr>
            <w:rFonts w:ascii="Times New Roman" w:hAnsi="Times New Roman" w:cs="Times New Roman"/>
            <w:sz w:val="24"/>
            <w:szCs w:val="24"/>
          </w:rPr>
          <w:t>s</w:t>
        </w:r>
        <w:r w:rsidR="003D7DE8">
          <w:rPr>
            <w:rFonts w:ascii="Times New Roman" w:hAnsi="Times New Roman" w:cs="Times New Roman"/>
            <w:sz w:val="24"/>
            <w:szCs w:val="24"/>
          </w:rPr>
          <w:t xml:space="preserve"> </w:t>
        </w:r>
        <w:r w:rsidR="00F16CB0">
          <w:rPr>
            <w:rFonts w:ascii="Times New Roman" w:hAnsi="Times New Roman" w:cs="Times New Roman"/>
            <w:sz w:val="24"/>
            <w:szCs w:val="24"/>
          </w:rPr>
          <w:t>distinct</w:t>
        </w:r>
      </w:ins>
      <w:r w:rsidR="00F16CB0">
        <w:rPr>
          <w:rFonts w:ascii="Times New Roman" w:hAnsi="Times New Roman" w:cs="Times New Roman"/>
          <w:sz w:val="24"/>
          <w:szCs w:val="24"/>
        </w:rPr>
        <w:t xml:space="preserve"> </w:t>
      </w:r>
      <w:r w:rsidR="00481530">
        <w:rPr>
          <w:rFonts w:ascii="Times New Roman" w:hAnsi="Times New Roman" w:cs="Times New Roman"/>
          <w:sz w:val="24"/>
          <w:szCs w:val="24"/>
        </w:rPr>
        <w:t xml:space="preserve">prediction density </w:t>
      </w:r>
      <w:del w:id="1182" w:author="Acaru, Silviu" w:date="2026-03-17T23:10:00Z" w16du:dateUtc="2026-03-17T22:10:00Z">
        <w:r w:rsidR="001C0D7C" w:rsidRPr="001C0D7C">
          <w:rPr>
            <w:rFonts w:ascii="Times New Roman" w:hAnsi="Times New Roman" w:cs="Times New Roman"/>
            <w:sz w:val="24"/>
            <w:szCs w:val="24"/>
          </w:rPr>
          <w:delText>exhibits</w:delText>
        </w:r>
      </w:del>
      <w:ins w:id="1183" w:author="Acaru, Silviu" w:date="2026-03-17T23:10:00Z" w16du:dateUtc="2026-03-17T22:10:00Z">
        <w:r w:rsidR="00481530">
          <w:rPr>
            <w:rFonts w:ascii="Times New Roman" w:hAnsi="Times New Roman" w:cs="Times New Roman"/>
            <w:sz w:val="24"/>
            <w:szCs w:val="24"/>
          </w:rPr>
          <w:t>clusters that shift non-monotonically across molecular weights:</w:t>
        </w:r>
      </w:ins>
      <w:r w:rsidR="00481530">
        <w:rPr>
          <w:rFonts w:ascii="Times New Roman" w:hAnsi="Times New Roman" w:cs="Times New Roman"/>
          <w:sz w:val="24"/>
          <w:szCs w:val="24"/>
        </w:rPr>
        <w:t xml:space="preserve"> the highest </w:t>
      </w:r>
      <w:del w:id="1184" w:author="Acaru, Silviu" w:date="2026-03-17T23:10:00Z" w16du:dateUtc="2026-03-17T22:10:00Z">
        <w:r w:rsidR="001C0D7C" w:rsidRPr="001C0D7C">
          <w:rPr>
            <w:rFonts w:ascii="Times New Roman" w:hAnsi="Times New Roman" w:cs="Times New Roman"/>
            <w:sz w:val="24"/>
            <w:szCs w:val="24"/>
          </w:rPr>
          <w:delText>confidence</w:delText>
        </w:r>
      </w:del>
      <w:ins w:id="1185" w:author="Acaru, Silviu" w:date="2026-03-17T23:10:00Z" w16du:dateUtc="2026-03-17T22:10:00Z">
        <w:r w:rsidR="00481530">
          <w:rPr>
            <w:rFonts w:ascii="Times New Roman" w:hAnsi="Times New Roman" w:cs="Times New Roman"/>
            <w:sz w:val="24"/>
            <w:szCs w:val="24"/>
          </w:rPr>
          <w:t xml:space="preserve">density is </w:t>
        </w:r>
        <w:r w:rsidR="00A2310B">
          <w:rPr>
            <w:rFonts w:ascii="Times New Roman" w:hAnsi="Times New Roman" w:cs="Times New Roman"/>
            <w:sz w:val="24"/>
            <w:szCs w:val="24"/>
          </w:rPr>
          <w:t>centered</w:t>
        </w:r>
      </w:ins>
      <w:r w:rsidR="00481530">
        <w:rPr>
          <w:rFonts w:ascii="Times New Roman" w:hAnsi="Times New Roman" w:cs="Times New Roman"/>
          <w:sz w:val="24"/>
          <w:szCs w:val="24"/>
        </w:rPr>
        <w:t xml:space="preserve"> at </w:t>
      </w:r>
      <w:del w:id="1186" w:author="Acaru, Silviu" w:date="2026-03-17T23:10:00Z" w16du:dateUtc="2026-03-17T22:10:00Z">
        <w:r w:rsidR="001C0D7C" w:rsidRPr="001C0D7C">
          <w:rPr>
            <w:rFonts w:ascii="Times New Roman" w:hAnsi="Times New Roman" w:cs="Times New Roman"/>
            <w:sz w:val="24"/>
            <w:szCs w:val="24"/>
          </w:rPr>
          <w:delText>T</w:delText>
        </w:r>
        <w:r w:rsidR="001C0D7C" w:rsidRPr="001C0D7C">
          <w:rPr>
            <w:rFonts w:ascii="Times New Roman" w:hAnsi="Times New Roman" w:cs="Times New Roman"/>
            <w:sz w:val="24"/>
            <w:szCs w:val="24"/>
            <w:vertAlign w:val="subscript"/>
          </w:rPr>
          <w:delText>g</w:delText>
        </w:r>
        <w:r w:rsidR="001C0D7C" w:rsidRPr="001C0D7C">
          <w:rPr>
            <w:rFonts w:ascii="Times New Roman" w:hAnsi="Times New Roman" w:cs="Times New Roman"/>
            <w:sz w:val="24"/>
            <w:szCs w:val="24"/>
          </w:rPr>
          <w:delText xml:space="preserve"> values</w:delText>
        </w:r>
      </w:del>
      <w:ins w:id="1187" w:author="Acaru, Silviu" w:date="2026-03-17T23:10:00Z" w16du:dateUtc="2026-03-17T22:10:00Z">
        <w:r w:rsidR="00481530">
          <w:rPr>
            <w:rFonts w:ascii="Times New Roman" w:hAnsi="Times New Roman" w:cs="Times New Roman"/>
            <w:sz w:val="24"/>
            <w:szCs w:val="24"/>
          </w:rPr>
          <w:t xml:space="preserve">approximately 43-45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250, at 50-55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and 60-62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(bimodal) for PTHF 650, and at 53-55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1000 with a secondary region</w:t>
        </w:r>
      </w:ins>
      <w:r w:rsidR="00481530">
        <w:rPr>
          <w:rFonts w:ascii="Times New Roman" w:hAnsi="Times New Roman" w:cs="Times New Roman"/>
          <w:sz w:val="24"/>
          <w:szCs w:val="24"/>
        </w:rPr>
        <w:t xml:space="preserve"> around </w:t>
      </w:r>
      <w:del w:id="1188" w:author="Acaru, Silviu" w:date="2026-03-17T23:10:00Z" w16du:dateUtc="2026-03-17T22:10:00Z">
        <w:r w:rsidR="001C0D7C" w:rsidRPr="001C0D7C">
          <w:rPr>
            <w:rFonts w:ascii="Times New Roman" w:hAnsi="Times New Roman" w:cs="Times New Roman"/>
            <w:sz w:val="24"/>
            <w:szCs w:val="24"/>
          </w:rPr>
          <w:delText xml:space="preserve">60°C for </w:delText>
        </w:r>
      </w:del>
      <w:ins w:id="1189" w:author="Acaru, Silviu" w:date="2026-03-17T23:10:00Z" w16du:dateUtc="2026-03-17T22:10:00Z">
        <w:r w:rsidR="00481530">
          <w:rPr>
            <w:rFonts w:ascii="Times New Roman" w:hAnsi="Times New Roman" w:cs="Times New Roman"/>
            <w:sz w:val="24"/>
            <w:szCs w:val="24"/>
          </w:rPr>
          <w:t xml:space="preserve">20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The broad vertical spread within </w:t>
        </w:r>
      </w:ins>
      <w:r w:rsidR="00481530">
        <w:rPr>
          <w:rFonts w:ascii="Times New Roman" w:hAnsi="Times New Roman" w:cs="Times New Roman"/>
          <w:sz w:val="24"/>
          <w:szCs w:val="24"/>
        </w:rPr>
        <w:t xml:space="preserve">each </w:t>
      </w:r>
      <w:del w:id="1190" w:author="Acaru, Silviu" w:date="2026-03-17T23:10:00Z" w16du:dateUtc="2026-03-17T22:10:00Z">
        <w:r w:rsidR="00A65F9E">
          <w:rPr>
            <w:rFonts w:ascii="Times New Roman" w:hAnsi="Times New Roman" w:cs="Times New Roman"/>
            <w:sz w:val="24"/>
            <w:szCs w:val="24"/>
          </w:rPr>
          <w:delText>molecular weight</w:delText>
        </w:r>
        <w:r w:rsidR="00A65F9E" w:rsidRPr="001C0D7C">
          <w:rPr>
            <w:rFonts w:ascii="Times New Roman" w:hAnsi="Times New Roman" w:cs="Times New Roman"/>
            <w:sz w:val="24"/>
            <w:szCs w:val="24"/>
          </w:rPr>
          <w:delText xml:space="preserve"> </w:delText>
        </w:r>
      </w:del>
      <w:r w:rsidR="00481530">
        <w:rPr>
          <w:rFonts w:ascii="Times New Roman" w:hAnsi="Times New Roman" w:cs="Times New Roman"/>
          <w:sz w:val="24"/>
          <w:szCs w:val="24"/>
        </w:rPr>
        <w:t>cluster</w:t>
      </w:r>
      <w:del w:id="1191" w:author="Acaru, Silviu" w:date="2026-03-17T23:10:00Z" w16du:dateUtc="2026-03-17T22:10:00Z">
        <w:r w:rsidR="001C0D7C" w:rsidRPr="001C0D7C">
          <w:rPr>
            <w:rFonts w:ascii="Times New Roman" w:hAnsi="Times New Roman" w:cs="Times New Roman"/>
            <w:sz w:val="24"/>
            <w:szCs w:val="24"/>
          </w:rPr>
          <w:delText xml:space="preserve">. The vertical distribution of predictions within clusters </w:delText>
        </w:r>
      </w:del>
      <w:ins w:id="1192" w:author="Acaru, Silviu" w:date="2026-03-17T23:10:00Z" w16du:dateUtc="2026-03-17T22:10:00Z">
        <w:r w:rsidR="00481530">
          <w:rPr>
            <w:rFonts w:ascii="Times New Roman" w:hAnsi="Times New Roman" w:cs="Times New Roman"/>
            <w:sz w:val="24"/>
            <w:szCs w:val="24"/>
          </w:rPr>
          <w:t xml:space="preserve"> </w:t>
        </w:r>
      </w:ins>
      <w:r w:rsidR="00481530">
        <w:rPr>
          <w:rFonts w:ascii="Times New Roman" w:hAnsi="Times New Roman" w:cs="Times New Roman"/>
          <w:sz w:val="24"/>
          <w:szCs w:val="24"/>
        </w:rPr>
        <w:t xml:space="preserve">(spanning </w:t>
      </w:r>
      <w:del w:id="1193" w:author="Acaru, Silviu" w:date="2026-03-17T23:10:00Z" w16du:dateUtc="2026-03-17T22:10:00Z">
        <w:r w:rsidR="001C0D7C" w:rsidRPr="001C0D7C">
          <w:rPr>
            <w:rFonts w:ascii="Times New Roman" w:hAnsi="Times New Roman" w:cs="Times New Roman"/>
            <w:sz w:val="24"/>
            <w:szCs w:val="24"/>
          </w:rPr>
          <w:delText>approximately 20-80</w:delText>
        </w:r>
        <w:r w:rsidR="00A65F9E">
          <w:rPr>
            <w:rFonts w:ascii="Times New Roman" w:hAnsi="Times New Roman" w:cs="Times New Roman"/>
            <w:sz w:val="24"/>
            <w:szCs w:val="24"/>
          </w:rPr>
          <w:delText xml:space="preserve"> </w:delText>
        </w:r>
        <w:r w:rsidR="001C0D7C" w:rsidRPr="001C0D7C">
          <w:rPr>
            <w:rFonts w:ascii="Times New Roman" w:hAnsi="Times New Roman" w:cs="Times New Roman"/>
            <w:sz w:val="24"/>
            <w:szCs w:val="24"/>
          </w:rPr>
          <w:delText>°C) indicates significant uncertainty, reflecting</w:delText>
        </w:r>
      </w:del>
      <w:ins w:id="1194" w:author="Acaru, Silviu" w:date="2026-03-17T23:10:00Z" w16du:dateUtc="2026-03-17T22:10:00Z">
        <w:r w:rsidR="00481530">
          <w:rPr>
            <w:rFonts w:ascii="Times New Roman" w:hAnsi="Times New Roman" w:cs="Times New Roman"/>
            <w:sz w:val="24"/>
            <w:szCs w:val="24"/>
          </w:rPr>
          <w:t xml:space="preserve">~10-70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confirms</w:t>
        </w:r>
      </w:ins>
      <w:r w:rsidR="00481530">
        <w:rPr>
          <w:rFonts w:ascii="Times New Roman" w:hAnsi="Times New Roman" w:cs="Times New Roman"/>
          <w:sz w:val="24"/>
          <w:szCs w:val="24"/>
        </w:rPr>
        <w:t xml:space="preserve"> that </w:t>
      </w:r>
      <w:del w:id="1195" w:author="Acaru, Silviu" w:date="2026-03-17T23:10:00Z" w16du:dateUtc="2026-03-17T22:10:00Z">
        <w:r w:rsidR="00A65F9E">
          <w:rPr>
            <w:rFonts w:ascii="Times New Roman" w:hAnsi="Times New Roman" w:cs="Times New Roman"/>
            <w:sz w:val="24"/>
            <w:szCs w:val="24"/>
          </w:rPr>
          <w:delText>not only the</w:delText>
        </w:r>
      </w:del>
      <w:ins w:id="1196" w:author="Acaru, Silviu" w:date="2026-03-17T23:10:00Z" w16du:dateUtc="2026-03-17T22:10:00Z">
        <w:r w:rsidR="00481530">
          <w:rPr>
            <w:rFonts w:ascii="Times New Roman" w:hAnsi="Times New Roman" w:cs="Times New Roman"/>
            <w:sz w:val="24"/>
            <w:szCs w:val="24"/>
          </w:rPr>
          <w:t>T</w:t>
        </w:r>
        <w:r w:rsidR="00481530" w:rsidRPr="003D7DE8">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is</w:t>
        </w:r>
      </w:ins>
      <w:r w:rsidR="00481530">
        <w:rPr>
          <w:rFonts w:ascii="Times New Roman" w:hAnsi="Times New Roman" w:cs="Times New Roman"/>
          <w:sz w:val="24"/>
          <w:szCs w:val="24"/>
        </w:rPr>
        <w:t xml:space="preserve"> co-</w:t>
      </w:r>
      <w:del w:id="1197" w:author="Acaru, Silviu" w:date="2026-03-17T23:10:00Z" w16du:dateUtc="2026-03-17T22:10:00Z">
        <w:r w:rsidR="00A65F9E">
          <w:rPr>
            <w:rFonts w:ascii="Times New Roman" w:hAnsi="Times New Roman" w:cs="Times New Roman"/>
            <w:sz w:val="24"/>
            <w:szCs w:val="24"/>
          </w:rPr>
          <w:delText>polyol molecular weight is determining for T</w:delText>
        </w:r>
        <w:r w:rsidR="00A65F9E" w:rsidRPr="00E62DF7">
          <w:rPr>
            <w:rFonts w:ascii="Times New Roman" w:hAnsi="Times New Roman" w:cs="Times New Roman"/>
            <w:sz w:val="24"/>
            <w:szCs w:val="24"/>
            <w:vertAlign w:val="subscript"/>
          </w:rPr>
          <w:delText>g</w:delText>
        </w:r>
        <w:r w:rsidR="00A65F9E">
          <w:rPr>
            <w:rFonts w:ascii="Times New Roman" w:hAnsi="Times New Roman" w:cs="Times New Roman"/>
            <w:sz w:val="24"/>
            <w:szCs w:val="24"/>
          </w:rPr>
          <w:delText>, but also</w:delText>
        </w:r>
      </w:del>
      <w:ins w:id="1198" w:author="Acaru, Silviu" w:date="2026-03-17T23:10:00Z" w16du:dateUtc="2026-03-17T22:10:00Z">
        <w:r w:rsidR="00481530">
          <w:rPr>
            <w:rFonts w:ascii="Times New Roman" w:hAnsi="Times New Roman" w:cs="Times New Roman"/>
            <w:sz w:val="24"/>
            <w:szCs w:val="24"/>
          </w:rPr>
          <w:t>determined by</w:t>
        </w:r>
      </w:ins>
      <w:r w:rsidR="00481530">
        <w:rPr>
          <w:rFonts w:ascii="Times New Roman" w:hAnsi="Times New Roman" w:cs="Times New Roman"/>
          <w:sz w:val="24"/>
          <w:szCs w:val="24"/>
        </w:rPr>
        <w:t xml:space="preserve"> other </w:t>
      </w:r>
      <w:ins w:id="1199" w:author="Acaru, Silviu" w:date="2026-03-17T23:10:00Z" w16du:dateUtc="2026-03-17T22:10:00Z">
        <w:r w:rsidR="00481530">
          <w:rPr>
            <w:rFonts w:ascii="Times New Roman" w:hAnsi="Times New Roman" w:cs="Times New Roman"/>
            <w:sz w:val="24"/>
            <w:szCs w:val="24"/>
          </w:rPr>
          <w:t xml:space="preserve">formulation </w:t>
        </w:r>
      </w:ins>
      <w:r w:rsidR="00481530">
        <w:rPr>
          <w:rFonts w:ascii="Times New Roman" w:hAnsi="Times New Roman" w:cs="Times New Roman"/>
          <w:sz w:val="24"/>
          <w:szCs w:val="24"/>
        </w:rPr>
        <w:t>parameters</w:t>
      </w:r>
      <w:del w:id="1200" w:author="Acaru, Silviu" w:date="2026-03-17T23:10:00Z" w16du:dateUtc="2026-03-17T22:10:00Z">
        <w:r w:rsidR="00A65F9E">
          <w:rPr>
            <w:rFonts w:ascii="Times New Roman" w:hAnsi="Times New Roman" w:cs="Times New Roman"/>
            <w:sz w:val="24"/>
            <w:szCs w:val="24"/>
          </w:rPr>
          <w:delText xml:space="preserve"> like the</w:delText>
        </w:r>
      </w:del>
      <w:ins w:id="1201" w:author="Acaru, Silviu" w:date="2026-03-17T23:10:00Z" w16du:dateUtc="2026-03-17T22:10:00Z">
        <w:r w:rsidR="00481530">
          <w:rPr>
            <w:rFonts w:ascii="Times New Roman" w:hAnsi="Times New Roman" w:cs="Times New Roman"/>
            <w:sz w:val="24"/>
            <w:szCs w:val="24"/>
          </w:rPr>
          <w:t>, particularly</w:t>
        </w:r>
      </w:ins>
      <w:r w:rsidR="00481530">
        <w:rPr>
          <w:rFonts w:ascii="Times New Roman" w:hAnsi="Times New Roman" w:cs="Times New Roman"/>
          <w:sz w:val="24"/>
          <w:szCs w:val="24"/>
        </w:rPr>
        <w:t xml:space="preserve"> lignin</w:t>
      </w:r>
      <w:del w:id="1202" w:author="Acaru, Silviu" w:date="2026-03-17T23:10:00Z" w16du:dateUtc="2026-03-17T22:10:00Z">
        <w:r w:rsidR="00A65F9E">
          <w:rPr>
            <w:rFonts w:ascii="Times New Roman" w:hAnsi="Times New Roman" w:cs="Times New Roman"/>
            <w:sz w:val="24"/>
            <w:szCs w:val="24"/>
          </w:rPr>
          <w:delText>/co-polyol ratio</w:delText>
        </w:r>
      </w:del>
      <w:ins w:id="1203" w:author="Acaru, Silviu" w:date="2026-03-17T23:10:00Z" w16du:dateUtc="2026-03-17T22:10:00Z">
        <w:r w:rsidR="00481530">
          <w:rPr>
            <w:rFonts w:ascii="Times New Roman" w:hAnsi="Times New Roman" w:cs="Times New Roman"/>
            <w:sz w:val="24"/>
            <w:szCs w:val="24"/>
          </w:rPr>
          <w:t xml:space="preserve"> content</w:t>
        </w:r>
      </w:ins>
      <w:r w:rsidR="00481530">
        <w:rPr>
          <w:rFonts w:ascii="Times New Roman" w:hAnsi="Times New Roman" w:cs="Times New Roman"/>
          <w:sz w:val="24"/>
          <w:szCs w:val="24"/>
        </w:rPr>
        <w:t xml:space="preserve"> and </w:t>
      </w:r>
      <w:del w:id="1204" w:author="Acaru, Silviu" w:date="2026-03-17T23:10:00Z" w16du:dateUtc="2026-03-17T22:10:00Z">
        <w:r w:rsidR="00A65F9E">
          <w:rPr>
            <w:rFonts w:ascii="Times New Roman" w:hAnsi="Times New Roman" w:cs="Times New Roman"/>
            <w:sz w:val="24"/>
            <w:szCs w:val="24"/>
          </w:rPr>
          <w:delText>the crosslinking</w:delText>
        </w:r>
      </w:del>
      <w:ins w:id="1205" w:author="Acaru, Silviu" w:date="2026-03-17T23:10:00Z" w16du:dateUtc="2026-03-17T22:10:00Z">
        <w:r w:rsidR="00481530">
          <w:rPr>
            <w:rFonts w:ascii="Times New Roman" w:hAnsi="Times New Roman" w:cs="Times New Roman"/>
            <w:sz w:val="24"/>
            <w:szCs w:val="24"/>
          </w:rPr>
          <w:t>crosslink</w:t>
        </w:r>
      </w:ins>
      <w:r w:rsidR="00481530">
        <w:rPr>
          <w:rFonts w:ascii="Times New Roman" w:hAnsi="Times New Roman" w:cs="Times New Roman"/>
          <w:sz w:val="24"/>
          <w:szCs w:val="24"/>
        </w:rPr>
        <w:t xml:space="preserve"> density. The </w:t>
      </w:r>
      <w:del w:id="1206" w:author="Acaru, Silviu" w:date="2026-03-17T23:10:00Z" w16du:dateUtc="2026-03-17T22:10:00Z">
        <w:r w:rsidR="001C0D7C" w:rsidRPr="001C0D7C">
          <w:rPr>
            <w:rFonts w:ascii="Times New Roman" w:hAnsi="Times New Roman" w:cs="Times New Roman"/>
            <w:sz w:val="24"/>
            <w:szCs w:val="24"/>
          </w:rPr>
          <w:delText xml:space="preserve">consistent pattern repetition across different </w:delText>
        </w:r>
        <w:r w:rsidR="00A65F9E">
          <w:rPr>
            <w:rFonts w:ascii="Times New Roman" w:hAnsi="Times New Roman" w:cs="Times New Roman"/>
            <w:sz w:val="24"/>
            <w:szCs w:val="24"/>
          </w:rPr>
          <w:delText>molecular weights</w:delText>
        </w:r>
        <w:r w:rsidR="00A65F9E" w:rsidRPr="001C0D7C">
          <w:rPr>
            <w:rFonts w:ascii="Times New Roman" w:hAnsi="Times New Roman" w:cs="Times New Roman"/>
            <w:sz w:val="24"/>
            <w:szCs w:val="24"/>
          </w:rPr>
          <w:delText xml:space="preserve"> </w:delText>
        </w:r>
        <w:r w:rsidR="001C0D7C" w:rsidRPr="001C0D7C">
          <w:rPr>
            <w:rFonts w:ascii="Times New Roman" w:hAnsi="Times New Roman" w:cs="Times New Roman"/>
            <w:sz w:val="24"/>
            <w:szCs w:val="24"/>
          </w:rPr>
          <w:delText>suggests</w:delText>
        </w:r>
      </w:del>
      <w:ins w:id="1207" w:author="Acaru, Silviu" w:date="2026-03-17T23:10:00Z" w16du:dateUtc="2026-03-17T22:10:00Z">
        <w:r w:rsidR="00481530">
          <w:rPr>
            <w:rFonts w:ascii="Times New Roman" w:hAnsi="Times New Roman" w:cs="Times New Roman"/>
            <w:sz w:val="24"/>
            <w:szCs w:val="24"/>
          </w:rPr>
          <w:t xml:space="preserve">non-monotonic peak shift, from </w:t>
        </w:r>
        <w:r w:rsidR="00A2310B">
          <w:rPr>
            <w:rFonts w:ascii="Times New Roman" w:hAnsi="Times New Roman" w:cs="Times New Roman"/>
            <w:sz w:val="24"/>
            <w:szCs w:val="24"/>
          </w:rPr>
          <w:t xml:space="preserve">45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250) to 60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650) and back to 55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1000), and the bimodal distributions for PTHF 650 and 1000 indicate multiple thermally distinct prediction domains, suggesting</w:t>
        </w:r>
      </w:ins>
      <w:r w:rsidR="00A2310B">
        <w:rPr>
          <w:rFonts w:ascii="Times New Roman" w:hAnsi="Times New Roman" w:cs="Times New Roman"/>
          <w:sz w:val="24"/>
          <w:szCs w:val="24"/>
        </w:rPr>
        <w:t xml:space="preserve"> the model has captured fundamental relationships between co-polyol </w:t>
      </w:r>
      <w:del w:id="1208" w:author="Acaru, Silviu" w:date="2026-03-17T23:10:00Z" w16du:dateUtc="2026-03-17T22:10:00Z">
        <w:r w:rsidR="001C0D7C" w:rsidRPr="001C0D7C">
          <w:rPr>
            <w:rFonts w:ascii="Times New Roman" w:hAnsi="Times New Roman" w:cs="Times New Roman"/>
            <w:sz w:val="24"/>
            <w:szCs w:val="24"/>
          </w:rPr>
          <w:delText>size</w:delText>
        </w:r>
      </w:del>
      <w:ins w:id="1209" w:author="Acaru, Silviu" w:date="2026-03-17T23:10:00Z" w16du:dateUtc="2026-03-17T22:10:00Z">
        <w:r w:rsidR="00A2310B">
          <w:rPr>
            <w:rFonts w:ascii="Times New Roman" w:hAnsi="Times New Roman" w:cs="Times New Roman"/>
            <w:sz w:val="24"/>
            <w:szCs w:val="24"/>
          </w:rPr>
          <w:t>chain length</w:t>
        </w:r>
      </w:ins>
      <w:r w:rsidR="00A2310B">
        <w:rPr>
          <w:rFonts w:ascii="Times New Roman" w:hAnsi="Times New Roman" w:cs="Times New Roman"/>
          <w:sz w:val="24"/>
          <w:szCs w:val="24"/>
        </w:rPr>
        <w:t xml:space="preserve"> and </w:t>
      </w:r>
      <w:del w:id="1210" w:author="Acaru, Silviu" w:date="2026-03-17T23:10:00Z" w16du:dateUtc="2026-03-17T22:10:00Z">
        <w:r w:rsidR="001C0D7C" w:rsidRPr="001C0D7C">
          <w:rPr>
            <w:rFonts w:ascii="Times New Roman" w:hAnsi="Times New Roman" w:cs="Times New Roman"/>
            <w:sz w:val="24"/>
            <w:szCs w:val="24"/>
          </w:rPr>
          <w:delText>thermal</w:delText>
        </w:r>
      </w:del>
      <w:ins w:id="1211" w:author="Acaru, Silviu" w:date="2026-03-17T23:10:00Z" w16du:dateUtc="2026-03-17T22:10:00Z">
        <w:r w:rsidR="00A2310B">
          <w:rPr>
            <w:rFonts w:ascii="Times New Roman" w:hAnsi="Times New Roman" w:cs="Times New Roman"/>
            <w:sz w:val="24"/>
            <w:szCs w:val="24"/>
          </w:rPr>
          <w:t>phase</w:t>
        </w:r>
      </w:ins>
      <w:r w:rsidR="00A2310B">
        <w:rPr>
          <w:rFonts w:ascii="Times New Roman" w:hAnsi="Times New Roman" w:cs="Times New Roman"/>
          <w:sz w:val="24"/>
          <w:szCs w:val="24"/>
        </w:rPr>
        <w:t xml:space="preserve"> behavior.</w:t>
      </w:r>
      <w:ins w:id="1212" w:author="Acaru, Silviu" w:date="2026-03-17T23:10:00Z" w16du:dateUtc="2026-03-17T22:10:00Z">
        <w:r w:rsidR="00A2310B">
          <w:rPr>
            <w:rFonts w:ascii="Times New Roman" w:hAnsi="Times New Roman" w:cs="Times New Roman"/>
            <w:sz w:val="24"/>
            <w:szCs w:val="24"/>
          </w:rPr>
          <w:t xml:space="preserve"> </w:t>
        </w:r>
      </w:ins>
    </w:p>
    <w:p w14:paraId="5E33A17A" w14:textId="77777777" w:rsidR="001C0D7C" w:rsidRDefault="002E4CF3" w:rsidP="00237722">
      <w:pPr>
        <w:jc w:val="both"/>
        <w:rPr>
          <w:del w:id="1213" w:author="Acaru, Silviu" w:date="2026-03-17T23:10:00Z" w16du:dateUtc="2026-03-17T22:10:00Z"/>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del w:id="1214" w:author="Acaru, Silviu" w:date="2026-03-17T23:10:00Z" w16du:dateUtc="2026-03-17T22:10:00Z">
        <w:r w:rsidR="001C0D7C" w:rsidRPr="001C0D7C">
          <w:rPr>
            <w:rFonts w:ascii="Times New Roman" w:hAnsi="Times New Roman" w:cs="Times New Roman"/>
            <w:sz w:val="24"/>
            <w:szCs w:val="24"/>
          </w:rPr>
          <w:delText xml:space="preserve"> (C)</w:delText>
        </w:r>
        <w:r w:rsidR="001C0D7C" w:rsidRPr="006D7212">
          <w:rPr>
            <w:rFonts w:ascii="Times New Roman" w:hAnsi="Times New Roman" w:cs="Times New Roman"/>
            <w:sz w:val="24"/>
            <w:szCs w:val="24"/>
          </w:rPr>
          <w:delText>,</w:delText>
        </w:r>
        <w:r w:rsidR="001C0D7C">
          <w:rPr>
            <w:rFonts w:ascii="Times New Roman" w:hAnsi="Times New Roman" w:cs="Times New Roman"/>
            <w:sz w:val="24"/>
            <w:szCs w:val="24"/>
          </w:rPr>
          <w:delText xml:space="preserve"> which shows the </w:delText>
        </w:r>
        <w:r w:rsidR="001C0D7C" w:rsidRPr="001C0D7C">
          <w:rPr>
            <w:rFonts w:ascii="Times New Roman" w:hAnsi="Times New Roman" w:cs="Times New Roman"/>
            <w:i/>
            <w:sz w:val="24"/>
            <w:szCs w:val="24"/>
          </w:rPr>
          <w:delText>Ratio</w:delText>
        </w:r>
        <w:r w:rsidR="001C0D7C">
          <w:rPr>
            <w:rFonts w:ascii="Times New Roman" w:hAnsi="Times New Roman" w:cs="Times New Roman"/>
            <w:sz w:val="24"/>
            <w:szCs w:val="24"/>
          </w:rPr>
          <w:delText xml:space="preserve"> </w:delText>
        </w:r>
        <w:r w:rsidR="00A65F9E">
          <w:rPr>
            <w:rFonts w:ascii="Times New Roman" w:hAnsi="Times New Roman" w:cs="Times New Roman"/>
            <w:sz w:val="24"/>
            <w:szCs w:val="24"/>
          </w:rPr>
          <w:delText xml:space="preserve">[NCO]/[OH] </w:delText>
        </w:r>
        <w:r w:rsidR="001C0D7C">
          <w:rPr>
            <w:rFonts w:ascii="Times New Roman" w:hAnsi="Times New Roman" w:cs="Times New Roman"/>
            <w:sz w:val="24"/>
            <w:szCs w:val="24"/>
          </w:rPr>
          <w:delText xml:space="preserve">influence, </w:delText>
        </w:r>
        <w:r w:rsidR="001C0D7C" w:rsidRPr="006D7212">
          <w:rPr>
            <w:rFonts w:ascii="Times New Roman" w:hAnsi="Times New Roman" w:cs="Times New Roman"/>
            <w:sz w:val="24"/>
            <w:szCs w:val="24"/>
          </w:rPr>
          <w:delText>the model exhibits consistent prediction confidence bands centered primarily around 60</w:delText>
        </w:r>
        <w:r w:rsidR="00A65F9E">
          <w:rPr>
            <w:rFonts w:ascii="Times New Roman" w:hAnsi="Times New Roman" w:cs="Times New Roman"/>
            <w:sz w:val="24"/>
            <w:szCs w:val="24"/>
          </w:rPr>
          <w:delText xml:space="preserve"> </w:delText>
        </w:r>
        <w:r w:rsidR="001C0D7C" w:rsidRPr="006D7212">
          <w:rPr>
            <w:rFonts w:ascii="Times New Roman" w:hAnsi="Times New Roman" w:cs="Times New Roman"/>
            <w:sz w:val="24"/>
            <w:szCs w:val="24"/>
          </w:rPr>
          <w:delText>°C, with secondary patterns at</w:delText>
        </w:r>
        <w:r w:rsidR="00A65F9E">
          <w:rPr>
            <w:rFonts w:ascii="Times New Roman" w:hAnsi="Times New Roman" w:cs="Times New Roman"/>
            <w:sz w:val="24"/>
            <w:szCs w:val="24"/>
          </w:rPr>
          <w:delText xml:space="preserve"> T</w:delText>
        </w:r>
        <w:r w:rsidR="00A65F9E" w:rsidRPr="00E62DF7">
          <w:rPr>
            <w:rFonts w:ascii="Times New Roman" w:hAnsi="Times New Roman" w:cs="Times New Roman"/>
            <w:sz w:val="24"/>
            <w:szCs w:val="24"/>
            <w:vertAlign w:val="subscript"/>
          </w:rPr>
          <w:delText>g</w:delText>
        </w:r>
        <w:r w:rsidR="00A65F9E">
          <w:rPr>
            <w:rFonts w:ascii="Times New Roman" w:hAnsi="Times New Roman" w:cs="Times New Roman"/>
            <w:sz w:val="24"/>
            <w:szCs w:val="24"/>
          </w:rPr>
          <w:delText xml:space="preserve"> values of</w:delText>
        </w:r>
        <w:r w:rsidR="001C0D7C" w:rsidRPr="006D7212">
          <w:rPr>
            <w:rFonts w:ascii="Times New Roman" w:hAnsi="Times New Roman" w:cs="Times New Roman"/>
            <w:sz w:val="24"/>
            <w:szCs w:val="24"/>
          </w:rPr>
          <w:delText xml:space="preserve"> 50</w:delText>
        </w:r>
        <w:r w:rsidR="00A65F9E">
          <w:rPr>
            <w:rFonts w:ascii="Times New Roman" w:hAnsi="Times New Roman" w:cs="Times New Roman"/>
            <w:sz w:val="24"/>
            <w:szCs w:val="24"/>
          </w:rPr>
          <w:delText xml:space="preserve"> </w:delText>
        </w:r>
        <w:r w:rsidR="001C0D7C" w:rsidRPr="006D7212">
          <w:rPr>
            <w:rFonts w:ascii="Times New Roman" w:hAnsi="Times New Roman" w:cs="Times New Roman"/>
            <w:sz w:val="24"/>
            <w:szCs w:val="24"/>
          </w:rPr>
          <w:delText>°C and 80</w:delText>
        </w:r>
        <w:r w:rsidR="00A65F9E">
          <w:rPr>
            <w:rFonts w:ascii="Times New Roman" w:hAnsi="Times New Roman" w:cs="Times New Roman"/>
            <w:sz w:val="24"/>
            <w:szCs w:val="24"/>
          </w:rPr>
          <w:delText xml:space="preserve"> </w:delText>
        </w:r>
        <w:r w:rsidR="001C0D7C" w:rsidRPr="006D7212">
          <w:rPr>
            <w:rFonts w:ascii="Times New Roman" w:hAnsi="Times New Roman" w:cs="Times New Roman"/>
            <w:sz w:val="24"/>
            <w:szCs w:val="24"/>
          </w:rPr>
          <w:delText>°C. The regular oscillatory pattern in prediction density suggests the model has captured fundamental periodic relationships between stoichiometry and thermal properties.</w:delText>
        </w:r>
      </w:del>
    </w:p>
    <w:p w14:paraId="314A4F28" w14:textId="7DC6B902" w:rsidR="00A2310B" w:rsidRDefault="002E4CF3" w:rsidP="001312C1">
      <w:pPr>
        <w:jc w:val="both"/>
        <w:rPr>
          <w:ins w:id="1215" w:author="Acaru, Silviu" w:date="2026-03-17T23:10:00Z" w16du:dateUtc="2026-03-17T22:10:00Z"/>
          <w:rFonts w:ascii="Times New Roman" w:hAnsi="Times New Roman" w:cs="Times New Roman"/>
          <w:sz w:val="24"/>
          <w:szCs w:val="24"/>
        </w:rPr>
      </w:pPr>
      <w:del w:id="1216" w:author="Acaru, Silviu" w:date="2026-03-17T23:10:00Z" w16du:dateUtc="2026-03-17T22:10:00Z">
        <w:r>
          <w:rPr>
            <w:rFonts w:ascii="Times New Roman" w:hAnsi="Times New Roman" w:cs="Times New Roman"/>
            <w:sz w:val="24"/>
            <w:szCs w:val="24"/>
          </w:rPr>
          <w:delText xml:space="preserve">In </w:delText>
        </w:r>
      </w:del>
      <w:ins w:id="1217" w:author="Acaru, Silviu" w:date="2026-03-17T23:10:00Z" w16du:dateUtc="2026-03-17T22:10:00Z">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2310B">
          <w:rPr>
            <w:rFonts w:ascii="Times New Roman" w:hAnsi="Times New Roman" w:cs="Times New Roman"/>
            <w:sz w:val="24"/>
            <w:szCs w:val="24"/>
          </w:rPr>
          <w:t xml:space="preserve">exhibits two </w:t>
        </w:r>
        <w:r w:rsidR="00A2310B" w:rsidRPr="00A2310B">
          <w:rPr>
            <w:rFonts w:ascii="Times New Roman" w:hAnsi="Times New Roman" w:cs="Times New Roman"/>
            <w:sz w:val="24"/>
            <w:szCs w:val="24"/>
          </w:rPr>
          <w:t>distinct horizontal prediction bands: a primary band at 50–55 °C and a secondary band around 20 °C, revealing a bimodal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distribution across the stoichiometric range. The highest prediction density is concentrated at Ratio = 0.55–0.85, with localized peaks approaching 60–63 °C near Ratio ~0.75–0.85. Above Ratio = 1.0, prediction confidence decreases progressively, indicating greater model uncertainty in the excess-isocyanate regime. The bimodal structure—with the upper band reflecting efficient crosslinking and the lower band (~20 °C) representing under- or over-crosslinked networks</w:t>
        </w:r>
        <w:r w:rsid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t>indicates that the [NCO]/[OH] ratio acts as a threshold-sensitive parameter rather than a continuously linear predictor. Notably, the sub-stoichiometric range consistently produces more confident and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predictions, suggesting that excess hydroxyl groups contribute more favorably to network formation in these lignin-based PU systems.</w:t>
        </w:r>
      </w:ins>
    </w:p>
    <w:p w14:paraId="4D7AED3E" w14:textId="4BB46CF3" w:rsidR="00A2310B" w:rsidRDefault="00237722" w:rsidP="00DE587C">
      <w:pPr>
        <w:jc w:val="both"/>
        <w:rPr>
          <w:ins w:id="1218" w:author="Acaru, Silviu" w:date="2026-03-17T23:10:00Z" w16du:dateUtc="2026-03-17T22:10:00Z"/>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1C0D7C">
        <w:rPr>
          <w:rFonts w:ascii="Times New Roman" w:hAnsi="Times New Roman" w:cs="Times New Roman"/>
          <w:sz w:val="24"/>
          <w:szCs w:val="24"/>
        </w:rPr>
        <w:fldChar w:fldCharType="end"/>
      </w:r>
      <w:del w:id="1219" w:author="Acaru, Silviu" w:date="2026-03-17T23:10:00Z" w16du:dateUtc="2026-03-17T22:10:00Z">
        <w:r w:rsidR="001C0D7C" w:rsidRPr="001C0D7C">
          <w:rPr>
            <w:rFonts w:ascii="Times New Roman" w:hAnsi="Times New Roman" w:cs="Times New Roman"/>
            <w:sz w:val="24"/>
            <w:szCs w:val="24"/>
          </w:rPr>
          <w:delText xml:space="preserve"> (</w:delText>
        </w:r>
        <w:r w:rsidR="001C0D7C">
          <w:rPr>
            <w:rFonts w:ascii="Times New Roman" w:hAnsi="Times New Roman" w:cs="Times New Roman"/>
            <w:sz w:val="24"/>
            <w:szCs w:val="24"/>
          </w:rPr>
          <w:delText>D</w:delText>
        </w:r>
        <w:r w:rsidR="001C0D7C" w:rsidRPr="001C0D7C">
          <w:rPr>
            <w:rFonts w:ascii="Times New Roman" w:hAnsi="Times New Roman" w:cs="Times New Roman"/>
            <w:sz w:val="24"/>
            <w:szCs w:val="24"/>
          </w:rPr>
          <w:delText>)</w:delText>
        </w:r>
        <w:r w:rsidR="001C0D7C" w:rsidRPr="006D7212">
          <w:rPr>
            <w:rFonts w:ascii="Times New Roman" w:hAnsi="Times New Roman" w:cs="Times New Roman"/>
            <w:sz w:val="24"/>
            <w:szCs w:val="24"/>
          </w:rPr>
          <w:delText>,</w:delText>
        </w:r>
        <w:r w:rsidR="001C0D7C" w:rsidRPr="001C0D7C">
          <w:rPr>
            <w:rFonts w:ascii="Times New Roman" w:hAnsi="Times New Roman" w:cs="Times New Roman"/>
            <w:sz w:val="24"/>
            <w:szCs w:val="24"/>
          </w:rPr>
          <w:delText xml:space="preserve"> </w:delText>
        </w:r>
        <w:r w:rsidR="002E4CF3">
          <w:rPr>
            <w:rFonts w:ascii="Times New Roman" w:hAnsi="Times New Roman" w:cs="Times New Roman"/>
            <w:sz w:val="24"/>
            <w:szCs w:val="24"/>
          </w:rPr>
          <w:delText xml:space="preserve">the </w:delText>
        </w:r>
        <w:r w:rsidR="001C0D7C" w:rsidRPr="001C0D7C">
          <w:rPr>
            <w:rFonts w:ascii="Times New Roman" w:hAnsi="Times New Roman" w:cs="Times New Roman"/>
            <w:sz w:val="24"/>
            <w:szCs w:val="24"/>
          </w:rPr>
          <w:delText xml:space="preserve">co-polyol content demonstrates a complex evolution, with the initial high-density region at 0 wt% gradually transforming into multiple discrete temperature domains as concentration increases, indicating a sophisticated structure-property relationship. </w:delText>
        </w:r>
      </w:del>
      <w:ins w:id="1220" w:author="Acaru, Silviu" w:date="2026-03-17T23:10:00Z" w16du:dateUtc="2026-03-17T22:10:00Z">
        <w:r w:rsidRPr="001C0D7C">
          <w:rPr>
            <w:rFonts w:ascii="Times New Roman" w:hAnsi="Times New Roman" w:cs="Times New Roman"/>
            <w:sz w:val="24"/>
            <w:szCs w:val="24"/>
          </w:rPr>
          <w:t xml:space="preserve"> (</w:t>
        </w:r>
        <w:r w:rsidR="00DE587C">
          <w:rPr>
            <w:rFonts w:ascii="Times New Roman" w:hAnsi="Times New Roman" w:cs="Times New Roman"/>
            <w:sz w:val="24"/>
            <w:szCs w:val="24"/>
          </w:rPr>
          <w:t>D</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 xml:space="preserve">shows continuous density distributions predominantly in the 45–60 °C range, distributed broadly across the entire 0–20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isocyanate range. Unlike the other features, the absence of a clear concentration-dependent shift in peak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position indicates that Isocyanate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primarily modulates the breadth of achievable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values rather than their central tendency, with the thermal behavior being strongly co-determined by other formulation parameters.</w:t>
        </w:r>
      </w:ins>
    </w:p>
    <w:p w14:paraId="63C47D6B" w14:textId="77777777" w:rsidR="001C0D7C" w:rsidRPr="00A8455B" w:rsidRDefault="00DE587C" w:rsidP="00237722">
      <w:pPr>
        <w:jc w:val="both"/>
        <w:rPr>
          <w:del w:id="1221" w:author="Acaru, Silviu" w:date="2026-03-17T23:10:00Z" w16du:dateUtc="2026-03-17T22:10:00Z"/>
          <w:rFonts w:ascii="Times New Roman" w:hAnsi="Times New Roman" w:cs="Times New Roman"/>
          <w:sz w:val="24"/>
          <w:szCs w:val="24"/>
        </w:rPr>
      </w:pPr>
      <w:ins w:id="1222" w:author="Acaru, Silviu" w:date="2026-03-17T23:10:00Z" w16du:dateUtc="2026-03-17T22:10:00Z">
        <w:r>
          <w:rPr>
            <w:rFonts w:ascii="Times New Roman" w:hAnsi="Times New Roman" w:cs="Times New Roman"/>
            <w:sz w:val="24"/>
            <w:szCs w:val="24"/>
          </w:rPr>
          <w:t xml:space="preserve">In </w:t>
        </w:r>
      </w:ins>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sidRPr="001C0D7C">
        <w:rPr>
          <w:rFonts w:ascii="Times New Roman" w:hAnsi="Times New Roman" w:cs="Times New Roman"/>
          <w:sz w:val="24"/>
          <w:szCs w:val="24"/>
        </w:rPr>
        <w:fldChar w:fldCharType="end"/>
      </w:r>
      <w:del w:id="1223" w:author="Acaru, Silviu" w:date="2026-03-17T23:10:00Z" w16du:dateUtc="2026-03-17T22:10:00Z">
        <w:r w:rsidR="00237722" w:rsidRPr="001C0D7C">
          <w:rPr>
            <w:rFonts w:ascii="Times New Roman" w:hAnsi="Times New Roman" w:cs="Times New Roman"/>
            <w:sz w:val="24"/>
            <w:szCs w:val="24"/>
          </w:rPr>
          <w:delText xml:space="preserve"> (</w:delText>
        </w:r>
        <w:r w:rsidR="00237722">
          <w:rPr>
            <w:rFonts w:ascii="Times New Roman" w:hAnsi="Times New Roman" w:cs="Times New Roman"/>
            <w:sz w:val="24"/>
            <w:szCs w:val="24"/>
          </w:rPr>
          <w:delText>E</w:delText>
        </w:r>
        <w:r w:rsidR="00237722" w:rsidRPr="001C0D7C">
          <w:rPr>
            <w:rFonts w:ascii="Times New Roman" w:hAnsi="Times New Roman" w:cs="Times New Roman"/>
            <w:sz w:val="24"/>
            <w:szCs w:val="24"/>
          </w:rPr>
          <w:delText xml:space="preserve">) </w:delText>
        </w:r>
        <w:r w:rsidR="001C0D7C" w:rsidRPr="001C0D7C">
          <w:rPr>
            <w:rFonts w:ascii="Times New Roman" w:hAnsi="Times New Roman" w:cs="Times New Roman"/>
            <w:sz w:val="24"/>
            <w:szCs w:val="24"/>
          </w:rPr>
          <w:delText>reveals the most intricate behavior through isocyanate concentration mapping, showing continuous density distributions predominantly in the 50-70</w:delText>
        </w:r>
        <w:r w:rsidR="0055648C">
          <w:rPr>
            <w:rFonts w:ascii="Times New Roman" w:hAnsi="Times New Roman" w:cs="Times New Roman"/>
            <w:sz w:val="24"/>
            <w:szCs w:val="24"/>
          </w:rPr>
          <w:delText xml:space="preserve"> </w:delText>
        </w:r>
        <w:r w:rsidR="001C0D7C" w:rsidRPr="001C0D7C">
          <w:rPr>
            <w:rFonts w:ascii="Times New Roman" w:hAnsi="Times New Roman" w:cs="Times New Roman"/>
            <w:sz w:val="24"/>
            <w:szCs w:val="24"/>
          </w:rPr>
          <w:delText xml:space="preserve">°C range, with maximum intensity observed at 10-15 mmol NCO. The presence of horizontal banding and the increasing pattern complexity at higher concentrations suggests multiple competing mechanisms influencing the thermal behavior. In contrast, </w:delText>
        </w:r>
        <w:r w:rsidR="00237722" w:rsidRPr="001C0D7C">
          <w:rPr>
            <w:rFonts w:ascii="Times New Roman" w:hAnsi="Times New Roman" w:cs="Times New Roman"/>
            <w:sz w:val="24"/>
            <w:szCs w:val="24"/>
          </w:rPr>
          <w:fldChar w:fldCharType="begin"/>
        </w:r>
        <w:r w:rsidR="00237722" w:rsidRPr="001C0D7C">
          <w:rPr>
            <w:rFonts w:ascii="Times New Roman" w:hAnsi="Times New Roman" w:cs="Times New Roman"/>
            <w:sz w:val="24"/>
            <w:szCs w:val="24"/>
          </w:rPr>
          <w:delInstrText xml:space="preserve"> REF _Ref176343001 \h  \* MERGEFORMAT </w:delInstrText>
        </w:r>
        <w:r w:rsidR="00237722" w:rsidRPr="001C0D7C">
          <w:rPr>
            <w:rFonts w:ascii="Times New Roman" w:hAnsi="Times New Roman" w:cs="Times New Roman"/>
            <w:sz w:val="24"/>
            <w:szCs w:val="24"/>
          </w:rPr>
        </w:r>
        <w:r w:rsidR="00237722"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delText xml:space="preserve">Figure </w:delText>
        </w:r>
        <w:r w:rsidR="009A7A28">
          <w:rPr>
            <w:rFonts w:ascii="Times New Roman" w:hAnsi="Times New Roman" w:cs="Times New Roman"/>
            <w:noProof/>
            <w:sz w:val="24"/>
            <w:szCs w:val="24"/>
          </w:rPr>
          <w:delText>8</w:delText>
        </w:r>
        <w:r w:rsidR="00237722" w:rsidRPr="001C0D7C">
          <w:rPr>
            <w:rFonts w:ascii="Times New Roman" w:hAnsi="Times New Roman" w:cs="Times New Roman"/>
            <w:sz w:val="24"/>
            <w:szCs w:val="24"/>
          </w:rPr>
          <w:fldChar w:fldCharType="end"/>
        </w:r>
        <w:r w:rsidR="00237722" w:rsidRPr="001C0D7C">
          <w:rPr>
            <w:rFonts w:ascii="Times New Roman" w:hAnsi="Times New Roman" w:cs="Times New Roman"/>
            <w:sz w:val="24"/>
            <w:szCs w:val="24"/>
          </w:rPr>
          <w:delText xml:space="preserve"> (</w:delText>
        </w:r>
        <w:r w:rsidR="00237722">
          <w:rPr>
            <w:rFonts w:ascii="Times New Roman" w:hAnsi="Times New Roman" w:cs="Times New Roman"/>
            <w:sz w:val="24"/>
            <w:szCs w:val="24"/>
          </w:rPr>
          <w:delText>F</w:delText>
        </w:r>
        <w:r w:rsidR="00237722" w:rsidRPr="001C0D7C">
          <w:rPr>
            <w:rFonts w:ascii="Times New Roman" w:hAnsi="Times New Roman" w:cs="Times New Roman"/>
            <w:sz w:val="24"/>
            <w:szCs w:val="24"/>
          </w:rPr>
          <w:delText xml:space="preserve">) </w:delText>
        </w:r>
        <w:r w:rsidR="001C0D7C" w:rsidRPr="001C0D7C">
          <w:rPr>
            <w:rFonts w:ascii="Times New Roman" w:hAnsi="Times New Roman" w:cs="Times New Roman"/>
            <w:sz w:val="24"/>
            <w:szCs w:val="24"/>
          </w:rPr>
          <w:delText xml:space="preserve">illustrates that the relationship between </w:delText>
        </w:r>
        <w:r w:rsidR="001C0D7C" w:rsidRPr="00237722">
          <w:rPr>
            <w:rFonts w:ascii="Times New Roman" w:hAnsi="Times New Roman" w:cs="Times New Roman"/>
            <w:i/>
            <w:sz w:val="24"/>
            <w:szCs w:val="24"/>
          </w:rPr>
          <w:delText>Tin(II) octoate</w:delText>
        </w:r>
        <w:r w:rsidR="001C0D7C" w:rsidRPr="001C0D7C">
          <w:rPr>
            <w:rFonts w:ascii="Times New Roman" w:hAnsi="Times New Roman" w:cs="Times New Roman"/>
            <w:sz w:val="24"/>
            <w:szCs w:val="24"/>
          </w:rPr>
          <w:delText xml:space="preserve"> concentration and T</w:delText>
        </w:r>
        <w:r w:rsidR="001C0D7C" w:rsidRPr="00237722">
          <w:rPr>
            <w:rFonts w:ascii="Times New Roman" w:hAnsi="Times New Roman" w:cs="Times New Roman"/>
            <w:sz w:val="24"/>
            <w:szCs w:val="24"/>
            <w:vertAlign w:val="subscript"/>
          </w:rPr>
          <w:delText>g</w:delText>
        </w:r>
        <w:r w:rsidR="001C0D7C" w:rsidRPr="001C0D7C">
          <w:rPr>
            <w:rFonts w:ascii="Times New Roman" w:hAnsi="Times New Roman" w:cs="Times New Roman"/>
            <w:sz w:val="24"/>
            <w:szCs w:val="24"/>
          </w:rPr>
          <w:delText xml:space="preserve"> exhibits four well-defined, periodic regions of high probability centered at approximately 60-65</w:delText>
        </w:r>
        <w:r w:rsidR="0055648C">
          <w:rPr>
            <w:rFonts w:ascii="Times New Roman" w:hAnsi="Times New Roman" w:cs="Times New Roman"/>
            <w:sz w:val="24"/>
            <w:szCs w:val="24"/>
          </w:rPr>
          <w:delText xml:space="preserve"> </w:delText>
        </w:r>
        <w:r w:rsidR="001C0D7C" w:rsidRPr="001C0D7C">
          <w:rPr>
            <w:rFonts w:ascii="Times New Roman" w:hAnsi="Times New Roman" w:cs="Times New Roman"/>
            <w:sz w:val="24"/>
            <w:szCs w:val="24"/>
          </w:rPr>
          <w:delText>°C, occurring at regular intervals (0.0, 0.</w:delText>
        </w:r>
        <w:r w:rsidR="00237722">
          <w:rPr>
            <w:rFonts w:ascii="Times New Roman" w:hAnsi="Times New Roman" w:cs="Times New Roman"/>
            <w:sz w:val="24"/>
            <w:szCs w:val="24"/>
          </w:rPr>
          <w:delText>4, 1.0, and 1.4 concentrations</w:delText>
        </w:r>
        <w:r w:rsidR="002E4CF3">
          <w:rPr>
            <w:rFonts w:ascii="Times New Roman" w:hAnsi="Times New Roman" w:cs="Times New Roman"/>
            <w:sz w:val="24"/>
            <w:szCs w:val="24"/>
          </w:rPr>
          <w:delText xml:space="preserve"> as define in the input parameter grid</w:delText>
        </w:r>
        <w:r w:rsidR="00237722">
          <w:rPr>
            <w:rFonts w:ascii="Times New Roman" w:hAnsi="Times New Roman" w:cs="Times New Roman"/>
            <w:sz w:val="24"/>
            <w:szCs w:val="24"/>
          </w:rPr>
          <w:delText>)</w:delText>
        </w:r>
        <w:r w:rsidR="001C0D7C" w:rsidRPr="001C0D7C">
          <w:rPr>
            <w:rFonts w:ascii="Times New Roman" w:hAnsi="Times New Roman" w:cs="Times New Roman"/>
            <w:sz w:val="24"/>
            <w:szCs w:val="24"/>
          </w:rPr>
          <w:delText>.</w:delText>
        </w:r>
        <w:r w:rsidR="00A8455B">
          <w:rPr>
            <w:rFonts w:ascii="Times New Roman" w:hAnsi="Times New Roman" w:cs="Times New Roman"/>
            <w:sz w:val="24"/>
            <w:szCs w:val="24"/>
          </w:rPr>
          <w:delText xml:space="preserve"> The influence of </w:delText>
        </w:r>
        <w:r w:rsidR="00A8455B" w:rsidRPr="00A8455B">
          <w:rPr>
            <w:rFonts w:ascii="Times New Roman" w:hAnsi="Times New Roman" w:cs="Times New Roman"/>
            <w:i/>
            <w:sz w:val="24"/>
            <w:szCs w:val="24"/>
          </w:rPr>
          <w:delText>Swelling ratio (%)</w:delText>
        </w:r>
        <w:r w:rsidR="00A8455B">
          <w:rPr>
            <w:rFonts w:ascii="Times New Roman" w:hAnsi="Times New Roman" w:cs="Times New Roman"/>
            <w:sz w:val="24"/>
            <w:szCs w:val="24"/>
          </w:rPr>
          <w:delText xml:space="preserve"> feature is shown in </w:delText>
        </w:r>
        <w:r w:rsidR="0055648C">
          <w:rPr>
            <w:rFonts w:ascii="Times New Roman" w:hAnsi="Times New Roman" w:cs="Times New Roman"/>
            <w:sz w:val="24"/>
            <w:szCs w:val="24"/>
          </w:rPr>
          <w:delText>Figure S1</w:delText>
        </w:r>
        <w:r w:rsidR="0058549D">
          <w:rPr>
            <w:rFonts w:ascii="Times New Roman" w:hAnsi="Times New Roman" w:cs="Times New Roman"/>
            <w:sz w:val="24"/>
            <w:szCs w:val="24"/>
          </w:rPr>
          <w:delText>5</w:delText>
        </w:r>
        <w:r w:rsidR="0098781A">
          <w:rPr>
            <w:rFonts w:ascii="Times New Roman" w:hAnsi="Times New Roman" w:cs="Times New Roman"/>
            <w:sz w:val="24"/>
            <w:szCs w:val="24"/>
          </w:rPr>
          <w:delText xml:space="preserve"> in the </w:delText>
        </w:r>
        <w:r w:rsidR="00E62DF7">
          <w:rPr>
            <w:rFonts w:ascii="Times New Roman" w:hAnsi="Times New Roman" w:cs="Times New Roman"/>
            <w:sz w:val="24"/>
            <w:szCs w:val="24"/>
          </w:rPr>
          <w:delText>S</w:delText>
        </w:r>
        <w:r w:rsidR="0055648C">
          <w:rPr>
            <w:rFonts w:ascii="Times New Roman" w:hAnsi="Times New Roman" w:cs="Times New Roman"/>
            <w:sz w:val="24"/>
            <w:szCs w:val="24"/>
          </w:rPr>
          <w:delText xml:space="preserve">upporting </w:delText>
        </w:r>
        <w:r w:rsidR="00E62DF7">
          <w:rPr>
            <w:rFonts w:ascii="Times New Roman" w:hAnsi="Times New Roman" w:cs="Times New Roman"/>
            <w:sz w:val="24"/>
            <w:szCs w:val="24"/>
          </w:rPr>
          <w:delText>I</w:delText>
        </w:r>
        <w:r w:rsidR="0055648C">
          <w:rPr>
            <w:rFonts w:ascii="Times New Roman" w:hAnsi="Times New Roman" w:cs="Times New Roman"/>
            <w:sz w:val="24"/>
            <w:szCs w:val="24"/>
          </w:rPr>
          <w:delText xml:space="preserve">nformation </w:delText>
        </w:r>
        <w:r w:rsidR="00A8455B">
          <w:rPr>
            <w:rFonts w:ascii="Times New Roman" w:hAnsi="Times New Roman" w:cs="Times New Roman"/>
            <w:sz w:val="24"/>
            <w:szCs w:val="24"/>
          </w:rPr>
          <w:delText xml:space="preserve">section </w:delText>
        </w:r>
        <w:r w:rsidR="0058549D">
          <w:rPr>
            <w:rFonts w:ascii="Times New Roman" w:hAnsi="Times New Roman" w:cs="Times New Roman"/>
            <w:sz w:val="24"/>
            <w:szCs w:val="24"/>
          </w:rPr>
          <w:delText>5</w:delText>
        </w:r>
        <w:r w:rsidR="00A8455B">
          <w:rPr>
            <w:rFonts w:ascii="Times New Roman" w:hAnsi="Times New Roman" w:cs="Times New Roman"/>
            <w:sz w:val="24"/>
            <w:szCs w:val="24"/>
          </w:rPr>
          <w:delText xml:space="preserve">. </w:delText>
        </w:r>
      </w:del>
    </w:p>
    <w:p w14:paraId="040C553B" w14:textId="77777777" w:rsidR="00E25D0A" w:rsidRDefault="004B1565" w:rsidP="007F4BEA">
      <w:pPr>
        <w:keepNext/>
        <w:jc w:val="center"/>
        <w:rPr>
          <w:del w:id="1224" w:author="Acaru, Silviu" w:date="2026-03-17T23:10:00Z" w16du:dateUtc="2026-03-17T22:10:00Z"/>
          <w:rFonts w:ascii="Times New Roman" w:hAnsi="Times New Roman" w:cs="Times New Roman"/>
          <w:sz w:val="24"/>
          <w:szCs w:val="24"/>
        </w:rPr>
      </w:pPr>
      <w:del w:id="1225" w:author="Acaru, Silviu" w:date="2026-03-17T23:10:00Z" w16du:dateUtc="2026-03-17T22:10:00Z">
        <w:r>
          <w:rPr>
            <w:rFonts w:ascii="Times New Roman" w:hAnsi="Times New Roman" w:cs="Times New Roman"/>
            <w:noProof/>
            <w:sz w:val="24"/>
            <w:szCs w:val="24"/>
          </w:rPr>
          <w:drawing>
            <wp:inline distT="0" distB="0" distL="0" distR="0" wp14:anchorId="5719E4E3" wp14:editId="176EAFE9">
              <wp:extent cx="4567962" cy="4557713"/>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ged_image_with_labels.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9817" cy="4569541"/>
                      </a:xfrm>
                      <a:prstGeom prst="rect">
                        <a:avLst/>
                      </a:prstGeom>
                    </pic:spPr>
                  </pic:pic>
                </a:graphicData>
              </a:graphic>
            </wp:inline>
          </w:drawing>
        </w:r>
      </w:del>
    </w:p>
    <w:p w14:paraId="65B78F5F" w14:textId="682E665D" w:rsidR="001856C9" w:rsidRPr="00A8455B" w:rsidRDefault="00DE587C" w:rsidP="00237722">
      <w:pPr>
        <w:jc w:val="both"/>
        <w:rPr>
          <w:ins w:id="1226" w:author="Acaru, Silviu" w:date="2026-03-17T23:10:00Z" w16du:dateUtc="2026-03-17T22:10:00Z"/>
          <w:rFonts w:ascii="Times New Roman" w:hAnsi="Times New Roman" w:cs="Times New Roman"/>
          <w:sz w:val="24"/>
          <w:szCs w:val="24"/>
        </w:rPr>
      </w:pPr>
      <w:ins w:id="1227" w:author="Acaru, Silviu" w:date="2026-03-17T23:10:00Z" w16du:dateUtc="2026-03-17T22:10:00Z">
        <w:r w:rsidRPr="001C0D7C">
          <w:rPr>
            <w:rFonts w:ascii="Times New Roman" w:hAnsi="Times New Roman" w:cs="Times New Roman"/>
            <w:sz w:val="24"/>
            <w:szCs w:val="24"/>
          </w:rPr>
          <w:t xml:space="preserve"> (</w:t>
        </w:r>
        <w:r>
          <w:rPr>
            <w:rFonts w:ascii="Times New Roman" w:hAnsi="Times New Roman" w:cs="Times New Roman"/>
            <w:sz w:val="24"/>
            <w:szCs w:val="24"/>
          </w:rPr>
          <w:t>E</w:t>
        </w:r>
        <w:r w:rsidRPr="001C0D7C">
          <w:rPr>
            <w:rFonts w:ascii="Times New Roman" w:hAnsi="Times New Roman" w:cs="Times New Roman"/>
            <w:sz w:val="24"/>
            <w:szCs w:val="24"/>
          </w:rPr>
          <w:t>)</w:t>
        </w:r>
        <w:r w:rsidRPr="006D7212">
          <w:rPr>
            <w:rFonts w:ascii="Times New Roman" w:hAnsi="Times New Roman" w:cs="Times New Roman"/>
            <w:sz w:val="24"/>
            <w:szCs w:val="24"/>
          </w:rPr>
          <w:t>,</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 xml:space="preserve">the co-polyol content exhibits a pronounced U-shaped dependence: a high-density region at 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centered around 60 °C transitions sharply to a minimum at 25–35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(prediction density concentrated around 15–20 °C), before recovering above 50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with a second high-density region at 60–70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around 55–65 °C. This behavior reflects competing effects: at low co-polyol content, the rigid lignin-rich network dominates, yielding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at intermediate concentrations, the flexible soft-segment phase dilutes the hard-segment network, depressing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to its minimum; while at high co-polyol content, increased chain entanglement density and potential phase separation restore higher thermal properties.</w:t>
        </w:r>
      </w:ins>
    </w:p>
    <w:p w14:paraId="6C079BC3" w14:textId="589EDF3D" w:rsidR="00E25D0A" w:rsidRDefault="004D5D42" w:rsidP="007F4BEA">
      <w:pPr>
        <w:keepNext/>
        <w:jc w:val="center"/>
        <w:rPr>
          <w:ins w:id="1228" w:author="Acaru, Silviu" w:date="2026-03-17T23:10:00Z" w16du:dateUtc="2026-03-17T22:10:00Z"/>
          <w:rFonts w:ascii="Times New Roman" w:hAnsi="Times New Roman" w:cs="Times New Roman"/>
          <w:sz w:val="24"/>
          <w:szCs w:val="24"/>
        </w:rPr>
      </w:pPr>
      <w:ins w:id="1229" w:author="Acaru, Silviu" w:date="2026-03-17T23:10:00Z" w16du:dateUtc="2026-03-17T22:10:00Z">
        <w:r>
          <w:rPr>
            <w:rFonts w:ascii="Times New Roman" w:hAnsi="Times New Roman" w:cs="Times New Roman"/>
            <w:noProof/>
            <w:sz w:val="24"/>
            <w:szCs w:val="24"/>
          </w:rPr>
          <w:drawing>
            <wp:inline distT="0" distB="0" distL="0" distR="0" wp14:anchorId="12BAA7FC" wp14:editId="6E264C9D">
              <wp:extent cx="3638690" cy="4234249"/>
              <wp:effectExtent l="0" t="0" r="0" b="0"/>
              <wp:docPr id="20233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992" name="Picture 202336499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40656" cy="4236537"/>
                      </a:xfrm>
                      <a:prstGeom prst="rect">
                        <a:avLst/>
                      </a:prstGeom>
                    </pic:spPr>
                  </pic:pic>
                </a:graphicData>
              </a:graphic>
            </wp:inline>
          </w:drawing>
        </w:r>
      </w:ins>
    </w:p>
    <w:p w14:paraId="11EFAA82" w14:textId="0A355AC3" w:rsidR="00EA3BBC" w:rsidRPr="00271356" w:rsidRDefault="00E25D0A" w:rsidP="00203A30">
      <w:pPr>
        <w:pStyle w:val="Caption"/>
        <w:jc w:val="both"/>
        <w:rPr>
          <w:rFonts w:ascii="Times New Roman" w:hAnsi="Times New Roman" w:cs="Times New Roman"/>
          <w:sz w:val="24"/>
          <w:szCs w:val="24"/>
        </w:rPr>
      </w:pPr>
      <w:bookmarkStart w:id="1230"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1230"/>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4E520012" w:rsidR="003F33B7"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r>
        <w:rPr>
          <w:rFonts w:ascii="Times New Roman" w:hAnsi="Times New Roman" w:cs="Times New Roman"/>
          <w:sz w:val="24"/>
          <w:szCs w:val="24"/>
        </w:rPr>
        <w:t>(</w:t>
      </w:r>
      <w:r w:rsidR="0055648C">
        <w:rPr>
          <w:rFonts w:ascii="Times New Roman" w:hAnsi="Times New Roman" w:cs="Times New Roman"/>
          <w:sz w:val="24"/>
          <w:szCs w:val="24"/>
        </w:rPr>
        <w:t xml:space="preserve">Figure </w:t>
      </w:r>
      <w:del w:id="1231" w:author="Acaru, Silviu" w:date="2026-03-17T23:10:00Z" w16du:dateUtc="2026-03-17T22:10:00Z">
        <w:r w:rsidR="0055648C">
          <w:rPr>
            <w:rFonts w:ascii="Times New Roman" w:hAnsi="Times New Roman" w:cs="Times New Roman"/>
            <w:sz w:val="24"/>
            <w:szCs w:val="24"/>
          </w:rPr>
          <w:delText>S1</w:delText>
        </w:r>
        <w:r w:rsidR="0058549D">
          <w:rPr>
            <w:rFonts w:ascii="Times New Roman" w:hAnsi="Times New Roman" w:cs="Times New Roman"/>
            <w:sz w:val="24"/>
            <w:szCs w:val="24"/>
          </w:rPr>
          <w:delText>6</w:delText>
        </w:r>
      </w:del>
      <w:ins w:id="1232" w:author="Acaru, Silviu" w:date="2026-03-17T23:10:00Z" w16du:dateUtc="2026-03-17T22:10:00Z">
        <w:r w:rsidR="00414A31">
          <w:rPr>
            <w:rFonts w:ascii="Times New Roman" w:hAnsi="Times New Roman" w:cs="Times New Roman"/>
            <w:sz w:val="24"/>
            <w:szCs w:val="24"/>
          </w:rPr>
          <w:t>S6</w:t>
        </w:r>
      </w:ins>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del w:id="1233" w:author="Acaru, Silviu" w:date="2026-03-17T23:10:00Z" w16du:dateUtc="2026-03-17T22:10:00Z">
        <w:r w:rsidR="0058549D">
          <w:rPr>
            <w:rFonts w:ascii="Times New Roman" w:hAnsi="Times New Roman" w:cs="Times New Roman"/>
            <w:sz w:val="24"/>
            <w:szCs w:val="24"/>
          </w:rPr>
          <w:delText>5</w:delText>
        </w:r>
      </w:del>
      <w:ins w:id="1234" w:author="Acaru, Silviu" w:date="2026-03-17T23:10:00Z" w16du:dateUtc="2026-03-17T22:10:00Z">
        <w:r w:rsidR="00DE587C">
          <w:rPr>
            <w:rFonts w:ascii="Times New Roman" w:hAnsi="Times New Roman" w:cs="Times New Roman"/>
            <w:sz w:val="24"/>
            <w:szCs w:val="24"/>
          </w:rPr>
          <w:t>4</w:t>
        </w:r>
      </w:ins>
      <w:r>
        <w:rPr>
          <w:rFonts w:ascii="Times New Roman" w:hAnsi="Times New Roman" w:cs="Times New Roman"/>
          <w:sz w:val="24"/>
          <w:szCs w:val="24"/>
        </w:rPr>
        <w:t>)</w:t>
      </w:r>
      <w:r w:rsidR="002E4CF3">
        <w:rPr>
          <w:rFonts w:ascii="Times New Roman" w:hAnsi="Times New Roman" w:cs="Times New Roman"/>
          <w:sz w:val="24"/>
          <w:szCs w:val="24"/>
        </w:rPr>
        <w:t xml:space="preserve">. </w:t>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r w:rsidR="0028417F">
        <w:rPr>
          <w:rFonts w:ascii="Times New Roman" w:hAnsi="Times New Roman" w:cs="Times New Roman"/>
          <w:sz w:val="24"/>
          <w:szCs w:val="24"/>
        </w:rPr>
        <w:t xml:space="preserve"> </w:t>
      </w:r>
      <w:del w:id="1235" w:author="Acaru, Silviu" w:date="2026-03-17T23:10:00Z" w16du:dateUtc="2026-03-17T22:10:00Z">
        <w:r w:rsidR="004D6D17" w:rsidRPr="004D6D17">
          <w:rPr>
            <w:rFonts w:ascii="Times New Roman" w:hAnsi="Times New Roman" w:cs="Times New Roman"/>
            <w:sz w:val="24"/>
            <w:szCs w:val="24"/>
          </w:rPr>
          <w:delText>shows</w:delText>
        </w:r>
      </w:del>
      <w:ins w:id="1236" w:author="Acaru, Silviu" w:date="2026-03-17T23:10:00Z" w16du:dateUtc="2026-03-17T22:10:00Z">
        <w:r w:rsidR="0028417F">
          <w:rPr>
            <w:rFonts w:ascii="Times New Roman" w:hAnsi="Times New Roman" w:cs="Times New Roman"/>
            <w:sz w:val="24"/>
            <w:szCs w:val="24"/>
          </w:rPr>
          <w:t>reveals</w:t>
        </w:r>
      </w:ins>
      <w:r w:rsidR="0028417F">
        <w:rPr>
          <w:rFonts w:ascii="Times New Roman" w:hAnsi="Times New Roman" w:cs="Times New Roman"/>
          <w:sz w:val="24"/>
          <w:szCs w:val="24"/>
        </w:rPr>
        <w:t xml:space="preserve"> a </w:t>
      </w:r>
      <w:del w:id="1237" w:author="Acaru, Silviu" w:date="2026-03-17T23:10:00Z" w16du:dateUtc="2026-03-17T22:10:00Z">
        <w:r w:rsidR="004D6D17" w:rsidRPr="004D6D17">
          <w:rPr>
            <w:rFonts w:ascii="Times New Roman" w:hAnsi="Times New Roman" w:cs="Times New Roman"/>
            <w:sz w:val="24"/>
            <w:szCs w:val="24"/>
          </w:rPr>
          <w:delText>strong peak around 73</w:delText>
        </w:r>
        <w:r w:rsidR="0055648C">
          <w:rPr>
            <w:rFonts w:ascii="Times New Roman" w:hAnsi="Times New Roman" w:cs="Times New Roman"/>
            <w:sz w:val="24"/>
            <w:szCs w:val="24"/>
          </w:rPr>
          <w:delText xml:space="preserve"> </w:delText>
        </w:r>
        <w:r w:rsidR="004D6D17" w:rsidRPr="004D6D17">
          <w:rPr>
            <w:rFonts w:ascii="Times New Roman" w:hAnsi="Times New Roman" w:cs="Times New Roman"/>
            <w:sz w:val="24"/>
            <w:szCs w:val="24"/>
          </w:rPr>
          <w:delText xml:space="preserve">°C, </w:delText>
        </w:r>
      </w:del>
      <w:ins w:id="1238" w:author="Acaru, Silviu" w:date="2026-03-17T23:10:00Z" w16du:dateUtc="2026-03-17T22:10:00Z">
        <w:r w:rsidR="0028417F">
          <w:rPr>
            <w:rFonts w:ascii="Times New Roman" w:hAnsi="Times New Roman" w:cs="Times New Roman"/>
            <w:sz w:val="24"/>
            <w:szCs w:val="24"/>
          </w:rPr>
          <w:t xml:space="preserve">multimodal distribution </w:t>
        </w:r>
      </w:ins>
      <w:r w:rsidR="0028417F">
        <w:rPr>
          <w:rFonts w:ascii="Times New Roman" w:hAnsi="Times New Roman" w:cs="Times New Roman"/>
          <w:sz w:val="24"/>
          <w:szCs w:val="24"/>
        </w:rPr>
        <w:t xml:space="preserve">with </w:t>
      </w:r>
      <w:del w:id="1239" w:author="Acaru, Silviu" w:date="2026-03-17T23:10:00Z" w16du:dateUtc="2026-03-17T22:10:00Z">
        <w:r w:rsidR="004D6D17" w:rsidRPr="004D6D17">
          <w:rPr>
            <w:rFonts w:ascii="Times New Roman" w:hAnsi="Times New Roman" w:cs="Times New Roman"/>
            <w:sz w:val="24"/>
            <w:szCs w:val="24"/>
          </w:rPr>
          <w:delText>frequencies reaching</w:delText>
        </w:r>
      </w:del>
      <w:ins w:id="1240" w:author="Acaru, Silviu" w:date="2026-03-17T23:10:00Z" w16du:dateUtc="2026-03-17T22:10:00Z">
        <w:r w:rsidR="0028417F">
          <w:rPr>
            <w:rFonts w:ascii="Times New Roman" w:hAnsi="Times New Roman" w:cs="Times New Roman"/>
            <w:sz w:val="24"/>
            <w:szCs w:val="24"/>
          </w:rPr>
          <w:t>the strongest peaks concentrated in the mid-to-high temperature range, where frequencies reach</w:t>
        </w:r>
      </w:ins>
      <w:r w:rsidR="0028417F">
        <w:rPr>
          <w:rFonts w:ascii="Times New Roman" w:hAnsi="Times New Roman" w:cs="Times New Roman"/>
          <w:sz w:val="24"/>
          <w:szCs w:val="24"/>
        </w:rPr>
        <w:t xml:space="preserve"> approximately </w:t>
      </w:r>
      <w:del w:id="1241" w:author="Acaru, Silviu" w:date="2026-03-17T23:10:00Z" w16du:dateUtc="2026-03-17T22:10:00Z">
        <w:r w:rsidR="004D6D17" w:rsidRPr="004D6D17">
          <w:rPr>
            <w:rFonts w:ascii="Times New Roman" w:hAnsi="Times New Roman" w:cs="Times New Roman"/>
            <w:sz w:val="24"/>
            <w:szCs w:val="24"/>
          </w:rPr>
          <w:delText>273,000</w:delText>
        </w:r>
      </w:del>
      <w:ins w:id="1242" w:author="Acaru, Silviu" w:date="2026-03-17T23:10:00Z" w16du:dateUtc="2026-03-17T22:10:00Z">
        <w:r w:rsidR="0028417F">
          <w:rPr>
            <w:rFonts w:ascii="Times New Roman" w:hAnsi="Times New Roman" w:cs="Times New Roman"/>
            <w:sz w:val="24"/>
            <w:szCs w:val="24"/>
          </w:rPr>
          <w:t>10.928</w:t>
        </w:r>
      </w:ins>
      <w:r w:rsidR="0028417F">
        <w:rPr>
          <w:rFonts w:ascii="Times New Roman" w:hAnsi="Times New Roman" w:cs="Times New Roman"/>
          <w:sz w:val="24"/>
          <w:szCs w:val="24"/>
        </w:rPr>
        <w:t xml:space="preserve"> predictions </w:t>
      </w:r>
      <w:del w:id="1243" w:author="Acaru, Silviu" w:date="2026-03-17T23:10:00Z" w16du:dateUtc="2026-03-17T22:10:00Z">
        <w:r w:rsidR="004D6D17" w:rsidRPr="004D6D17">
          <w:rPr>
            <w:rFonts w:ascii="Times New Roman" w:hAnsi="Times New Roman" w:cs="Times New Roman"/>
            <w:sz w:val="24"/>
            <w:szCs w:val="24"/>
          </w:rPr>
          <w:delText>in this region.</w:delText>
        </w:r>
      </w:del>
      <w:ins w:id="1244" w:author="Acaru, Silviu" w:date="2026-03-17T23:10:00Z" w16du:dateUtc="2026-03-17T22:10:00Z">
        <w:r w:rsidR="0028417F">
          <w:rPr>
            <w:rFonts w:ascii="Times New Roman" w:hAnsi="Times New Roman" w:cs="Times New Roman"/>
            <w:sz w:val="24"/>
            <w:szCs w:val="24"/>
          </w:rPr>
          <w:t xml:space="preserve">at the highest point. Several prominent peaks are observed in </w:t>
        </w:r>
        <w:proofErr w:type="gramStart"/>
        <w:r w:rsidR="0028417F">
          <w:rPr>
            <w:rFonts w:ascii="Times New Roman" w:hAnsi="Times New Roman" w:cs="Times New Roman"/>
            <w:sz w:val="24"/>
            <w:szCs w:val="24"/>
          </w:rPr>
          <w:t>close proximity</w:t>
        </w:r>
        <w:proofErr w:type="gramEnd"/>
        <w:r w:rsidR="0028417F">
          <w:rPr>
            <w:rFonts w:ascii="Times New Roman" w:hAnsi="Times New Roman" w:cs="Times New Roman"/>
            <w:sz w:val="24"/>
            <w:szCs w:val="24"/>
          </w:rPr>
          <w:t>, with frequencies of 10.539, 10.381 and 10.331, forming a dominant cluster, followed by a secondary peak of 9.883.</w:t>
        </w:r>
      </w:ins>
      <w:r w:rsidR="004D6D17" w:rsidRPr="004D6D17">
        <w:rPr>
          <w:rFonts w:ascii="Times New Roman" w:hAnsi="Times New Roman" w:cs="Times New Roman"/>
          <w:sz w:val="24"/>
          <w:szCs w:val="24"/>
        </w:rPr>
        <w:t xml:space="preserve"> The distribution is notably </w:t>
      </w:r>
      <w:ins w:id="1245" w:author="Acaru, Silviu" w:date="2026-03-17T23:10:00Z" w16du:dateUtc="2026-03-17T22:10:00Z">
        <w:r w:rsidR="0028417F">
          <w:rPr>
            <w:rFonts w:ascii="Times New Roman" w:hAnsi="Times New Roman" w:cs="Times New Roman"/>
            <w:sz w:val="24"/>
            <w:szCs w:val="24"/>
          </w:rPr>
          <w:t xml:space="preserve">right </w:t>
        </w:r>
      </w:ins>
      <w:r w:rsidR="004D6D17" w:rsidRPr="004D6D17">
        <w:rPr>
          <w:rFonts w:ascii="Times New Roman" w:hAnsi="Times New Roman" w:cs="Times New Roman"/>
          <w:sz w:val="24"/>
          <w:szCs w:val="24"/>
        </w:rPr>
        <w:t xml:space="preserve">skewed, with </w:t>
      </w:r>
      <w:del w:id="1246" w:author="Acaru, Silviu" w:date="2026-03-17T23:10:00Z" w16du:dateUtc="2026-03-17T22:10:00Z">
        <w:r w:rsidR="004D6D17" w:rsidRPr="004D6D17">
          <w:rPr>
            <w:rFonts w:ascii="Times New Roman" w:hAnsi="Times New Roman" w:cs="Times New Roman"/>
            <w:sz w:val="24"/>
            <w:szCs w:val="24"/>
          </w:rPr>
          <w:delText>higher frequencies concentrated between 40</w:delText>
        </w:r>
        <w:r w:rsidR="0055648C">
          <w:rPr>
            <w:rFonts w:ascii="Times New Roman" w:hAnsi="Times New Roman" w:cs="Times New Roman"/>
            <w:sz w:val="24"/>
            <w:szCs w:val="24"/>
          </w:rPr>
          <w:delText xml:space="preserve"> </w:delText>
        </w:r>
        <w:r w:rsidR="004D6D17" w:rsidRPr="004D6D17">
          <w:rPr>
            <w:rFonts w:ascii="Times New Roman" w:hAnsi="Times New Roman" w:cs="Times New Roman"/>
            <w:sz w:val="24"/>
            <w:szCs w:val="24"/>
          </w:rPr>
          <w:delText>°C and 80</w:delText>
        </w:r>
        <w:r w:rsidR="0055648C">
          <w:rPr>
            <w:rFonts w:ascii="Times New Roman" w:hAnsi="Times New Roman" w:cs="Times New Roman"/>
            <w:sz w:val="24"/>
            <w:szCs w:val="24"/>
          </w:rPr>
          <w:delText xml:space="preserve"> </w:delText>
        </w:r>
        <w:r w:rsidR="004D6D17" w:rsidRPr="004D6D17">
          <w:rPr>
            <w:rFonts w:ascii="Times New Roman" w:hAnsi="Times New Roman" w:cs="Times New Roman"/>
            <w:sz w:val="24"/>
            <w:szCs w:val="24"/>
          </w:rPr>
          <w:delText xml:space="preserve">°C, while </w:delText>
        </w:r>
      </w:del>
      <w:r w:rsidR="0028417F">
        <w:rPr>
          <w:rFonts w:ascii="Times New Roman" w:hAnsi="Times New Roman" w:cs="Times New Roman"/>
          <w:sz w:val="24"/>
          <w:szCs w:val="24"/>
        </w:rPr>
        <w:t xml:space="preserve">predictions </w:t>
      </w:r>
      <w:ins w:id="1247" w:author="Acaru, Silviu" w:date="2026-03-17T23:10:00Z" w16du:dateUtc="2026-03-17T22:10:00Z">
        <w:r w:rsidR="0028417F">
          <w:rPr>
            <w:rFonts w:ascii="Times New Roman" w:hAnsi="Times New Roman" w:cs="Times New Roman"/>
            <w:sz w:val="24"/>
            <w:szCs w:val="24"/>
          </w:rPr>
          <w:t xml:space="preserve">gradually building from very low frequencies, </w:t>
        </w:r>
      </w:ins>
      <w:r w:rsidR="0028417F">
        <w:rPr>
          <w:rFonts w:ascii="Times New Roman" w:hAnsi="Times New Roman" w:cs="Times New Roman"/>
          <w:sz w:val="24"/>
          <w:szCs w:val="24"/>
        </w:rPr>
        <w:t xml:space="preserve">below </w:t>
      </w:r>
      <w:ins w:id="1248" w:author="Acaru, Silviu" w:date="2026-03-17T23:10:00Z" w16du:dateUtc="2026-03-17T22:10:00Z">
        <w:r w:rsidR="0028417F">
          <w:rPr>
            <w:rFonts w:ascii="Times New Roman" w:hAnsi="Times New Roman" w:cs="Times New Roman"/>
            <w:sz w:val="24"/>
            <w:szCs w:val="24"/>
          </w:rPr>
          <w:t xml:space="preserve">-100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w:t>
        </w:r>
      </w:ins>
      <w:r w:rsidR="0028417F">
        <w:rPr>
          <w:rFonts w:ascii="Times New Roman" w:hAnsi="Times New Roman" w:cs="Times New Roman"/>
          <w:sz w:val="24"/>
          <w:szCs w:val="24"/>
        </w:rPr>
        <w:t xml:space="preserve">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t>
      </w:r>
      <w:del w:id="1249" w:author="Acaru, Silviu" w:date="2026-03-17T23:10:00Z" w16du:dateUtc="2026-03-17T22:10:00Z">
        <w:r w:rsidR="004D6D17" w:rsidRPr="004D6D17">
          <w:rPr>
            <w:rFonts w:ascii="Times New Roman" w:hAnsi="Times New Roman" w:cs="Times New Roman"/>
            <w:sz w:val="24"/>
            <w:szCs w:val="24"/>
          </w:rPr>
          <w:delText>are</w:delText>
        </w:r>
      </w:del>
      <w:ins w:id="1250" w:author="Acaru, Silviu" w:date="2026-03-17T23:10:00Z" w16du:dateUtc="2026-03-17T22:10:00Z">
        <w:r w:rsidR="0028417F">
          <w:rPr>
            <w:rFonts w:ascii="Times New Roman" w:hAnsi="Times New Roman" w:cs="Times New Roman"/>
            <w:sz w:val="24"/>
            <w:szCs w:val="24"/>
          </w:rPr>
          <w:t>(where frequencies reach approximately 7.700), and culminating in the highest frequency region. Predictions at the lower and upper extremes of the temperature range remain</w:t>
        </w:r>
      </w:ins>
      <w:r w:rsidR="0028417F">
        <w:rPr>
          <w:rFonts w:ascii="Times New Roman" w:hAnsi="Times New Roman" w:cs="Times New Roman"/>
          <w:sz w:val="24"/>
          <w:szCs w:val="24"/>
        </w:rPr>
        <w:t xml:space="preserve"> relatively sparse</w:t>
      </w:r>
      <w:r w:rsidR="00BE4996">
        <w:rPr>
          <w:rFonts w:ascii="Times New Roman" w:hAnsi="Times New Roman" w:cs="Times New Roman"/>
          <w:sz w:val="24"/>
          <w:szCs w:val="24"/>
        </w:rPr>
        <w:t>.</w:t>
      </w:r>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ins w:id="1251" w:author="Acaru, Silviu" w:date="2026-03-17T23:10:00Z" w16du:dateUtc="2026-03-17T22:10:00Z">
        <w:r w:rsidR="00BE4996">
          <w:rPr>
            <w:rFonts w:ascii="Times New Roman" w:hAnsi="Times New Roman" w:cs="Times New Roman"/>
            <w:sz w:val="24"/>
            <w:szCs w:val="24"/>
          </w:rPr>
          <w:t>mid-</w:t>
        </w:r>
      </w:ins>
      <w:r w:rsidR="00BE4996">
        <w:rPr>
          <w:rFonts w:ascii="Times New Roman" w:hAnsi="Times New Roman" w:cs="Times New Roman"/>
          <w:sz w:val="24"/>
          <w:szCs w:val="24"/>
        </w:rPr>
        <w:t xml:space="preserve">range of </w:t>
      </w:r>
      <w:del w:id="1252" w:author="Acaru, Silviu" w:date="2026-03-17T23:10:00Z" w16du:dateUtc="2026-03-17T22:10:00Z">
        <w:r w:rsidR="004D6D17" w:rsidRPr="004D6D17">
          <w:rPr>
            <w:rFonts w:ascii="Times New Roman" w:hAnsi="Times New Roman" w:cs="Times New Roman"/>
            <w:sz w:val="24"/>
            <w:szCs w:val="24"/>
          </w:rPr>
          <w:delText>60-80</w:delText>
        </w:r>
        <w:r w:rsidR="0055648C">
          <w:rPr>
            <w:rFonts w:ascii="Times New Roman" w:hAnsi="Times New Roman" w:cs="Times New Roman"/>
            <w:sz w:val="24"/>
            <w:szCs w:val="24"/>
          </w:rPr>
          <w:delText xml:space="preserve"> </w:delText>
        </w:r>
        <w:r w:rsidR="004D6D17" w:rsidRPr="004D6D17">
          <w:rPr>
            <w:rFonts w:ascii="Times New Roman" w:hAnsi="Times New Roman" w:cs="Times New Roman"/>
            <w:sz w:val="24"/>
            <w:szCs w:val="24"/>
          </w:rPr>
          <w:delText>°C</w:delText>
        </w:r>
      </w:del>
      <w:ins w:id="1253" w:author="Acaru, Silviu" w:date="2026-03-17T23:10:00Z" w16du:dateUtc="2026-03-17T22:10:00Z">
        <w:r w:rsidR="00BE4996">
          <w:rPr>
            <w:rFonts w:ascii="Times New Roman" w:hAnsi="Times New Roman" w:cs="Times New Roman"/>
            <w:sz w:val="24"/>
            <w:szCs w:val="24"/>
          </w:rPr>
          <w:t xml:space="preserve">predicted </w:t>
        </w:r>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r w:rsidR="00BE4996">
          <w:rPr>
            <w:rFonts w:ascii="Times New Roman" w:hAnsi="Times New Roman" w:cs="Times New Roman"/>
            <w:sz w:val="24"/>
            <w:szCs w:val="24"/>
            <w:vertAlign w:val="subscript"/>
          </w:rPr>
          <w:t xml:space="preserve"> </w:t>
        </w:r>
        <w:r w:rsidR="00BE4996" w:rsidRPr="003D7DE8">
          <w:rPr>
            <w:rFonts w:ascii="Times New Roman" w:hAnsi="Times New Roman" w:cs="Times New Roman"/>
            <w:sz w:val="24"/>
            <w:szCs w:val="24"/>
          </w:rPr>
          <w:t>values</w:t>
        </w:r>
      </w:ins>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del w:id="1254" w:author="Acaru, Silviu" w:date="2026-03-17T23:10:00Z" w16du:dateUtc="2026-03-17T22:10:00Z">
        <w:r w:rsidR="004D6D17" w:rsidRPr="004D6D17">
          <w:rPr>
            <w:rFonts w:ascii="Times New Roman" w:hAnsi="Times New Roman" w:cs="Times New Roman"/>
            <w:sz w:val="24"/>
            <w:szCs w:val="24"/>
          </w:rPr>
          <w:delText>below 0</w:delText>
        </w:r>
        <w:r w:rsidR="0055648C">
          <w:rPr>
            <w:rFonts w:ascii="Times New Roman" w:hAnsi="Times New Roman" w:cs="Times New Roman"/>
            <w:sz w:val="24"/>
            <w:szCs w:val="24"/>
          </w:rPr>
          <w:delText xml:space="preserve"> </w:delText>
        </w:r>
        <w:r w:rsidR="004D6D17" w:rsidRPr="004D6D17">
          <w:rPr>
            <w:rFonts w:ascii="Times New Roman" w:hAnsi="Times New Roman" w:cs="Times New Roman"/>
            <w:sz w:val="24"/>
            <w:szCs w:val="24"/>
          </w:rPr>
          <w:delText>°C</w:delText>
        </w:r>
      </w:del>
      <w:ins w:id="1255" w:author="Acaru, Silviu" w:date="2026-03-17T23:10:00Z" w16du:dateUtc="2026-03-17T22:10:00Z">
        <w:r w:rsidR="00BC0AC4">
          <w:rPr>
            <w:rFonts w:ascii="Times New Roman" w:hAnsi="Times New Roman" w:cs="Times New Roman"/>
            <w:sz w:val="24"/>
            <w:szCs w:val="24"/>
          </w:rPr>
          <w:t xml:space="preserve">in the deeply negative </w:t>
        </w:r>
        <w:r w:rsidR="00652049">
          <w:rPr>
            <w:rFonts w:ascii="Times New Roman" w:hAnsi="Times New Roman" w:cs="Times New Roman"/>
            <w:sz w:val="24"/>
            <w:szCs w:val="24"/>
          </w:rPr>
          <w:t>range</w:t>
        </w:r>
      </w:ins>
      <w:r w:rsidR="004D6D17" w:rsidRPr="004D6D17">
        <w:rPr>
          <w:rFonts w:ascii="Times New Roman" w:hAnsi="Times New Roman" w:cs="Times New Roman"/>
          <w:sz w:val="24"/>
          <w:szCs w:val="24"/>
        </w:rPr>
        <w:t xml:space="preserve"> and shows lower confidence </w:t>
      </w:r>
      <w:del w:id="1256" w:author="Acaru, Silviu" w:date="2026-03-17T23:10:00Z" w16du:dateUtc="2026-03-17T22:10:00Z">
        <w:r w:rsidR="004D6D17" w:rsidRPr="004D6D17">
          <w:rPr>
            <w:rFonts w:ascii="Times New Roman" w:hAnsi="Times New Roman" w:cs="Times New Roman"/>
            <w:sz w:val="24"/>
            <w:szCs w:val="24"/>
          </w:rPr>
          <w:delText>in</w:delText>
        </w:r>
      </w:del>
      <w:ins w:id="1257" w:author="Acaru, Silviu" w:date="2026-03-17T23:10:00Z" w16du:dateUtc="2026-03-17T22:10:00Z">
        <w:r w:rsidR="00BC0AC4">
          <w:rPr>
            <w:rFonts w:ascii="Times New Roman" w:hAnsi="Times New Roman" w:cs="Times New Roman"/>
            <w:sz w:val="24"/>
            <w:szCs w:val="24"/>
          </w:rPr>
          <w:t>at</w:t>
        </w:r>
      </w:ins>
      <w:r w:rsidR="00BC0AC4">
        <w:rPr>
          <w:rFonts w:ascii="Times New Roman" w:hAnsi="Times New Roman" w:cs="Times New Roman"/>
          <w:sz w:val="24"/>
          <w:szCs w:val="24"/>
        </w:rPr>
        <w:t xml:space="preserve"> extreme temperatures</w:t>
      </w:r>
      <w:del w:id="1258" w:author="Acaru, Silviu" w:date="2026-03-17T23:10:00Z" w16du:dateUtc="2026-03-17T22:10:00Z">
        <w:r w:rsidR="004D6D17" w:rsidRPr="004D6D17">
          <w:rPr>
            <w:rFonts w:ascii="Times New Roman" w:hAnsi="Times New Roman" w:cs="Times New Roman"/>
            <w:sz w:val="24"/>
            <w:szCs w:val="24"/>
          </w:rPr>
          <w:delText>, particularly in</w:delText>
        </w:r>
      </w:del>
      <w:ins w:id="1259" w:author="Acaru, Silviu" w:date="2026-03-17T23:10:00Z" w16du:dateUtc="2026-03-17T22:10:00Z">
        <w:r w:rsidR="00BC0AC4">
          <w:rPr>
            <w:rFonts w:ascii="Times New Roman" w:hAnsi="Times New Roman" w:cs="Times New Roman"/>
            <w:sz w:val="24"/>
            <w:szCs w:val="24"/>
          </w:rPr>
          <w:t xml:space="preserve"> on both ends of</w:t>
        </w:r>
      </w:ins>
      <w:r w:rsidR="00BC0AC4">
        <w:rPr>
          <w:rFonts w:ascii="Times New Roman" w:hAnsi="Times New Roman" w:cs="Times New Roman"/>
          <w:sz w:val="24"/>
          <w:szCs w:val="24"/>
        </w:rPr>
        <w:t xml:space="preserve"> the </w:t>
      </w:r>
      <w:del w:id="1260" w:author="Acaru, Silviu" w:date="2026-03-17T23:10:00Z" w16du:dateUtc="2026-03-17T22:10:00Z">
        <w:r w:rsidR="004D6D17" w:rsidRPr="004D6D17">
          <w:rPr>
            <w:rFonts w:ascii="Times New Roman" w:hAnsi="Times New Roman" w:cs="Times New Roman"/>
            <w:sz w:val="24"/>
            <w:szCs w:val="24"/>
          </w:rPr>
          <w:delText>negative range</w:delText>
        </w:r>
      </w:del>
      <w:ins w:id="1261" w:author="Acaru, Silviu" w:date="2026-03-17T23:10:00Z" w16du:dateUtc="2026-03-17T22:10:00Z">
        <w:r w:rsidR="00BC0AC4">
          <w:rPr>
            <w:rFonts w:ascii="Times New Roman" w:hAnsi="Times New Roman" w:cs="Times New Roman"/>
            <w:sz w:val="24"/>
            <w:szCs w:val="24"/>
          </w:rPr>
          <w:t>spectrum</w:t>
        </w:r>
      </w:ins>
      <w:r w:rsidR="004D6D17" w:rsidRPr="004D6D17">
        <w:rPr>
          <w:rFonts w:ascii="Times New Roman" w:hAnsi="Times New Roman" w:cs="Times New Roman"/>
          <w:sz w:val="24"/>
          <w:szCs w:val="24"/>
        </w:rPr>
        <w:t>.</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2CC19A49" w14:textId="6891AD2A" w:rsidR="00A2310B" w:rsidRPr="00443E04" w:rsidRDefault="00A2310B" w:rsidP="0028417F">
      <w:pPr>
        <w:jc w:val="both"/>
        <w:rPr>
          <w:ins w:id="1262" w:author="Acaru, Silviu" w:date="2026-03-17T23:10:00Z" w16du:dateUtc="2026-03-17T22:10:00Z"/>
          <w:rFonts w:ascii="Times New Roman" w:hAnsi="Times New Roman" w:cs="Times New Roman"/>
          <w:sz w:val="24"/>
          <w:szCs w:val="24"/>
        </w:rPr>
      </w:pPr>
      <w:ins w:id="1263" w:author="Acaru, Silviu" w:date="2026-03-17T23:10:00Z" w16du:dateUtc="2026-03-17T22:10:00Z">
        <w:r w:rsidRPr="00A2310B">
          <w:rPr>
            <w:rFonts w:ascii="Times New Roman" w:hAnsi="Times New Roman" w:cs="Times New Roman"/>
            <w:sz w:val="24"/>
            <w:szCs w:val="24"/>
          </w:rPr>
          <w:t>Taken together, the mapping trends align with established polymer physics principles and translate into actionable formulation design guidelines. Lignin content is the primary T</w:t>
        </w:r>
        <w:r w:rsidRPr="003D7DE8">
          <w:rPr>
            <w:rFonts w:ascii="Times New Roman" w:hAnsi="Times New Roman" w:cs="Times New Roman"/>
            <w:sz w:val="24"/>
            <w:szCs w:val="24"/>
            <w:vertAlign w:val="subscript"/>
          </w:rPr>
          <w:t xml:space="preserve">g </w:t>
        </w:r>
        <w:r w:rsidRPr="00A2310B">
          <w:rPr>
            <w:rFonts w:ascii="Times New Roman" w:hAnsi="Times New Roman" w:cs="Times New Roman"/>
            <w:sz w:val="24"/>
            <w:szCs w:val="24"/>
          </w:rPr>
          <w:t>lever: formulations targeting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(&gt;50 °C) should employ 30–50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lignin, where aromatic crosslinking and π–π stacking interactions are maximized. Co-polyol molecular weight provides secondary thermal tuning, with PTHF 650 offering the broadest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design space due to its bimodal distribution. The [NCO]/[OH] ratio should be maintained in the sub-stoichiometric to stoichiometric range (0.55–0.85) for maximum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and prediction confidence, as excess isocyanate reduces both. Co-polyol content should either be minimized (&lt;25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xml:space="preserve">%, favoring rigid lignin-rich networks) or increased above 50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xml:space="preserve">% (where entanglement effects restore thermal performance), while the intermediate range (25–35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should be avoided when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is desired. These guidelines, derived from the systematic exploration of over 4 million formulation combinations, provide a rational framework for the design and optimization of lignin-based polyurethane architectures with targeted thermal properties.</w:t>
        </w:r>
      </w:ins>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1264" w:name="_Ref177048592"/>
      <w:bookmarkStart w:id="1265" w:name="_Toc179040480"/>
      <w:r w:rsidRPr="00443E04">
        <w:rPr>
          <w:rFonts w:ascii="Times New Roman" w:eastAsia="Times New Roman" w:hAnsi="Times New Roman" w:cs="Times New Roman"/>
          <w:sz w:val="24"/>
          <w:szCs w:val="24"/>
        </w:rPr>
        <w:t>Extrapolation</w:t>
      </w:r>
      <w:bookmarkEnd w:id="1264"/>
      <w:bookmarkEnd w:id="1265"/>
    </w:p>
    <w:p w14:paraId="46CE5697" w14:textId="540FBA6B"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Beyond analyzing our model's performance within the known temperature range, we tested its ability to predict T</w:t>
      </w:r>
      <w:r w:rsidRPr="005419FE">
        <w:rPr>
          <w:rFonts w:ascii="Times New Roman" w:hAnsi="Times New Roman" w:cs="Times New Roman"/>
          <w:sz w:val="24"/>
          <w:szCs w:val="24"/>
          <w:vertAlign w:val="subscript"/>
        </w:rPr>
        <w:t>g</w:t>
      </w:r>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w:t>
      </w:r>
      <w:del w:id="1266" w:author="Acaru, Silviu" w:date="2026-03-17T23:10:00Z" w16du:dateUtc="2026-03-17T22:10:00Z">
        <w:r w:rsidR="00730ED6">
          <w:rPr>
            <w:rFonts w:ascii="Times New Roman" w:hAnsi="Times New Roman" w:cs="Times New Roman"/>
            <w:sz w:val="24"/>
            <w:szCs w:val="24"/>
          </w:rPr>
          <w:delText xml:space="preserve">low </w:delText>
        </w:r>
      </w:del>
      <w:r w:rsidR="00730ED6">
        <w:rPr>
          <w:rFonts w:ascii="Times New Roman" w:hAnsi="Times New Roman" w:cs="Times New Roman"/>
          <w:sz w:val="24"/>
          <w:szCs w:val="24"/>
        </w:rPr>
        <w:t xml:space="preserve">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w:t>
      </w:r>
      <w:proofErr w:type="gramStart"/>
      <w:r w:rsidR="007F4BEA">
        <w:rPr>
          <w:rFonts w:ascii="Times New Roman" w:hAnsi="Times New Roman" w:cs="Times New Roman"/>
          <w:sz w:val="24"/>
          <w:szCs w:val="24"/>
        </w:rPr>
        <w:t xml:space="preserve">the </w:t>
      </w:r>
      <w:r w:rsidR="00730ED6">
        <w:rPr>
          <w:rFonts w:ascii="Times New Roman" w:hAnsi="Times New Roman" w:cs="Times New Roman"/>
          <w:sz w:val="24"/>
          <w:szCs w:val="24"/>
        </w:rPr>
        <w:t>majority of</w:t>
      </w:r>
      <w:proofErr w:type="gramEnd"/>
      <w:r w:rsidR="00730ED6">
        <w:rPr>
          <w:rFonts w:ascii="Times New Roman" w:hAnsi="Times New Roman" w:cs="Times New Roman"/>
          <w:sz w:val="24"/>
          <w:szCs w:val="24"/>
        </w:rPr>
        <w:t xml:space="preserve">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sidR="00EA12C8">
        <w:rPr>
          <w:rFonts w:ascii="Times New Roman" w:hAnsi="Times New Roman" w:cs="Times New Roman"/>
          <w:sz w:val="24"/>
          <w:szCs w:val="24"/>
        </w:rPr>
        <w:t xml:space="preserve"> </w:t>
      </w:r>
      <w:del w:id="1267" w:author="Acaru, Silviu" w:date="2026-03-17T23:10:00Z" w16du:dateUtc="2026-03-17T22:10:00Z">
        <w:r>
          <w:rPr>
            <w:rFonts w:ascii="Times New Roman" w:hAnsi="Times New Roman" w:cs="Times New Roman"/>
            <w:sz w:val="24"/>
            <w:szCs w:val="24"/>
          </w:rPr>
          <w:delText>(</w:delText>
        </w:r>
        <w:r w:rsidRPr="005419FE">
          <w:rPr>
            <w:rFonts w:ascii="Times New Roman" w:hAnsi="Times New Roman" w:cs="Times New Roman"/>
            <w:i/>
            <w:sz w:val="24"/>
            <w:szCs w:val="24"/>
          </w:rPr>
          <w:delText>i.e.,</w:delText>
        </w:r>
        <w:r>
          <w:rPr>
            <w:rFonts w:ascii="Times New Roman" w:hAnsi="Times New Roman" w:cs="Times New Roman"/>
            <w:sz w:val="24"/>
            <w:szCs w:val="24"/>
          </w:rPr>
          <w:delText xml:space="preserve"> </w:delText>
        </w:r>
        <w:r w:rsidRPr="005419FE">
          <w:rPr>
            <w:rFonts w:ascii="Times New Roman" w:hAnsi="Times New Roman" w:cs="Times New Roman"/>
            <w:sz w:val="24"/>
            <w:szCs w:val="24"/>
          </w:rPr>
          <w:delText>-</w:delText>
        </w:r>
        <w:r>
          <w:rPr>
            <w:rFonts w:ascii="Times New Roman" w:hAnsi="Times New Roman" w:cs="Times New Roman"/>
            <w:sz w:val="24"/>
            <w:szCs w:val="24"/>
          </w:rPr>
          <w:delText>7</w:delText>
        </w:r>
        <w:r w:rsidR="0055648C">
          <w:rPr>
            <w:rFonts w:ascii="Times New Roman" w:hAnsi="Times New Roman" w:cs="Times New Roman"/>
            <w:sz w:val="24"/>
            <w:szCs w:val="24"/>
          </w:rPr>
          <w:delText xml:space="preserve"> </w:delText>
        </w:r>
        <w:r w:rsidRPr="005419FE">
          <w:rPr>
            <w:rFonts w:ascii="Times New Roman" w:hAnsi="Times New Roman" w:cs="Times New Roman"/>
            <w:sz w:val="24"/>
            <w:szCs w:val="24"/>
          </w:rPr>
          <w:delText>°C and 97</w:delText>
        </w:r>
        <w:r w:rsidR="0055648C">
          <w:rPr>
            <w:rFonts w:ascii="Times New Roman" w:hAnsi="Times New Roman" w:cs="Times New Roman"/>
            <w:sz w:val="24"/>
            <w:szCs w:val="24"/>
          </w:rPr>
          <w:delText xml:space="preserve"> </w:delText>
        </w:r>
        <w:r w:rsidRPr="005419FE">
          <w:rPr>
            <w:rFonts w:ascii="Times New Roman" w:hAnsi="Times New Roman" w:cs="Times New Roman"/>
            <w:sz w:val="24"/>
            <w:szCs w:val="24"/>
          </w:rPr>
          <w:delText>°C)</w:delText>
        </w:r>
        <w:r w:rsidR="000A5AD5" w:rsidRPr="005419FE">
          <w:rPr>
            <w:rFonts w:ascii="Times New Roman" w:hAnsi="Times New Roman" w:cs="Times New Roman"/>
            <w:sz w:val="24"/>
            <w:szCs w:val="24"/>
          </w:rPr>
          <w:delText>.</w:delText>
        </w:r>
        <w:r w:rsidRPr="005419FE">
          <w:rPr>
            <w:rFonts w:ascii="Times New Roman" w:hAnsi="Times New Roman" w:cs="Times New Roman"/>
            <w:sz w:val="24"/>
            <w:szCs w:val="24"/>
          </w:rPr>
          <w:delText xml:space="preserve"> </w:delText>
        </w:r>
        <w:r w:rsidRPr="007F4BEA">
          <w:rPr>
            <w:rFonts w:ascii="Times New Roman" w:hAnsi="Times New Roman" w:cs="Times New Roman"/>
            <w:sz w:val="24"/>
            <w:szCs w:val="24"/>
          </w:rPr>
          <w:delText xml:space="preserve">The model </w:delText>
        </w:r>
        <w:r>
          <w:rPr>
            <w:rFonts w:ascii="Times New Roman" w:hAnsi="Times New Roman" w:cs="Times New Roman"/>
            <w:sz w:val="24"/>
            <w:szCs w:val="24"/>
          </w:rPr>
          <w:delText>retained</w:delText>
        </w:r>
        <w:r w:rsidRPr="007F4BEA">
          <w:rPr>
            <w:rFonts w:ascii="Times New Roman" w:hAnsi="Times New Roman" w:cs="Times New Roman"/>
            <w:sz w:val="24"/>
            <w:szCs w:val="24"/>
          </w:rPr>
          <w:delText xml:space="preserve"> accuracy for points </w:delText>
        </w:r>
        <w:r>
          <w:rPr>
            <w:rFonts w:ascii="Times New Roman" w:hAnsi="Times New Roman" w:cs="Times New Roman"/>
            <w:sz w:val="24"/>
            <w:szCs w:val="24"/>
          </w:rPr>
          <w:delText>closest</w:delText>
        </w:r>
        <w:r w:rsidRPr="007F4BEA">
          <w:rPr>
            <w:rFonts w:ascii="Times New Roman" w:hAnsi="Times New Roman" w:cs="Times New Roman"/>
            <w:sz w:val="24"/>
            <w:szCs w:val="24"/>
          </w:rPr>
          <w:delText xml:space="preserve"> to the</w:delText>
        </w:r>
      </w:del>
      <w:ins w:id="1268" w:author="Acaru, Silviu" w:date="2026-03-17T23:10:00Z" w16du:dateUtc="2026-03-17T22:10:00Z">
        <w:r w:rsidR="00EA12C8">
          <w:rPr>
            <w:rFonts w:ascii="Times New Roman" w:hAnsi="Times New Roman" w:cs="Times New Roman"/>
            <w:sz w:val="24"/>
            <w:szCs w:val="24"/>
          </w:rPr>
          <w:t>at both ends of the range.</w:t>
        </w:r>
        <w:r w:rsidRPr="005419FE">
          <w:rPr>
            <w:rFonts w:ascii="Times New Roman" w:hAnsi="Times New Roman" w:cs="Times New Roman"/>
            <w:sz w:val="24"/>
            <w:szCs w:val="24"/>
          </w:rPr>
          <w:t xml:space="preserve"> </w:t>
        </w:r>
        <w:r w:rsidR="00EA12C8">
          <w:rPr>
            <w:rFonts w:ascii="Times New Roman" w:hAnsi="Times New Roman" w:cs="Times New Roman"/>
            <w:sz w:val="24"/>
            <w:szCs w:val="24"/>
          </w:rPr>
          <w:t xml:space="preserve">At the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r w:rsidR="00EA12C8" w:rsidRPr="007F4BEA">
          <w:rPr>
            <w:rFonts w:ascii="Times New Roman" w:hAnsi="Times New Roman" w:cs="Times New Roman"/>
            <w:sz w:val="24"/>
            <w:szCs w:val="24"/>
          </w:rPr>
          <w:t xml:space="preserve">Figure </w:t>
        </w:r>
        <w:r w:rsidR="00EA12C8">
          <w:rPr>
            <w:rFonts w:ascii="Times New Roman" w:hAnsi="Times New Roman" w:cs="Times New Roman"/>
            <w:noProof/>
            <w:sz w:val="24"/>
            <w:szCs w:val="24"/>
          </w:rPr>
          <w:t>9</w:t>
        </w:r>
        <w:r w:rsidR="00EA12C8">
          <w:rPr>
            <w:rFonts w:ascii="Times New Roman" w:hAnsi="Times New Roman" w:cs="Times New Roman"/>
            <w:sz w:val="24"/>
            <w:szCs w:val="24"/>
          </w:rPr>
          <w:fldChar w:fldCharType="end"/>
        </w:r>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r w:rsidR="00EA12C8">
          <w:rPr>
            <w:rFonts w:ascii="Times New Roman" w:hAnsi="Times New Roman" w:cs="Times New Roman"/>
            <w:sz w:val="24"/>
            <w:szCs w:val="24"/>
          </w:rPr>
          <w:t xml:space="preserve"> training</w:t>
        </w:r>
      </w:ins>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del w:id="1269" w:author="Acaru, Silviu" w:date="2026-03-17T23:10:00Z" w16du:dateUtc="2026-03-17T22:10:00Z">
        <w:r>
          <w:rPr>
            <w:rFonts w:ascii="Times New Roman" w:hAnsi="Times New Roman" w:cs="Times New Roman"/>
            <w:sz w:val="24"/>
            <w:szCs w:val="24"/>
          </w:rPr>
          <w:delText>linear and less reliable.</w:delText>
        </w:r>
      </w:del>
      <w:ins w:id="1270" w:author="Acaru, Silviu" w:date="2026-03-17T23:10:00Z" w16du:dateUtc="2026-03-17T22:10:00Z">
        <w:r w:rsidR="00EA12C8">
          <w:rPr>
            <w:rFonts w:ascii="Times New Roman" w:hAnsi="Times New Roman" w:cs="Times New Roman"/>
            <w:sz w:val="24"/>
            <w:szCs w:val="24"/>
          </w:rPr>
          <w:t xml:space="preserve">constant rather than tracking the actual values, reflecting characteristic flattening behavior of </w:t>
        </w:r>
        <w:r w:rsidR="00652049">
          <w:rPr>
            <w:rFonts w:ascii="Times New Roman" w:hAnsi="Times New Roman" w:cs="Times New Roman"/>
            <w:sz w:val="24"/>
            <w:szCs w:val="24"/>
          </w:rPr>
          <w:t>tree-based</w:t>
        </w:r>
        <w:r w:rsidR="00EA12C8">
          <w:rPr>
            <w:rFonts w:ascii="Times New Roman" w:hAnsi="Times New Roman" w:cs="Times New Roman"/>
            <w:sz w:val="24"/>
            <w:szCs w:val="24"/>
          </w:rPr>
          <w:t xml:space="preserve"> ensemble models during extrapolation</w:t>
        </w:r>
        <w:r>
          <w:rPr>
            <w:rFonts w:ascii="Times New Roman" w:hAnsi="Times New Roman" w:cs="Times New Roman"/>
            <w:sz w:val="24"/>
            <w:szCs w:val="24"/>
          </w:rPr>
          <w:t>.</w:t>
        </w:r>
      </w:ins>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w:t>
      </w:r>
      <w:proofErr w:type="gramStart"/>
      <w:r w:rsidR="000A5AD5" w:rsidRPr="000A5AD5">
        <w:rPr>
          <w:rFonts w:ascii="Times New Roman" w:hAnsi="Times New Roman" w:cs="Times New Roman"/>
          <w:sz w:val="24"/>
          <w:szCs w:val="24"/>
        </w:rPr>
        <w:t>the literature</w:t>
      </w:r>
      <w:proofErr w:type="gramEnd"/>
      <w:r w:rsidR="000A5AD5" w:rsidRPr="000A5AD5">
        <w:rPr>
          <w:rFonts w:ascii="Times New Roman" w:hAnsi="Times New Roman" w:cs="Times New Roman"/>
          <w:sz w:val="24"/>
          <w:szCs w:val="24"/>
        </w:rPr>
        <w:t xml:space="preserv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7A6F6D4A" w14:textId="77777777" w:rsidR="00A5036B" w:rsidRDefault="00B83B21" w:rsidP="007F4BEA">
      <w:pPr>
        <w:pStyle w:val="Caption"/>
        <w:ind w:firstLine="360"/>
        <w:jc w:val="center"/>
        <w:rPr>
          <w:del w:id="1271" w:author="Acaru, Silviu" w:date="2026-03-17T23:10:00Z" w16du:dateUtc="2026-03-17T22:10:00Z"/>
          <w:rFonts w:ascii="Times New Roman" w:hAnsi="Times New Roman" w:cs="Times New Roman"/>
          <w:sz w:val="24"/>
          <w:szCs w:val="24"/>
        </w:rPr>
      </w:pPr>
      <w:bookmarkStart w:id="1272" w:name="_Ref178447405"/>
      <w:del w:id="1273" w:author="Acaru, Silviu" w:date="2026-03-17T23:10:00Z" w16du:dateUtc="2026-03-17T22:10:00Z">
        <w:r>
          <w:rPr>
            <w:rFonts w:ascii="Times New Roman" w:hAnsi="Times New Roman" w:cs="Times New Roman"/>
            <w:noProof/>
            <w:sz w:val="24"/>
            <w:szCs w:val="24"/>
          </w:rPr>
          <w:drawing>
            <wp:inline distT="0" distB="0" distL="0" distR="0" wp14:anchorId="1FC0A898" wp14:editId="3D109AAC">
              <wp:extent cx="3552082" cy="32469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9.tif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56545" cy="3251046"/>
                      </a:xfrm>
                      <a:prstGeom prst="rect">
                        <a:avLst/>
                      </a:prstGeom>
                    </pic:spPr>
                  </pic:pic>
                </a:graphicData>
              </a:graphic>
            </wp:inline>
          </w:drawing>
        </w:r>
      </w:del>
    </w:p>
    <w:p w14:paraId="1A37ECE1" w14:textId="2EECB367" w:rsidR="00A5036B" w:rsidRDefault="00E40EB0" w:rsidP="007F4BEA">
      <w:pPr>
        <w:pStyle w:val="Caption"/>
        <w:ind w:firstLine="360"/>
        <w:jc w:val="center"/>
        <w:rPr>
          <w:ins w:id="1274" w:author="Acaru, Silviu" w:date="2026-03-17T23:10:00Z" w16du:dateUtc="2026-03-17T22:10:00Z"/>
          <w:rFonts w:ascii="Times New Roman" w:hAnsi="Times New Roman" w:cs="Times New Roman"/>
          <w:sz w:val="24"/>
          <w:szCs w:val="24"/>
        </w:rPr>
      </w:pPr>
      <w:ins w:id="1275" w:author="Acaru, Silviu" w:date="2026-03-17T23:10:00Z" w16du:dateUtc="2026-03-17T22:10:00Z">
        <w:r>
          <w:rPr>
            <w:rFonts w:ascii="Times New Roman" w:hAnsi="Times New Roman" w:cs="Times New Roman"/>
            <w:noProof/>
            <w:sz w:val="24"/>
            <w:szCs w:val="24"/>
          </w:rPr>
          <w:drawing>
            <wp:inline distT="0" distB="0" distL="0" distR="0" wp14:anchorId="65B5F05B" wp14:editId="3326B772">
              <wp:extent cx="2678111" cy="2446638"/>
              <wp:effectExtent l="0" t="0" r="825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01054" cy="2467598"/>
                      </a:xfrm>
                      <a:prstGeom prst="rect">
                        <a:avLst/>
                      </a:prstGeom>
                    </pic:spPr>
                  </pic:pic>
                </a:graphicData>
              </a:graphic>
            </wp:inline>
          </w:drawing>
        </w:r>
      </w:ins>
    </w:p>
    <w:p w14:paraId="4FD9871A" w14:textId="1DB519F7" w:rsidR="00706715" w:rsidRPr="00730ED6" w:rsidRDefault="007F4BEA" w:rsidP="00203A30">
      <w:pPr>
        <w:pStyle w:val="Caption"/>
        <w:jc w:val="both"/>
        <w:rPr>
          <w:rFonts w:ascii="Times New Roman" w:hAnsi="Times New Roman" w:cs="Times New Roman"/>
          <w:sz w:val="24"/>
          <w:szCs w:val="24"/>
        </w:rPr>
      </w:pPr>
      <w:bookmarkStart w:id="1276" w:name="_Ref185237627"/>
      <w:r w:rsidRPr="007F4BEA">
        <w:rPr>
          <w:rFonts w:ascii="Times New Roman" w:hAnsi="Times New Roman" w:cs="Times New Roman"/>
          <w:sz w:val="24"/>
          <w:szCs w:val="24"/>
        </w:rPr>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1272"/>
      <w:bookmarkEnd w:id="1276"/>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of T</w:t>
      </w:r>
      <w:r w:rsidR="0055648C" w:rsidRPr="00E62DF7">
        <w:rPr>
          <w:rFonts w:ascii="Times New Roman" w:hAnsi="Times New Roman" w:cs="Times New Roman"/>
          <w:sz w:val="24"/>
          <w:szCs w:val="24"/>
          <w:vertAlign w:val="subscript"/>
        </w:rPr>
        <w:t>g</w:t>
      </w:r>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r w:rsidR="00A844C4">
        <w:rPr>
          <w:rFonts w:ascii="Times New Roman" w:hAnsi="Times New Roman" w:cs="Times New Roman"/>
          <w:sz w:val="24"/>
          <w:szCs w:val="24"/>
        </w:rPr>
        <w:t>predicts</w:t>
      </w:r>
      <w:r w:rsidR="00B83B21">
        <w:rPr>
          <w:rFonts w:ascii="Times New Roman" w:hAnsi="Times New Roman" w:cs="Times New Roman"/>
          <w:sz w:val="24"/>
          <w:szCs w:val="24"/>
        </w:rPr>
        <w:t xml:space="preserve"> </w:t>
      </w:r>
      <w:del w:id="1277" w:author="Acaru, Silviu" w:date="2026-03-17T23:10:00Z" w16du:dateUtc="2026-03-17T22:10:00Z">
        <w:r w:rsidR="00B83B21">
          <w:rPr>
            <w:rFonts w:ascii="Times New Roman" w:hAnsi="Times New Roman" w:cs="Times New Roman"/>
            <w:sz w:val="24"/>
            <w:szCs w:val="24"/>
          </w:rPr>
          <w:delText xml:space="preserve">on </w:delText>
        </w:r>
      </w:del>
      <w:r w:rsidR="00B83B21">
        <w:rPr>
          <w:rFonts w:ascii="Times New Roman" w:hAnsi="Times New Roman" w:cs="Times New Roman"/>
          <w:sz w:val="24"/>
          <w:szCs w:val="24"/>
        </w:rPr>
        <w:t xml:space="preserve">target until the </w:t>
      </w:r>
      <w:del w:id="1278" w:author="Acaru, Silviu" w:date="2026-03-17T23:10:00Z" w16du:dateUtc="2026-03-17T22:10:00Z">
        <w:r w:rsidR="00B83B21">
          <w:rPr>
            <w:rFonts w:ascii="Times New Roman" w:hAnsi="Times New Roman" w:cs="Times New Roman"/>
            <w:sz w:val="24"/>
            <w:szCs w:val="24"/>
          </w:rPr>
          <w:delText>-</w:delText>
        </w:r>
        <w:r w:rsidR="005419FE">
          <w:rPr>
            <w:rFonts w:ascii="Times New Roman" w:hAnsi="Times New Roman" w:cs="Times New Roman"/>
            <w:sz w:val="24"/>
            <w:szCs w:val="24"/>
          </w:rPr>
          <w:delText>7</w:delText>
        </w:r>
      </w:del>
      <w:ins w:id="1279" w:author="Acaru, Silviu" w:date="2026-03-17T23:10:00Z" w16du:dateUtc="2026-03-17T22:10:00Z">
        <w:r w:rsidR="00A844C4">
          <w:rPr>
            <w:rFonts w:ascii="Times New Roman" w:hAnsi="Times New Roman" w:cs="Times New Roman"/>
            <w:sz w:val="24"/>
            <w:szCs w:val="24"/>
          </w:rPr>
          <w:t>5</w:t>
        </w:r>
      </w:ins>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del w:id="1280" w:author="Acaru, Silviu" w:date="2026-03-17T23:10:00Z" w16du:dateUtc="2026-03-17T22:10:00Z">
        <w:r w:rsidR="00B83B21">
          <w:rPr>
            <w:rFonts w:ascii="Times New Roman" w:hAnsi="Times New Roman" w:cs="Times New Roman"/>
            <w:sz w:val="24"/>
            <w:szCs w:val="24"/>
          </w:rPr>
          <w:delText>97</w:delText>
        </w:r>
      </w:del>
      <w:ins w:id="1281" w:author="Acaru, Silviu" w:date="2026-03-17T23:10:00Z" w16du:dateUtc="2026-03-17T22:10:00Z">
        <w:r w:rsidR="00A844C4">
          <w:rPr>
            <w:rFonts w:ascii="Times New Roman" w:hAnsi="Times New Roman" w:cs="Times New Roman"/>
            <w:sz w:val="24"/>
            <w:szCs w:val="24"/>
          </w:rPr>
          <w:t>99</w:t>
        </w:r>
      </w:ins>
      <w:r w:rsidR="00A844C4">
        <w:rPr>
          <w:rFonts w:ascii="Times New Roman" w:hAnsi="Times New Roman" w:cs="Times New Roman"/>
          <w:sz w:val="24"/>
          <w:szCs w:val="24"/>
        </w:rPr>
        <w:t xml:space="preserve"> </w:t>
      </w:r>
      <w:r>
        <w:rPr>
          <w:rFonts w:ascii="Times New Roman" w:hAnsi="Times New Roman" w:cs="Times New Roman"/>
          <w:sz w:val="24"/>
          <w:szCs w:val="24"/>
        </w:rPr>
        <w:t xml:space="preserve">°C. </w:t>
      </w:r>
      <w:r w:rsidR="00730ED6">
        <w:rPr>
          <w:rFonts w:ascii="Times New Roman" w:hAnsi="Times New Roman" w:cs="Times New Roman"/>
          <w:sz w:val="24"/>
          <w:szCs w:val="24"/>
        </w:rPr>
        <w:t>The original dataset had four negative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and the highest positive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1282"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1282"/>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The development of a model capable of accurately predicting the T</w:t>
      </w:r>
      <w:r w:rsidRPr="78F197D4">
        <w:rPr>
          <w:rFonts w:ascii="Times New Roman" w:hAnsi="Times New Roman" w:cs="Times New Roman"/>
          <w:sz w:val="24"/>
          <w:szCs w:val="24"/>
          <w:vertAlign w:val="subscript"/>
        </w:rPr>
        <w:t>g</w:t>
      </w:r>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parallel coordinates plot as an intuitive and effective user interface. This 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47B1D619"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The parallel coordinates visualization technique presents several key advantages for analyzing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w:t>
      </w:r>
      <w:del w:id="1283" w:author="Acaru, Silviu" w:date="2026-03-17T23:10:00Z" w16du:dateUtc="2026-03-17T22:10:00Z">
        <w:r w:rsidRPr="007F46FD">
          <w:rPr>
            <w:rFonts w:ascii="Times New Roman" w:hAnsi="Times New Roman" w:cs="Times New Roman"/>
            <w:sz w:val="24"/>
            <w:szCs w:val="24"/>
          </w:rPr>
          <w:delText xml:space="preserve"> particularly</w:delText>
        </w:r>
      </w:del>
      <w:r w:rsidRPr="007F46FD">
        <w:rPr>
          <w:rFonts w:ascii="Times New Roman" w:hAnsi="Times New Roman" w:cs="Times New Roman"/>
          <w:sz w:val="24"/>
          <w:szCs w:val="24"/>
        </w:rPr>
        <w:t xml:space="preserve"> valuable for understanding the multifaceted interplay between composition, processing conditions, and resulting thermal properties within the formulation space</w:t>
      </w:r>
    </w:p>
    <w:p w14:paraId="2CDF98F5" w14:textId="2337FB67"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we implemented data points with T</w:t>
      </w:r>
      <w:r w:rsidRPr="009A786F">
        <w:rPr>
          <w:rFonts w:ascii="Times New Roman" w:hAnsi="Times New Roman" w:cs="Times New Roman"/>
          <w:sz w:val="24"/>
          <w:szCs w:val="24"/>
          <w:vertAlign w:val="subscript"/>
        </w:rPr>
        <w:t>g</w:t>
      </w:r>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del w:id="1284" w:author="Acaru, Silviu" w:date="2026-03-17T23:10:00Z" w16du:dateUtc="2026-03-17T22:10:00Z">
        <w:r w:rsidRPr="009A786F">
          <w:rPr>
            <w:rFonts w:ascii="Times New Roman" w:hAnsi="Times New Roman" w:cs="Times New Roman"/>
            <w:sz w:val="24"/>
            <w:szCs w:val="24"/>
          </w:rPr>
          <w:delText>-</w:delText>
        </w:r>
        <w:r w:rsidR="00F923A5">
          <w:rPr>
            <w:rFonts w:ascii="Times New Roman" w:hAnsi="Times New Roman" w:cs="Times New Roman"/>
            <w:sz w:val="24"/>
            <w:szCs w:val="24"/>
          </w:rPr>
          <w:delText>7</w:delText>
        </w:r>
      </w:del>
      <w:ins w:id="1285" w:author="Acaru, Silviu" w:date="2026-03-17T23:10:00Z" w16du:dateUtc="2026-03-17T22:10:00Z">
        <w:r w:rsidR="004B2DF2">
          <w:rPr>
            <w:rFonts w:ascii="Times New Roman" w:hAnsi="Times New Roman" w:cs="Times New Roman"/>
            <w:sz w:val="24"/>
            <w:szCs w:val="24"/>
          </w:rPr>
          <w:t>0</w:t>
        </w:r>
      </w:ins>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del w:id="1286" w:author="Acaru, Silviu" w:date="2026-03-17T23:10:00Z" w16du:dateUtc="2026-03-17T22:10:00Z">
        <w:r w:rsidR="00F923A5">
          <w:rPr>
            <w:rFonts w:ascii="Times New Roman" w:hAnsi="Times New Roman" w:cs="Times New Roman"/>
            <w:sz w:val="24"/>
            <w:szCs w:val="24"/>
          </w:rPr>
          <w:delText>97</w:delText>
        </w:r>
      </w:del>
      <w:ins w:id="1287" w:author="Acaru, Silviu" w:date="2026-03-17T23:10:00Z" w16du:dateUtc="2026-03-17T22:10:00Z">
        <w:r w:rsidR="004B2DF2">
          <w:rPr>
            <w:rFonts w:ascii="Times New Roman" w:hAnsi="Times New Roman" w:cs="Times New Roman"/>
            <w:sz w:val="24"/>
            <w:szCs w:val="24"/>
          </w:rPr>
          <w:t>80</w:t>
        </w:r>
      </w:ins>
      <w:r w:rsidR="004B2DF2">
        <w:rPr>
          <w:rFonts w:ascii="Times New Roman" w:hAnsi="Times New Roman" w:cs="Times New Roman"/>
          <w:sz w:val="24"/>
          <w:szCs w:val="24"/>
        </w:rPr>
        <w:t xml:space="preserve"> </w:t>
      </w:r>
      <w:r w:rsidRPr="009A786F">
        <w:rPr>
          <w:rFonts w:ascii="Times New Roman" w:hAnsi="Times New Roman" w:cs="Times New Roman"/>
          <w:sz w:val="24"/>
          <w:szCs w:val="24"/>
        </w:rPr>
        <w:t xml:space="preserve">°C. This decision was based on observed reduced </w:t>
      </w:r>
      <w:proofErr w:type="gramStart"/>
      <w:r w:rsidRPr="009A786F">
        <w:rPr>
          <w:rFonts w:ascii="Times New Roman" w:hAnsi="Times New Roman" w:cs="Times New Roman"/>
          <w:sz w:val="24"/>
          <w:szCs w:val="24"/>
        </w:rPr>
        <w:t>accuracies</w:t>
      </w:r>
      <w:proofErr w:type="gramEnd"/>
      <w:r w:rsidRPr="009A786F">
        <w:rPr>
          <w:rFonts w:ascii="Times New Roman" w:hAnsi="Times New Roman" w:cs="Times New Roman"/>
          <w:sz w:val="24"/>
          <w:szCs w:val="24"/>
        </w:rPr>
        <w:t xml:space="preserve">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del w:id="1288" w:author="Acaru, Silviu" w:date="2026-03-17T23:10:00Z" w16du:dateUtc="2026-03-17T22:10:00Z">
        <w:r w:rsidR="00A17117">
          <w:rPr>
            <w:rFonts w:ascii="Times New Roman" w:hAnsi="Times New Roman" w:cs="Times New Roman"/>
            <w:sz w:val="24"/>
            <w:szCs w:val="24"/>
          </w:rPr>
          <w:delText>Another e</w:delText>
        </w:r>
        <w:r w:rsidR="00F923A5">
          <w:rPr>
            <w:rFonts w:ascii="Times New Roman" w:hAnsi="Times New Roman" w:cs="Times New Roman"/>
            <w:sz w:val="24"/>
            <w:szCs w:val="24"/>
          </w:rPr>
          <w:delText xml:space="preserve">xample </w:delText>
        </w:r>
        <w:r w:rsidR="00A17117">
          <w:rPr>
            <w:rFonts w:ascii="Times New Roman" w:hAnsi="Times New Roman" w:cs="Times New Roman"/>
            <w:sz w:val="24"/>
            <w:szCs w:val="24"/>
          </w:rPr>
          <w:delText>for formulations</w:delText>
        </w:r>
        <w:r w:rsidR="00F923A5">
          <w:rPr>
            <w:rFonts w:ascii="Times New Roman" w:hAnsi="Times New Roman" w:cs="Times New Roman"/>
            <w:sz w:val="24"/>
            <w:szCs w:val="24"/>
          </w:rPr>
          <w:delText xml:space="preserve"> </w:delText>
        </w:r>
        <w:r w:rsidR="00A17117">
          <w:rPr>
            <w:rFonts w:ascii="Times New Roman" w:hAnsi="Times New Roman" w:cs="Times New Roman"/>
            <w:sz w:val="24"/>
            <w:szCs w:val="24"/>
          </w:rPr>
          <w:delText xml:space="preserve">containing 100 wt% Lignin is shown in </w:delText>
        </w:r>
        <w:r w:rsidR="00C40366">
          <w:rPr>
            <w:rFonts w:ascii="Times New Roman" w:hAnsi="Times New Roman" w:cs="Times New Roman"/>
            <w:sz w:val="24"/>
            <w:szCs w:val="24"/>
          </w:rPr>
          <w:delText xml:space="preserve">the </w:delText>
        </w:r>
        <w:r w:rsidR="00E62DF7">
          <w:rPr>
            <w:rFonts w:ascii="Times New Roman" w:hAnsi="Times New Roman" w:cs="Times New Roman"/>
            <w:sz w:val="24"/>
            <w:szCs w:val="24"/>
          </w:rPr>
          <w:delText>S</w:delText>
        </w:r>
        <w:r w:rsidR="00C40366">
          <w:rPr>
            <w:rFonts w:ascii="Times New Roman" w:hAnsi="Times New Roman" w:cs="Times New Roman"/>
            <w:sz w:val="24"/>
            <w:szCs w:val="24"/>
          </w:rPr>
          <w:delText xml:space="preserve">upporting </w:delText>
        </w:r>
        <w:r w:rsidR="00E62DF7">
          <w:rPr>
            <w:rFonts w:ascii="Times New Roman" w:hAnsi="Times New Roman" w:cs="Times New Roman"/>
            <w:sz w:val="24"/>
            <w:szCs w:val="24"/>
          </w:rPr>
          <w:delText>I</w:delText>
        </w:r>
        <w:r w:rsidR="00C40366">
          <w:rPr>
            <w:rFonts w:ascii="Times New Roman" w:hAnsi="Times New Roman" w:cs="Times New Roman"/>
            <w:sz w:val="24"/>
            <w:szCs w:val="24"/>
          </w:rPr>
          <w:delText>nformation</w:delText>
        </w:r>
        <w:r w:rsidR="00F923A5">
          <w:rPr>
            <w:rFonts w:ascii="Times New Roman" w:hAnsi="Times New Roman" w:cs="Times New Roman"/>
            <w:sz w:val="24"/>
            <w:szCs w:val="24"/>
          </w:rPr>
          <w:delText>, section</w:delText>
        </w:r>
        <w:r w:rsidR="00DB05F8">
          <w:rPr>
            <w:rFonts w:ascii="Times New Roman" w:hAnsi="Times New Roman" w:cs="Times New Roman"/>
            <w:sz w:val="24"/>
            <w:szCs w:val="24"/>
          </w:rPr>
          <w:delText xml:space="preserve"> </w:delText>
        </w:r>
        <w:r w:rsidR="0058549D">
          <w:rPr>
            <w:rFonts w:ascii="Times New Roman" w:hAnsi="Times New Roman" w:cs="Times New Roman"/>
            <w:sz w:val="24"/>
            <w:szCs w:val="24"/>
          </w:rPr>
          <w:delText>6</w:delText>
        </w:r>
        <w:r w:rsidR="00F923A5">
          <w:rPr>
            <w:rFonts w:ascii="Times New Roman" w:hAnsi="Times New Roman" w:cs="Times New Roman"/>
            <w:sz w:val="24"/>
            <w:szCs w:val="24"/>
          </w:rPr>
          <w:delText>.</w:delText>
        </w:r>
      </w:del>
    </w:p>
    <w:p w14:paraId="35B465AD" w14:textId="77777777" w:rsidR="007F4BEA" w:rsidRPr="009A786F" w:rsidRDefault="001C03DF" w:rsidP="009A786F">
      <w:pPr>
        <w:keepNext/>
        <w:rPr>
          <w:del w:id="1289" w:author="Acaru, Silviu" w:date="2026-03-17T23:10:00Z" w16du:dateUtc="2026-03-17T22:10:00Z"/>
          <w:rFonts w:ascii="Times New Roman" w:hAnsi="Times New Roman" w:cs="Times New Roman"/>
          <w:sz w:val="24"/>
          <w:szCs w:val="24"/>
        </w:rPr>
      </w:pPr>
      <w:del w:id="1290" w:author="Acaru, Silviu" w:date="2026-03-17T23:10:00Z" w16du:dateUtc="2026-03-17T22:10:00Z">
        <w:r>
          <w:rPr>
            <w:rFonts w:ascii="Times New Roman" w:hAnsi="Times New Roman" w:cs="Times New Roman"/>
            <w:noProof/>
            <w:sz w:val="24"/>
            <w:szCs w:val="24"/>
          </w:rPr>
          <w:drawing>
            <wp:inline distT="0" distB="0" distL="0" distR="0" wp14:anchorId="64AD6DB8" wp14:editId="6C571DCF">
              <wp:extent cx="5943600" cy="30803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arallel_coordinates_plot_ligninwt% limited.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del>
    </w:p>
    <w:p w14:paraId="36D992A5" w14:textId="7BDE5FD4" w:rsidR="007F4BEA" w:rsidRPr="009A786F" w:rsidRDefault="00360D92" w:rsidP="003D7DE8">
      <w:pPr>
        <w:keepNext/>
        <w:jc w:val="center"/>
        <w:rPr>
          <w:ins w:id="1291" w:author="Acaru, Silviu" w:date="2026-03-17T23:10:00Z" w16du:dateUtc="2026-03-17T22:10:00Z"/>
          <w:rFonts w:ascii="Times New Roman" w:hAnsi="Times New Roman" w:cs="Times New Roman"/>
          <w:sz w:val="24"/>
          <w:szCs w:val="24"/>
        </w:rPr>
      </w:pPr>
      <w:ins w:id="1292" w:author="Acaru, Silviu" w:date="2026-03-17T23:10:00Z" w16du:dateUtc="2026-03-17T22:10:00Z">
        <w:r>
          <w:rPr>
            <w:rFonts w:ascii="Times New Roman" w:hAnsi="Times New Roman" w:cs="Times New Roman"/>
            <w:noProof/>
            <w:sz w:val="24"/>
            <w:szCs w:val="24"/>
          </w:rPr>
          <w:drawing>
            <wp:inline distT="0" distB="0" distL="0" distR="0" wp14:anchorId="1FB9EE9B" wp14:editId="2413209E">
              <wp:extent cx="4824868" cy="2166551"/>
              <wp:effectExtent l="0" t="0" r="0" b="5715"/>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48917" cy="2177350"/>
                      </a:xfrm>
                      <a:prstGeom prst="rect">
                        <a:avLst/>
                      </a:prstGeom>
                    </pic:spPr>
                  </pic:pic>
                </a:graphicData>
              </a:graphic>
            </wp:inline>
          </w:drawing>
        </w:r>
      </w:ins>
    </w:p>
    <w:p w14:paraId="0EC227C9" w14:textId="651F729A" w:rsidR="00A5225F" w:rsidRPr="00F5040B" w:rsidRDefault="007F4BEA" w:rsidP="00203A30">
      <w:pPr>
        <w:pStyle w:val="Caption"/>
        <w:ind w:left="360"/>
        <w:jc w:val="both"/>
        <w:rPr>
          <w:rFonts w:ascii="Times New Roman" w:hAnsi="Times New Roman" w:cs="Times New Roman"/>
          <w:sz w:val="24"/>
          <w:szCs w:val="24"/>
        </w:rPr>
      </w:pPr>
      <w:bookmarkStart w:id="1293"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1293"/>
      <w:r w:rsidR="009A786F" w:rsidRPr="00F5040B">
        <w:rPr>
          <w:rFonts w:ascii="Times New Roman" w:hAnsi="Times New Roman" w:cs="Times New Roman"/>
          <w:sz w:val="24"/>
          <w:szCs w:val="24"/>
        </w:rPr>
        <w:t xml:space="preserve"> Parallel </w:t>
      </w:r>
      <w:del w:id="1294" w:author="Acaru, Silviu" w:date="2026-03-17T23:10:00Z" w16du:dateUtc="2026-03-17T22:10:00Z">
        <w:r w:rsidR="009A786F" w:rsidRPr="00F5040B">
          <w:rPr>
            <w:rFonts w:ascii="Times New Roman" w:hAnsi="Times New Roman" w:cs="Times New Roman"/>
            <w:sz w:val="24"/>
            <w:szCs w:val="24"/>
          </w:rPr>
          <w:delText>coordinate</w:delText>
        </w:r>
      </w:del>
      <w:ins w:id="1295" w:author="Acaru, Silviu" w:date="2026-03-17T23:10:00Z" w16du:dateUtc="2026-03-17T22:10:00Z">
        <w:r w:rsidR="009A786F" w:rsidRPr="00F5040B">
          <w:rPr>
            <w:rFonts w:ascii="Times New Roman" w:hAnsi="Times New Roman" w:cs="Times New Roman"/>
            <w:sz w:val="24"/>
            <w:szCs w:val="24"/>
          </w:rPr>
          <w:t>coordinate</w:t>
        </w:r>
        <w:r w:rsidR="00A74B26">
          <w:rPr>
            <w:rFonts w:ascii="Times New Roman" w:hAnsi="Times New Roman" w:cs="Times New Roman"/>
            <w:sz w:val="24"/>
            <w:szCs w:val="24"/>
          </w:rPr>
          <w:t>s</w:t>
        </w:r>
      </w:ins>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T</w:t>
      </w:r>
      <w:r w:rsidR="00F923A5" w:rsidRPr="00F923A5">
        <w:rPr>
          <w:rFonts w:ascii="Times New Roman" w:hAnsi="Times New Roman" w:cs="Times New Roman"/>
          <w:sz w:val="24"/>
          <w:szCs w:val="24"/>
          <w:vertAlign w:val="subscript"/>
        </w:rPr>
        <w:t>g</w:t>
      </w:r>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 xml:space="preserve">of 100 </w:t>
      </w:r>
      <w:proofErr w:type="spellStart"/>
      <w:r w:rsidR="001C03DF">
        <w:rPr>
          <w:rFonts w:ascii="Times New Roman" w:hAnsi="Times New Roman" w:cs="Times New Roman"/>
          <w:sz w:val="24"/>
          <w:szCs w:val="24"/>
        </w:rPr>
        <w:t>wt</w:t>
      </w:r>
      <w:proofErr w:type="spellEnd"/>
      <w:r w:rsidR="001C03DF">
        <w:rPr>
          <w:rFonts w:ascii="Times New Roman" w:hAnsi="Times New Roman" w:cs="Times New Roman"/>
          <w:sz w:val="24"/>
          <w:szCs w:val="24"/>
        </w:rPr>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can effectively predict the synthesis formulation of lignin PUs. We have demonstrated this capability specifically for the T</w:t>
      </w:r>
      <w:r w:rsidRPr="00F42D9C">
        <w:rPr>
          <w:rFonts w:ascii="Times New Roman" w:hAnsi="Times New Roman" w:cs="Times New Roman"/>
          <w:sz w:val="24"/>
          <w:szCs w:val="24"/>
          <w:vertAlign w:val="subscript"/>
        </w:rPr>
        <w:t>g</w:t>
      </w:r>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t>Moreover</w:t>
      </w:r>
      <w:r w:rsidR="000E00A4" w:rsidRPr="78F197D4">
        <w:rPr>
          <w:rFonts w:ascii="Times New Roman" w:hAnsi="Times New Roman" w:cs="Times New Roman"/>
          <w:sz w:val="24"/>
          <w:szCs w:val="24"/>
        </w:rPr>
        <w:t>, this method can be applied to a wide array of materials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296" w:name="_Toc179040483"/>
      <w:r w:rsidRPr="00443E04">
        <w:rPr>
          <w:rFonts w:ascii="Times New Roman" w:eastAsia="Times New Roman" w:hAnsi="Times New Roman" w:cs="Times New Roman"/>
          <w:sz w:val="24"/>
          <w:szCs w:val="24"/>
        </w:rPr>
        <w:t>Conclusion</w:t>
      </w:r>
      <w:bookmarkEnd w:id="1296"/>
    </w:p>
    <w:p w14:paraId="7FE27277" w14:textId="6EAAFAE4" w:rsidR="006C6A53" w:rsidRDefault="00463DFC" w:rsidP="003D7DE8">
      <w:pPr>
        <w:pStyle w:val="whitespace-pre-wrap"/>
        <w:spacing w:before="0" w:beforeAutospacing="0" w:after="160" w:afterAutospacing="0" w:line="276" w:lineRule="auto"/>
        <w:jc w:val="both"/>
        <w:pPrChange w:id="1297" w:author="Acaru, Silviu" w:date="2026-03-17T23:10:00Z" w16du:dateUtc="2026-03-17T22:10:00Z">
          <w:pPr>
            <w:pStyle w:val="whitespace-pre-wrap"/>
            <w:spacing w:before="0" w:beforeAutospacing="0" w:after="160" w:afterAutospacing="0"/>
            <w:jc w:val="both"/>
          </w:pPr>
        </w:pPrChange>
      </w:pPr>
      <w:r>
        <w:t>Our analysis revealed that lignin is a major contributor to enhancing the T</w:t>
      </w:r>
      <w:r w:rsidRPr="00756884">
        <w:rPr>
          <w:vertAlign w:val="subscript"/>
        </w:rPr>
        <w:t>g</w:t>
      </w:r>
      <w:r>
        <w:t xml:space="preserve"> of the lignin PUs. Interestingly, co-polyol content exhibited a complex relationship with T</w:t>
      </w:r>
      <w:r w:rsidRPr="00756884">
        <w:rPr>
          <w:vertAlign w:val="subscript"/>
        </w:rPr>
        <w:t>g</w:t>
      </w:r>
      <w:r>
        <w:t xml:space="preserve">, showing a negative correlation overall but demonstrating a </w:t>
      </w:r>
      <w:del w:id="1298" w:author="Acaru, Silviu" w:date="2026-03-17T23:10:00Z" w16du:dateUtc="2026-03-17T22:10:00Z">
        <w:r>
          <w:delText>positive influence relative to other features.</w:delText>
        </w:r>
      </w:del>
      <w:ins w:id="1299" w:author="Acaru, Silviu" w:date="2026-03-17T23:10:00Z" w16du:dateUtc="2026-03-17T22:10:00Z">
        <w:r w:rsidR="00652049">
          <w:t>non-monotonic</w:t>
        </w:r>
        <w:r w:rsidR="003D64EA">
          <w:t>, U-shaped dependence in the mapping analysis, where</w:t>
        </w:r>
        <w:r w:rsidR="003D64EA" w:rsidRPr="003D64EA">
          <w:t xml:space="preserve"> </w:t>
        </w:r>
        <w:r w:rsidR="003D64EA">
          <w:t>T</w:t>
        </w:r>
        <w:r w:rsidR="003D64EA" w:rsidRPr="00756884">
          <w:rPr>
            <w:vertAlign w:val="subscript"/>
          </w:rPr>
          <w:t>g</w:t>
        </w:r>
        <w:r w:rsidR="003D64EA">
          <w:rPr>
            <w:vertAlign w:val="subscript"/>
          </w:rPr>
          <w:t xml:space="preserve"> </w:t>
        </w:r>
        <w:r w:rsidR="003D64EA" w:rsidRPr="003D7DE8">
          <w:t xml:space="preserve">was depressed at intermediate co-polyol concentrations (~25-35 </w:t>
        </w:r>
        <w:proofErr w:type="spellStart"/>
        <w:r w:rsidR="003D64EA" w:rsidRPr="003D7DE8">
          <w:t>wt</w:t>
        </w:r>
        <w:proofErr w:type="spellEnd"/>
        <w:r w:rsidR="003D64EA" w:rsidRPr="003D7DE8">
          <w:t xml:space="preserve">%) yet recovered at higher contents </w:t>
        </w:r>
        <w:r w:rsidR="003D64EA" w:rsidRPr="003D64EA">
          <w:t xml:space="preserve">(~60-70 </w:t>
        </w:r>
        <w:proofErr w:type="spellStart"/>
        <w:r w:rsidR="003D64EA" w:rsidRPr="003D64EA">
          <w:t>wt</w:t>
        </w:r>
        <w:proofErr w:type="spellEnd"/>
        <w:r w:rsidR="003D64EA" w:rsidRPr="003D64EA">
          <w:t xml:space="preserve">%) due to competing effects between soft-segment dilution and chain </w:t>
        </w:r>
        <w:r w:rsidR="00B23521" w:rsidRPr="003D64EA">
          <w:t>entanglement</w:t>
        </w:r>
        <w:r w:rsidR="003D64EA" w:rsidRPr="003D64EA">
          <w:t xml:space="preserve"> density.</w:t>
        </w:r>
      </w:ins>
      <w:r w:rsidR="003D64EA" w:rsidRPr="003D64EA">
        <w:t xml:space="preserve"> </w:t>
      </w:r>
      <w:r>
        <w:t>The swelling ratio emerged as a critical characterization parameter, exhibiting the highest contribution in terms of</w:t>
      </w:r>
      <w:r w:rsidR="006C6A53">
        <w:t xml:space="preserve"> </w:t>
      </w:r>
      <w:ins w:id="1300" w:author="Acaru, Silviu" w:date="2026-03-17T23:10:00Z" w16du:dateUtc="2026-03-17T22:10:00Z">
        <w:r w:rsidR="006C6A53">
          <w:t>maximum</w:t>
        </w:r>
        <w:r>
          <w:t xml:space="preserve"> </w:t>
        </w:r>
      </w:ins>
      <w:r>
        <w:t xml:space="preserve">absolute loading in PCA. </w:t>
      </w:r>
      <w:del w:id="1301" w:author="Acaru, Silviu" w:date="2026-03-17T23:10:00Z" w16du:dateUtc="2026-03-17T22:10:00Z">
        <w:r>
          <w:delText>These findings underscore the importance of comprehensive material</w:delText>
        </w:r>
      </w:del>
      <w:ins w:id="1302" w:author="Acaru, Silviu" w:date="2026-03-17T23:10:00Z" w16du:dateUtc="2026-03-17T22:10:00Z">
        <w:r w:rsidR="006C6A53">
          <w:t>Nevertheless, as a post synthesis</w:t>
        </w:r>
      </w:ins>
      <w:r w:rsidR="006C6A53">
        <w:t xml:space="preserve"> characterization </w:t>
      </w:r>
      <w:ins w:id="1303" w:author="Acaru, Silviu" w:date="2026-03-17T23:10:00Z" w16du:dateUtc="2026-03-17T22:10:00Z">
        <w:r w:rsidR="00B23521">
          <w:t>measurement</w:t>
        </w:r>
        <w:r w:rsidR="006C6A53">
          <w:t xml:space="preserve"> rather than a controllable formulation variable, swelling ratio was ultimately not included </w:t>
        </w:r>
      </w:ins>
      <w:r w:rsidR="006C6A53">
        <w:t xml:space="preserve">in </w:t>
      </w:r>
      <w:del w:id="1304" w:author="Acaru, Silviu" w:date="2026-03-17T23:10:00Z" w16du:dateUtc="2026-03-17T22:10:00Z">
        <w:r>
          <w:delText>developing accurate</w:delText>
        </w:r>
      </w:del>
      <w:ins w:id="1305" w:author="Acaru, Silviu" w:date="2026-03-17T23:10:00Z" w16du:dateUtc="2026-03-17T22:10:00Z">
        <w:r w:rsidR="006C6A53">
          <w:t>the final</w:t>
        </w:r>
      </w:ins>
      <w:r w:rsidR="006C6A53">
        <w:t xml:space="preserve"> predictive </w:t>
      </w:r>
      <w:del w:id="1306" w:author="Acaru, Silviu" w:date="2026-03-17T23:10:00Z" w16du:dateUtc="2026-03-17T22:10:00Z">
        <w:r>
          <w:delText>models for lignin-based PUs</w:delText>
        </w:r>
      </w:del>
      <w:ins w:id="1307" w:author="Acaru, Silviu" w:date="2026-03-17T23:10:00Z" w16du:dateUtc="2026-03-17T22:10:00Z">
        <w:r w:rsidR="006C6A53">
          <w:t>model</w:t>
        </w:r>
      </w:ins>
      <w:r w:rsidR="006C6A53">
        <w:t>.</w:t>
      </w:r>
    </w:p>
    <w:p w14:paraId="2D8439A9" w14:textId="0D834C79" w:rsidR="00777A94" w:rsidRDefault="00463DFC" w:rsidP="003D7DE8">
      <w:pPr>
        <w:pStyle w:val="whitespace-pre-wrap"/>
        <w:spacing w:before="0" w:beforeAutospacing="0" w:after="160" w:afterAutospacing="0" w:line="276" w:lineRule="auto"/>
        <w:jc w:val="both"/>
        <w:pPrChange w:id="1308" w:author="Acaru, Silviu" w:date="2026-03-17T23:10:00Z" w16du:dateUtc="2026-03-17T22:10:00Z">
          <w:pPr>
            <w:pStyle w:val="whitespace-pre-wrap"/>
            <w:spacing w:before="0" w:beforeAutospacing="0" w:after="160" w:afterAutospacing="0"/>
            <w:jc w:val="both"/>
          </w:pPr>
        </w:pPrChange>
      </w:pPr>
      <w:del w:id="1309" w:author="Acaru, Silviu" w:date="2026-03-17T23:10:00Z" w16du:dateUtc="2026-03-17T22:10:00Z">
        <w:r>
          <w:delText>The performance of the ML models improved significantly with the inclusion of</w:delText>
        </w:r>
        <w:r w:rsidR="00777A94">
          <w:delText xml:space="preserve"> the</w:delText>
        </w:r>
        <w:r>
          <w:delText xml:space="preserve"> </w:delText>
        </w:r>
        <w:r w:rsidR="00777A94">
          <w:delText xml:space="preserve">swelling ratio values as </w:delText>
        </w:r>
        <w:r>
          <w:delText xml:space="preserve">additional </w:delText>
        </w:r>
        <w:r w:rsidR="00777A94">
          <w:delText>feature</w:delText>
        </w:r>
        <w:r>
          <w:delText>.</w:delText>
        </w:r>
      </w:del>
      <w:ins w:id="1310" w:author="Acaru, Silviu" w:date="2026-03-17T23:10:00Z" w16du:dateUtc="2026-03-17T22:10:00Z">
        <w:r>
          <w:t xml:space="preserve">The </w:t>
        </w:r>
        <w:r w:rsidR="006C6A53">
          <w:t>best-performing stacking ensemble was built using five input features</w:t>
        </w:r>
        <w:r>
          <w:t>.</w:t>
        </w:r>
      </w:ins>
      <w:r>
        <w:t xml:space="preserve"> Ensemble learning techniques demonstrated varying </w:t>
      </w:r>
      <w:del w:id="1311" w:author="Acaru, Silviu" w:date="2026-03-17T23:10:00Z" w16du:dateUtc="2026-03-17T22:10:00Z">
        <w:r>
          <w:delText>performances</w:delText>
        </w:r>
      </w:del>
      <w:ins w:id="1312" w:author="Acaru, Silviu" w:date="2026-03-17T23:10:00Z" w16du:dateUtc="2026-03-17T22:10:00Z">
        <w:r w:rsidR="00B23521">
          <w:t>performance</w:t>
        </w:r>
      </w:ins>
      <w:r>
        <w:t xml:space="preserve"> based on the number of estimators, </w:t>
      </w:r>
      <w:r w:rsidR="006C6A53">
        <w:t xml:space="preserve">with </w:t>
      </w:r>
      <w:del w:id="1313" w:author="Acaru, Silviu" w:date="2026-03-17T23:10:00Z" w16du:dateUtc="2026-03-17T22:10:00Z">
        <w:r>
          <w:delText>higher numbers generally</w:delText>
        </w:r>
      </w:del>
      <w:ins w:id="1314" w:author="Acaru, Silviu" w:date="2026-03-17T23:10:00Z" w16du:dateUtc="2026-03-17T22:10:00Z">
        <w:r w:rsidR="006C6A53">
          <w:t>lower estimator counts (~10)</w:t>
        </w:r>
      </w:ins>
      <w:r w:rsidR="006C6A53">
        <w:t xml:space="preserve"> yielding </w:t>
      </w:r>
      <w:del w:id="1315" w:author="Acaru, Silviu" w:date="2026-03-17T23:10:00Z" w16du:dateUtc="2026-03-17T22:10:00Z">
        <w:r>
          <w:delText>better results.</w:delText>
        </w:r>
      </w:del>
      <w:ins w:id="1316" w:author="Acaru, Silviu" w:date="2026-03-17T23:10:00Z" w16du:dateUtc="2026-03-17T22:10:00Z">
        <w:r w:rsidR="006C6A53">
          <w:t xml:space="preserve">the best validation performance, while higher counts </w:t>
        </w:r>
        <w:r w:rsidR="00B23521">
          <w:t>primarily</w:t>
        </w:r>
        <w:r w:rsidR="006C6A53">
          <w:t xml:space="preserve"> improve training and test metrics at the expense of validation generalization.</w:t>
        </w:r>
      </w:ins>
      <w:r w:rsidR="006C6A53">
        <w:t xml:space="preserve"> </w:t>
      </w:r>
      <w:r>
        <w:t xml:space="preserve">The best-performing </w:t>
      </w:r>
      <w:del w:id="1317" w:author="Acaru, Silviu" w:date="2026-03-17T23:10:00Z" w16du:dateUtc="2026-03-17T22:10:00Z">
        <w:r>
          <w:delText xml:space="preserve">models </w:delText>
        </w:r>
      </w:del>
      <w:ins w:id="1318" w:author="Acaru, Silviu" w:date="2026-03-17T23:10:00Z" w16du:dateUtc="2026-03-17T22:10:00Z">
        <w:r w:rsidR="006C6A53">
          <w:t xml:space="preserve">stacking ensemble </w:t>
        </w:r>
        <w:r>
          <w:t xml:space="preserve">model </w:t>
        </w:r>
      </w:ins>
      <w:r>
        <w:t xml:space="preserve">achieved </w:t>
      </w:r>
      <w:r w:rsidR="00C17A7B">
        <w:t>a</w:t>
      </w:r>
      <w:r w:rsidR="006C6A53">
        <w:t xml:space="preserve"> </w:t>
      </w:r>
      <w:ins w:id="1319" w:author="Acaru, Silviu" w:date="2026-03-17T23:10:00Z" w16du:dateUtc="2026-03-17T22:10:00Z">
        <w:r w:rsidR="006C6A53">
          <w:t>validation</w:t>
        </w:r>
        <w:r w:rsidR="00C17A7B">
          <w:t xml:space="preserve"> </w:t>
        </w:r>
      </w:ins>
      <w:r w:rsidRPr="001C03DF">
        <w:t xml:space="preserve">MAE of </w:t>
      </w:r>
      <w:del w:id="1320" w:author="Acaru, Silviu" w:date="2026-03-17T23:10:00Z" w16du:dateUtc="2026-03-17T22:10:00Z">
        <w:r w:rsidR="001C03DF" w:rsidRPr="001C03DF">
          <w:delText>6.66</w:delText>
        </w:r>
      </w:del>
      <w:ins w:id="1321" w:author="Acaru, Silviu" w:date="2026-03-17T23:10:00Z" w16du:dateUtc="2026-03-17T22:10:00Z">
        <w:r w:rsidR="006C6A53">
          <w:t>13.41</w:t>
        </w:r>
      </w:ins>
      <w:r w:rsidR="00C40366">
        <w:t xml:space="preserve"> </w:t>
      </w:r>
      <w:r w:rsidR="00793827" w:rsidRPr="001C03DF">
        <w:t>°C</w:t>
      </w:r>
      <w:r w:rsidR="006C6A53">
        <w:t xml:space="preserve"> </w:t>
      </w:r>
      <w:del w:id="1322" w:author="Acaru, Silviu" w:date="2026-03-17T23:10:00Z" w16du:dateUtc="2026-03-17T22:10:00Z">
        <w:r w:rsidR="00344506">
          <w:delText xml:space="preserve">with </w:delText>
        </w:r>
      </w:del>
      <w:ins w:id="1323" w:author="Acaru, Silviu" w:date="2026-03-17T23:10:00Z" w16du:dateUtc="2026-03-17T22:10:00Z">
        <w:r w:rsidR="006C6A53">
          <w:t xml:space="preserve">and a test MAE of 15.17 </w:t>
        </w:r>
        <w:r w:rsidR="006C6A53" w:rsidRPr="001C03DF">
          <w:t>°C</w:t>
        </w:r>
        <w:r w:rsidR="006C6A53">
          <w:t xml:space="preserve"> with a combined validation and test MAE of 14.29 </w:t>
        </w:r>
        <w:r w:rsidR="006C6A53" w:rsidRPr="001C03DF">
          <w:t>°C</w:t>
        </w:r>
        <w:r w:rsidR="006C6A53">
          <w:t xml:space="preserve"> (Pearson r=0.73). The </w:t>
        </w:r>
      </w:ins>
      <w:r w:rsidR="006C6A53">
        <w:t xml:space="preserve">generalizability </w:t>
      </w:r>
      <w:del w:id="1324" w:author="Acaru, Silviu" w:date="2026-03-17T23:10:00Z" w16du:dateUtc="2026-03-17T22:10:00Z">
        <w:r w:rsidR="00344506">
          <w:delText xml:space="preserve">of </w:delText>
        </w:r>
        <w:r w:rsidR="00BB1F63">
          <w:delText>0.38</w:delText>
        </w:r>
      </w:del>
      <w:ins w:id="1325" w:author="Acaru, Silviu" w:date="2026-03-17T23:10:00Z" w16du:dateUtc="2026-03-17T22:10:00Z">
        <w:r w:rsidR="00C51DA2">
          <w:t xml:space="preserve">gap (validation MAE minus training MAE) was 9.49 </w:t>
        </w:r>
        <w:r w:rsidR="00C51DA2" w:rsidRPr="001C03DF">
          <w:t>°C</w:t>
        </w:r>
      </w:ins>
      <w:r w:rsidR="00C51DA2">
        <w:t xml:space="preserve">, </w:t>
      </w:r>
      <w:r>
        <w:t>indicating a</w:t>
      </w:r>
      <w:r w:rsidR="007B64CD">
        <w:t xml:space="preserve"> </w:t>
      </w:r>
      <w:del w:id="1326" w:author="Acaru, Silviu" w:date="2026-03-17T23:10:00Z" w16du:dateUtc="2026-03-17T22:10:00Z">
        <w:r>
          <w:delText>slight</w:delText>
        </w:r>
      </w:del>
      <w:ins w:id="1327" w:author="Acaru, Silviu" w:date="2026-03-17T23:10:00Z" w16du:dateUtc="2026-03-17T22:10:00Z">
        <w:r w:rsidR="00C51DA2">
          <w:t>moderate</w:t>
        </w:r>
      </w:ins>
      <w:r>
        <w:t xml:space="preserve"> </w:t>
      </w:r>
      <w:r w:rsidR="00BB1F63">
        <w:t>overfitting</w:t>
      </w:r>
      <w:r>
        <w:t xml:space="preserve"> of the data.</w:t>
      </w:r>
      <w:r w:rsidR="00C51DA2">
        <w:t xml:space="preserve"> </w:t>
      </w:r>
      <w:ins w:id="1328" w:author="Acaru, Silviu" w:date="2026-03-17T23:10:00Z" w16du:dateUtc="2026-03-17T22:10:00Z">
        <w:r w:rsidR="00C51DA2">
          <w:t xml:space="preserve">Nevertheless, the stacking ensemble consistently outperformed all individual base models, with the best individual model (GBR) achieving a validation MAE of only 15.99 </w:t>
        </w:r>
        <w:r w:rsidR="00C51DA2" w:rsidRPr="001C03DF">
          <w:t>°C</w:t>
        </w:r>
        <w:r w:rsidR="00C51DA2">
          <w:t>.</w:t>
        </w:r>
        <w:r>
          <w:t xml:space="preserve"> </w:t>
        </w:r>
      </w:ins>
      <w:r w:rsidR="007E6026">
        <w:t>The selected model demonstrated restricted extrapolation capabilities beyond its training domain.</w:t>
      </w:r>
      <w:ins w:id="1329" w:author="Acaru, Silviu" w:date="2026-03-17T23:10:00Z" w16du:dateUtc="2026-03-17T22:10:00Z">
        <w:r w:rsidR="007E6026">
          <w:t xml:space="preserve"> </w:t>
        </w:r>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at the upper boundary.</w:t>
        </w:r>
      </w:ins>
      <w:r w:rsidR="00C51DA2">
        <w:t xml:space="preserve"> </w:t>
      </w:r>
      <w:r w:rsidR="007E6026">
        <w:t>This limitation emphasizes the importance of careful consideration when applying these models to underrepresented conditions or scenarios outside their training range.</w:t>
      </w:r>
      <w:r w:rsidR="00DE587C">
        <w:t xml:space="preserve"> </w:t>
      </w:r>
      <w:ins w:id="1330" w:author="Acaru, Silviu" w:date="2026-03-17T23:10:00Z" w16du:dateUtc="2026-03-17T22:10:00Z">
        <w:r w:rsidR="003058D5">
          <w:t xml:space="preserve">Incorporating additional algorithms such as Gaussian Process Regressors into the ensemble could be an area worth trying for expanding the extrapolation abilities of the ensemble model. </w:t>
        </w:r>
      </w:ins>
      <w:r>
        <w:t>For visualization, parallel coordinates proved to be a meaningful technique for this dataset, given the relatively small number of features</w:t>
      </w:r>
      <w:ins w:id="1331" w:author="Acaru, Silviu" w:date="2026-03-17T23:10:00Z" w16du:dateUtc="2026-03-17T22:10:00Z">
        <w:r w:rsidR="00C51DA2">
          <w:t xml:space="preserve">, and the user interface was constrained to the reliable prediction of 0 </w:t>
        </w:r>
        <w:r w:rsidR="00C51DA2" w:rsidRPr="001C03DF">
          <w:t>°C</w:t>
        </w:r>
        <w:r w:rsidR="00C51DA2">
          <w:t xml:space="preserve"> to 80 </w:t>
        </w:r>
        <w:r w:rsidR="00C51DA2" w:rsidRPr="001C03DF">
          <w:t>°C</w:t>
        </w:r>
      </w:ins>
      <w:r w:rsidR="00C51DA2">
        <w:t>.</w:t>
      </w:r>
    </w:p>
    <w:p w14:paraId="34F615EF" w14:textId="5465B49C" w:rsidR="00443E04" w:rsidRDefault="00623DC8" w:rsidP="003D7DE8">
      <w:pPr>
        <w:pStyle w:val="whitespace-pre-wrap"/>
        <w:spacing w:before="0" w:beforeAutospacing="0" w:after="160" w:afterAutospacing="0" w:line="276" w:lineRule="auto"/>
        <w:jc w:val="both"/>
        <w:pPrChange w:id="1332" w:author="Acaru, Silviu" w:date="2026-03-17T23:10:00Z" w16du:dateUtc="2026-03-17T22:10:00Z">
          <w:pPr>
            <w:pStyle w:val="whitespace-pre-wrap"/>
            <w:spacing w:before="0" w:beforeAutospacing="0" w:after="160" w:afterAutospacing="0"/>
            <w:jc w:val="both"/>
          </w:pPr>
        </w:pPrChange>
      </w:pPr>
      <w:r>
        <w:t xml:space="preserve">Returning to the central question of this study, we demonstrated that </w:t>
      </w:r>
      <w:r w:rsidR="00D80801">
        <w:t>the ML model</w:t>
      </w:r>
      <w:r w:rsidR="00C51DA2">
        <w:t xml:space="preserve"> </w:t>
      </w:r>
      <w:del w:id="1333" w:author="Acaru, Silviu" w:date="2026-03-17T23:10:00Z" w16du:dateUtc="2026-03-17T22:10:00Z">
        <w:r>
          <w:delText>predicts</w:delText>
        </w:r>
      </w:del>
      <w:ins w:id="1334" w:author="Acaru, Silviu" w:date="2026-03-17T23:10:00Z" w16du:dateUtc="2026-03-17T22:10:00Z">
        <w:r w:rsidR="00C51DA2">
          <w:t xml:space="preserve">can </w:t>
        </w:r>
        <w:r>
          <w:t>predict</w:t>
        </w:r>
      </w:ins>
      <w:r>
        <w:t xml:space="preserve"> and </w:t>
      </w:r>
      <w:del w:id="1335" w:author="Acaru, Silviu" w:date="2026-03-17T23:10:00Z" w16du:dateUtc="2026-03-17T22:10:00Z">
        <w:r>
          <w:delText>optimizes</w:delText>
        </w:r>
      </w:del>
      <w:ins w:id="1336" w:author="Acaru, Silviu" w:date="2026-03-17T23:10:00Z" w16du:dateUtc="2026-03-17T22:10:00Z">
        <w:r>
          <w:t>optimize</w:t>
        </w:r>
      </w:ins>
      <w:r>
        <w:t xml:space="preserve"> the formulations of lignin PUs</w:t>
      </w:r>
      <w:del w:id="1337" w:author="Acaru, Silviu" w:date="2026-03-17T23:10:00Z" w16du:dateUtc="2026-03-17T22:10:00Z">
        <w:r>
          <w:delText>, while</w:delText>
        </w:r>
      </w:del>
      <w:r>
        <w:t xml:space="preserve"> using limited experimental datasets</w:t>
      </w:r>
      <w:r w:rsidR="00D80801">
        <w:t xml:space="preserve"> with </w:t>
      </w:r>
      <w:del w:id="1338" w:author="Acaru, Silviu" w:date="2026-03-17T23:10:00Z" w16du:dateUtc="2026-03-17T22:10:00Z">
        <w:r w:rsidR="00D80801">
          <w:delText>high</w:delText>
        </w:r>
      </w:del>
      <w:ins w:id="1339" w:author="Acaru, Silviu" w:date="2026-03-17T23:10:00Z" w16du:dateUtc="2026-03-17T22:10:00Z">
        <w:r w:rsidR="00C51DA2">
          <w:t>reasonable</w:t>
        </w:r>
      </w:ins>
      <w:r w:rsidR="00D80801">
        <w:t xml:space="preserve"> accuracy</w:t>
      </w:r>
      <w:r>
        <w:t xml:space="preserve">.  </w:t>
      </w:r>
      <w:r w:rsidR="00463DFC">
        <w:t>Despite the promising results, several limitations of this study must be acknowledged. The small experimental dataset</w:t>
      </w:r>
      <w:ins w:id="1340" w:author="Acaru, Silviu" w:date="2026-03-17T23:10:00Z" w16du:dateUtc="2026-03-17T22:10:00Z">
        <w:r w:rsidR="00C51DA2">
          <w:t xml:space="preserve"> (136 samples after preprocessing from an initial 180)</w:t>
        </w:r>
      </w:ins>
      <w:r w:rsidR="00463DFC">
        <w:t xml:space="preserve"> may have 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w:t>
      </w:r>
      <w:ins w:id="1341" w:author="Acaru, Silviu" w:date="2026-03-17T23:10:00Z" w16du:dateUtc="2026-03-17T22:10:00Z">
        <w:r w:rsidR="00C51DA2">
          <w:t xml:space="preserve">- evidenced by the widening gap between training and validation metrics with increasing model complexity - </w:t>
        </w:r>
      </w:ins>
      <w:r w:rsidR="00463DFC">
        <w:t>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ins w:id="1342" w:author="Acaru, Silviu" w:date="2026-03-17T23:10:00Z" w16du:dateUtc="2026-03-17T22:10:00Z">
        <w:r w:rsidR="00B23521">
          <w:t xml:space="preserve"> F</w:t>
        </w:r>
        <w:r w:rsidR="002033DD">
          <w:t xml:space="preserve">urthermore, while the inclusion of post-synthesis characterization features such as swelling ratio was shown to reduce MAE in early-stage evaluations, future work could explore hybrid workflows where an initial recipe-only prediction guides </w:t>
        </w:r>
        <w:r w:rsidR="00B23521">
          <w:t>synthesis</w:t>
        </w:r>
        <w:r w:rsidR="002033DD">
          <w:t xml:space="preserve">, followed by a refined second stage model incorporating characterization data to improve accuracy iteratively. </w:t>
        </w:r>
        <w:r w:rsidR="007B64CD">
          <w:t>From a practical perspective this model is</w:t>
        </w:r>
        <w:r w:rsidR="00DE587C">
          <w:t xml:space="preserve"> suitable for initial screening designs, due to its MAE values, and further optimizations could be proceeding </w:t>
        </w:r>
        <w:r w:rsidR="007B64CD">
          <w:t xml:space="preserve">from </w:t>
        </w:r>
        <w:r w:rsidR="00DE587C">
          <w:t>there through techniques such as Bayesian optimization</w:t>
        </w:r>
        <w:r w:rsidR="007B64CD">
          <w:t xml:space="preserve"> to identify the </w:t>
        </w:r>
        <w:proofErr w:type="spellStart"/>
        <w:r w:rsidR="007B64CD">
          <w:t>T</w:t>
        </w:r>
        <w:r w:rsidR="007B64CD" w:rsidRPr="003D7DE8">
          <w:rPr>
            <w:vertAlign w:val="subscript"/>
          </w:rPr>
          <w:t>g</w:t>
        </w:r>
        <w:r w:rsidR="007B64CD" w:rsidRPr="003D7DE8">
          <w:t>’s</w:t>
        </w:r>
        <w:proofErr w:type="spellEnd"/>
        <w:r w:rsidR="007B64CD">
          <w:t xml:space="preserve"> global optimum. </w:t>
        </w:r>
        <w:r w:rsidR="00DE587C">
          <w:t xml:space="preserve"> </w:t>
        </w:r>
      </w:ins>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 xml:space="preserve">This work was supported by the Research Foundation – Flanders (FWO) under grant G0E0223N </w:t>
      </w:r>
      <w:proofErr w:type="spellStart"/>
      <w:r w:rsidRPr="00BE4FBD">
        <w:rPr>
          <w:rFonts w:ascii="Times New Roman" w:eastAsiaTheme="minorHAnsi" w:hAnsi="Times New Roman" w:cs="Times New Roman"/>
          <w:b w:val="0"/>
          <w:sz w:val="24"/>
          <w:szCs w:val="24"/>
        </w:rPr>
        <w:t>digiLignin</w:t>
      </w:r>
      <w:proofErr w:type="spellEnd"/>
      <w:r w:rsidRPr="00BE4FBD">
        <w:rPr>
          <w:rFonts w:ascii="Times New Roman" w:eastAsiaTheme="minorHAnsi" w:hAnsi="Times New Roman" w:cs="Times New Roman"/>
          <w:b w:val="0"/>
          <w:sz w:val="24"/>
          <w:szCs w:val="24"/>
        </w:rPr>
        <w:t>.</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Marc </w:t>
      </w:r>
      <w:proofErr w:type="spellStart"/>
      <w:r w:rsidRPr="00BE4FBD">
        <w:rPr>
          <w:rFonts w:ascii="Times New Roman" w:hAnsi="Times New Roman" w:cs="Times New Roman"/>
          <w:sz w:val="24"/>
          <w:szCs w:val="24"/>
        </w:rPr>
        <w:t>Comí</w:t>
      </w:r>
      <w:proofErr w:type="spellEnd"/>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w:t>
      </w:r>
      <w:proofErr w:type="spellStart"/>
      <w:r w:rsidRPr="00BE4FBD">
        <w:rPr>
          <w:rFonts w:ascii="Times New Roman" w:hAnsi="Times New Roman" w:cs="Times New Roman"/>
          <w:sz w:val="24"/>
          <w:szCs w:val="24"/>
        </w:rPr>
        <w:t>Bernaerts</w:t>
      </w:r>
      <w:proofErr w:type="spellEnd"/>
      <w:r w:rsidRPr="00BE4FBD">
        <w:rPr>
          <w:rFonts w:ascii="Times New Roman" w:hAnsi="Times New Roman" w:cs="Times New Roman"/>
          <w:sz w:val="24"/>
          <w:szCs w:val="24"/>
        </w:rPr>
        <w:t xml:space="preserv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headerReference w:type="even" r:id="rId39"/>
          <w:footerReference w:type="even" r:id="rId40"/>
          <w:footerReference w:type="default" r:id="rId41"/>
          <w:headerReference w:type="first" r:id="rId42"/>
          <w:footerReference w:type="first" r:id="rId43"/>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383" w:name="_Toc179040484"/>
      <w:r w:rsidRPr="00443E04">
        <w:rPr>
          <w:rFonts w:ascii="Times New Roman" w:eastAsia="Times New Roman" w:hAnsi="Times New Roman" w:cs="Times New Roman"/>
          <w:sz w:val="24"/>
          <w:szCs w:val="24"/>
        </w:rPr>
        <w:t>References</w:t>
      </w:r>
      <w:bookmarkEnd w:id="1383"/>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[1</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Delavarde</w:t>
          </w:r>
          <w:proofErr w:type="spellEnd"/>
          <w:r>
            <w:rPr>
              <w:rFonts w:eastAsia="Times New Roman"/>
            </w:rPr>
            <w:t xml:space="preserve">, G. Savin, P. </w:t>
          </w:r>
          <w:proofErr w:type="spellStart"/>
          <w:r>
            <w:rPr>
              <w:rFonts w:eastAsia="Times New Roman"/>
            </w:rPr>
            <w:t>Derkenne</w:t>
          </w:r>
          <w:proofErr w:type="spellEnd"/>
          <w:r>
            <w:rPr>
              <w:rFonts w:eastAsia="Times New Roman"/>
            </w:rPr>
            <w:t>, M. Boursier, R. Morales-</w:t>
          </w:r>
          <w:proofErr w:type="spellStart"/>
          <w:r>
            <w:rPr>
              <w:rFonts w:eastAsia="Times New Roman"/>
            </w:rPr>
            <w:t>Cerrada</w:t>
          </w:r>
          <w:proofErr w:type="spellEnd"/>
          <w:r>
            <w:rPr>
              <w:rFonts w:eastAsia="Times New Roman"/>
            </w:rPr>
            <w:t xml:space="preserve">, B. </w:t>
          </w:r>
          <w:proofErr w:type="spellStart"/>
          <w:r>
            <w:rPr>
              <w:rFonts w:eastAsia="Times New Roman"/>
            </w:rPr>
            <w:t>Nottelet</w:t>
          </w:r>
          <w:proofErr w:type="spellEnd"/>
          <w:r>
            <w:rPr>
              <w:rFonts w:eastAsia="Times New Roman"/>
            </w:rPr>
            <w:t xml:space="preserve">, J. Pinaud, S. </w:t>
          </w:r>
          <w:proofErr w:type="spellStart"/>
          <w:r>
            <w:rPr>
              <w:rFonts w:eastAsia="Times New Roman"/>
            </w:rPr>
            <w:t>Caillol</w:t>
          </w:r>
          <w:proofErr w:type="spellEnd"/>
          <w:r>
            <w:rPr>
              <w:rFonts w:eastAsia="Times New Roman"/>
            </w:rPr>
            <w:t xml:space="preserve">,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w:t>
          </w:r>
          <w:proofErr w:type="spellStart"/>
          <w:r>
            <w:rPr>
              <w:rFonts w:eastAsia="Times New Roman"/>
            </w:rPr>
            <w:t>Smorawska</w:t>
          </w:r>
          <w:proofErr w:type="spellEnd"/>
          <w:r>
            <w:rPr>
              <w:rFonts w:eastAsia="Times New Roman"/>
            </w:rPr>
            <w:t xml:space="preserve">, E. </w:t>
          </w:r>
          <w:proofErr w:type="spellStart"/>
          <w:r>
            <w:rPr>
              <w:rFonts w:eastAsia="Times New Roman"/>
            </w:rPr>
            <w:t>Głowińska</w:t>
          </w:r>
          <w:proofErr w:type="spellEnd"/>
          <w:r>
            <w:rPr>
              <w:rFonts w:eastAsia="Times New Roman"/>
            </w:rPr>
            <w:t xml:space="preserve">,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w:t>
          </w:r>
          <w:proofErr w:type="spellStart"/>
          <w:r>
            <w:rPr>
              <w:rFonts w:eastAsia="Times New Roman"/>
            </w:rPr>
            <w:t>Comí</w:t>
          </w:r>
          <w:proofErr w:type="spellEnd"/>
          <w:r>
            <w:rPr>
              <w:rFonts w:eastAsia="Times New Roman"/>
            </w:rPr>
            <w:t xml:space="preserve">, M. Fernández, A. Santamaría,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Macromol</w:t>
          </w:r>
          <w:proofErr w:type="spellEnd"/>
          <w:r>
            <w:rPr>
              <w:rFonts w:eastAsia="Times New Roman"/>
              <w:i/>
              <w:iCs/>
            </w:rPr>
            <w:t xml:space="preserve">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w:t>
          </w:r>
          <w:proofErr w:type="spellStart"/>
          <w:r>
            <w:rPr>
              <w:rFonts w:eastAsia="Times New Roman"/>
            </w:rPr>
            <w:t>Comí</w:t>
          </w:r>
          <w:proofErr w:type="spellEnd"/>
          <w:r>
            <w:rPr>
              <w:rFonts w:eastAsia="Times New Roman"/>
            </w:rPr>
            <w:t xml:space="preserve">,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r>
            <w:rPr>
              <w:rFonts w:eastAsia="Times New Roman"/>
              <w:i/>
              <w:iCs/>
            </w:rPr>
            <w:t>Polymer (</w:t>
          </w:r>
          <w:proofErr w:type="spellStart"/>
          <w:r>
            <w:rPr>
              <w:rFonts w:eastAsia="Times New Roman"/>
              <w:i/>
              <w:iCs/>
            </w:rPr>
            <w:t>Guildf</w:t>
          </w:r>
          <w:proofErr w:type="spellEnd"/>
          <w:r>
            <w:rPr>
              <w:rFonts w:eastAsia="Times New Roman"/>
              <w:i/>
              <w:iCs/>
            </w:rPr>
            <w:t>)</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3D7DE8" w:rsidRDefault="00412D9A">
          <w:pPr>
            <w:divId w:val="645167187"/>
            <w:rPr>
              <w:lang w:val="fr-FR"/>
              <w:rPrChange w:id="1384" w:author="Acaru, Silviu" w:date="2026-03-17T23:10:00Z" w16du:dateUtc="2026-03-17T22:10:00Z">
                <w:rPr/>
              </w:rPrChange>
            </w:rPr>
          </w:pPr>
          <w:r w:rsidRPr="003D7DE8">
            <w:rPr>
              <w:lang w:val="fr-FR"/>
              <w:rPrChange w:id="1385" w:author="Acaru, Silviu" w:date="2026-03-17T23:10:00Z" w16du:dateUtc="2026-03-17T22:10:00Z">
                <w:rPr/>
              </w:rPrChange>
            </w:rPr>
            <w:t xml:space="preserve">[5] </w:t>
          </w:r>
          <w:r w:rsidRPr="003D7DE8">
            <w:rPr>
              <w:lang w:val="fr-FR"/>
              <w:rPrChange w:id="1386" w:author="Acaru, Silviu" w:date="2026-03-17T23:10:00Z" w16du:dateUtc="2026-03-17T22:10:00Z">
                <w:rPr/>
              </w:rPrChange>
            </w:rPr>
            <w:tab/>
            <w:t xml:space="preserve">M. </w:t>
          </w:r>
          <w:proofErr w:type="spellStart"/>
          <w:r w:rsidRPr="003D7DE8">
            <w:rPr>
              <w:lang w:val="fr-FR"/>
              <w:rPrChange w:id="1387" w:author="Acaru, Silviu" w:date="2026-03-17T23:10:00Z" w16du:dateUtc="2026-03-17T22:10:00Z">
                <w:rPr/>
              </w:rPrChange>
            </w:rPr>
            <w:t>Comí</w:t>
          </w:r>
          <w:proofErr w:type="spellEnd"/>
          <w:r w:rsidRPr="003D7DE8">
            <w:rPr>
              <w:lang w:val="fr-FR"/>
              <w:rPrChange w:id="1388" w:author="Acaru, Silviu" w:date="2026-03-17T23:10:00Z" w16du:dateUtc="2026-03-17T22:10:00Z">
                <w:rPr/>
              </w:rPrChange>
            </w:rPr>
            <w:t xml:space="preserve">, G. </w:t>
          </w:r>
          <w:proofErr w:type="spellStart"/>
          <w:r w:rsidRPr="003D7DE8">
            <w:rPr>
              <w:lang w:val="fr-FR"/>
              <w:rPrChange w:id="1389" w:author="Acaru, Silviu" w:date="2026-03-17T23:10:00Z" w16du:dateUtc="2026-03-17T22:10:00Z">
                <w:rPr/>
              </w:rPrChange>
            </w:rPr>
            <w:t>Lligadas</w:t>
          </w:r>
          <w:proofErr w:type="spellEnd"/>
          <w:r w:rsidRPr="003D7DE8">
            <w:rPr>
              <w:lang w:val="fr-FR"/>
              <w:rPrChange w:id="1390" w:author="Acaru, Silviu" w:date="2026-03-17T23:10:00Z" w16du:dateUtc="2026-03-17T22:10:00Z">
                <w:rPr/>
              </w:rPrChange>
            </w:rPr>
            <w:t xml:space="preserve">, J. C. Ronda, M. </w:t>
          </w:r>
          <w:proofErr w:type="spellStart"/>
          <w:r w:rsidRPr="003D7DE8">
            <w:rPr>
              <w:lang w:val="fr-FR"/>
              <w:rPrChange w:id="1391" w:author="Acaru, Silviu" w:date="2026-03-17T23:10:00Z" w16du:dateUtc="2026-03-17T22:10:00Z">
                <w:rPr/>
              </w:rPrChange>
            </w:rPr>
            <w:t>Galià</w:t>
          </w:r>
          <w:proofErr w:type="spellEnd"/>
          <w:r w:rsidRPr="003D7DE8">
            <w:rPr>
              <w:lang w:val="fr-FR"/>
              <w:rPrChange w:id="1392" w:author="Acaru, Silviu" w:date="2026-03-17T23:10:00Z" w16du:dateUtc="2026-03-17T22:10:00Z">
                <w:rPr/>
              </w:rPrChange>
            </w:rPr>
            <w:t xml:space="preserve">, V. </w:t>
          </w:r>
          <w:proofErr w:type="spellStart"/>
          <w:r w:rsidRPr="003D7DE8">
            <w:rPr>
              <w:lang w:val="fr-FR"/>
              <w:rPrChange w:id="1393" w:author="Acaru, Silviu" w:date="2026-03-17T23:10:00Z" w16du:dateUtc="2026-03-17T22:10:00Z">
                <w:rPr/>
              </w:rPrChange>
            </w:rPr>
            <w:t>Cádiz</w:t>
          </w:r>
          <w:proofErr w:type="spellEnd"/>
          <w:r w:rsidRPr="003D7DE8">
            <w:rPr>
              <w:lang w:val="fr-FR"/>
              <w:rPrChange w:id="1394" w:author="Acaru, Silviu" w:date="2026-03-17T23:10:00Z" w16du:dateUtc="2026-03-17T22:10:00Z">
                <w:rPr/>
              </w:rPrChange>
            </w:rPr>
            <w:t xml:space="preserve">, </w:t>
          </w:r>
          <w:proofErr w:type="spellStart"/>
          <w:r w:rsidRPr="003D7DE8">
            <w:rPr>
              <w:i/>
              <w:lang w:val="fr-FR"/>
              <w:rPrChange w:id="1395" w:author="Acaru, Silviu" w:date="2026-03-17T23:10:00Z" w16du:dateUtc="2026-03-17T22:10:00Z">
                <w:rPr>
                  <w:i/>
                </w:rPr>
              </w:rPrChange>
            </w:rPr>
            <w:t>Eur</w:t>
          </w:r>
          <w:proofErr w:type="spellEnd"/>
          <w:r w:rsidRPr="003D7DE8">
            <w:rPr>
              <w:i/>
              <w:lang w:val="fr-FR"/>
              <w:rPrChange w:id="1396" w:author="Acaru, Silviu" w:date="2026-03-17T23:10:00Z" w16du:dateUtc="2026-03-17T22:10:00Z">
                <w:rPr>
                  <w:i/>
                </w:rPr>
              </w:rPrChange>
            </w:rPr>
            <w:t xml:space="preserve"> </w:t>
          </w:r>
          <w:proofErr w:type="spellStart"/>
          <w:r w:rsidRPr="003D7DE8">
            <w:rPr>
              <w:i/>
              <w:lang w:val="fr-FR"/>
              <w:rPrChange w:id="1397" w:author="Acaru, Silviu" w:date="2026-03-17T23:10:00Z" w16du:dateUtc="2026-03-17T22:10:00Z">
                <w:rPr>
                  <w:i/>
                </w:rPr>
              </w:rPrChange>
            </w:rPr>
            <w:t>Polym</w:t>
          </w:r>
          <w:proofErr w:type="spellEnd"/>
          <w:r w:rsidRPr="003D7DE8">
            <w:rPr>
              <w:i/>
              <w:lang w:val="fr-FR"/>
              <w:rPrChange w:id="1398" w:author="Acaru, Silviu" w:date="2026-03-17T23:10:00Z" w16du:dateUtc="2026-03-17T22:10:00Z">
                <w:rPr>
                  <w:i/>
                </w:rPr>
              </w:rPrChange>
            </w:rPr>
            <w:t xml:space="preserve"> J</w:t>
          </w:r>
          <w:r w:rsidRPr="003D7DE8">
            <w:rPr>
              <w:lang w:val="fr-FR"/>
              <w:rPrChange w:id="1399" w:author="Acaru, Silviu" w:date="2026-03-17T23:10:00Z" w16du:dateUtc="2026-03-17T22:10:00Z">
                <w:rPr/>
              </w:rPrChange>
            </w:rPr>
            <w:t xml:space="preserve"> </w:t>
          </w:r>
          <w:r w:rsidRPr="003D7DE8">
            <w:rPr>
              <w:b/>
              <w:lang w:val="fr-FR"/>
              <w:rPrChange w:id="1400" w:author="Acaru, Silviu" w:date="2026-03-17T23:10:00Z" w16du:dateUtc="2026-03-17T22:10:00Z">
                <w:rPr>
                  <w:b/>
                </w:rPr>
              </w:rPrChange>
            </w:rPr>
            <w:t>2017</w:t>
          </w:r>
          <w:r w:rsidRPr="003D7DE8">
            <w:rPr>
              <w:lang w:val="fr-FR"/>
              <w:rPrChange w:id="1401" w:author="Acaru, Silviu" w:date="2026-03-17T23:10:00Z" w16du:dateUtc="2026-03-17T22:10:00Z">
                <w:rPr/>
              </w:rPrChange>
            </w:rPr>
            <w:t xml:space="preserve">, </w:t>
          </w:r>
          <w:r w:rsidRPr="003D7DE8">
            <w:rPr>
              <w:i/>
              <w:lang w:val="fr-FR"/>
              <w:rPrChange w:id="1402" w:author="Acaru, Silviu" w:date="2026-03-17T23:10:00Z" w16du:dateUtc="2026-03-17T22:10:00Z">
                <w:rPr>
                  <w:i/>
                </w:rPr>
              </w:rPrChange>
            </w:rPr>
            <w:t>91</w:t>
          </w:r>
          <w:r w:rsidRPr="003D7DE8">
            <w:rPr>
              <w:lang w:val="fr-FR"/>
              <w:rPrChange w:id="1403" w:author="Acaru, Silviu" w:date="2026-03-17T23:10:00Z" w16du:dateUtc="2026-03-17T22:10:00Z">
                <w:rPr/>
              </w:rPrChange>
            </w:rPr>
            <w:t>, 408.</w:t>
          </w:r>
        </w:p>
        <w:p w14:paraId="337EC6B6" w14:textId="210DEAA8" w:rsidR="00412D9A" w:rsidRDefault="00412D9A">
          <w:pPr>
            <w:divId w:val="1421369445"/>
            <w:rPr>
              <w:rFonts w:eastAsia="Times New Roman"/>
            </w:rPr>
          </w:pPr>
          <w:r>
            <w:rPr>
              <w:rFonts w:eastAsia="Times New Roman"/>
            </w:rPr>
            <w:t>[6</w:t>
          </w:r>
          <w:proofErr w:type="gramStart"/>
          <w:r>
            <w:rPr>
              <w:rFonts w:eastAsia="Times New Roman"/>
            </w:rPr>
            <w:t xml:space="preserve">] </w:t>
          </w:r>
          <w:r>
            <w:rPr>
              <w:rFonts w:eastAsia="Times New Roman"/>
            </w:rPr>
            <w:tab/>
            <w:t>E</w:t>
          </w:r>
          <w:proofErr w:type="gramEnd"/>
          <w:r>
            <w:rPr>
              <w:rFonts w:eastAsia="Times New Roman"/>
            </w:rPr>
            <w:t xml:space="preserve">. Pichon, D. De Smet, P. Rouster, K. </w:t>
          </w:r>
          <w:proofErr w:type="spellStart"/>
          <w:r>
            <w:rPr>
              <w:rFonts w:eastAsia="Times New Roman"/>
            </w:rPr>
            <w:t>Freulings</w:t>
          </w:r>
          <w:proofErr w:type="spellEnd"/>
          <w:r>
            <w:rPr>
              <w:rFonts w:eastAsia="Times New Roman"/>
            </w:rPr>
            <w:t xml:space="preserve">, A. Pich, K. V. </w:t>
          </w:r>
          <w:proofErr w:type="spellStart"/>
          <w:r>
            <w:rPr>
              <w:rFonts w:eastAsia="Times New Roman"/>
            </w:rPr>
            <w:t>Bernaerts</w:t>
          </w:r>
          <w:proofErr w:type="spellEnd"/>
          <w:r>
            <w:rPr>
              <w:rFonts w:eastAsia="Times New Roman"/>
            </w:rPr>
            <w:t xml:space="preserve">,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3D7DE8" w:rsidRDefault="00412D9A">
          <w:pPr>
            <w:divId w:val="182331594"/>
            <w:rPr>
              <w:lang w:val="de-DE"/>
              <w:rPrChange w:id="1404" w:author="Acaru, Silviu" w:date="2026-03-17T23:10:00Z" w16du:dateUtc="2026-03-17T22:10:00Z">
                <w:rPr/>
              </w:rPrChange>
            </w:rPr>
          </w:pPr>
          <w:r w:rsidRPr="003D7DE8">
            <w:rPr>
              <w:lang w:val="de-DE"/>
              <w:rPrChange w:id="1405" w:author="Acaru, Silviu" w:date="2026-03-17T23:10:00Z" w16du:dateUtc="2026-03-17T22:10:00Z">
                <w:rPr/>
              </w:rPrChange>
            </w:rPr>
            <w:t xml:space="preserve">[7] </w:t>
          </w:r>
          <w:r w:rsidRPr="003D7DE8">
            <w:rPr>
              <w:lang w:val="de-DE"/>
              <w:rPrChange w:id="1406" w:author="Acaru, Silviu" w:date="2026-03-17T23:10:00Z" w16du:dateUtc="2026-03-17T22:10:00Z">
                <w:rPr/>
              </w:rPrChange>
            </w:rPr>
            <w:tab/>
            <w:t xml:space="preserve">E. Pichon, J. Verstappen, S. Stepanova, A. Pich, K. V. </w:t>
          </w:r>
          <w:proofErr w:type="spellStart"/>
          <w:r w:rsidRPr="003D7DE8">
            <w:rPr>
              <w:lang w:val="de-DE"/>
              <w:rPrChange w:id="1407" w:author="Acaru, Silviu" w:date="2026-03-17T23:10:00Z" w16du:dateUtc="2026-03-17T22:10:00Z">
                <w:rPr/>
              </w:rPrChange>
            </w:rPr>
            <w:t>Bernaerts</w:t>
          </w:r>
          <w:proofErr w:type="spellEnd"/>
          <w:r w:rsidRPr="003D7DE8">
            <w:rPr>
              <w:lang w:val="de-DE"/>
              <w:rPrChange w:id="1408" w:author="Acaru, Silviu" w:date="2026-03-17T23:10:00Z" w16du:dateUtc="2026-03-17T22:10:00Z">
                <w:rPr/>
              </w:rPrChange>
            </w:rPr>
            <w:t xml:space="preserve">, </w:t>
          </w:r>
          <w:proofErr w:type="spellStart"/>
          <w:r w:rsidRPr="003D7DE8">
            <w:rPr>
              <w:i/>
              <w:lang w:val="de-DE"/>
              <w:rPrChange w:id="1409" w:author="Acaru, Silviu" w:date="2026-03-17T23:10:00Z" w16du:dateUtc="2026-03-17T22:10:00Z">
                <w:rPr>
                  <w:i/>
                </w:rPr>
              </w:rPrChange>
            </w:rPr>
            <w:t>Eur</w:t>
          </w:r>
          <w:proofErr w:type="spellEnd"/>
          <w:r w:rsidRPr="003D7DE8">
            <w:rPr>
              <w:i/>
              <w:lang w:val="de-DE"/>
              <w:rPrChange w:id="1410" w:author="Acaru, Silviu" w:date="2026-03-17T23:10:00Z" w16du:dateUtc="2026-03-17T22:10:00Z">
                <w:rPr>
                  <w:i/>
                </w:rPr>
              </w:rPrChange>
            </w:rPr>
            <w:t xml:space="preserve"> </w:t>
          </w:r>
          <w:proofErr w:type="spellStart"/>
          <w:r w:rsidRPr="003D7DE8">
            <w:rPr>
              <w:i/>
              <w:lang w:val="de-DE"/>
              <w:rPrChange w:id="1411" w:author="Acaru, Silviu" w:date="2026-03-17T23:10:00Z" w16du:dateUtc="2026-03-17T22:10:00Z">
                <w:rPr>
                  <w:i/>
                </w:rPr>
              </w:rPrChange>
            </w:rPr>
            <w:t>Polym</w:t>
          </w:r>
          <w:proofErr w:type="spellEnd"/>
          <w:r w:rsidRPr="003D7DE8">
            <w:rPr>
              <w:i/>
              <w:lang w:val="de-DE"/>
              <w:rPrChange w:id="1412" w:author="Acaru, Silviu" w:date="2026-03-17T23:10:00Z" w16du:dateUtc="2026-03-17T22:10:00Z">
                <w:rPr>
                  <w:i/>
                </w:rPr>
              </w:rPrChange>
            </w:rPr>
            <w:t xml:space="preserve"> J</w:t>
          </w:r>
          <w:r w:rsidRPr="003D7DE8">
            <w:rPr>
              <w:lang w:val="de-DE"/>
              <w:rPrChange w:id="1413" w:author="Acaru, Silviu" w:date="2026-03-17T23:10:00Z" w16du:dateUtc="2026-03-17T22:10:00Z">
                <w:rPr/>
              </w:rPrChange>
            </w:rPr>
            <w:t xml:space="preserve"> </w:t>
          </w:r>
          <w:r w:rsidRPr="003D7DE8">
            <w:rPr>
              <w:b/>
              <w:lang w:val="de-DE"/>
              <w:rPrChange w:id="1414" w:author="Acaru, Silviu" w:date="2026-03-17T23:10:00Z" w16du:dateUtc="2026-03-17T22:10:00Z">
                <w:rPr>
                  <w:b/>
                </w:rPr>
              </w:rPrChange>
            </w:rPr>
            <w:t>2024</w:t>
          </w:r>
          <w:r w:rsidRPr="003D7DE8">
            <w:rPr>
              <w:lang w:val="de-DE"/>
              <w:rPrChange w:id="1415" w:author="Acaru, Silviu" w:date="2026-03-17T23:10:00Z" w16du:dateUtc="2026-03-17T22:10:00Z">
                <w:rPr/>
              </w:rPrChange>
            </w:rPr>
            <w:t xml:space="preserve">, </w:t>
          </w:r>
          <w:r w:rsidRPr="003D7DE8">
            <w:rPr>
              <w:i/>
              <w:lang w:val="de-DE"/>
              <w:rPrChange w:id="1416" w:author="Acaru, Silviu" w:date="2026-03-17T23:10:00Z" w16du:dateUtc="2026-03-17T22:10:00Z">
                <w:rPr>
                  <w:i/>
                </w:rPr>
              </w:rPrChange>
            </w:rPr>
            <w:t>217</w:t>
          </w:r>
          <w:r w:rsidR="00A919F0" w:rsidRPr="003D7DE8">
            <w:rPr>
              <w:lang w:val="de-DE"/>
              <w:rPrChange w:id="1417" w:author="Acaru, Silviu" w:date="2026-03-17T23:10:00Z" w16du:dateUtc="2026-03-17T22:10:00Z">
                <w:rPr/>
              </w:rPrChange>
            </w:rPr>
            <w:t>, 113309.</w:t>
          </w:r>
        </w:p>
        <w:p w14:paraId="2E4FBF17" w14:textId="77777777" w:rsidR="00412D9A" w:rsidRDefault="00412D9A">
          <w:pPr>
            <w:divId w:val="361130618"/>
            <w:rPr>
              <w:rFonts w:eastAsia="Times New Roman"/>
            </w:rPr>
          </w:pPr>
          <w:r>
            <w:rPr>
              <w:rFonts w:eastAsia="Times New Roman"/>
            </w:rPr>
            <w:t>[8</w:t>
          </w:r>
          <w:proofErr w:type="gramStart"/>
          <w:r>
            <w:rPr>
              <w:rFonts w:eastAsia="Times New Roman"/>
            </w:rPr>
            <w:t xml:space="preserve">] </w:t>
          </w:r>
          <w:r>
            <w:rPr>
              <w:rFonts w:eastAsia="Times New Roman"/>
            </w:rPr>
            <w:tab/>
            <w:t>B</w:t>
          </w:r>
          <w:proofErr w:type="gramEnd"/>
          <w:r>
            <w:rPr>
              <w:rFonts w:eastAsia="Times New Roman"/>
            </w:rPr>
            <w:t xml:space="preserve">. G. Laycock, C. M. Chan, P. J. Halley, </w:t>
          </w:r>
          <w:r>
            <w:rPr>
              <w:rFonts w:eastAsia="Times New Roman"/>
              <w:i/>
              <w:iCs/>
            </w:rPr>
            <w:t xml:space="preserve">Prog </w:t>
          </w:r>
          <w:proofErr w:type="spellStart"/>
          <w:r>
            <w:rPr>
              <w:rFonts w:eastAsia="Times New Roman"/>
              <w:i/>
              <w:iCs/>
            </w:rPr>
            <w:t>Polym</w:t>
          </w:r>
          <w:proofErr w:type="spellEnd"/>
          <w:r>
            <w:rPr>
              <w:rFonts w:eastAsia="Times New Roman"/>
              <w:i/>
              <w:iCs/>
            </w:rPr>
            <w:t xml:space="preserve">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[9</w:t>
          </w:r>
          <w:proofErr w:type="gramStart"/>
          <w:r>
            <w:rPr>
              <w:rFonts w:eastAsia="Times New Roman"/>
            </w:rPr>
            <w:t xml:space="preserve">] </w:t>
          </w:r>
          <w:r>
            <w:rPr>
              <w:rFonts w:eastAsia="Times New Roman"/>
            </w:rPr>
            <w:tab/>
            <w:t>C</w:t>
          </w:r>
          <w:proofErr w:type="gramEnd"/>
          <w:r>
            <w:rPr>
              <w:rFonts w:eastAsia="Times New Roman"/>
            </w:rPr>
            <w:t xml:space="preserve">. Kim, R. Batra, L. Chen, H. Tran, R. Ramprasad,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[10</w:t>
          </w:r>
          <w:proofErr w:type="gramStart"/>
          <w:r>
            <w:rPr>
              <w:rFonts w:eastAsia="Times New Roman"/>
            </w:rPr>
            <w:t xml:space="preserve">] </w:t>
          </w:r>
          <w:r>
            <w:rPr>
              <w:rFonts w:eastAsia="Times New Roman"/>
            </w:rPr>
            <w:tab/>
            <w:t>I</w:t>
          </w:r>
          <w:proofErr w:type="gramEnd"/>
          <w:r>
            <w:rPr>
              <w:rFonts w:eastAsia="Times New Roman"/>
            </w:rPr>
            <w:t xml:space="preserve">. P. </w:t>
          </w:r>
          <w:proofErr w:type="spellStart"/>
          <w:r>
            <w:rPr>
              <w:rFonts w:eastAsia="Times New Roman"/>
            </w:rPr>
            <w:t>Malashin</w:t>
          </w:r>
          <w:proofErr w:type="spellEnd"/>
          <w:r>
            <w:rPr>
              <w:rFonts w:eastAsia="Times New Roman"/>
            </w:rPr>
            <w:t xml:space="preserve">, V. S. Tynchenko, V. A. Nelyub, A. S. </w:t>
          </w:r>
          <w:proofErr w:type="spellStart"/>
          <w:r>
            <w:rPr>
              <w:rFonts w:eastAsia="Times New Roman"/>
            </w:rPr>
            <w:t>Borodulin</w:t>
          </w:r>
          <w:proofErr w:type="spellEnd"/>
          <w:r>
            <w:rPr>
              <w:rFonts w:eastAsia="Times New Roman"/>
            </w:rPr>
            <w:t xml:space="preserve">,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A. U. Hassan, S. S. A. Shah, H. M. Abo-Dief, S. Naeem, N. Khan, E. Alzahrani, Z. M. El-</w:t>
          </w:r>
          <w:proofErr w:type="spellStart"/>
          <w:r>
            <w:rPr>
              <w:rFonts w:eastAsia="Times New Roman"/>
            </w:rPr>
            <w:t>Bahy</w:t>
          </w:r>
          <w:proofErr w:type="spellEnd"/>
          <w:r>
            <w:rPr>
              <w:rFonts w:eastAsia="Times New Roman"/>
            </w:rPr>
            <w:t xml:space="preserve">,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[12</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Alesadi</w:t>
          </w:r>
          <w:proofErr w:type="spellEnd"/>
          <w:r>
            <w:rPr>
              <w:rFonts w:eastAsia="Times New Roman"/>
            </w:rPr>
            <w:t xml:space="preserve">,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[13</w:t>
          </w:r>
          <w:proofErr w:type="gramStart"/>
          <w:r>
            <w:rPr>
              <w:rFonts w:eastAsia="Times New Roman"/>
            </w:rPr>
            <w:t xml:space="preserve">] </w:t>
          </w:r>
          <w:r>
            <w:rPr>
              <w:rFonts w:eastAsia="Times New Roman"/>
            </w:rPr>
            <w:tab/>
            <w:t>J</w:t>
          </w:r>
          <w:proofErr w:type="gramEnd"/>
          <w:r>
            <w:rPr>
              <w:rFonts w:eastAsia="Times New Roman"/>
            </w:rPr>
            <w:t xml:space="preserve">. </w:t>
          </w:r>
          <w:proofErr w:type="spellStart"/>
          <w:r>
            <w:rPr>
              <w:rFonts w:eastAsia="Times New Roman"/>
            </w:rPr>
            <w:t>Leem</w:t>
          </w:r>
          <w:proofErr w:type="spellEnd"/>
          <w:r>
            <w:rPr>
              <w:rFonts w:eastAsia="Times New Roman"/>
            </w:rPr>
            <w:t xml:space="preserve">, Y. Jiang, A. Robinson, Y. Xia, X. Zheng, </w:t>
          </w:r>
          <w:r>
            <w:rPr>
              <w:rFonts w:eastAsia="Times New Roman"/>
              <w:i/>
              <w:iCs/>
            </w:rPr>
            <w:t xml:space="preserve">Adv </w:t>
          </w:r>
          <w:proofErr w:type="spellStart"/>
          <w:r>
            <w:rPr>
              <w:rFonts w:eastAsia="Times New Roman"/>
              <w:i/>
              <w:iCs/>
            </w:rPr>
            <w:t>Funct</w:t>
          </w:r>
          <w:proofErr w:type="spellEnd"/>
          <w:r>
            <w:rPr>
              <w:rFonts w:eastAsia="Times New Roman"/>
              <w:i/>
              <w:iCs/>
            </w:rPr>
            <w:t xml:space="preserve">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w:t>
          </w:r>
          <w:proofErr w:type="spellStart"/>
          <w:r>
            <w:rPr>
              <w:rFonts w:eastAsia="Times New Roman"/>
            </w:rPr>
            <w:t>Merkurjev</w:t>
          </w:r>
          <w:proofErr w:type="spellEnd"/>
          <w:r>
            <w:rPr>
              <w:rFonts w:eastAsia="Times New Roman"/>
            </w:rPr>
            <w:t xml:space="preserve">,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3D7DE8" w:rsidRDefault="00412D9A">
          <w:pPr>
            <w:divId w:val="1587807384"/>
            <w:rPr>
              <w:rPrChange w:id="1418" w:author="Acaru, Silviu" w:date="2026-03-17T23:10:00Z" w16du:dateUtc="2026-03-17T22:10:00Z">
                <w:rPr>
                  <w:lang w:val="nl-NL"/>
                </w:rPr>
              </w:rPrChange>
            </w:rPr>
          </w:pPr>
          <w:r w:rsidRPr="003D7DE8">
            <w:rPr>
              <w:rPrChange w:id="1419" w:author="Acaru, Silviu" w:date="2026-03-17T23:10:00Z" w16du:dateUtc="2026-03-17T22:10:00Z">
                <w:rPr>
                  <w:lang w:val="nl-NL"/>
                </w:rPr>
              </w:rPrChange>
            </w:rPr>
            <w:t>[17</w:t>
          </w:r>
          <w:proofErr w:type="gramStart"/>
          <w:r w:rsidRPr="003D7DE8">
            <w:rPr>
              <w:rPrChange w:id="1420" w:author="Acaru, Silviu" w:date="2026-03-17T23:10:00Z" w16du:dateUtc="2026-03-17T22:10:00Z">
                <w:rPr>
                  <w:lang w:val="nl-NL"/>
                </w:rPr>
              </w:rPrChange>
            </w:rPr>
            <w:t xml:space="preserve">] </w:t>
          </w:r>
          <w:r w:rsidRPr="003D7DE8">
            <w:rPr>
              <w:rPrChange w:id="1421" w:author="Acaru, Silviu" w:date="2026-03-17T23:10:00Z" w16du:dateUtc="2026-03-17T22:10:00Z">
                <w:rPr>
                  <w:lang w:val="nl-NL"/>
                </w:rPr>
              </w:rPrChange>
            </w:rPr>
            <w:tab/>
            <w:t>D</w:t>
          </w:r>
          <w:proofErr w:type="gramEnd"/>
          <w:r w:rsidRPr="003D7DE8">
            <w:rPr>
              <w:rPrChange w:id="1422" w:author="Acaru, Silviu" w:date="2026-03-17T23:10:00Z" w16du:dateUtc="2026-03-17T22:10:00Z">
                <w:rPr>
                  <w:lang w:val="nl-NL"/>
                </w:rPr>
              </w:rPrChange>
            </w:rPr>
            <w:t xml:space="preserve">. E. P. Vanpoucke, O. S. J. Van Knippenberg, K. Hermans, K. V. </w:t>
          </w:r>
          <w:proofErr w:type="spellStart"/>
          <w:r w:rsidRPr="003D7DE8">
            <w:rPr>
              <w:rPrChange w:id="1423" w:author="Acaru, Silviu" w:date="2026-03-17T23:10:00Z" w16du:dateUtc="2026-03-17T22:10:00Z">
                <w:rPr>
                  <w:lang w:val="nl-NL"/>
                </w:rPr>
              </w:rPrChange>
            </w:rPr>
            <w:t>Bernaerts</w:t>
          </w:r>
          <w:proofErr w:type="spellEnd"/>
          <w:r w:rsidRPr="003D7DE8">
            <w:rPr>
              <w:rPrChange w:id="1424" w:author="Acaru, Silviu" w:date="2026-03-17T23:10:00Z" w16du:dateUtc="2026-03-17T22:10:00Z">
                <w:rPr>
                  <w:lang w:val="nl-NL"/>
                </w:rPr>
              </w:rPrChange>
            </w:rPr>
            <w:t xml:space="preserve">, S. </w:t>
          </w:r>
          <w:proofErr w:type="spellStart"/>
          <w:r w:rsidRPr="003D7DE8">
            <w:rPr>
              <w:rPrChange w:id="1425" w:author="Acaru, Silviu" w:date="2026-03-17T23:10:00Z" w16du:dateUtc="2026-03-17T22:10:00Z">
                <w:rPr>
                  <w:lang w:val="nl-NL"/>
                </w:rPr>
              </w:rPrChange>
            </w:rPr>
            <w:t>Mehrkanoon</w:t>
          </w:r>
          <w:proofErr w:type="spellEnd"/>
          <w:r w:rsidRPr="003D7DE8">
            <w:rPr>
              <w:rPrChange w:id="1426" w:author="Acaru, Silviu" w:date="2026-03-17T23:10:00Z" w16du:dateUtc="2026-03-17T22:10:00Z">
                <w:rPr>
                  <w:lang w:val="nl-NL"/>
                </w:rPr>
              </w:rPrChange>
            </w:rPr>
            <w:t xml:space="preserve">, </w:t>
          </w:r>
          <w:r w:rsidRPr="003D7DE8">
            <w:rPr>
              <w:i/>
              <w:rPrChange w:id="1427" w:author="Acaru, Silviu" w:date="2026-03-17T23:10:00Z" w16du:dateUtc="2026-03-17T22:10:00Z">
                <w:rPr>
                  <w:i/>
                  <w:lang w:val="nl-NL"/>
                </w:rPr>
              </w:rPrChange>
            </w:rPr>
            <w:t>J Appl Phys</w:t>
          </w:r>
          <w:r w:rsidRPr="003D7DE8">
            <w:rPr>
              <w:rPrChange w:id="1428" w:author="Acaru, Silviu" w:date="2026-03-17T23:10:00Z" w16du:dateUtc="2026-03-17T22:10:00Z">
                <w:rPr>
                  <w:lang w:val="nl-NL"/>
                </w:rPr>
              </w:rPrChange>
            </w:rPr>
            <w:t xml:space="preserve"> </w:t>
          </w:r>
          <w:r w:rsidRPr="003D7DE8">
            <w:rPr>
              <w:b/>
              <w:rPrChange w:id="1429" w:author="Acaru, Silviu" w:date="2026-03-17T23:10:00Z" w16du:dateUtc="2026-03-17T22:10:00Z">
                <w:rPr>
                  <w:b/>
                  <w:lang w:val="nl-NL"/>
                </w:rPr>
              </w:rPrChange>
            </w:rPr>
            <w:t>2020</w:t>
          </w:r>
          <w:r w:rsidRPr="003D7DE8">
            <w:rPr>
              <w:rPrChange w:id="1430" w:author="Acaru, Silviu" w:date="2026-03-17T23:10:00Z" w16du:dateUtc="2026-03-17T22:10:00Z">
                <w:rPr>
                  <w:lang w:val="nl-NL"/>
                </w:rPr>
              </w:rPrChange>
            </w:rPr>
            <w:t xml:space="preserve">, </w:t>
          </w:r>
          <w:r w:rsidRPr="003D7DE8">
            <w:rPr>
              <w:i/>
              <w:rPrChange w:id="1431" w:author="Acaru, Silviu" w:date="2026-03-17T23:10:00Z" w16du:dateUtc="2026-03-17T22:10:00Z">
                <w:rPr>
                  <w:i/>
                  <w:lang w:val="nl-NL"/>
                </w:rPr>
              </w:rPrChange>
            </w:rPr>
            <w:t>128</w:t>
          </w:r>
          <w:r w:rsidR="00804384" w:rsidRPr="003D7DE8">
            <w:rPr>
              <w:rPrChange w:id="1432" w:author="Acaru, Silviu" w:date="2026-03-17T23:10:00Z" w16du:dateUtc="2026-03-17T22:10:00Z">
                <w:rPr>
                  <w:lang w:val="nl-NL"/>
                </w:rPr>
              </w:rPrChange>
            </w:rPr>
            <w:t>, 054901</w:t>
          </w:r>
          <w:r w:rsidRPr="003D7DE8">
            <w:rPr>
              <w:rPrChange w:id="1433" w:author="Acaru, Silviu" w:date="2026-03-17T23:10:00Z" w16du:dateUtc="2026-03-17T22:10:00Z">
                <w:rPr>
                  <w:lang w:val="nl-NL"/>
                </w:rPr>
              </w:rPrChange>
            </w:rPr>
            <w:t>.</w:t>
          </w:r>
        </w:p>
        <w:p w14:paraId="4335C859" w14:textId="77777777" w:rsidR="00412D9A" w:rsidRPr="003D7DE8" w:rsidRDefault="00412D9A">
          <w:pPr>
            <w:divId w:val="1803500781"/>
            <w:rPr>
              <w:rPrChange w:id="1434" w:author="Acaru, Silviu" w:date="2026-03-17T23:10:00Z" w16du:dateUtc="2026-03-17T22:10:00Z">
                <w:rPr>
                  <w:lang w:val="nl-NL"/>
                </w:rPr>
              </w:rPrChange>
            </w:rPr>
          </w:pPr>
          <w:r w:rsidRPr="003D7DE8">
            <w:rPr>
              <w:rPrChange w:id="1435" w:author="Acaru, Silviu" w:date="2026-03-17T23:10:00Z" w16du:dateUtc="2026-03-17T22:10:00Z">
                <w:rPr>
                  <w:lang w:val="nl-NL"/>
                </w:rPr>
              </w:rPrChange>
            </w:rPr>
            <w:t>[18</w:t>
          </w:r>
          <w:proofErr w:type="gramStart"/>
          <w:r w:rsidRPr="003D7DE8">
            <w:rPr>
              <w:rPrChange w:id="1436" w:author="Acaru, Silviu" w:date="2026-03-17T23:10:00Z" w16du:dateUtc="2026-03-17T22:10:00Z">
                <w:rPr>
                  <w:lang w:val="nl-NL"/>
                </w:rPr>
              </w:rPrChange>
            </w:rPr>
            <w:t xml:space="preserve">] </w:t>
          </w:r>
          <w:r w:rsidRPr="003D7DE8">
            <w:rPr>
              <w:rPrChange w:id="1437" w:author="Acaru, Silviu" w:date="2026-03-17T23:10:00Z" w16du:dateUtc="2026-03-17T22:10:00Z">
                <w:rPr>
                  <w:lang w:val="nl-NL"/>
                </w:rPr>
              </w:rPrChange>
            </w:rPr>
            <w:tab/>
            <w:t>D</w:t>
          </w:r>
          <w:proofErr w:type="gramEnd"/>
          <w:r w:rsidRPr="003D7DE8">
            <w:rPr>
              <w:rPrChange w:id="1438" w:author="Acaru, Silviu" w:date="2026-03-17T23:10:00Z" w16du:dateUtc="2026-03-17T22:10:00Z">
                <w:rPr>
                  <w:lang w:val="nl-NL"/>
                </w:rPr>
              </w:rPrChange>
            </w:rPr>
            <w:t xml:space="preserve">. E. P. Vanpoucke, M. A. F. </w:t>
          </w:r>
          <w:proofErr w:type="spellStart"/>
          <w:r w:rsidRPr="003D7DE8">
            <w:rPr>
              <w:rPrChange w:id="1439" w:author="Acaru, Silviu" w:date="2026-03-17T23:10:00Z" w16du:dateUtc="2026-03-17T22:10:00Z">
                <w:rPr>
                  <w:lang w:val="nl-NL"/>
                </w:rPr>
              </w:rPrChange>
            </w:rPr>
            <w:t>Delgove</w:t>
          </w:r>
          <w:proofErr w:type="spellEnd"/>
          <w:r w:rsidRPr="003D7DE8">
            <w:rPr>
              <w:rPrChange w:id="1440" w:author="Acaru, Silviu" w:date="2026-03-17T23:10:00Z" w16du:dateUtc="2026-03-17T22:10:00Z">
                <w:rPr>
                  <w:lang w:val="nl-NL"/>
                </w:rPr>
              </w:rPrChange>
            </w:rPr>
            <w:t xml:space="preserve">, J. Stouten, J. </w:t>
          </w:r>
          <w:proofErr w:type="spellStart"/>
          <w:r w:rsidRPr="003D7DE8">
            <w:rPr>
              <w:rPrChange w:id="1441" w:author="Acaru, Silviu" w:date="2026-03-17T23:10:00Z" w16du:dateUtc="2026-03-17T22:10:00Z">
                <w:rPr>
                  <w:lang w:val="nl-NL"/>
                </w:rPr>
              </w:rPrChange>
            </w:rPr>
            <w:t>Noordijk</w:t>
          </w:r>
          <w:proofErr w:type="spellEnd"/>
          <w:r w:rsidRPr="003D7DE8">
            <w:rPr>
              <w:rPrChange w:id="1442" w:author="Acaru, Silviu" w:date="2026-03-17T23:10:00Z" w16du:dateUtc="2026-03-17T22:10:00Z">
                <w:rPr>
                  <w:lang w:val="nl-NL"/>
                </w:rPr>
              </w:rPrChange>
            </w:rPr>
            <w:t xml:space="preserve">, N. De Vos, K. Matthysen, G. G. P. </w:t>
          </w:r>
          <w:proofErr w:type="spellStart"/>
          <w:r w:rsidRPr="003D7DE8">
            <w:rPr>
              <w:rPrChange w:id="1443" w:author="Acaru, Silviu" w:date="2026-03-17T23:10:00Z" w16du:dateUtc="2026-03-17T22:10:00Z">
                <w:rPr>
                  <w:lang w:val="nl-NL"/>
                </w:rPr>
              </w:rPrChange>
            </w:rPr>
            <w:t>Deroover</w:t>
          </w:r>
          <w:proofErr w:type="spellEnd"/>
          <w:r w:rsidRPr="003D7DE8">
            <w:rPr>
              <w:rPrChange w:id="1444" w:author="Acaru, Silviu" w:date="2026-03-17T23:10:00Z" w16du:dateUtc="2026-03-17T22:10:00Z">
                <w:rPr>
                  <w:lang w:val="nl-NL"/>
                </w:rPr>
              </w:rPrChange>
            </w:rPr>
            <w:t xml:space="preserve">, S. </w:t>
          </w:r>
          <w:proofErr w:type="spellStart"/>
          <w:r w:rsidRPr="003D7DE8">
            <w:rPr>
              <w:rPrChange w:id="1445" w:author="Acaru, Silviu" w:date="2026-03-17T23:10:00Z" w16du:dateUtc="2026-03-17T22:10:00Z">
                <w:rPr>
                  <w:lang w:val="nl-NL"/>
                </w:rPr>
              </w:rPrChange>
            </w:rPr>
            <w:t>Mehrkanoon</w:t>
          </w:r>
          <w:proofErr w:type="spellEnd"/>
          <w:r w:rsidRPr="003D7DE8">
            <w:rPr>
              <w:rPrChange w:id="1446" w:author="Acaru, Silviu" w:date="2026-03-17T23:10:00Z" w16du:dateUtc="2026-03-17T22:10:00Z">
                <w:rPr>
                  <w:lang w:val="nl-NL"/>
                </w:rPr>
              </w:rPrChange>
            </w:rPr>
            <w:t xml:space="preserve">, K. V </w:t>
          </w:r>
          <w:proofErr w:type="spellStart"/>
          <w:r w:rsidRPr="003D7DE8">
            <w:rPr>
              <w:rPrChange w:id="1447" w:author="Acaru, Silviu" w:date="2026-03-17T23:10:00Z" w16du:dateUtc="2026-03-17T22:10:00Z">
                <w:rPr>
                  <w:lang w:val="nl-NL"/>
                </w:rPr>
              </w:rPrChange>
            </w:rPr>
            <w:t>Bernaerts</w:t>
          </w:r>
          <w:proofErr w:type="spellEnd"/>
          <w:r w:rsidRPr="003D7DE8">
            <w:rPr>
              <w:rPrChange w:id="1448" w:author="Acaru, Silviu" w:date="2026-03-17T23:10:00Z" w16du:dateUtc="2026-03-17T22:10:00Z">
                <w:rPr>
                  <w:lang w:val="nl-NL"/>
                </w:rPr>
              </w:rPrChange>
            </w:rPr>
            <w:t xml:space="preserve">, </w:t>
          </w:r>
          <w:proofErr w:type="spellStart"/>
          <w:r w:rsidRPr="003D7DE8">
            <w:rPr>
              <w:i/>
              <w:rPrChange w:id="1449" w:author="Acaru, Silviu" w:date="2026-03-17T23:10:00Z" w16du:dateUtc="2026-03-17T22:10:00Z">
                <w:rPr>
                  <w:i/>
                  <w:lang w:val="nl-NL"/>
                </w:rPr>
              </w:rPrChange>
            </w:rPr>
            <w:t>Polym</w:t>
          </w:r>
          <w:proofErr w:type="spellEnd"/>
          <w:r w:rsidRPr="003D7DE8">
            <w:rPr>
              <w:i/>
              <w:rPrChange w:id="1450" w:author="Acaru, Silviu" w:date="2026-03-17T23:10:00Z" w16du:dateUtc="2026-03-17T22:10:00Z">
                <w:rPr>
                  <w:i/>
                  <w:lang w:val="nl-NL"/>
                </w:rPr>
              </w:rPrChange>
            </w:rPr>
            <w:t xml:space="preserve"> Int</w:t>
          </w:r>
          <w:r w:rsidRPr="003D7DE8">
            <w:rPr>
              <w:rPrChange w:id="1451" w:author="Acaru, Silviu" w:date="2026-03-17T23:10:00Z" w16du:dateUtc="2026-03-17T22:10:00Z">
                <w:rPr>
                  <w:lang w:val="nl-NL"/>
                </w:rPr>
              </w:rPrChange>
            </w:rPr>
            <w:t xml:space="preserve"> </w:t>
          </w:r>
          <w:r w:rsidRPr="003D7DE8">
            <w:rPr>
              <w:b/>
              <w:rPrChange w:id="1452" w:author="Acaru, Silviu" w:date="2026-03-17T23:10:00Z" w16du:dateUtc="2026-03-17T22:10:00Z">
                <w:rPr>
                  <w:b/>
                  <w:lang w:val="nl-NL"/>
                </w:rPr>
              </w:rPrChange>
            </w:rPr>
            <w:t>2022</w:t>
          </w:r>
          <w:r w:rsidRPr="003D7DE8">
            <w:rPr>
              <w:rPrChange w:id="1453" w:author="Acaru, Silviu" w:date="2026-03-17T23:10:00Z" w16du:dateUtc="2026-03-17T22:10:00Z">
                <w:rPr>
                  <w:lang w:val="nl-NL"/>
                </w:rPr>
              </w:rPrChange>
            </w:rPr>
            <w:t xml:space="preserve">, </w:t>
          </w:r>
          <w:r w:rsidRPr="003D7DE8">
            <w:rPr>
              <w:i/>
              <w:rPrChange w:id="1454" w:author="Acaru, Silviu" w:date="2026-03-17T23:10:00Z" w16du:dateUtc="2026-03-17T22:10:00Z">
                <w:rPr>
                  <w:i/>
                  <w:lang w:val="nl-NL"/>
                </w:rPr>
              </w:rPrChange>
            </w:rPr>
            <w:t>71</w:t>
          </w:r>
          <w:r w:rsidRPr="003D7DE8">
            <w:rPr>
              <w:rPrChange w:id="1455" w:author="Acaru, Silviu" w:date="2026-03-17T23:10:00Z" w16du:dateUtc="2026-03-17T22:10:00Z">
                <w:rPr>
                  <w:lang w:val="nl-NL"/>
                </w:rPr>
              </w:rPrChange>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w:t>
          </w:r>
          <w:proofErr w:type="spellStart"/>
          <w:r>
            <w:rPr>
              <w:rFonts w:eastAsia="Times New Roman"/>
            </w:rPr>
            <w:t>Rothenhäusler</w:t>
          </w:r>
          <w:proofErr w:type="spellEnd"/>
          <w:r>
            <w:rPr>
              <w:rFonts w:eastAsia="Times New Roman"/>
            </w:rPr>
            <w:t xml:space="preserve">,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44513A" w:rsidRDefault="00412D9A">
          <w:pPr>
            <w:divId w:val="2092460744"/>
          </w:pPr>
          <w:r w:rsidRPr="0044513A">
            <w:t>[20</w:t>
          </w:r>
          <w:proofErr w:type="gramStart"/>
          <w:r w:rsidRPr="0044513A">
            <w:t xml:space="preserve">] </w:t>
          </w:r>
          <w:r w:rsidRPr="0044513A">
            <w:tab/>
            <w:t>H</w:t>
          </w:r>
          <w:proofErr w:type="gramEnd"/>
          <w:r w:rsidRPr="0044513A">
            <w:t xml:space="preserve">. Esmaeili, R. Rizvi, </w:t>
          </w:r>
          <w:proofErr w:type="spellStart"/>
          <w:r w:rsidRPr="0044513A">
            <w:rPr>
              <w:i/>
            </w:rPr>
            <w:t>Comput</w:t>
          </w:r>
          <w:proofErr w:type="spellEnd"/>
          <w:r w:rsidRPr="0044513A">
            <w:rPr>
              <w:i/>
            </w:rPr>
            <w:t xml:space="preserve"> Mater Sci</w:t>
          </w:r>
          <w:r w:rsidRPr="0044513A">
            <w:t xml:space="preserve"> </w:t>
          </w:r>
          <w:r w:rsidRPr="0044513A">
            <w:rPr>
              <w:b/>
            </w:rPr>
            <w:t>2023</w:t>
          </w:r>
          <w:r w:rsidRPr="0044513A">
            <w:t xml:space="preserve">, </w:t>
          </w:r>
          <w:r w:rsidRPr="0044513A">
            <w:rPr>
              <w:i/>
            </w:rPr>
            <w:t>229</w:t>
          </w:r>
          <w:r w:rsidR="00804384" w:rsidRPr="0044513A">
            <w:t>, 112432</w:t>
          </w:r>
          <w:r w:rsidRPr="0044513A">
            <w:t>.</w:t>
          </w:r>
        </w:p>
        <w:p w14:paraId="1FB8F902" w14:textId="77777777" w:rsidR="00412D9A" w:rsidRDefault="00412D9A">
          <w:pPr>
            <w:divId w:val="1924414213"/>
            <w:rPr>
              <w:rFonts w:eastAsia="Times New Roman"/>
            </w:rPr>
          </w:pPr>
          <w:r>
            <w:rPr>
              <w:rFonts w:eastAsia="Times New Roman"/>
            </w:rPr>
            <w:t>[21</w:t>
          </w:r>
          <w:proofErr w:type="gramStart"/>
          <w:r>
            <w:rPr>
              <w:rFonts w:eastAsia="Times New Roman"/>
            </w:rPr>
            <w:t xml:space="preserve">] </w:t>
          </w:r>
          <w:r>
            <w:rPr>
              <w:rFonts w:eastAsia="Times New Roman"/>
            </w:rPr>
            <w:tab/>
            <w:t>A</w:t>
          </w:r>
          <w:proofErr w:type="gramEnd"/>
          <w:r>
            <w:rPr>
              <w:rFonts w:eastAsia="Times New Roman"/>
            </w:rPr>
            <w:t xml:space="preserve">. Milad, S. H. Hussein, A. R. </w:t>
          </w:r>
          <w:proofErr w:type="spellStart"/>
          <w:r>
            <w:rPr>
              <w:rFonts w:eastAsia="Times New Roman"/>
            </w:rPr>
            <w:t>Khekan</w:t>
          </w:r>
          <w:proofErr w:type="spellEnd"/>
          <w:r>
            <w:rPr>
              <w:rFonts w:eastAsia="Times New Roman"/>
            </w:rPr>
            <w:t>, M. Rashid, H. Al-</w:t>
          </w:r>
          <w:proofErr w:type="spellStart"/>
          <w:r>
            <w:rPr>
              <w:rFonts w:eastAsia="Times New Roman"/>
            </w:rPr>
            <w:t>Msari</w:t>
          </w:r>
          <w:proofErr w:type="spellEnd"/>
          <w:r>
            <w:rPr>
              <w:rFonts w:eastAsia="Times New Roman"/>
            </w:rPr>
            <w:t xml:space="preserve">, T. H. Tran, </w:t>
          </w:r>
          <w:r>
            <w:rPr>
              <w:rFonts w:eastAsia="Times New Roman"/>
              <w:i/>
              <w:iCs/>
            </w:rPr>
            <w:t xml:space="preserve">Eng </w:t>
          </w:r>
          <w:proofErr w:type="spellStart"/>
          <w:r>
            <w:rPr>
              <w:rFonts w:eastAsia="Times New Roman"/>
              <w:i/>
              <w:iCs/>
            </w:rPr>
            <w:t>Comput</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[24</w:t>
          </w:r>
          <w:proofErr w:type="gramStart"/>
          <w:r>
            <w:rPr>
              <w:rFonts w:eastAsia="Times New Roman"/>
            </w:rPr>
            <w:t xml:space="preserve">] </w:t>
          </w:r>
          <w:r>
            <w:rPr>
              <w:rFonts w:eastAsia="Times New Roman"/>
            </w:rPr>
            <w:tab/>
            <w:t>S</w:t>
          </w:r>
          <w:proofErr w:type="gramEnd"/>
          <w:r>
            <w:rPr>
              <w:rFonts w:eastAsia="Times New Roman"/>
            </w:rPr>
            <w:t xml:space="preserve">. </w:t>
          </w:r>
          <w:proofErr w:type="spellStart"/>
          <w:r>
            <w:rPr>
              <w:rFonts w:eastAsia="Times New Roman"/>
            </w:rPr>
            <w:t>Shirazian</w:t>
          </w:r>
          <w:proofErr w:type="spellEnd"/>
          <w:r>
            <w:rPr>
              <w:rFonts w:eastAsia="Times New Roman"/>
            </w:rPr>
            <w:t xml:space="preserve">, T. Huynh, S. M. Sarkar, M. Habibi Zare, </w:t>
          </w:r>
          <w:proofErr w:type="spellStart"/>
          <w:r>
            <w:rPr>
              <w:rFonts w:eastAsia="Times New Roman"/>
              <w:i/>
              <w:iCs/>
            </w:rPr>
            <w:t>Polym</w:t>
          </w:r>
          <w:proofErr w:type="spellEnd"/>
          <w:r>
            <w:rPr>
              <w:rFonts w:eastAsia="Times New Roman"/>
              <w:i/>
              <w:iCs/>
            </w:rPr>
            <w:t xml:space="preserve">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[26</w:t>
          </w:r>
          <w:proofErr w:type="gramStart"/>
          <w:r>
            <w:rPr>
              <w:rFonts w:eastAsia="Times New Roman"/>
            </w:rPr>
            <w:t xml:space="preserve">] </w:t>
          </w:r>
          <w:r>
            <w:rPr>
              <w:rFonts w:eastAsia="Times New Roman"/>
            </w:rPr>
            <w:tab/>
            <w:t>S</w:t>
          </w:r>
          <w:proofErr w:type="gramEnd"/>
          <w:r>
            <w:rPr>
              <w:rFonts w:eastAsia="Times New Roman"/>
            </w:rPr>
            <w:t xml:space="preserve">. F. Acaru, R. Abdullah, D. T. C. Lai, R. C. Lim, </w:t>
          </w:r>
          <w:proofErr w:type="spellStart"/>
          <w:r>
            <w:rPr>
              <w:rFonts w:eastAsia="Times New Roman"/>
              <w:i/>
              <w:iCs/>
            </w:rPr>
            <w:t>Heliyon</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3D7DE8" w:rsidRDefault="00412D9A">
          <w:pPr>
            <w:divId w:val="1996569110"/>
            <w:rPr>
              <w:lang w:val="de-DE"/>
              <w:rPrChange w:id="1456" w:author="Acaru, Silviu" w:date="2026-03-17T23:10:00Z" w16du:dateUtc="2026-03-17T22:10:00Z">
                <w:rPr/>
              </w:rPrChange>
            </w:rPr>
          </w:pPr>
          <w:r w:rsidRPr="003D7DE8">
            <w:rPr>
              <w:lang w:val="de-DE"/>
              <w:rPrChange w:id="1457" w:author="Acaru, Silviu" w:date="2026-03-17T23:10:00Z" w16du:dateUtc="2026-03-17T22:10:00Z">
                <w:rPr/>
              </w:rPrChange>
            </w:rPr>
            <w:t xml:space="preserve">[27] </w:t>
          </w:r>
          <w:r w:rsidRPr="003D7DE8">
            <w:rPr>
              <w:lang w:val="de-DE"/>
              <w:rPrChange w:id="1458" w:author="Acaru, Silviu" w:date="2026-03-17T23:10:00Z" w16du:dateUtc="2026-03-17T22:10:00Z">
                <w:rPr/>
              </w:rPrChange>
            </w:rPr>
            <w:tab/>
            <w:t xml:space="preserve">T. G. Dietterich, In </w:t>
          </w:r>
          <w:r w:rsidRPr="003D7DE8">
            <w:rPr>
              <w:i/>
              <w:lang w:val="de-DE"/>
              <w:rPrChange w:id="1459" w:author="Acaru, Silviu" w:date="2026-03-17T23:10:00Z" w16du:dateUtc="2026-03-17T22:10:00Z">
                <w:rPr>
                  <w:i/>
                </w:rPr>
              </w:rPrChange>
            </w:rPr>
            <w:t xml:space="preserve">Multiple </w:t>
          </w:r>
          <w:proofErr w:type="spellStart"/>
          <w:r w:rsidRPr="003D7DE8">
            <w:rPr>
              <w:i/>
              <w:lang w:val="de-DE"/>
              <w:rPrChange w:id="1460" w:author="Acaru, Silviu" w:date="2026-03-17T23:10:00Z" w16du:dateUtc="2026-03-17T22:10:00Z">
                <w:rPr>
                  <w:i/>
                </w:rPr>
              </w:rPrChange>
            </w:rPr>
            <w:t>Classifier</w:t>
          </w:r>
          <w:proofErr w:type="spellEnd"/>
          <w:r w:rsidRPr="003D7DE8">
            <w:rPr>
              <w:i/>
              <w:lang w:val="de-DE"/>
              <w:rPrChange w:id="1461" w:author="Acaru, Silviu" w:date="2026-03-17T23:10:00Z" w16du:dateUtc="2026-03-17T22:10:00Z">
                <w:rPr>
                  <w:i/>
                </w:rPr>
              </w:rPrChange>
            </w:rPr>
            <w:t xml:space="preserve"> Systems</w:t>
          </w:r>
          <w:r w:rsidRPr="003D7DE8">
            <w:rPr>
              <w:lang w:val="de-DE"/>
              <w:rPrChange w:id="1462" w:author="Acaru, Silviu" w:date="2026-03-17T23:10:00Z" w16du:dateUtc="2026-03-17T22:10:00Z">
                <w:rPr/>
              </w:rPrChange>
            </w:rPr>
            <w:t xml:space="preserve">, Springer, Berlin, Heidelberg, </w:t>
          </w:r>
          <w:r w:rsidRPr="003D7DE8">
            <w:rPr>
              <w:b/>
              <w:lang w:val="de-DE"/>
              <w:rPrChange w:id="1463" w:author="Acaru, Silviu" w:date="2026-03-17T23:10:00Z" w16du:dateUtc="2026-03-17T22:10:00Z">
                <w:rPr>
                  <w:b/>
                </w:rPr>
              </w:rPrChange>
            </w:rPr>
            <w:t>2000</w:t>
          </w:r>
          <w:r w:rsidRPr="003D7DE8">
            <w:rPr>
              <w:lang w:val="de-DE"/>
              <w:rPrChange w:id="1464" w:author="Acaru, Silviu" w:date="2026-03-17T23:10:00Z" w16du:dateUtc="2026-03-17T22:10:00Z">
                <w:rPr/>
              </w:rPrChang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w:t>
          </w:r>
          <w:proofErr w:type="spellStart"/>
          <w:r>
            <w:rPr>
              <w:rFonts w:eastAsia="Times New Roman"/>
            </w:rPr>
            <w:t>Carsí</w:t>
          </w:r>
          <w:proofErr w:type="spellEnd"/>
          <w:r>
            <w:rPr>
              <w:rFonts w:eastAsia="Times New Roman"/>
            </w:rPr>
            <w:t xml:space="preserve">, M. </w:t>
          </w:r>
          <w:proofErr w:type="spellStart"/>
          <w:r>
            <w:rPr>
              <w:rFonts w:eastAsia="Times New Roman"/>
            </w:rPr>
            <w:t>Culebras</w:t>
          </w:r>
          <w:proofErr w:type="spellEnd"/>
          <w:r>
            <w:rPr>
              <w:rFonts w:eastAsia="Times New Roman"/>
            </w:rPr>
            <w:t xml:space="preserve">,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[30</w:t>
          </w:r>
          <w:proofErr w:type="gramStart"/>
          <w:r>
            <w:rPr>
              <w:rFonts w:eastAsia="Times New Roman"/>
            </w:rPr>
            <w:t xml:space="preserve">] </w:t>
          </w:r>
          <w:r>
            <w:rPr>
              <w:rFonts w:eastAsia="Times New Roman"/>
            </w:rPr>
            <w:tab/>
            <w:t>P</w:t>
          </w:r>
          <w:proofErr w:type="gramEnd"/>
          <w:r>
            <w:rPr>
              <w:rFonts w:eastAsia="Times New Roman"/>
            </w:rPr>
            <w:t xml:space="preserve">. </w:t>
          </w:r>
          <w:proofErr w:type="spellStart"/>
          <w:r>
            <w:rPr>
              <w:rFonts w:eastAsia="Times New Roman"/>
            </w:rPr>
            <w:t>Jutrzenka</w:t>
          </w:r>
          <w:proofErr w:type="spellEnd"/>
          <w:r>
            <w:rPr>
              <w:rFonts w:eastAsia="Times New Roman"/>
            </w:rPr>
            <w:t xml:space="preserve">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3D7DE8" w:rsidRDefault="00412D9A">
          <w:pPr>
            <w:divId w:val="1102915017"/>
            <w:rPr>
              <w:lang w:val="fr-FR"/>
              <w:rPrChange w:id="1465" w:author="Acaru, Silviu" w:date="2026-03-17T23:10:00Z" w16du:dateUtc="2026-03-17T22:10:00Z">
                <w:rPr/>
              </w:rPrChange>
            </w:rPr>
          </w:pPr>
          <w:r w:rsidRPr="003D7DE8">
            <w:rPr>
              <w:lang w:val="fr-FR"/>
              <w:rPrChange w:id="1466" w:author="Acaru, Silviu" w:date="2026-03-17T23:10:00Z" w16du:dateUtc="2026-03-17T22:10:00Z">
                <w:rPr/>
              </w:rPrChange>
            </w:rPr>
            <w:t xml:space="preserve">[31] </w:t>
          </w:r>
          <w:r w:rsidRPr="003D7DE8">
            <w:rPr>
              <w:lang w:val="fr-FR"/>
              <w:rPrChange w:id="1467" w:author="Acaru, Silviu" w:date="2026-03-17T23:10:00Z" w16du:dateUtc="2026-03-17T22:10:00Z">
                <w:rPr/>
              </w:rPrChange>
            </w:rPr>
            <w:tab/>
            <w:t xml:space="preserve">J. R. Gouveia, R. R. de Sousa </w:t>
          </w:r>
          <w:proofErr w:type="spellStart"/>
          <w:r w:rsidRPr="003D7DE8">
            <w:rPr>
              <w:lang w:val="fr-FR"/>
              <w:rPrChange w:id="1468" w:author="Acaru, Silviu" w:date="2026-03-17T23:10:00Z" w16du:dateUtc="2026-03-17T22:10:00Z">
                <w:rPr/>
              </w:rPrChange>
            </w:rPr>
            <w:t>Júnior</w:t>
          </w:r>
          <w:proofErr w:type="spellEnd"/>
          <w:r w:rsidRPr="003D7DE8">
            <w:rPr>
              <w:lang w:val="fr-FR"/>
              <w:rPrChange w:id="1469" w:author="Acaru, Silviu" w:date="2026-03-17T23:10:00Z" w16du:dateUtc="2026-03-17T22:10:00Z">
                <w:rPr/>
              </w:rPrChange>
            </w:rPr>
            <w:t xml:space="preserve">, A. O. Ribeiro, S. A. Saraiva, D. J. dos Santos, </w:t>
          </w:r>
          <w:proofErr w:type="spellStart"/>
          <w:r w:rsidRPr="003D7DE8">
            <w:rPr>
              <w:i/>
              <w:lang w:val="fr-FR"/>
              <w:rPrChange w:id="1470" w:author="Acaru, Silviu" w:date="2026-03-17T23:10:00Z" w16du:dateUtc="2026-03-17T22:10:00Z">
                <w:rPr>
                  <w:i/>
                </w:rPr>
              </w:rPrChange>
            </w:rPr>
            <w:t>Eur</w:t>
          </w:r>
          <w:proofErr w:type="spellEnd"/>
          <w:r w:rsidRPr="003D7DE8">
            <w:rPr>
              <w:i/>
              <w:lang w:val="fr-FR"/>
              <w:rPrChange w:id="1471" w:author="Acaru, Silviu" w:date="2026-03-17T23:10:00Z" w16du:dateUtc="2026-03-17T22:10:00Z">
                <w:rPr>
                  <w:i/>
                </w:rPr>
              </w:rPrChange>
            </w:rPr>
            <w:t xml:space="preserve"> </w:t>
          </w:r>
          <w:proofErr w:type="spellStart"/>
          <w:r w:rsidRPr="003D7DE8">
            <w:rPr>
              <w:i/>
              <w:lang w:val="fr-FR"/>
              <w:rPrChange w:id="1472" w:author="Acaru, Silviu" w:date="2026-03-17T23:10:00Z" w16du:dateUtc="2026-03-17T22:10:00Z">
                <w:rPr>
                  <w:i/>
                </w:rPr>
              </w:rPrChange>
            </w:rPr>
            <w:t>Polym</w:t>
          </w:r>
          <w:proofErr w:type="spellEnd"/>
          <w:r w:rsidRPr="003D7DE8">
            <w:rPr>
              <w:i/>
              <w:lang w:val="fr-FR"/>
              <w:rPrChange w:id="1473" w:author="Acaru, Silviu" w:date="2026-03-17T23:10:00Z" w16du:dateUtc="2026-03-17T22:10:00Z">
                <w:rPr>
                  <w:i/>
                </w:rPr>
              </w:rPrChange>
            </w:rPr>
            <w:t xml:space="preserve"> J</w:t>
          </w:r>
          <w:r w:rsidRPr="003D7DE8">
            <w:rPr>
              <w:lang w:val="fr-FR"/>
              <w:rPrChange w:id="1474" w:author="Acaru, Silviu" w:date="2026-03-17T23:10:00Z" w16du:dateUtc="2026-03-17T22:10:00Z">
                <w:rPr/>
              </w:rPrChange>
            </w:rPr>
            <w:t xml:space="preserve"> </w:t>
          </w:r>
          <w:r w:rsidRPr="003D7DE8">
            <w:rPr>
              <w:b/>
              <w:lang w:val="fr-FR"/>
              <w:rPrChange w:id="1475" w:author="Acaru, Silviu" w:date="2026-03-17T23:10:00Z" w16du:dateUtc="2026-03-17T22:10:00Z">
                <w:rPr>
                  <w:b/>
                </w:rPr>
              </w:rPrChange>
            </w:rPr>
            <w:t>2020</w:t>
          </w:r>
          <w:r w:rsidRPr="003D7DE8">
            <w:rPr>
              <w:lang w:val="fr-FR"/>
              <w:rPrChange w:id="1476" w:author="Acaru, Silviu" w:date="2026-03-17T23:10:00Z" w16du:dateUtc="2026-03-17T22:10:00Z">
                <w:rPr/>
              </w:rPrChange>
            </w:rPr>
            <w:t xml:space="preserve">, </w:t>
          </w:r>
          <w:r w:rsidRPr="003D7DE8">
            <w:rPr>
              <w:i/>
              <w:lang w:val="fr-FR"/>
              <w:rPrChange w:id="1477" w:author="Acaru, Silviu" w:date="2026-03-17T23:10:00Z" w16du:dateUtc="2026-03-17T22:10:00Z">
                <w:rPr>
                  <w:i/>
                </w:rPr>
              </w:rPrChange>
            </w:rPr>
            <w:t>131</w:t>
          </w:r>
          <w:r w:rsidR="00804384" w:rsidRPr="003D7DE8">
            <w:rPr>
              <w:lang w:val="fr-FR"/>
              <w:rPrChange w:id="1478" w:author="Acaru, Silviu" w:date="2026-03-17T23:10:00Z" w16du:dateUtc="2026-03-17T22:10:00Z">
                <w:rPr/>
              </w:rPrChange>
            </w:rPr>
            <w:t>, 109690</w:t>
          </w:r>
          <w:r w:rsidRPr="003D7DE8">
            <w:rPr>
              <w:lang w:val="fr-FR"/>
              <w:rPrChange w:id="1479" w:author="Acaru, Silviu" w:date="2026-03-17T23:10:00Z" w16du:dateUtc="2026-03-17T22:10:00Z">
                <w:rPr/>
              </w:rPrChange>
            </w:rPr>
            <w:t>.</w:t>
          </w:r>
        </w:p>
        <w:p w14:paraId="5311CB0E" w14:textId="5C72C50D" w:rsidR="00412D9A" w:rsidRPr="003D7DE8" w:rsidRDefault="00412D9A">
          <w:pPr>
            <w:divId w:val="522716856"/>
            <w:rPr>
              <w:lang w:val="fr-FR"/>
              <w:rPrChange w:id="1480" w:author="Acaru, Silviu" w:date="2026-03-17T23:10:00Z" w16du:dateUtc="2026-03-17T22:10:00Z">
                <w:rPr/>
              </w:rPrChange>
            </w:rPr>
          </w:pPr>
          <w:r w:rsidRPr="003D7DE8">
            <w:rPr>
              <w:lang w:val="fr-FR"/>
              <w:rPrChange w:id="1481" w:author="Acaru, Silviu" w:date="2026-03-17T23:10:00Z" w16du:dateUtc="2026-03-17T22:10:00Z">
                <w:rPr/>
              </w:rPrChange>
            </w:rPr>
            <w:t xml:space="preserve">[32] </w:t>
          </w:r>
          <w:r w:rsidRPr="003D7DE8">
            <w:rPr>
              <w:lang w:val="fr-FR"/>
              <w:rPrChange w:id="1482" w:author="Acaru, Silviu" w:date="2026-03-17T23:10:00Z" w16du:dateUtc="2026-03-17T22:10:00Z">
                <w:rPr/>
              </w:rPrChange>
            </w:rPr>
            <w:tab/>
            <w:t xml:space="preserve">M. Wadekar, W. </w:t>
          </w:r>
          <w:proofErr w:type="spellStart"/>
          <w:r w:rsidRPr="003D7DE8">
            <w:rPr>
              <w:lang w:val="fr-FR"/>
              <w:rPrChange w:id="1483" w:author="Acaru, Silviu" w:date="2026-03-17T23:10:00Z" w16du:dateUtc="2026-03-17T22:10:00Z">
                <w:rPr/>
              </w:rPrChange>
            </w:rPr>
            <w:t>Eevers</w:t>
          </w:r>
          <w:proofErr w:type="spellEnd"/>
          <w:r w:rsidRPr="003D7DE8">
            <w:rPr>
              <w:lang w:val="fr-FR"/>
              <w:rPrChange w:id="1484" w:author="Acaru, Silviu" w:date="2026-03-17T23:10:00Z" w16du:dateUtc="2026-03-17T22:10:00Z">
                <w:rPr/>
              </w:rPrChange>
            </w:rPr>
            <w:t xml:space="preserve">, R. </w:t>
          </w:r>
          <w:proofErr w:type="spellStart"/>
          <w:r w:rsidRPr="003D7DE8">
            <w:rPr>
              <w:lang w:val="fr-FR"/>
              <w:rPrChange w:id="1485" w:author="Acaru, Silviu" w:date="2026-03-17T23:10:00Z" w16du:dateUtc="2026-03-17T22:10:00Z">
                <w:rPr/>
              </w:rPrChange>
            </w:rPr>
            <w:t>Vendamme</w:t>
          </w:r>
          <w:proofErr w:type="spellEnd"/>
          <w:r w:rsidRPr="003D7DE8">
            <w:rPr>
              <w:lang w:val="fr-FR"/>
              <w:rPrChange w:id="1486" w:author="Acaru, Silviu" w:date="2026-03-17T23:10:00Z" w16du:dateUtc="2026-03-17T22:10:00Z">
                <w:rPr/>
              </w:rPrChange>
            </w:rPr>
            <w:t xml:space="preserve">, </w:t>
          </w:r>
          <w:r w:rsidRPr="003D7DE8">
            <w:rPr>
              <w:i/>
              <w:lang w:val="fr-FR"/>
              <w:rPrChange w:id="1487" w:author="Acaru, Silviu" w:date="2026-03-17T23:10:00Z" w16du:dateUtc="2026-03-17T22:10:00Z">
                <w:rPr>
                  <w:i/>
                </w:rPr>
              </w:rPrChange>
            </w:rPr>
            <w:t xml:space="preserve">Ind </w:t>
          </w:r>
          <w:proofErr w:type="spellStart"/>
          <w:r w:rsidRPr="003D7DE8">
            <w:rPr>
              <w:i/>
              <w:lang w:val="fr-FR"/>
              <w:rPrChange w:id="1488" w:author="Acaru, Silviu" w:date="2026-03-17T23:10:00Z" w16du:dateUtc="2026-03-17T22:10:00Z">
                <w:rPr>
                  <w:i/>
                </w:rPr>
              </w:rPrChange>
            </w:rPr>
            <w:t>Crops</w:t>
          </w:r>
          <w:proofErr w:type="spellEnd"/>
          <w:r w:rsidRPr="003D7DE8">
            <w:rPr>
              <w:i/>
              <w:lang w:val="fr-FR"/>
              <w:rPrChange w:id="1489" w:author="Acaru, Silviu" w:date="2026-03-17T23:10:00Z" w16du:dateUtc="2026-03-17T22:10:00Z">
                <w:rPr>
                  <w:i/>
                </w:rPr>
              </w:rPrChange>
            </w:rPr>
            <w:t xml:space="preserve"> Prod</w:t>
          </w:r>
          <w:r w:rsidRPr="003D7DE8">
            <w:rPr>
              <w:lang w:val="fr-FR"/>
              <w:rPrChange w:id="1490" w:author="Acaru, Silviu" w:date="2026-03-17T23:10:00Z" w16du:dateUtc="2026-03-17T22:10:00Z">
                <w:rPr/>
              </w:rPrChange>
            </w:rPr>
            <w:t xml:space="preserve"> </w:t>
          </w:r>
          <w:r w:rsidRPr="003D7DE8">
            <w:rPr>
              <w:b/>
              <w:lang w:val="fr-FR"/>
              <w:rPrChange w:id="1491" w:author="Acaru, Silviu" w:date="2026-03-17T23:10:00Z" w16du:dateUtc="2026-03-17T22:10:00Z">
                <w:rPr>
                  <w:b/>
                </w:rPr>
              </w:rPrChange>
            </w:rPr>
            <w:t>2019</w:t>
          </w:r>
          <w:r w:rsidRPr="003D7DE8">
            <w:rPr>
              <w:lang w:val="fr-FR"/>
              <w:rPrChange w:id="1492" w:author="Acaru, Silviu" w:date="2026-03-17T23:10:00Z" w16du:dateUtc="2026-03-17T22:10:00Z">
                <w:rPr/>
              </w:rPrChange>
            </w:rPr>
            <w:t xml:space="preserve">, </w:t>
          </w:r>
          <w:r w:rsidRPr="003D7DE8">
            <w:rPr>
              <w:i/>
              <w:lang w:val="fr-FR"/>
              <w:rPrChange w:id="1493" w:author="Acaru, Silviu" w:date="2026-03-17T23:10:00Z" w16du:dateUtc="2026-03-17T22:10:00Z">
                <w:rPr>
                  <w:i/>
                </w:rPr>
              </w:rPrChange>
            </w:rPr>
            <w:t>141</w:t>
          </w:r>
          <w:r w:rsidR="00804384" w:rsidRPr="003D7DE8">
            <w:rPr>
              <w:lang w:val="fr-FR"/>
              <w:rPrChange w:id="1494" w:author="Acaru, Silviu" w:date="2026-03-17T23:10:00Z" w16du:dateUtc="2026-03-17T22:10:00Z">
                <w:rPr/>
              </w:rPrChange>
            </w:rPr>
            <w:t>, 111655</w:t>
          </w:r>
          <w:r w:rsidRPr="003D7DE8">
            <w:rPr>
              <w:lang w:val="fr-FR"/>
              <w:rPrChange w:id="1495" w:author="Acaru, Silviu" w:date="2026-03-17T23:10:00Z" w16du:dateUtc="2026-03-17T22:10:00Z">
                <w:rPr/>
              </w:rPrChange>
            </w:rPr>
            <w:t>.</w:t>
          </w:r>
        </w:p>
        <w:p w14:paraId="6CA7B2AC" w14:textId="77777777" w:rsidR="00412D9A" w:rsidRPr="003D7DE8" w:rsidRDefault="00412D9A">
          <w:pPr>
            <w:divId w:val="1739355882"/>
            <w:rPr>
              <w:lang w:val="fr-FR"/>
              <w:rPrChange w:id="1496" w:author="Acaru, Silviu" w:date="2026-03-17T23:10:00Z" w16du:dateUtc="2026-03-17T22:10:00Z">
                <w:rPr/>
              </w:rPrChange>
            </w:rPr>
          </w:pPr>
          <w:r w:rsidRPr="003D7DE8">
            <w:rPr>
              <w:lang w:val="fr-FR"/>
              <w:rPrChange w:id="1497" w:author="Acaru, Silviu" w:date="2026-03-17T23:10:00Z" w16du:dateUtc="2026-03-17T22:10:00Z">
                <w:rPr/>
              </w:rPrChange>
            </w:rPr>
            <w:t xml:space="preserve">[33] </w:t>
          </w:r>
          <w:r w:rsidRPr="003D7DE8">
            <w:rPr>
              <w:lang w:val="fr-FR"/>
              <w:rPrChange w:id="1498" w:author="Acaru, Silviu" w:date="2026-03-17T23:10:00Z" w16du:dateUtc="2026-03-17T22:10:00Z">
                <w:rPr/>
              </w:rPrChange>
            </w:rPr>
            <w:tab/>
            <w:t xml:space="preserve">J. Shi, T. Zheng, Y. Zhang, B. Guo, J. Xu, </w:t>
          </w:r>
          <w:proofErr w:type="spellStart"/>
          <w:r w:rsidRPr="003D7DE8">
            <w:rPr>
              <w:i/>
              <w:lang w:val="fr-FR"/>
              <w:rPrChange w:id="1499" w:author="Acaru, Silviu" w:date="2026-03-17T23:10:00Z" w16du:dateUtc="2026-03-17T22:10:00Z">
                <w:rPr>
                  <w:i/>
                </w:rPr>
              </w:rPrChange>
            </w:rPr>
            <w:t>Polym</w:t>
          </w:r>
          <w:proofErr w:type="spellEnd"/>
          <w:r w:rsidRPr="003D7DE8">
            <w:rPr>
              <w:i/>
              <w:lang w:val="fr-FR"/>
              <w:rPrChange w:id="1500" w:author="Acaru, Silviu" w:date="2026-03-17T23:10:00Z" w16du:dateUtc="2026-03-17T22:10:00Z">
                <w:rPr>
                  <w:i/>
                </w:rPr>
              </w:rPrChange>
            </w:rPr>
            <w:t xml:space="preserve"> Chem</w:t>
          </w:r>
          <w:r w:rsidRPr="003D7DE8">
            <w:rPr>
              <w:lang w:val="fr-FR"/>
              <w:rPrChange w:id="1501" w:author="Acaru, Silviu" w:date="2026-03-17T23:10:00Z" w16du:dateUtc="2026-03-17T22:10:00Z">
                <w:rPr/>
              </w:rPrChange>
            </w:rPr>
            <w:t xml:space="preserve"> </w:t>
          </w:r>
          <w:r w:rsidRPr="003D7DE8">
            <w:rPr>
              <w:b/>
              <w:lang w:val="fr-FR"/>
              <w:rPrChange w:id="1502" w:author="Acaru, Silviu" w:date="2026-03-17T23:10:00Z" w16du:dateUtc="2026-03-17T22:10:00Z">
                <w:rPr>
                  <w:b/>
                </w:rPr>
              </w:rPrChange>
            </w:rPr>
            <w:t>2021</w:t>
          </w:r>
          <w:r w:rsidRPr="003D7DE8">
            <w:rPr>
              <w:lang w:val="fr-FR"/>
              <w:rPrChange w:id="1503" w:author="Acaru, Silviu" w:date="2026-03-17T23:10:00Z" w16du:dateUtc="2026-03-17T22:10:00Z">
                <w:rPr/>
              </w:rPrChange>
            </w:rPr>
            <w:t xml:space="preserve">, </w:t>
          </w:r>
          <w:r w:rsidRPr="003D7DE8">
            <w:rPr>
              <w:i/>
              <w:lang w:val="fr-FR"/>
              <w:rPrChange w:id="1504" w:author="Acaru, Silviu" w:date="2026-03-17T23:10:00Z" w16du:dateUtc="2026-03-17T22:10:00Z">
                <w:rPr>
                  <w:i/>
                </w:rPr>
              </w:rPrChange>
            </w:rPr>
            <w:t>12</w:t>
          </w:r>
          <w:r w:rsidRPr="003D7DE8">
            <w:rPr>
              <w:lang w:val="fr-FR"/>
              <w:rPrChange w:id="1505" w:author="Acaru, Silviu" w:date="2026-03-17T23:10:00Z" w16du:dateUtc="2026-03-17T22:10:00Z">
                <w:rPr/>
              </w:rPrChange>
            </w:rPr>
            <w:t>, 2421.</w:t>
          </w:r>
        </w:p>
        <w:p w14:paraId="787E6179" w14:textId="77777777" w:rsidR="00412D9A" w:rsidRPr="003D7DE8" w:rsidRDefault="00412D9A">
          <w:pPr>
            <w:divId w:val="383600768"/>
            <w:rPr>
              <w:lang w:val="it-IT"/>
              <w:rPrChange w:id="1506" w:author="Acaru, Silviu" w:date="2026-03-17T23:10:00Z" w16du:dateUtc="2026-03-17T22:10:00Z">
                <w:rPr/>
              </w:rPrChange>
            </w:rPr>
          </w:pPr>
          <w:r w:rsidRPr="003D7DE8">
            <w:rPr>
              <w:lang w:val="it-IT"/>
              <w:rPrChange w:id="1507" w:author="Acaru, Silviu" w:date="2026-03-17T23:10:00Z" w16du:dateUtc="2026-03-17T22:10:00Z">
                <w:rPr/>
              </w:rPrChange>
            </w:rPr>
            <w:t xml:space="preserve">[34] </w:t>
          </w:r>
          <w:r w:rsidRPr="003D7DE8">
            <w:rPr>
              <w:lang w:val="it-IT"/>
              <w:rPrChange w:id="1508" w:author="Acaru, Silviu" w:date="2026-03-17T23:10:00Z" w16du:dateUtc="2026-03-17T22:10:00Z">
                <w:rPr/>
              </w:rPrChange>
            </w:rPr>
            <w:tab/>
            <w:t xml:space="preserve">F. Levine, J. Escarsega, J. La Scala, </w:t>
          </w:r>
          <w:r w:rsidRPr="003D7DE8">
            <w:rPr>
              <w:i/>
              <w:lang w:val="it-IT"/>
              <w:rPrChange w:id="1509" w:author="Acaru, Silviu" w:date="2026-03-17T23:10:00Z" w16du:dateUtc="2026-03-17T22:10:00Z">
                <w:rPr>
                  <w:i/>
                </w:rPr>
              </w:rPrChange>
            </w:rPr>
            <w:t xml:space="preserve">Prog </w:t>
          </w:r>
          <w:proofErr w:type="spellStart"/>
          <w:r w:rsidRPr="003D7DE8">
            <w:rPr>
              <w:i/>
              <w:lang w:val="it-IT"/>
              <w:rPrChange w:id="1510" w:author="Acaru, Silviu" w:date="2026-03-17T23:10:00Z" w16du:dateUtc="2026-03-17T22:10:00Z">
                <w:rPr>
                  <w:i/>
                </w:rPr>
              </w:rPrChange>
            </w:rPr>
            <w:t>Org</w:t>
          </w:r>
          <w:proofErr w:type="spellEnd"/>
          <w:r w:rsidRPr="003D7DE8">
            <w:rPr>
              <w:i/>
              <w:lang w:val="it-IT"/>
              <w:rPrChange w:id="1511" w:author="Acaru, Silviu" w:date="2026-03-17T23:10:00Z" w16du:dateUtc="2026-03-17T22:10:00Z">
                <w:rPr>
                  <w:i/>
                </w:rPr>
              </w:rPrChange>
            </w:rPr>
            <w:t xml:space="preserve"> </w:t>
          </w:r>
          <w:proofErr w:type="spellStart"/>
          <w:r w:rsidRPr="003D7DE8">
            <w:rPr>
              <w:i/>
              <w:lang w:val="it-IT"/>
              <w:rPrChange w:id="1512" w:author="Acaru, Silviu" w:date="2026-03-17T23:10:00Z" w16du:dateUtc="2026-03-17T22:10:00Z">
                <w:rPr>
                  <w:i/>
                </w:rPr>
              </w:rPrChange>
            </w:rPr>
            <w:t>Coat</w:t>
          </w:r>
          <w:proofErr w:type="spellEnd"/>
          <w:r w:rsidRPr="003D7DE8">
            <w:rPr>
              <w:lang w:val="it-IT"/>
              <w:rPrChange w:id="1513" w:author="Acaru, Silviu" w:date="2026-03-17T23:10:00Z" w16du:dateUtc="2026-03-17T22:10:00Z">
                <w:rPr/>
              </w:rPrChange>
            </w:rPr>
            <w:t xml:space="preserve"> </w:t>
          </w:r>
          <w:r w:rsidRPr="003D7DE8">
            <w:rPr>
              <w:b/>
              <w:lang w:val="it-IT"/>
              <w:rPrChange w:id="1514" w:author="Acaru, Silviu" w:date="2026-03-17T23:10:00Z" w16du:dateUtc="2026-03-17T22:10:00Z">
                <w:rPr>
                  <w:b/>
                </w:rPr>
              </w:rPrChange>
            </w:rPr>
            <w:t>2012</w:t>
          </w:r>
          <w:r w:rsidRPr="003D7DE8">
            <w:rPr>
              <w:lang w:val="it-IT"/>
              <w:rPrChange w:id="1515" w:author="Acaru, Silviu" w:date="2026-03-17T23:10:00Z" w16du:dateUtc="2026-03-17T22:10:00Z">
                <w:rPr/>
              </w:rPrChange>
            </w:rPr>
            <w:t xml:space="preserve">, </w:t>
          </w:r>
          <w:r w:rsidRPr="003D7DE8">
            <w:rPr>
              <w:i/>
              <w:lang w:val="it-IT"/>
              <w:rPrChange w:id="1516" w:author="Acaru, Silviu" w:date="2026-03-17T23:10:00Z" w16du:dateUtc="2026-03-17T22:10:00Z">
                <w:rPr>
                  <w:i/>
                </w:rPr>
              </w:rPrChange>
            </w:rPr>
            <w:t>74</w:t>
          </w:r>
          <w:r w:rsidRPr="003D7DE8">
            <w:rPr>
              <w:lang w:val="it-IT"/>
              <w:rPrChange w:id="1517" w:author="Acaru, Silviu" w:date="2026-03-17T23:10:00Z" w16du:dateUtc="2026-03-17T22:10:00Z">
                <w:rPr/>
              </w:rPrChange>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[36</w:t>
          </w:r>
          <w:proofErr w:type="gramStart"/>
          <w:r>
            <w:rPr>
              <w:rFonts w:eastAsia="Times New Roman"/>
            </w:rPr>
            <w:t xml:space="preserve">] </w:t>
          </w:r>
          <w:r>
            <w:rPr>
              <w:rFonts w:eastAsia="Times New Roman"/>
            </w:rPr>
            <w:tab/>
            <w:t>S</w:t>
          </w:r>
          <w:proofErr w:type="gramEnd"/>
          <w:r>
            <w:rPr>
              <w:rFonts w:eastAsia="Times New Roman"/>
            </w:rPr>
            <w:t xml:space="preserve">.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[37</w:t>
          </w:r>
          <w:proofErr w:type="gramStart"/>
          <w:r>
            <w:rPr>
              <w:rFonts w:eastAsia="Times New Roman"/>
            </w:rPr>
            <w:t xml:space="preserve">] </w:t>
          </w:r>
          <w:r>
            <w:rPr>
              <w:rFonts w:eastAsia="Times New Roman"/>
            </w:rPr>
            <w:tab/>
            <w:t>A</w:t>
          </w:r>
          <w:proofErr w:type="gramEnd"/>
          <w:r>
            <w:rPr>
              <w:rFonts w:eastAsia="Times New Roman"/>
            </w:rPr>
            <w:t xml:space="preserve">.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3D7DE8" w:rsidRDefault="00412D9A">
          <w:pPr>
            <w:divId w:val="1817256079"/>
            <w:rPr>
              <w:lang w:val="de-DE"/>
              <w:rPrChange w:id="1518" w:author="Acaru, Silviu" w:date="2026-03-17T23:10:00Z" w16du:dateUtc="2026-03-17T22:10:00Z">
                <w:rPr/>
              </w:rPrChange>
            </w:rPr>
          </w:pPr>
          <w:r w:rsidRPr="003D7DE8">
            <w:rPr>
              <w:lang w:val="de-DE"/>
              <w:rPrChange w:id="1519" w:author="Acaru, Silviu" w:date="2026-03-17T23:10:00Z" w16du:dateUtc="2026-03-17T22:10:00Z">
                <w:rPr/>
              </w:rPrChange>
            </w:rPr>
            <w:t xml:space="preserve">[39] </w:t>
          </w:r>
          <w:r w:rsidRPr="003D7DE8">
            <w:rPr>
              <w:lang w:val="de-DE"/>
              <w:rPrChange w:id="1520" w:author="Acaru, Silviu" w:date="2026-03-17T23:10:00Z" w16du:dateUtc="2026-03-17T22:10:00Z">
                <w:rPr/>
              </w:rPrChange>
            </w:rPr>
            <w:tab/>
            <w:t xml:space="preserve">H. Jang, D. Ryu, W. Lee, G. Park, J. Kim, </w:t>
          </w:r>
          <w:r w:rsidRPr="003D7DE8">
            <w:rPr>
              <w:i/>
              <w:lang w:val="de-DE"/>
              <w:rPrChange w:id="1521" w:author="Acaru, Silviu" w:date="2026-03-17T23:10:00Z" w16du:dateUtc="2026-03-17T22:10:00Z">
                <w:rPr>
                  <w:i/>
                </w:rPr>
              </w:rPrChange>
            </w:rPr>
            <w:t xml:space="preserve">Mol </w:t>
          </w:r>
          <w:proofErr w:type="spellStart"/>
          <w:r w:rsidRPr="003D7DE8">
            <w:rPr>
              <w:i/>
              <w:lang w:val="de-DE"/>
              <w:rPrChange w:id="1522" w:author="Acaru, Silviu" w:date="2026-03-17T23:10:00Z" w16du:dateUtc="2026-03-17T22:10:00Z">
                <w:rPr>
                  <w:i/>
                </w:rPr>
              </w:rPrChange>
            </w:rPr>
            <w:t>Syst</w:t>
          </w:r>
          <w:proofErr w:type="spellEnd"/>
          <w:r w:rsidRPr="003D7DE8">
            <w:rPr>
              <w:i/>
              <w:lang w:val="de-DE"/>
              <w:rPrChange w:id="1523" w:author="Acaru, Silviu" w:date="2026-03-17T23:10:00Z" w16du:dateUtc="2026-03-17T22:10:00Z">
                <w:rPr>
                  <w:i/>
                </w:rPr>
              </w:rPrChange>
            </w:rPr>
            <w:t xml:space="preserve"> Des Eng</w:t>
          </w:r>
          <w:r w:rsidRPr="003D7DE8">
            <w:rPr>
              <w:lang w:val="de-DE"/>
              <w:rPrChange w:id="1524" w:author="Acaru, Silviu" w:date="2026-03-17T23:10:00Z" w16du:dateUtc="2026-03-17T22:10:00Z">
                <w:rPr/>
              </w:rPrChange>
            </w:rPr>
            <w:t xml:space="preserve"> </w:t>
          </w:r>
          <w:r w:rsidRPr="003D7DE8">
            <w:rPr>
              <w:b/>
              <w:lang w:val="de-DE"/>
              <w:rPrChange w:id="1525" w:author="Acaru, Silviu" w:date="2026-03-17T23:10:00Z" w16du:dateUtc="2026-03-17T22:10:00Z">
                <w:rPr>
                  <w:b/>
                </w:rPr>
              </w:rPrChange>
            </w:rPr>
            <w:t>2024</w:t>
          </w:r>
          <w:r w:rsidR="005F6246" w:rsidRPr="003D7DE8">
            <w:rPr>
              <w:lang w:val="de-DE"/>
              <w:rPrChange w:id="1526" w:author="Acaru, Silviu" w:date="2026-03-17T23:10:00Z" w16du:dateUtc="2026-03-17T22:10:00Z">
                <w:rPr/>
              </w:rPrChange>
            </w:rPr>
            <w:t>,</w:t>
          </w:r>
          <w:r w:rsidR="005F6246" w:rsidRPr="003D7DE8">
            <w:rPr>
              <w:i/>
              <w:lang w:val="de-DE"/>
              <w:rPrChange w:id="1527" w:author="Acaru, Silviu" w:date="2026-03-17T23:10:00Z" w16du:dateUtc="2026-03-17T22:10:00Z">
                <w:rPr>
                  <w:i/>
                </w:rPr>
              </w:rPrChange>
            </w:rPr>
            <w:t xml:space="preserve"> 9</w:t>
          </w:r>
          <w:r w:rsidR="005F6246" w:rsidRPr="003D7DE8">
            <w:rPr>
              <w:lang w:val="de-DE"/>
              <w:rPrChange w:id="1528" w:author="Acaru, Silviu" w:date="2026-03-17T23:10:00Z" w16du:dateUtc="2026-03-17T22:10:00Z">
                <w:rPr/>
              </w:rPrChange>
            </w:rPr>
            <w:t>, 959</w:t>
          </w:r>
          <w:r w:rsidRPr="003D7DE8">
            <w:rPr>
              <w:lang w:val="de-DE"/>
              <w:rPrChange w:id="1529" w:author="Acaru, Silviu" w:date="2026-03-17T23:10:00Z" w16du:dateUtc="2026-03-17T22:10:00Z">
                <w:rPr/>
              </w:rPrChange>
            </w:rPr>
            <w:t>.</w:t>
          </w:r>
        </w:p>
        <w:p w14:paraId="645A6164" w14:textId="77777777" w:rsidR="00412D9A" w:rsidRPr="003D7DE8" w:rsidRDefault="00412D9A">
          <w:pPr>
            <w:divId w:val="2038776044"/>
            <w:rPr>
              <w:lang w:val="de-DE"/>
              <w:rPrChange w:id="1530" w:author="Acaru, Silviu" w:date="2026-03-17T23:10:00Z" w16du:dateUtc="2026-03-17T22:10:00Z">
                <w:rPr/>
              </w:rPrChange>
            </w:rPr>
          </w:pPr>
          <w:r w:rsidRPr="003D7DE8">
            <w:rPr>
              <w:lang w:val="de-DE"/>
              <w:rPrChange w:id="1531" w:author="Acaru, Silviu" w:date="2026-03-17T23:10:00Z" w16du:dateUtc="2026-03-17T22:10:00Z">
                <w:rPr/>
              </w:rPrChange>
            </w:rPr>
            <w:t xml:space="preserve">[40] </w:t>
          </w:r>
          <w:r w:rsidRPr="003D7DE8">
            <w:rPr>
              <w:lang w:val="de-DE"/>
              <w:rPrChange w:id="1532" w:author="Acaru, Silviu" w:date="2026-03-17T23:10:00Z" w16du:dateUtc="2026-03-17T22:10:00Z">
                <w:rPr/>
              </w:rPrChange>
            </w:rPr>
            <w:tab/>
            <w:t xml:space="preserve">D. van Tilborg, H. Brinkmann, E. Criscuolo, L. Rossen, R. Özçelik, F. Grisoni, </w:t>
          </w:r>
          <w:r w:rsidRPr="003D7DE8">
            <w:rPr>
              <w:i/>
              <w:lang w:val="de-DE"/>
              <w:rPrChange w:id="1533" w:author="Acaru, Silviu" w:date="2026-03-17T23:10:00Z" w16du:dateUtc="2026-03-17T22:10:00Z">
                <w:rPr>
                  <w:i/>
                </w:rPr>
              </w:rPrChange>
            </w:rPr>
            <w:t xml:space="preserve">Deep </w:t>
          </w:r>
          <w:proofErr w:type="spellStart"/>
          <w:r w:rsidRPr="003D7DE8">
            <w:rPr>
              <w:i/>
              <w:lang w:val="de-DE"/>
              <w:rPrChange w:id="1534" w:author="Acaru, Silviu" w:date="2026-03-17T23:10:00Z" w16du:dateUtc="2026-03-17T22:10:00Z">
                <w:rPr>
                  <w:i/>
                </w:rPr>
              </w:rPrChange>
            </w:rPr>
            <w:t>learning</w:t>
          </w:r>
          <w:proofErr w:type="spellEnd"/>
          <w:r w:rsidRPr="003D7DE8">
            <w:rPr>
              <w:i/>
              <w:lang w:val="de-DE"/>
              <w:rPrChange w:id="1535" w:author="Acaru, Silviu" w:date="2026-03-17T23:10:00Z" w16du:dateUtc="2026-03-17T22:10:00Z">
                <w:rPr>
                  <w:i/>
                </w:rPr>
              </w:rPrChange>
            </w:rPr>
            <w:t xml:space="preserve"> </w:t>
          </w:r>
          <w:proofErr w:type="spellStart"/>
          <w:r w:rsidRPr="003D7DE8">
            <w:rPr>
              <w:i/>
              <w:lang w:val="de-DE"/>
              <w:rPrChange w:id="1536" w:author="Acaru, Silviu" w:date="2026-03-17T23:10:00Z" w16du:dateUtc="2026-03-17T22:10:00Z">
                <w:rPr>
                  <w:i/>
                </w:rPr>
              </w:rPrChange>
            </w:rPr>
            <w:t>for</w:t>
          </w:r>
          <w:proofErr w:type="spellEnd"/>
          <w:r w:rsidRPr="003D7DE8">
            <w:rPr>
              <w:i/>
              <w:lang w:val="de-DE"/>
              <w:rPrChange w:id="1537" w:author="Acaru, Silviu" w:date="2026-03-17T23:10:00Z" w16du:dateUtc="2026-03-17T22:10:00Z">
                <w:rPr>
                  <w:i/>
                </w:rPr>
              </w:rPrChange>
            </w:rPr>
            <w:t xml:space="preserve"> </w:t>
          </w:r>
          <w:proofErr w:type="spellStart"/>
          <w:r w:rsidRPr="003D7DE8">
            <w:rPr>
              <w:i/>
              <w:lang w:val="de-DE"/>
              <w:rPrChange w:id="1538" w:author="Acaru, Silviu" w:date="2026-03-17T23:10:00Z" w16du:dateUtc="2026-03-17T22:10:00Z">
                <w:rPr>
                  <w:i/>
                </w:rPr>
              </w:rPrChange>
            </w:rPr>
            <w:t>low-data</w:t>
          </w:r>
          <w:proofErr w:type="spellEnd"/>
          <w:r w:rsidRPr="003D7DE8">
            <w:rPr>
              <w:i/>
              <w:lang w:val="de-DE"/>
              <w:rPrChange w:id="1539" w:author="Acaru, Silviu" w:date="2026-03-17T23:10:00Z" w16du:dateUtc="2026-03-17T22:10:00Z">
                <w:rPr>
                  <w:i/>
                </w:rPr>
              </w:rPrChange>
            </w:rPr>
            <w:t xml:space="preserve"> </w:t>
          </w:r>
          <w:proofErr w:type="spellStart"/>
          <w:r w:rsidRPr="003D7DE8">
            <w:rPr>
              <w:i/>
              <w:lang w:val="de-DE"/>
              <w:rPrChange w:id="1540" w:author="Acaru, Silviu" w:date="2026-03-17T23:10:00Z" w16du:dateUtc="2026-03-17T22:10:00Z">
                <w:rPr>
                  <w:i/>
                </w:rPr>
              </w:rPrChange>
            </w:rPr>
            <w:t>drug</w:t>
          </w:r>
          <w:proofErr w:type="spellEnd"/>
          <w:r w:rsidRPr="003D7DE8">
            <w:rPr>
              <w:i/>
              <w:lang w:val="de-DE"/>
              <w:rPrChange w:id="1541" w:author="Acaru, Silviu" w:date="2026-03-17T23:10:00Z" w16du:dateUtc="2026-03-17T22:10:00Z">
                <w:rPr>
                  <w:i/>
                </w:rPr>
              </w:rPrChange>
            </w:rPr>
            <w:t xml:space="preserve"> </w:t>
          </w:r>
          <w:proofErr w:type="spellStart"/>
          <w:r w:rsidRPr="003D7DE8">
            <w:rPr>
              <w:i/>
              <w:lang w:val="de-DE"/>
              <w:rPrChange w:id="1542" w:author="Acaru, Silviu" w:date="2026-03-17T23:10:00Z" w16du:dateUtc="2026-03-17T22:10:00Z">
                <w:rPr>
                  <w:i/>
                </w:rPr>
              </w:rPrChange>
            </w:rPr>
            <w:t>discovery</w:t>
          </w:r>
          <w:proofErr w:type="spellEnd"/>
          <w:r w:rsidRPr="003D7DE8">
            <w:rPr>
              <w:i/>
              <w:lang w:val="de-DE"/>
              <w:rPrChange w:id="1543" w:author="Acaru, Silviu" w:date="2026-03-17T23:10:00Z" w16du:dateUtc="2026-03-17T22:10:00Z">
                <w:rPr>
                  <w:i/>
                </w:rPr>
              </w:rPrChange>
            </w:rPr>
            <w:t xml:space="preserve">: </w:t>
          </w:r>
          <w:proofErr w:type="spellStart"/>
          <w:r w:rsidRPr="003D7DE8">
            <w:rPr>
              <w:i/>
              <w:lang w:val="de-DE"/>
              <w:rPrChange w:id="1544" w:author="Acaru, Silviu" w:date="2026-03-17T23:10:00Z" w16du:dateUtc="2026-03-17T22:10:00Z">
                <w:rPr>
                  <w:i/>
                </w:rPr>
              </w:rPrChange>
            </w:rPr>
            <w:t>Hurdles</w:t>
          </w:r>
          <w:proofErr w:type="spellEnd"/>
          <w:r w:rsidRPr="003D7DE8">
            <w:rPr>
              <w:i/>
              <w:lang w:val="de-DE"/>
              <w:rPrChange w:id="1545" w:author="Acaru, Silviu" w:date="2026-03-17T23:10:00Z" w16du:dateUtc="2026-03-17T22:10:00Z">
                <w:rPr>
                  <w:i/>
                </w:rPr>
              </w:rPrChange>
            </w:rPr>
            <w:t xml:space="preserve"> and </w:t>
          </w:r>
          <w:proofErr w:type="spellStart"/>
          <w:r w:rsidRPr="003D7DE8">
            <w:rPr>
              <w:i/>
              <w:lang w:val="de-DE"/>
              <w:rPrChange w:id="1546" w:author="Acaru, Silviu" w:date="2026-03-17T23:10:00Z" w16du:dateUtc="2026-03-17T22:10:00Z">
                <w:rPr>
                  <w:i/>
                </w:rPr>
              </w:rPrChange>
            </w:rPr>
            <w:t>opportunities</w:t>
          </w:r>
          <w:proofErr w:type="spellEnd"/>
          <w:r w:rsidRPr="003D7DE8">
            <w:rPr>
              <w:lang w:val="de-DE"/>
              <w:rPrChange w:id="1547" w:author="Acaru, Silviu" w:date="2026-03-17T23:10:00Z" w16du:dateUtc="2026-03-17T22:10:00Z">
                <w:rPr/>
              </w:rPrChange>
            </w:rPr>
            <w:t xml:space="preserve">, Vol. 86, Elsevier Ltd, </w:t>
          </w:r>
          <w:r w:rsidRPr="003D7DE8">
            <w:rPr>
              <w:b/>
              <w:lang w:val="de-DE"/>
              <w:rPrChange w:id="1548" w:author="Acaru, Silviu" w:date="2026-03-17T23:10:00Z" w16du:dateUtc="2026-03-17T22:10:00Z">
                <w:rPr>
                  <w:b/>
                </w:rPr>
              </w:rPrChange>
            </w:rPr>
            <w:t>2024</w:t>
          </w:r>
          <w:r w:rsidRPr="003D7DE8">
            <w:rPr>
              <w:lang w:val="de-DE"/>
              <w:rPrChange w:id="1549" w:author="Acaru, Silviu" w:date="2026-03-17T23:10:00Z" w16du:dateUtc="2026-03-17T22:10:00Z">
                <w:rPr/>
              </w:rPrChang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3D7DE8">
            <w:rPr>
              <w:lang w:val="de-DE"/>
              <w:rPrChange w:id="1550" w:author="Acaru, Silviu" w:date="2026-03-17T23:10:00Z" w16du:dateUtc="2026-03-17T22:10:00Z">
                <w:rPr/>
              </w:rPrChang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56"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657"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701"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702"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703"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704"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705"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719"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720"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02D2F" w15:done="0"/>
  <w15:commentEx w15:paraId="30F24469"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B5AA45" w16cex:dateUtc="2026-03-14T22:49:00Z"/>
  <w16cex:commentExtensible w16cex:durableId="2F452CC5" w16cex:dateUtc="2026-03-14T22:51: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02D2F" w16cid:durableId="50B5AA45"/>
  <w16cid:commentId w16cid:paraId="30F24469" w16cid:durableId="2F452CC5"/>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C2B5C" w14:textId="77777777" w:rsidR="00BC347C" w:rsidRDefault="00BC347C" w:rsidP="00C17A7B">
      <w:pPr>
        <w:spacing w:after="0" w:line="240" w:lineRule="auto"/>
      </w:pPr>
      <w:r>
        <w:separator/>
      </w:r>
    </w:p>
  </w:endnote>
  <w:endnote w:type="continuationSeparator" w:id="0">
    <w:p w14:paraId="16C70BD0" w14:textId="77777777" w:rsidR="00BC347C" w:rsidRDefault="00BC347C"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F7F0" w14:textId="0EEBC386" w:rsidR="00491445" w:rsidRDefault="00491445">
    <w:pPr>
      <w:pStyle w:val="Footer"/>
    </w:pPr>
    <w:del w:id="60" w:author="Acaru, Silviu" w:date="2026-03-17T23:10:00Z" w16du:dateUtc="2026-03-17T22:10:00Z">
      <w:r>
        <w:rPr>
          <w:noProof/>
        </w:rPr>
        <mc:AlternateContent>
          <mc:Choice Requires="wps">
            <w:drawing>
              <wp:anchor distT="0" distB="0" distL="0" distR="0" simplePos="0" relativeHeight="251671040" behindDoc="0" locked="0" layoutInCell="1" allowOverlap="1" wp14:anchorId="05B8AD19" wp14:editId="18D53B27">
                <wp:simplePos x="635" y="635"/>
                <wp:positionH relativeFrom="page">
                  <wp:align>center</wp:align>
                </wp:positionH>
                <wp:positionV relativeFrom="page">
                  <wp:align>bottom</wp:align>
                </wp:positionV>
                <wp:extent cx="894715" cy="357505"/>
                <wp:effectExtent l="0" t="0" r="635" b="0"/>
                <wp:wrapNone/>
                <wp:docPr id="1300902485"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EB65E7C" w14:textId="77777777" w:rsidR="00491445" w:rsidRPr="00491445" w:rsidRDefault="00491445" w:rsidP="00491445">
                            <w:pPr>
                              <w:spacing w:after="0"/>
                              <w:rPr>
                                <w:del w:id="61" w:author="Acaru, Silviu" w:date="2026-03-17T23:10:00Z" w16du:dateUtc="2026-03-17T22:10:00Z"/>
                                <w:rFonts w:ascii="Calibri" w:eastAsia="Calibri" w:hAnsi="Calibri" w:cs="Calibri"/>
                                <w:noProof/>
                                <w:color w:val="000000"/>
                                <w:sz w:val="20"/>
                                <w:szCs w:val="20"/>
                              </w:rPr>
                            </w:pPr>
                            <w:del w:id="62" w:author="Acaru, Silviu" w:date="2026-03-17T23:10:00Z" w16du:dateUtc="2026-03-17T22:10:00Z">
                              <w:r w:rsidRPr="00491445">
                                <w:rPr>
                                  <w:rFonts w:ascii="Calibri" w:eastAsia="Calibri" w:hAnsi="Calibri" w:cs="Calibri"/>
                                  <w:noProof/>
                                  <w:color w:val="000000"/>
                                  <w:sz w:val="20"/>
                                  <w:szCs w:val="20"/>
                                </w:rPr>
                                <w:delText>Internal Use Only</w:delText>
                              </w:r>
                            </w:del>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B8AD19" id="_x0000_t202" coordsize="21600,21600" o:spt="202" path="m,l,21600r21600,l21600,xe">
                <v:stroke joinstyle="miter"/>
                <v:path gradientshapeok="t" o:connecttype="rect"/>
              </v:shapetype>
              <v:shape id="Text Box 5" o:spid="_x0000_s1028" type="#_x0000_t202" alt="Internal Use Only" style="position:absolute;margin-left:0;margin-top:0;width:70.45pt;height:28.15pt;z-index:2516710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2EB65E7C" w14:textId="77777777" w:rsidR="00491445" w:rsidRPr="00491445" w:rsidRDefault="00491445" w:rsidP="00491445">
                      <w:pPr>
                        <w:spacing w:after="0"/>
                        <w:rPr>
                          <w:del w:id="63" w:author="Acaru, Silviu" w:date="2026-03-17T23:10:00Z" w16du:dateUtc="2026-03-17T22:10:00Z"/>
                          <w:rFonts w:ascii="Calibri" w:eastAsia="Calibri" w:hAnsi="Calibri" w:cs="Calibri"/>
                          <w:noProof/>
                          <w:color w:val="000000"/>
                          <w:sz w:val="20"/>
                          <w:szCs w:val="20"/>
                        </w:rPr>
                      </w:pPr>
                      <w:del w:id="64" w:author="Acaru, Silviu" w:date="2026-03-17T23:10:00Z" w16du:dateUtc="2026-03-17T22:10:00Z">
                        <w:r w:rsidRPr="00491445">
                          <w:rPr>
                            <w:rFonts w:ascii="Calibri" w:eastAsia="Calibri" w:hAnsi="Calibri" w:cs="Calibri"/>
                            <w:noProof/>
                            <w:color w:val="000000"/>
                            <w:sz w:val="20"/>
                            <w:szCs w:val="20"/>
                          </w:rPr>
                          <w:delText>Internal Use Only</w:delText>
                        </w:r>
                      </w:del>
                    </w:p>
                  </w:txbxContent>
                </v:textbox>
                <w10:wrap anchorx="page" anchory="page"/>
              </v:shape>
            </w:pict>
          </mc:Fallback>
        </mc:AlternateContent>
      </w:r>
    </w:del>
    <w:ins w:id="65" w:author="Acaru, Silviu" w:date="2026-03-17T23:10:00Z" w16du:dateUtc="2026-03-17T22:10:00Z">
      <w:r>
        <w:rPr>
          <w:noProof/>
        </w:rPr>
        <mc:AlternateContent>
          <mc:Choice Requires="wps">
            <w:drawing>
              <wp:anchor distT="0" distB="0" distL="0" distR="0" simplePos="0" relativeHeight="251666944" behindDoc="0" locked="0" layoutInCell="1" allowOverlap="1" wp14:anchorId="3724844E" wp14:editId="0EF465E7">
                <wp:simplePos x="635" y="635"/>
                <wp:positionH relativeFrom="page">
                  <wp:align>center</wp:align>
                </wp:positionH>
                <wp:positionV relativeFrom="page">
                  <wp:align>bottom</wp:align>
                </wp:positionV>
                <wp:extent cx="894715" cy="357505"/>
                <wp:effectExtent l="0" t="0" r="635" b="0"/>
                <wp:wrapNone/>
                <wp:docPr id="5008765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149A36D4" w14:textId="77777777" w:rsidR="00491445" w:rsidRPr="00491445" w:rsidRDefault="00491445" w:rsidP="00491445">
                            <w:pPr>
                              <w:spacing w:after="0"/>
                              <w:rPr>
                                <w:ins w:id="66"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724844E" id="_x0000_s1029" type="#_x0000_t202" alt="Internal Use Only" style="position:absolute;margin-left:0;margin-top:0;width:70.45pt;height:28.15pt;z-index:2516669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" filled="f" stroked="f">
                <v:textbox style="mso-fit-shape-to-text:t" inset="0,0,0,15pt">
                  <w:txbxContent>
                    <w:p w14:paraId="149A36D4" w14:textId="77777777" w:rsidR="00491445" w:rsidRPr="00491445" w:rsidRDefault="00491445" w:rsidP="00491445">
                      <w:pPr>
                        <w:spacing w:after="0"/>
                        <w:rPr>
                          <w:ins w:id="67"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22FA" w14:textId="1DF3D0FD" w:rsidR="003222BD" w:rsidRDefault="00491445">
    <w:pPr>
      <w:pStyle w:val="Footer"/>
      <w:jc w:val="center"/>
    </w:pPr>
    <w:del w:id="68" w:author="Acaru, Silviu" w:date="2026-03-17T23:10:00Z" w16du:dateUtc="2026-03-17T22:10:00Z">
      <w:r>
        <w:rPr>
          <w:noProof/>
        </w:rPr>
        <mc:AlternateContent>
          <mc:Choice Requires="wps">
            <w:drawing>
              <wp:anchor distT="0" distB="0" distL="0" distR="0" simplePos="0" relativeHeight="251673088" behindDoc="0" locked="0" layoutInCell="1" allowOverlap="1" wp14:anchorId="2DA549A3" wp14:editId="3906AFE2">
                <wp:simplePos x="635" y="635"/>
                <wp:positionH relativeFrom="page">
                  <wp:align>center</wp:align>
                </wp:positionH>
                <wp:positionV relativeFrom="page">
                  <wp:align>bottom</wp:align>
                </wp:positionV>
                <wp:extent cx="894715" cy="357505"/>
                <wp:effectExtent l="0" t="0" r="635" b="0"/>
                <wp:wrapNone/>
                <wp:docPr id="212482097"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74AFAF1" w14:textId="77777777" w:rsidR="00491445" w:rsidRPr="00491445" w:rsidRDefault="00491445" w:rsidP="00491445">
                            <w:pPr>
                              <w:spacing w:after="0"/>
                              <w:rPr>
                                <w:del w:id="69"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A549A3" id="_x0000_t202" coordsize="21600,21600" o:spt="202" path="m,l,21600r21600,l21600,xe">
                <v:stroke joinstyle="miter"/>
                <v:path gradientshapeok="t" o:connecttype="rect"/>
              </v:shapetype>
              <v:shape id="Text Box 6" o:spid="_x0000_s1030" type="#_x0000_t202" alt="Internal Use Only" style="position:absolute;left:0;text-align:left;margin-left:0;margin-top:0;width:70.45pt;height:28.15pt;z-index:2516730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74AFAF1" w14:textId="77777777" w:rsidR="00491445" w:rsidRPr="00491445" w:rsidRDefault="00491445" w:rsidP="00491445">
                      <w:pPr>
                        <w:spacing w:after="0"/>
                        <w:rPr>
                          <w:del w:id="70"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del>
    <w:ins w:id="71" w:author="Acaru, Silviu" w:date="2026-03-17T23:10:00Z" w16du:dateUtc="2026-03-17T22:10:00Z">
      <w:r>
        <w:rPr>
          <w:noProof/>
        </w:rPr>
        <mc:AlternateContent>
          <mc:Choice Requires="wps">
            <w:drawing>
              <wp:anchor distT="0" distB="0" distL="0" distR="0" simplePos="0" relativeHeight="251666944" behindDoc="0" locked="0" layoutInCell="1" allowOverlap="1" wp14:anchorId="1B56403B" wp14:editId="56EADE9D">
                <wp:simplePos x="635" y="635"/>
                <wp:positionH relativeFrom="page">
                  <wp:align>center</wp:align>
                </wp:positionH>
                <wp:positionV relativeFrom="page">
                  <wp:align>bottom</wp:align>
                </wp:positionV>
                <wp:extent cx="894715" cy="357505"/>
                <wp:effectExtent l="0" t="0" r="635" b="0"/>
                <wp:wrapNone/>
                <wp:docPr id="138921062"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67AD330D" w14:textId="77777777" w:rsidR="00491445" w:rsidRPr="00491445" w:rsidRDefault="00491445" w:rsidP="00491445">
                            <w:pPr>
                              <w:spacing w:after="0"/>
                              <w:rPr>
                                <w:ins w:id="72"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B56403B" id="_x0000_s1031" type="#_x0000_t202" alt="Internal Use Only" style="position:absolute;left:0;text-align:left;margin-left:0;margin-top:0;width:70.45pt;height:28.15pt;z-index:2516669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PgO5YsNAgAAHAQA&#10;AA4AAAAAAAAAAAAAAAAALgIAAGRycy9lMm9Eb2MueG1sUEsBAi0AFAAGAAgAAAAhAKwTsELaAAAA&#10;BAEAAA8AAAAAAAAAAAAAAAAAZwQAAGRycy9kb3ducmV2LnhtbFBLBQYAAAAABAAEAPMAAABuBQAA&#10;AAA=&#10;" filled="f" stroked="f">
                <v:textbox style="mso-fit-shape-to-text:t" inset="0,0,0,15pt">
                  <w:txbxContent>
                    <w:p w14:paraId="67AD330D" w14:textId="77777777" w:rsidR="00491445" w:rsidRPr="00491445" w:rsidRDefault="00491445" w:rsidP="00491445">
                      <w:pPr>
                        <w:spacing w:after="0"/>
                        <w:rPr>
                          <w:ins w:id="73"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ins>
    <w:sdt>
      <w:sdtPr>
        <w:id w:val="-157843025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6B55B898"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B15A" w14:textId="61E9653E" w:rsidR="00491445" w:rsidRDefault="00491445">
    <w:pPr>
      <w:pStyle w:val="Footer"/>
    </w:pPr>
    <w:del w:id="82" w:author="Acaru, Silviu" w:date="2026-03-17T23:10:00Z" w16du:dateUtc="2026-03-17T22:10:00Z">
      <w:r>
        <w:rPr>
          <w:noProof/>
        </w:rPr>
        <mc:AlternateContent>
          <mc:Choice Requires="wps">
            <w:drawing>
              <wp:anchor distT="0" distB="0" distL="0" distR="0" simplePos="0" relativeHeight="251677184" behindDoc="0" locked="0" layoutInCell="1" allowOverlap="1" wp14:anchorId="51DDF4C2" wp14:editId="4B038C45">
                <wp:simplePos x="635" y="635"/>
                <wp:positionH relativeFrom="page">
                  <wp:align>center</wp:align>
                </wp:positionH>
                <wp:positionV relativeFrom="page">
                  <wp:align>bottom</wp:align>
                </wp:positionV>
                <wp:extent cx="894715" cy="357505"/>
                <wp:effectExtent l="0" t="0" r="635" b="0"/>
                <wp:wrapNone/>
                <wp:docPr id="1551426896"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8141B8A" w14:textId="77777777" w:rsidR="00491445" w:rsidRPr="00491445" w:rsidRDefault="00491445" w:rsidP="00491445">
                            <w:pPr>
                              <w:spacing w:after="0"/>
                              <w:rPr>
                                <w:del w:id="83" w:author="Acaru, Silviu" w:date="2026-03-17T23:10:00Z" w16du:dateUtc="2026-03-17T22:10:00Z"/>
                                <w:rFonts w:ascii="Calibri" w:eastAsia="Calibri" w:hAnsi="Calibri" w:cs="Calibri"/>
                                <w:noProof/>
                                <w:color w:val="000000"/>
                                <w:sz w:val="20"/>
                                <w:szCs w:val="20"/>
                              </w:rPr>
                            </w:pPr>
                            <w:del w:id="84" w:author="Acaru, Silviu" w:date="2026-03-17T23:10:00Z" w16du:dateUtc="2026-03-17T22:10:00Z">
                              <w:r w:rsidRPr="00491445">
                                <w:rPr>
                                  <w:rFonts w:ascii="Calibri" w:eastAsia="Calibri" w:hAnsi="Calibri" w:cs="Calibri"/>
                                  <w:noProof/>
                                  <w:color w:val="000000"/>
                                  <w:sz w:val="20"/>
                                  <w:szCs w:val="20"/>
                                </w:rPr>
                                <w:delText>Internal Use Only</w:delText>
                              </w:r>
                            </w:del>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DDF4C2" id="_x0000_t202" coordsize="21600,21600" o:spt="202" path="m,l,21600r21600,l21600,xe">
                <v:stroke joinstyle="miter"/>
                <v:path gradientshapeok="t" o:connecttype="rect"/>
              </v:shapetype>
              <v:shape id="Text Box 4" o:spid="_x0000_s1034" type="#_x0000_t202" alt="Internal Use Only" style="position:absolute;margin-left:0;margin-top:0;width:70.45pt;height:28.15pt;z-index:2516771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" filled="f" stroked="f">
                <v:textbox style="mso-fit-shape-to-text:t" inset="0,0,0,15pt">
                  <w:txbxContent>
                    <w:p w14:paraId="28141B8A" w14:textId="77777777" w:rsidR="00491445" w:rsidRPr="00491445" w:rsidRDefault="00491445" w:rsidP="00491445">
                      <w:pPr>
                        <w:spacing w:after="0"/>
                        <w:rPr>
                          <w:del w:id="85" w:author="Acaru, Silviu" w:date="2026-03-17T23:10:00Z" w16du:dateUtc="2026-03-17T22:10:00Z"/>
                          <w:rFonts w:ascii="Calibri" w:eastAsia="Calibri" w:hAnsi="Calibri" w:cs="Calibri"/>
                          <w:noProof/>
                          <w:color w:val="000000"/>
                          <w:sz w:val="20"/>
                          <w:szCs w:val="20"/>
                        </w:rPr>
                      </w:pPr>
                      <w:del w:id="86" w:author="Acaru, Silviu" w:date="2026-03-17T23:10:00Z" w16du:dateUtc="2026-03-17T22:10:00Z">
                        <w:r w:rsidRPr="00491445">
                          <w:rPr>
                            <w:rFonts w:ascii="Calibri" w:eastAsia="Calibri" w:hAnsi="Calibri" w:cs="Calibri"/>
                            <w:noProof/>
                            <w:color w:val="000000"/>
                            <w:sz w:val="20"/>
                            <w:szCs w:val="20"/>
                          </w:rPr>
                          <w:delText>Internal Use Only</w:delText>
                        </w:r>
                      </w:del>
                    </w:p>
                  </w:txbxContent>
                </v:textbox>
                <w10:wrap anchorx="page" anchory="page"/>
              </v:shape>
            </w:pict>
          </mc:Fallback>
        </mc:AlternateContent>
      </w:r>
    </w:del>
    <w:ins w:id="87" w:author="Acaru, Silviu" w:date="2026-03-17T23:10:00Z" w16du:dateUtc="2026-03-17T22:10:00Z">
      <w:r>
        <w:rPr>
          <w:noProof/>
        </w:rPr>
        <mc:AlternateContent>
          <mc:Choice Requires="wps">
            <w:drawing>
              <wp:anchor distT="0" distB="0" distL="0" distR="0" simplePos="0" relativeHeight="251666944" behindDoc="0" locked="0" layoutInCell="1" allowOverlap="1" wp14:anchorId="26BF3C6A" wp14:editId="117D759E">
                <wp:simplePos x="635" y="635"/>
                <wp:positionH relativeFrom="page">
                  <wp:align>center</wp:align>
                </wp:positionH>
                <wp:positionV relativeFrom="page">
                  <wp:align>bottom</wp:align>
                </wp:positionV>
                <wp:extent cx="894715" cy="357505"/>
                <wp:effectExtent l="0" t="0" r="635" b="0"/>
                <wp:wrapNone/>
                <wp:docPr id="12295079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67C30AF1" w14:textId="77777777" w:rsidR="00491445" w:rsidRPr="00491445" w:rsidRDefault="00491445" w:rsidP="00491445">
                            <w:pPr>
                              <w:spacing w:after="0"/>
                              <w:rPr>
                                <w:ins w:id="88"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6BF3C6A" id="_x0000_s1035" type="#_x0000_t202" alt="Internal Use Only" style="position:absolute;margin-left:0;margin-top:0;width:70.45pt;height:28.15pt;z-index:2516669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Q7LSw8CAAAc&#10;BAAADgAAAAAAAAAAAAAAAAAuAgAAZHJzL2Uyb0RvYy54bWxQSwECLQAUAAYACAAAACEArBOwQtoA&#10;AAAEAQAADwAAAAAAAAAAAAAAAABpBAAAZHJzL2Rvd25yZXYueG1sUEsFBgAAAAAEAAQA8wAAAHAF&#10;AAAAAA==&#10;" filled="f" stroked="f">
                <v:textbox style="mso-fit-shape-to-text:t" inset="0,0,0,15pt">
                  <w:txbxContent>
                    <w:p w14:paraId="67C30AF1" w14:textId="77777777" w:rsidR="00491445" w:rsidRPr="00491445" w:rsidRDefault="00491445" w:rsidP="00491445">
                      <w:pPr>
                        <w:spacing w:after="0"/>
                        <w:rPr>
                          <w:ins w:id="89"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749D666E" w:rsidR="00491445" w:rsidRDefault="00AF68E2">
    <w:pPr>
      <w:pStyle w:val="Footer"/>
    </w:pPr>
    <w:del w:id="1353" w:author="Acaru, Silviu" w:date="2026-03-17T23:10:00Z" w16du:dateUtc="2026-03-17T22:10:00Z">
      <w:r>
        <w:rPr>
          <w:noProof/>
        </w:rPr>
        <mc:AlternateContent>
          <mc:Choice Requires="wps">
            <w:drawing>
              <wp:anchor distT="0" distB="0" distL="0" distR="0" simplePos="0" relativeHeight="251681280" behindDoc="0" locked="0" layoutInCell="1" allowOverlap="1" wp14:anchorId="556F824B" wp14:editId="31E66CA9">
                <wp:simplePos x="635" y="635"/>
                <wp:positionH relativeFrom="page">
                  <wp:align>center</wp:align>
                </wp:positionH>
                <wp:positionV relativeFrom="page">
                  <wp:align>bottom</wp:align>
                </wp:positionV>
                <wp:extent cx="894715" cy="357505"/>
                <wp:effectExtent l="0" t="0" r="635" b="0"/>
                <wp:wrapNone/>
                <wp:docPr id="2010644596"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42267D0" w14:textId="77777777" w:rsidR="00AF68E2" w:rsidRPr="00491445" w:rsidRDefault="00AF68E2" w:rsidP="00491445">
                            <w:pPr>
                              <w:spacing w:after="0"/>
                              <w:rPr>
                                <w:del w:id="1354" w:author="Acaru, Silviu" w:date="2026-03-17T23:10:00Z" w16du:dateUtc="2026-03-17T22:10:00Z"/>
                                <w:rFonts w:ascii="Calibri" w:eastAsia="Calibri" w:hAnsi="Calibri" w:cs="Calibri"/>
                                <w:noProof/>
                                <w:color w:val="000000"/>
                                <w:sz w:val="20"/>
                                <w:szCs w:val="20"/>
                              </w:rPr>
                            </w:pPr>
                            <w:del w:id="1355" w:author="Acaru, Silviu" w:date="2026-03-17T23:10:00Z" w16du:dateUtc="2026-03-17T22:10:00Z">
                              <w:r w:rsidRPr="00491445">
                                <w:rPr>
                                  <w:rFonts w:ascii="Calibri" w:eastAsia="Calibri" w:hAnsi="Calibri" w:cs="Calibri"/>
                                  <w:noProof/>
                                  <w:color w:val="000000"/>
                                  <w:sz w:val="20"/>
                                  <w:szCs w:val="20"/>
                                </w:rPr>
                                <w:delText>Internal Use Only</w:delText>
                              </w:r>
                            </w:del>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6F824B" id="_x0000_t202" coordsize="21600,21600" o:spt="202" path="m,l,21600r21600,l21600,xe">
                <v:stroke joinstyle="miter"/>
                <v:path gradientshapeok="t" o:connecttype="rect"/>
              </v:shapetype>
              <v:shape id="_x0000_s1038" type="#_x0000_t202" alt="Internal Use Only" style="position:absolute;margin-left:0;margin-top:0;width:70.45pt;height:28.15pt;z-index:2516812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OKbDwIAAB0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UVdT8b299CdaSpEIaFeyfXDdV+ED48C6QN0yCk&#10;2vBEh26hKzmcLM5qwB9/88d8Ip6inHWkmJJbkjRn7TdLC4niGg0cjW0ypjf5PKe43Zs7IB1O6Uk4&#10;mUzyYmhHUyOYV9LzKhaikLCSypV8O5p3YZAuvQepVquURDpyIjzYjZMROvIVyXzpXwW6E+OBVvUI&#10;o5xE8Yb4ITfe9G61D0R/2krkdiDyRDlpMO319F6iyH/9T1mXV738C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oTjimw8CAAAd&#10;BAAADgAAAAAAAAAAAAAAAAAuAgAAZHJzL2Uyb0RvYy54bWxQSwECLQAUAAYACAAAACEArBOwQtoA&#10;AAAEAQAADwAAAAAAAAAAAAAAAABpBAAAZHJzL2Rvd25yZXYueG1sUEsFBgAAAAAEAAQA8wAAAHAF&#10;AAAAAA==&#10;" filled="f" stroked="f">
                <v:textbox style="mso-fit-shape-to-text:t" inset="0,0,0,15pt">
                  <w:txbxContent>
                    <w:p w14:paraId="742267D0" w14:textId="77777777" w:rsidR="00AF68E2" w:rsidRPr="00491445" w:rsidRDefault="00AF68E2" w:rsidP="00491445">
                      <w:pPr>
                        <w:spacing w:after="0"/>
                        <w:rPr>
                          <w:del w:id="1356" w:author="Acaru, Silviu" w:date="2026-03-17T23:10:00Z" w16du:dateUtc="2026-03-17T22:10:00Z"/>
                          <w:rFonts w:ascii="Calibri" w:eastAsia="Calibri" w:hAnsi="Calibri" w:cs="Calibri"/>
                          <w:noProof/>
                          <w:color w:val="000000"/>
                          <w:sz w:val="20"/>
                          <w:szCs w:val="20"/>
                        </w:rPr>
                      </w:pPr>
                      <w:del w:id="1357" w:author="Acaru, Silviu" w:date="2026-03-17T23:10:00Z" w16du:dateUtc="2026-03-17T22:10:00Z">
                        <w:r w:rsidRPr="00491445">
                          <w:rPr>
                            <w:rFonts w:ascii="Calibri" w:eastAsia="Calibri" w:hAnsi="Calibri" w:cs="Calibri"/>
                            <w:noProof/>
                            <w:color w:val="000000"/>
                            <w:sz w:val="20"/>
                            <w:szCs w:val="20"/>
                          </w:rPr>
                          <w:delText>Internal Use Only</w:delText>
                        </w:r>
                      </w:del>
                    </w:p>
                  </w:txbxContent>
                </v:textbox>
                <w10:wrap anchorx="page" anchory="page"/>
              </v:shape>
            </w:pict>
          </mc:Fallback>
        </mc:AlternateContent>
      </w:r>
    </w:del>
    <w:ins w:id="1358" w:author="Acaru, Silviu" w:date="2026-03-17T23:10:00Z" w16du:dateUtc="2026-03-17T22:10:00Z">
      <w:r w:rsidR="00491445">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31615178" w14:textId="77777777" w:rsidR="00491445" w:rsidRPr="00491445" w:rsidRDefault="00491445" w:rsidP="00491445">
                            <w:pPr>
                              <w:spacing w:after="0"/>
                              <w:rPr>
                                <w:ins w:id="1359"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EA8E251" id="_x0000_s1039"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1CmDwIAAB0EAAAOAAAAZHJzL2Uyb0RvYy54bWysU8Fu2zAMvQ/YPwi6L3baZW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IdQpg8CAAAd&#10;BAAADgAAAAAAAAAAAAAAAAAuAgAAZHJzL2Uyb0RvYy54bWxQSwECLQAUAAYACAAAACEArBOwQtoA&#10;AAAEAQAADwAAAAAAAAAAAAAAAABpBAAAZHJzL2Rvd25yZXYueG1sUEsFBgAAAAAEAAQA8wAAAHAF&#10;AAAAAA==&#10;" filled="f" stroked="f">
                <v:textbox style="mso-fit-shape-to-text:t" inset="0,0,0,15pt">
                  <w:txbxContent>
                    <w:p w14:paraId="31615178" w14:textId="77777777" w:rsidR="00491445" w:rsidRPr="00491445" w:rsidRDefault="00491445" w:rsidP="00491445">
                      <w:pPr>
                        <w:spacing w:after="0"/>
                        <w:rPr>
                          <w:ins w:id="1360"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59DB4BB9" w:rsidR="003222BD" w:rsidRDefault="00AF68E2">
    <w:pPr>
      <w:pStyle w:val="Footer"/>
      <w:jc w:val="center"/>
    </w:pPr>
    <w:del w:id="1361" w:author="Acaru, Silviu" w:date="2026-03-17T23:10:00Z" w16du:dateUtc="2026-03-17T22:10:00Z">
      <w:r>
        <w:rPr>
          <w:noProof/>
        </w:rPr>
        <mc:AlternateContent>
          <mc:Choice Requires="wps">
            <w:drawing>
              <wp:anchor distT="0" distB="0" distL="0" distR="0" simplePos="0" relativeHeight="251683328" behindDoc="0" locked="0" layoutInCell="1" allowOverlap="1" wp14:anchorId="4CF4D352" wp14:editId="675BD438">
                <wp:simplePos x="635" y="635"/>
                <wp:positionH relativeFrom="page">
                  <wp:align>center</wp:align>
                </wp:positionH>
                <wp:positionV relativeFrom="page">
                  <wp:align>bottom</wp:align>
                </wp:positionV>
                <wp:extent cx="894715" cy="357505"/>
                <wp:effectExtent l="0" t="0" r="635" b="0"/>
                <wp:wrapNone/>
                <wp:docPr id="1678987911"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6FE35B12" w14:textId="77777777" w:rsidR="00AF68E2" w:rsidRPr="00491445" w:rsidRDefault="00AF68E2" w:rsidP="00491445">
                            <w:pPr>
                              <w:spacing w:after="0"/>
                              <w:rPr>
                                <w:del w:id="1362"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F4D352" id="_x0000_t202" coordsize="21600,21600" o:spt="202" path="m,l,21600r21600,l21600,xe">
                <v:stroke joinstyle="miter"/>
                <v:path gradientshapeok="t" o:connecttype="rect"/>
              </v:shapetype>
              <v:shape id="_x0000_s1040" type="#_x0000_t202" alt="Internal Use Only" style="position:absolute;left:0;text-align:left;margin-left:0;margin-top:0;width:70.45pt;height:28.15pt;z-index:2516833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00WDwIAAB0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qPvLsf0tVEeaCmFYuHdy1VDttfDhSSBtmAYh&#10;1YZHOnQLXcnhZHFWA/78mz/mE/EU5awjxZTckqQ5a79bWkgU12jgaGyTMb3JZznF7d7cAelwSk/C&#10;yWSSF0M7mhrBvJCel7EQhYSVVK7k29G8C4N06T1ItVymJNKRE2FtN05G6MhXJPO5fxHoTowHWtUD&#10;jHISxTvih9x407vlPhD9aSuR24HIE+WkwbTX03uJIn/7n7LOr3rxCw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7tNFg8CAAAd&#10;BAAADgAAAAAAAAAAAAAAAAAuAgAAZHJzL2Uyb0RvYy54bWxQSwECLQAUAAYACAAAACEArBOwQtoA&#10;AAAEAQAADwAAAAAAAAAAAAAAAABpBAAAZHJzL2Rvd25yZXYueG1sUEsFBgAAAAAEAAQA8wAAAHAF&#10;AAAAAA==&#10;" filled="f" stroked="f">
                <v:textbox style="mso-fit-shape-to-text:t" inset="0,0,0,15pt">
                  <w:txbxContent>
                    <w:p w14:paraId="6FE35B12" w14:textId="77777777" w:rsidR="00AF68E2" w:rsidRPr="00491445" w:rsidRDefault="00AF68E2" w:rsidP="00491445">
                      <w:pPr>
                        <w:spacing w:after="0"/>
                        <w:rPr>
                          <w:del w:id="1363"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del>
    <w:ins w:id="1364" w:author="Acaru, Silviu" w:date="2026-03-17T23:10:00Z" w16du:dateUtc="2026-03-17T22:10:00Z">
      <w:r w:rsidR="00491445">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15415837" w14:textId="77777777" w:rsidR="00491445" w:rsidRPr="00491445" w:rsidRDefault="00491445" w:rsidP="00491445">
                            <w:pPr>
                              <w:spacing w:after="0"/>
                              <w:rPr>
                                <w:ins w:id="1365"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0C4439D" id="_x0000_s1041"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" filled="f" stroked="f">
                <v:textbox style="mso-fit-shape-to-text:t" inset="0,0,0,15pt">
                  <w:txbxContent>
                    <w:p w14:paraId="15415837" w14:textId="77777777" w:rsidR="00491445" w:rsidRPr="00491445" w:rsidRDefault="00491445" w:rsidP="00491445">
                      <w:pPr>
                        <w:spacing w:after="0"/>
                        <w:rPr>
                          <w:ins w:id="1366"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ins>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5DB5C5BB" w:rsidR="00491445" w:rsidRDefault="00AF68E2">
    <w:pPr>
      <w:pStyle w:val="Footer"/>
    </w:pPr>
    <w:del w:id="1375" w:author="Acaru, Silviu" w:date="2026-03-17T23:10:00Z" w16du:dateUtc="2026-03-17T22:10:00Z">
      <w:r>
        <w:rPr>
          <w:noProof/>
        </w:rPr>
        <mc:AlternateContent>
          <mc:Choice Requires="wps">
            <w:drawing>
              <wp:anchor distT="0" distB="0" distL="0" distR="0" simplePos="0" relativeHeight="251687424" behindDoc="0" locked="0" layoutInCell="1" allowOverlap="1" wp14:anchorId="216F7A4A" wp14:editId="4CB33D2D">
                <wp:simplePos x="635" y="635"/>
                <wp:positionH relativeFrom="page">
                  <wp:align>center</wp:align>
                </wp:positionH>
                <wp:positionV relativeFrom="page">
                  <wp:align>bottom</wp:align>
                </wp:positionV>
                <wp:extent cx="894715" cy="357505"/>
                <wp:effectExtent l="0" t="0" r="635" b="0"/>
                <wp:wrapNone/>
                <wp:docPr id="1964911824"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471B5E3" w14:textId="77777777" w:rsidR="00AF68E2" w:rsidRPr="00491445" w:rsidRDefault="00AF68E2" w:rsidP="00491445">
                            <w:pPr>
                              <w:spacing w:after="0"/>
                              <w:rPr>
                                <w:del w:id="1376" w:author="Acaru, Silviu" w:date="2026-03-17T23:10:00Z" w16du:dateUtc="2026-03-17T22:10:00Z"/>
                                <w:rFonts w:ascii="Calibri" w:eastAsia="Calibri" w:hAnsi="Calibri" w:cs="Calibri"/>
                                <w:noProof/>
                                <w:color w:val="000000"/>
                                <w:sz w:val="20"/>
                                <w:szCs w:val="20"/>
                              </w:rPr>
                            </w:pPr>
                            <w:del w:id="1377" w:author="Acaru, Silviu" w:date="2026-03-17T23:10:00Z" w16du:dateUtc="2026-03-17T22:10:00Z">
                              <w:r w:rsidRPr="00491445">
                                <w:rPr>
                                  <w:rFonts w:ascii="Calibri" w:eastAsia="Calibri" w:hAnsi="Calibri" w:cs="Calibri"/>
                                  <w:noProof/>
                                  <w:color w:val="000000"/>
                                  <w:sz w:val="20"/>
                                  <w:szCs w:val="20"/>
                                </w:rPr>
                                <w:delText>Internal Use Only</w:delText>
                              </w:r>
                            </w:del>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6F7A4A" id="_x0000_t202" coordsize="21600,21600" o:spt="202" path="m,l,21600r21600,l21600,xe">
                <v:stroke joinstyle="miter"/>
                <v:path gradientshapeok="t" o:connecttype="rect"/>
              </v:shapetype>
              <v:shape id="_x0000_s1044" type="#_x0000_t202" alt="Internal Use Only" style="position:absolute;margin-left:0;margin-top:0;width:70.45pt;height:28.15pt;z-index:2516874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Urtj1g8CAAAd&#10;BAAADgAAAAAAAAAAAAAAAAAuAgAAZHJzL2Uyb0RvYy54bWxQSwECLQAUAAYACAAAACEArBOwQtoA&#10;AAAEAQAADwAAAAAAAAAAAAAAAABpBAAAZHJzL2Rvd25yZXYueG1sUEsFBgAAAAAEAAQA8wAAAHAF&#10;AAAAAA==&#10;" filled="f" stroked="f">
                <v:textbox style="mso-fit-shape-to-text:t" inset="0,0,0,15pt">
                  <w:txbxContent>
                    <w:p w14:paraId="7471B5E3" w14:textId="77777777" w:rsidR="00AF68E2" w:rsidRPr="00491445" w:rsidRDefault="00AF68E2" w:rsidP="00491445">
                      <w:pPr>
                        <w:spacing w:after="0"/>
                        <w:rPr>
                          <w:del w:id="1378" w:author="Acaru, Silviu" w:date="2026-03-17T23:10:00Z" w16du:dateUtc="2026-03-17T22:10:00Z"/>
                          <w:rFonts w:ascii="Calibri" w:eastAsia="Calibri" w:hAnsi="Calibri" w:cs="Calibri"/>
                          <w:noProof/>
                          <w:color w:val="000000"/>
                          <w:sz w:val="20"/>
                          <w:szCs w:val="20"/>
                        </w:rPr>
                      </w:pPr>
                      <w:del w:id="1379" w:author="Acaru, Silviu" w:date="2026-03-17T23:10:00Z" w16du:dateUtc="2026-03-17T22:10:00Z">
                        <w:r w:rsidRPr="00491445">
                          <w:rPr>
                            <w:rFonts w:ascii="Calibri" w:eastAsia="Calibri" w:hAnsi="Calibri" w:cs="Calibri"/>
                            <w:noProof/>
                            <w:color w:val="000000"/>
                            <w:sz w:val="20"/>
                            <w:szCs w:val="20"/>
                          </w:rPr>
                          <w:delText>Internal Use Only</w:delText>
                        </w:r>
                      </w:del>
                    </w:p>
                  </w:txbxContent>
                </v:textbox>
                <w10:wrap anchorx="page" anchory="page"/>
              </v:shape>
            </w:pict>
          </mc:Fallback>
        </mc:AlternateContent>
      </w:r>
    </w:del>
    <w:ins w:id="1380" w:author="Acaru, Silviu" w:date="2026-03-17T23:10:00Z" w16du:dateUtc="2026-03-17T22:10:00Z">
      <w:r w:rsidR="00491445">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325A45D" w14:textId="77777777" w:rsidR="00491445" w:rsidRPr="00491445" w:rsidRDefault="00491445" w:rsidP="00491445">
                            <w:pPr>
                              <w:spacing w:after="0"/>
                              <w:rPr>
                                <w:ins w:id="1381"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2159642" id="_x0000_s1045"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PwTR6w8CAAAd&#10;BAAADgAAAAAAAAAAAAAAAAAuAgAAZHJzL2Uyb0RvYy54bWxQSwECLQAUAAYACAAAACEArBOwQtoA&#10;AAAEAQAADwAAAAAAAAAAAAAAAABpBAAAZHJzL2Rvd25yZXYueG1sUEsFBgAAAAAEAAQA8wAAAHAF&#10;AAAAAA==&#10;" filled="f" stroked="f">
                <v:textbox style="mso-fit-shape-to-text:t" inset="0,0,0,15pt">
                  <w:txbxContent>
                    <w:p w14:paraId="0325A45D" w14:textId="77777777" w:rsidR="00491445" w:rsidRPr="00491445" w:rsidRDefault="00491445" w:rsidP="00491445">
                      <w:pPr>
                        <w:spacing w:after="0"/>
                        <w:rPr>
                          <w:ins w:id="1382"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8348F" w14:textId="77777777" w:rsidR="00BC347C" w:rsidRDefault="00BC347C" w:rsidP="00C17A7B">
      <w:pPr>
        <w:spacing w:after="0" w:line="240" w:lineRule="auto"/>
      </w:pPr>
      <w:r>
        <w:separator/>
      </w:r>
    </w:p>
  </w:footnote>
  <w:footnote w:type="continuationSeparator" w:id="0">
    <w:p w14:paraId="4349719A" w14:textId="77777777" w:rsidR="00BC347C" w:rsidRDefault="00BC347C"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4F6E" w14:textId="0D42C079" w:rsidR="00491445" w:rsidRDefault="00491445">
    <w:pPr>
      <w:pStyle w:val="Header"/>
    </w:pPr>
    <w:del w:id="50" w:author="Acaru, Silviu" w:date="2026-03-17T23:10:00Z" w16du:dateUtc="2026-03-17T22:10:00Z">
      <w:r>
        <w:rPr>
          <w:noProof/>
        </w:rPr>
        <mc:AlternateContent>
          <mc:Choice Requires="wps">
            <w:drawing>
              <wp:anchor distT="0" distB="0" distL="0" distR="0" simplePos="0" relativeHeight="251668992" behindDoc="0" locked="0" layoutInCell="1" allowOverlap="1" wp14:anchorId="54DE9A9A" wp14:editId="7ADDEC12">
                <wp:simplePos x="635" y="635"/>
                <wp:positionH relativeFrom="page">
                  <wp:align>center</wp:align>
                </wp:positionH>
                <wp:positionV relativeFrom="page">
                  <wp:align>top</wp:align>
                </wp:positionV>
                <wp:extent cx="894715" cy="357505"/>
                <wp:effectExtent l="0" t="0" r="635" b="4445"/>
                <wp:wrapNone/>
                <wp:docPr id="2119101004"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7324A4E" w14:textId="77777777" w:rsidR="00491445" w:rsidRPr="00491445" w:rsidRDefault="00491445" w:rsidP="00491445">
                            <w:pPr>
                              <w:spacing w:after="0"/>
                              <w:rPr>
                                <w:del w:id="51" w:author="Acaru, Silviu" w:date="2026-03-17T23:10:00Z" w16du:dateUtc="2026-03-17T22:10:00Z"/>
                                <w:rFonts w:ascii="Calibri" w:eastAsia="Calibri" w:hAnsi="Calibri" w:cs="Calibri"/>
                                <w:noProof/>
                                <w:color w:val="000000"/>
                                <w:sz w:val="20"/>
                                <w:szCs w:val="20"/>
                              </w:rPr>
                            </w:pPr>
                            <w:del w:id="52" w:author="Acaru, Silviu" w:date="2026-03-17T23:10:00Z" w16du:dateUtc="2026-03-17T22:10:00Z">
                              <w:r w:rsidRPr="00491445">
                                <w:rPr>
                                  <w:rFonts w:ascii="Calibri" w:eastAsia="Calibri" w:hAnsi="Calibri" w:cs="Calibri"/>
                                  <w:noProof/>
                                  <w:color w:val="000000"/>
                                  <w:sz w:val="20"/>
                                  <w:szCs w:val="20"/>
                                </w:rPr>
                                <w:delText>Internal Use Only</w:delText>
                              </w:r>
                            </w:del>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DE9A9A"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689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07324A4E" w14:textId="77777777" w:rsidR="00491445" w:rsidRPr="00491445" w:rsidRDefault="00491445" w:rsidP="00491445">
                      <w:pPr>
                        <w:spacing w:after="0"/>
                        <w:rPr>
                          <w:del w:id="53" w:author="Acaru, Silviu" w:date="2026-03-17T23:10:00Z" w16du:dateUtc="2026-03-17T22:10:00Z"/>
                          <w:rFonts w:ascii="Calibri" w:eastAsia="Calibri" w:hAnsi="Calibri" w:cs="Calibri"/>
                          <w:noProof/>
                          <w:color w:val="000000"/>
                          <w:sz w:val="20"/>
                          <w:szCs w:val="20"/>
                        </w:rPr>
                      </w:pPr>
                      <w:del w:id="54" w:author="Acaru, Silviu" w:date="2026-03-17T23:10:00Z" w16du:dateUtc="2026-03-17T22:10:00Z">
                        <w:r w:rsidRPr="00491445">
                          <w:rPr>
                            <w:rFonts w:ascii="Calibri" w:eastAsia="Calibri" w:hAnsi="Calibri" w:cs="Calibri"/>
                            <w:noProof/>
                            <w:color w:val="000000"/>
                            <w:sz w:val="20"/>
                            <w:szCs w:val="20"/>
                          </w:rPr>
                          <w:delText>Internal Use Only</w:delText>
                        </w:r>
                      </w:del>
                    </w:p>
                  </w:txbxContent>
                </v:textbox>
                <w10:wrap anchorx="page" anchory="page"/>
              </v:shape>
            </w:pict>
          </mc:Fallback>
        </mc:AlternateContent>
      </w:r>
    </w:del>
    <w:ins w:id="55" w:author="Acaru, Silviu" w:date="2026-03-17T23:10:00Z" w16du:dateUtc="2026-03-17T22:10:00Z">
      <w:r>
        <w:rPr>
          <w:noProof/>
        </w:rPr>
        <mc:AlternateContent>
          <mc:Choice Requires="wps">
            <w:drawing>
              <wp:anchor distT="0" distB="0" distL="0" distR="0" simplePos="0" relativeHeight="251666944" behindDoc="0" locked="0" layoutInCell="1" allowOverlap="1" wp14:anchorId="2CDDE325" wp14:editId="575FCA26">
                <wp:simplePos x="635" y="635"/>
                <wp:positionH relativeFrom="page">
                  <wp:align>center</wp:align>
                </wp:positionH>
                <wp:positionV relativeFrom="page">
                  <wp:align>top</wp:align>
                </wp:positionV>
                <wp:extent cx="894715" cy="357505"/>
                <wp:effectExtent l="0" t="0" r="635" b="4445"/>
                <wp:wrapNone/>
                <wp:docPr id="1646718283"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5CA30FD1" w14:textId="77777777" w:rsidR="00491445" w:rsidRPr="00491445" w:rsidRDefault="00491445" w:rsidP="00491445">
                            <w:pPr>
                              <w:spacing w:after="0"/>
                              <w:rPr>
                                <w:ins w:id="56" w:author="Acaru, Silviu" w:date="2026-03-17T23:10:00Z" w16du:dateUtc="2026-03-17T22:10:00Z"/>
                                <w:rFonts w:ascii="Calibri" w:eastAsia="Calibri" w:hAnsi="Calibri" w:cs="Calibri"/>
                                <w:noProof/>
                                <w:color w:val="000000"/>
                                <w:sz w:val="20"/>
                                <w:szCs w:val="20"/>
                              </w:rPr>
                            </w:pPr>
                            <w:ins w:id="57" w:author="Acaru, Silviu" w:date="2026-03-17T23:10:00Z" w16du:dateUtc="2026-03-17T22:10:00Z">
                              <w:r w:rsidRPr="00491445">
                                <w:rPr>
                                  <w:rFonts w:ascii="Calibri" w:eastAsia="Calibri" w:hAnsi="Calibri" w:cs="Calibri"/>
                                  <w:noProof/>
                                  <w:color w:val="000000"/>
                                  <w:sz w:val="20"/>
                                  <w:szCs w:val="20"/>
                                </w:rPr>
                                <w:t>Internal Use Only</w:t>
                              </w:r>
                            </w:ins>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2CDDE325" id="_x0000_s1027" type="#_x0000_t202" alt="Internal Use Only" style="position:absolute;margin-left:0;margin-top:0;width:70.45pt;height:28.15pt;z-index:251666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" filled="f" stroked="f">
                <v:textbox style="mso-fit-shape-to-text:t" inset="0,15pt,0,0">
                  <w:txbxContent>
                    <w:p w14:paraId="5CA30FD1" w14:textId="77777777" w:rsidR="00491445" w:rsidRPr="00491445" w:rsidRDefault="00491445" w:rsidP="00491445">
                      <w:pPr>
                        <w:spacing w:after="0"/>
                        <w:rPr>
                          <w:ins w:id="58" w:author="Acaru, Silviu" w:date="2026-03-17T23:10:00Z" w16du:dateUtc="2026-03-17T22:10:00Z"/>
                          <w:rFonts w:ascii="Calibri" w:eastAsia="Calibri" w:hAnsi="Calibri" w:cs="Calibri"/>
                          <w:noProof/>
                          <w:color w:val="000000"/>
                          <w:sz w:val="20"/>
                          <w:szCs w:val="20"/>
                        </w:rPr>
                      </w:pPr>
                      <w:ins w:id="59" w:author="Acaru, Silviu" w:date="2026-03-17T23:10:00Z" w16du:dateUtc="2026-03-17T22:10:00Z">
                        <w:r w:rsidRPr="00491445">
                          <w:rPr>
                            <w:rFonts w:ascii="Calibri" w:eastAsia="Calibri" w:hAnsi="Calibri" w:cs="Calibri"/>
                            <w:noProof/>
                            <w:color w:val="000000"/>
                            <w:sz w:val="20"/>
                            <w:szCs w:val="20"/>
                          </w:rPr>
                          <w:t>Internal Use Only</w:t>
                        </w:r>
                      </w:ins>
                    </w:p>
                  </w:txbxContent>
                </v:textbox>
                <w10:wrap anchorx="page" anchory="page"/>
              </v:shape>
            </w:pict>
          </mc:Fallback>
        </mc:AlternateConten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AEC8" w14:textId="77777777" w:rsidR="0044513A" w:rsidRDefault="004451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9F7C" w14:textId="422E5BA2" w:rsidR="00491445" w:rsidRDefault="00491445">
    <w:pPr>
      <w:pStyle w:val="Header"/>
    </w:pPr>
    <w:del w:id="74" w:author="Acaru, Silviu" w:date="2026-03-17T23:10:00Z" w16du:dateUtc="2026-03-17T22:10:00Z">
      <w:r>
        <w:rPr>
          <w:noProof/>
        </w:rPr>
        <mc:AlternateContent>
          <mc:Choice Requires="wps">
            <w:drawing>
              <wp:anchor distT="0" distB="0" distL="0" distR="0" simplePos="0" relativeHeight="251675136" behindDoc="0" locked="0" layoutInCell="1" allowOverlap="1" wp14:anchorId="077E3564" wp14:editId="0FD2E126">
                <wp:simplePos x="635" y="635"/>
                <wp:positionH relativeFrom="page">
                  <wp:align>center</wp:align>
                </wp:positionH>
                <wp:positionV relativeFrom="page">
                  <wp:align>top</wp:align>
                </wp:positionV>
                <wp:extent cx="894715" cy="357505"/>
                <wp:effectExtent l="0" t="0" r="635" b="4445"/>
                <wp:wrapNone/>
                <wp:docPr id="1286803346"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50963762" w14:textId="77777777" w:rsidR="00491445" w:rsidRPr="00491445" w:rsidRDefault="00491445" w:rsidP="00491445">
                            <w:pPr>
                              <w:spacing w:after="0"/>
                              <w:rPr>
                                <w:del w:id="75" w:author="Acaru, Silviu" w:date="2026-03-17T23:10:00Z" w16du:dateUtc="2026-03-17T22:10:00Z"/>
                                <w:rFonts w:ascii="Calibri" w:eastAsia="Calibri" w:hAnsi="Calibri" w:cs="Calibri"/>
                                <w:noProof/>
                                <w:color w:val="000000"/>
                                <w:sz w:val="20"/>
                                <w:szCs w:val="20"/>
                              </w:rPr>
                            </w:pPr>
                            <w:del w:id="76" w:author="Acaru, Silviu" w:date="2026-03-17T23:10:00Z" w16du:dateUtc="2026-03-17T22:10:00Z">
                              <w:r w:rsidRPr="00491445">
                                <w:rPr>
                                  <w:rFonts w:ascii="Calibri" w:eastAsia="Calibri" w:hAnsi="Calibri" w:cs="Calibri"/>
                                  <w:noProof/>
                                  <w:color w:val="000000"/>
                                  <w:sz w:val="20"/>
                                  <w:szCs w:val="20"/>
                                </w:rPr>
                                <w:delText>Internal Use Only</w:delText>
                              </w:r>
                            </w:del>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7E3564" id="_x0000_t202" coordsize="21600,21600" o:spt="202" path="m,l,21600r21600,l21600,xe">
                <v:stroke joinstyle="miter"/>
                <v:path gradientshapeok="t" o:connecttype="rect"/>
              </v:shapetype>
              <v:shape id="Text Box 1" o:spid="_x0000_s1032" type="#_x0000_t202" alt="Internal Use Only" style="position:absolute;margin-left:0;margin-top:0;width:70.45pt;height:28.15pt;z-index:2516751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" filled="f" stroked="f">
                <v:textbox style="mso-fit-shape-to-text:t" inset="0,15pt,0,0">
                  <w:txbxContent>
                    <w:p w14:paraId="50963762" w14:textId="77777777" w:rsidR="00491445" w:rsidRPr="00491445" w:rsidRDefault="00491445" w:rsidP="00491445">
                      <w:pPr>
                        <w:spacing w:after="0"/>
                        <w:rPr>
                          <w:del w:id="77" w:author="Acaru, Silviu" w:date="2026-03-17T23:10:00Z" w16du:dateUtc="2026-03-17T22:10:00Z"/>
                          <w:rFonts w:ascii="Calibri" w:eastAsia="Calibri" w:hAnsi="Calibri" w:cs="Calibri"/>
                          <w:noProof/>
                          <w:color w:val="000000"/>
                          <w:sz w:val="20"/>
                          <w:szCs w:val="20"/>
                        </w:rPr>
                      </w:pPr>
                      <w:del w:id="78" w:author="Acaru, Silviu" w:date="2026-03-17T23:10:00Z" w16du:dateUtc="2026-03-17T22:10:00Z">
                        <w:r w:rsidRPr="00491445">
                          <w:rPr>
                            <w:rFonts w:ascii="Calibri" w:eastAsia="Calibri" w:hAnsi="Calibri" w:cs="Calibri"/>
                            <w:noProof/>
                            <w:color w:val="000000"/>
                            <w:sz w:val="20"/>
                            <w:szCs w:val="20"/>
                          </w:rPr>
                          <w:delText>Internal Use Only</w:delText>
                        </w:r>
                      </w:del>
                    </w:p>
                  </w:txbxContent>
                </v:textbox>
                <w10:wrap anchorx="page" anchory="page"/>
              </v:shape>
            </w:pict>
          </mc:Fallback>
        </mc:AlternateContent>
      </w:r>
    </w:del>
    <w:ins w:id="79" w:author="Acaru, Silviu" w:date="2026-03-17T23:10:00Z" w16du:dateUtc="2026-03-17T22:10:00Z">
      <w:r>
        <w:rPr>
          <w:noProof/>
        </w:rPr>
        <mc:AlternateContent>
          <mc:Choice Requires="wps">
            <w:drawing>
              <wp:anchor distT="0" distB="0" distL="0" distR="0" simplePos="0" relativeHeight="251666944" behindDoc="0" locked="0" layoutInCell="1" allowOverlap="1" wp14:anchorId="3629A71B" wp14:editId="76FC919E">
                <wp:simplePos x="635" y="635"/>
                <wp:positionH relativeFrom="page">
                  <wp:align>center</wp:align>
                </wp:positionH>
                <wp:positionV relativeFrom="page">
                  <wp:align>top</wp:align>
                </wp:positionV>
                <wp:extent cx="894715" cy="357505"/>
                <wp:effectExtent l="0" t="0" r="635" b="4445"/>
                <wp:wrapNone/>
                <wp:docPr id="761860056"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8B89B94" w14:textId="77777777" w:rsidR="00491445" w:rsidRPr="00491445" w:rsidRDefault="00491445" w:rsidP="00491445">
                            <w:pPr>
                              <w:spacing w:after="0"/>
                              <w:rPr>
                                <w:ins w:id="80"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3629A71B" id="_x0000_s1033" type="#_x0000_t202" alt="Internal Use Only" style="position:absolute;margin-left:0;margin-top:0;width:70.45pt;height:28.15pt;z-index:251666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C8t9FEDgIAABwE&#10;AAAOAAAAAAAAAAAAAAAAAC4CAABkcnMvZTJvRG9jLnhtbFBLAQItABQABgAIAAAAIQCdfAx72gAA&#10;AAQBAAAPAAAAAAAAAAAAAAAAAGgEAABkcnMvZG93bnJldi54bWxQSwUGAAAAAAQABADzAAAAbwUA&#10;AAAA&#10;" filled="f" stroked="f">
                <v:textbox style="mso-fit-shape-to-text:t" inset="0,15pt,0,0">
                  <w:txbxContent>
                    <w:p w14:paraId="78B89B94" w14:textId="77777777" w:rsidR="00491445" w:rsidRPr="00491445" w:rsidRDefault="00491445" w:rsidP="00491445">
                      <w:pPr>
                        <w:spacing w:after="0"/>
                        <w:rPr>
                          <w:ins w:id="81"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22A86A3C" w:rsidR="00491445" w:rsidRDefault="00AF68E2">
    <w:pPr>
      <w:pStyle w:val="Header"/>
    </w:pPr>
    <w:del w:id="1343" w:author="Acaru, Silviu" w:date="2026-03-17T23:10:00Z" w16du:dateUtc="2026-03-17T22:10:00Z">
      <w:r>
        <w:rPr>
          <w:noProof/>
        </w:rPr>
        <mc:AlternateContent>
          <mc:Choice Requires="wps">
            <w:drawing>
              <wp:anchor distT="0" distB="0" distL="0" distR="0" simplePos="0" relativeHeight="251679232" behindDoc="0" locked="0" layoutInCell="1" allowOverlap="1" wp14:anchorId="320049E7" wp14:editId="501FEF0B">
                <wp:simplePos x="635" y="635"/>
                <wp:positionH relativeFrom="page">
                  <wp:align>center</wp:align>
                </wp:positionH>
                <wp:positionV relativeFrom="page">
                  <wp:align>top</wp:align>
                </wp:positionV>
                <wp:extent cx="894715" cy="357505"/>
                <wp:effectExtent l="0" t="0" r="635" b="4445"/>
                <wp:wrapNone/>
                <wp:docPr id="18158123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62290C14" w14:textId="77777777" w:rsidR="00AF68E2" w:rsidRPr="00491445" w:rsidRDefault="00AF68E2" w:rsidP="00491445">
                            <w:pPr>
                              <w:spacing w:after="0"/>
                              <w:rPr>
                                <w:del w:id="1344" w:author="Acaru, Silviu" w:date="2026-03-17T23:10:00Z" w16du:dateUtc="2026-03-17T22:10:00Z"/>
                                <w:rFonts w:ascii="Calibri" w:eastAsia="Calibri" w:hAnsi="Calibri" w:cs="Calibri"/>
                                <w:noProof/>
                                <w:color w:val="000000"/>
                                <w:sz w:val="20"/>
                                <w:szCs w:val="20"/>
                              </w:rPr>
                            </w:pPr>
                            <w:del w:id="1345" w:author="Acaru, Silviu" w:date="2026-03-17T23:10:00Z" w16du:dateUtc="2026-03-17T22:10:00Z">
                              <w:r w:rsidRPr="00491445">
                                <w:rPr>
                                  <w:rFonts w:ascii="Calibri" w:eastAsia="Calibri" w:hAnsi="Calibri" w:cs="Calibri"/>
                                  <w:noProof/>
                                  <w:color w:val="000000"/>
                                  <w:sz w:val="20"/>
                                  <w:szCs w:val="20"/>
                                </w:rPr>
                                <w:delText>Internal Use Only</w:delText>
                              </w:r>
                            </w:del>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0049E7" id="_x0000_t202" coordsize="21600,21600" o:spt="202" path="m,l,21600r21600,l21600,xe">
                <v:stroke joinstyle="miter"/>
                <v:path gradientshapeok="t" o:connecttype="rect"/>
              </v:shapetype>
              <v:shape id="_x0000_s1036" type="#_x0000_t202" alt="Internal Use Only" style="position:absolute;margin-left:0;margin-top:0;width:70.45pt;height:28.15pt;z-index:2516792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DlgdZUDgIAAB0E&#10;AAAOAAAAAAAAAAAAAAAAAC4CAABkcnMvZTJvRG9jLnhtbFBLAQItABQABgAIAAAAIQCdfAx72gAA&#10;AAQBAAAPAAAAAAAAAAAAAAAAAGgEAABkcnMvZG93bnJldi54bWxQSwUGAAAAAAQABADzAAAAbwUA&#10;AAAA&#10;" filled="f" stroked="f">
                <v:textbox style="mso-fit-shape-to-text:t" inset="0,15pt,0,0">
                  <w:txbxContent>
                    <w:p w14:paraId="62290C14" w14:textId="77777777" w:rsidR="00AF68E2" w:rsidRPr="00491445" w:rsidRDefault="00AF68E2" w:rsidP="00491445">
                      <w:pPr>
                        <w:spacing w:after="0"/>
                        <w:rPr>
                          <w:del w:id="1346" w:author="Acaru, Silviu" w:date="2026-03-17T23:10:00Z" w16du:dateUtc="2026-03-17T22:10:00Z"/>
                          <w:rFonts w:ascii="Calibri" w:eastAsia="Calibri" w:hAnsi="Calibri" w:cs="Calibri"/>
                          <w:noProof/>
                          <w:color w:val="000000"/>
                          <w:sz w:val="20"/>
                          <w:szCs w:val="20"/>
                        </w:rPr>
                      </w:pPr>
                      <w:del w:id="1347" w:author="Acaru, Silviu" w:date="2026-03-17T23:10:00Z" w16du:dateUtc="2026-03-17T22:10:00Z">
                        <w:r w:rsidRPr="00491445">
                          <w:rPr>
                            <w:rFonts w:ascii="Calibri" w:eastAsia="Calibri" w:hAnsi="Calibri" w:cs="Calibri"/>
                            <w:noProof/>
                            <w:color w:val="000000"/>
                            <w:sz w:val="20"/>
                            <w:szCs w:val="20"/>
                          </w:rPr>
                          <w:delText>Internal Use Only</w:delText>
                        </w:r>
                      </w:del>
                    </w:p>
                  </w:txbxContent>
                </v:textbox>
                <w10:wrap anchorx="page" anchory="page"/>
              </v:shape>
            </w:pict>
          </mc:Fallback>
        </mc:AlternateContent>
      </w:r>
    </w:del>
    <w:ins w:id="1348" w:author="Acaru, Silviu" w:date="2026-03-17T23:10:00Z" w16du:dateUtc="2026-03-17T22:10:00Z">
      <w:r w:rsidR="00491445">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ins w:id="1349" w:author="Acaru, Silviu" w:date="2026-03-17T23:10:00Z" w16du:dateUtc="2026-03-17T22:10:00Z"/>
                                <w:rFonts w:ascii="Calibri" w:eastAsia="Calibri" w:hAnsi="Calibri" w:cs="Calibri"/>
                                <w:noProof/>
                                <w:color w:val="000000"/>
                                <w:sz w:val="20"/>
                                <w:szCs w:val="20"/>
                              </w:rPr>
                            </w:pPr>
                            <w:ins w:id="1350" w:author="Acaru, Silviu" w:date="2026-03-17T23:10:00Z" w16du:dateUtc="2026-03-17T22:10:00Z">
                              <w:r w:rsidRPr="00491445">
                                <w:rPr>
                                  <w:rFonts w:ascii="Calibri" w:eastAsia="Calibri" w:hAnsi="Calibri" w:cs="Calibri"/>
                                  <w:noProof/>
                                  <w:color w:val="000000"/>
                                  <w:sz w:val="20"/>
                                  <w:szCs w:val="20"/>
                                </w:rPr>
                                <w:t>Internal Use Only</w:t>
                              </w:r>
                            </w:ins>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2D332220" id="_x0000_s1037"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RpDgIAAB0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1P25/S1UR5rKw7Dw4OSqodprEfBZeNowDUKq&#10;xSc6dAtdyeFkcVaD//E3f8wn4inKWUeKKbklSXPWfrO0kCiuZExv81lONz+6t6Nh9+YeSIdTehJO&#10;JjPmYTua2oN5JT0vYyEKCSupXMlxNO9xkC69B6mWy5REOnIC13bjZISOfEUyX/pX4d2JcaRVPcIo&#10;J1G8IX7IjX8Gt9wj0Z+2ErkdiDxRThpMez29lyjyX+8p6/KqFz8B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CIPmRpDgIAAB0E&#10;AAAOAAAAAAAAAAAAAAAAAC4CAABkcnMvZTJvRG9jLnhtbFBLAQItABQABgAIAAAAIQCdfAx72gAA&#10;AAQBAAAPAAAAAAAAAAAAAAAAAGgEAABkcnMvZG93bnJldi54bWxQSwUGAAAAAAQABADzAAAAbwUA&#10;AAAA&#10;" filled="f" stroked="f">
                <v:textbox style="mso-fit-shape-to-text:t" inset="0,15pt,0,0">
                  <w:txbxContent>
                    <w:p w14:paraId="7CF237BE" w14:textId="73517413" w:rsidR="00491445" w:rsidRPr="00491445" w:rsidRDefault="00491445" w:rsidP="00491445">
                      <w:pPr>
                        <w:spacing w:after="0"/>
                        <w:rPr>
                          <w:ins w:id="1351" w:author="Acaru, Silviu" w:date="2026-03-17T23:10:00Z" w16du:dateUtc="2026-03-17T22:10:00Z"/>
                          <w:rFonts w:ascii="Calibri" w:eastAsia="Calibri" w:hAnsi="Calibri" w:cs="Calibri"/>
                          <w:noProof/>
                          <w:color w:val="000000"/>
                          <w:sz w:val="20"/>
                          <w:szCs w:val="20"/>
                        </w:rPr>
                      </w:pPr>
                      <w:ins w:id="1352" w:author="Acaru, Silviu" w:date="2026-03-17T23:10:00Z" w16du:dateUtc="2026-03-17T22:10:00Z">
                        <w:r w:rsidRPr="00491445">
                          <w:rPr>
                            <w:rFonts w:ascii="Calibri" w:eastAsia="Calibri" w:hAnsi="Calibri" w:cs="Calibri"/>
                            <w:noProof/>
                            <w:color w:val="000000"/>
                            <w:sz w:val="20"/>
                            <w:szCs w:val="20"/>
                          </w:rPr>
                          <w:t>Internal Use Only</w:t>
                        </w:r>
                      </w:ins>
                    </w:p>
                  </w:txbxContent>
                </v:textbox>
                <w10:wrap anchorx="page" anchory="page"/>
              </v:shape>
            </w:pict>
          </mc:Fallback>
        </mc:AlternateContent>
      </w:r>
    </w:ins>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462112B3" w:rsidR="00491445" w:rsidRDefault="00AF68E2">
    <w:pPr>
      <w:pStyle w:val="Header"/>
    </w:pPr>
    <w:del w:id="1367" w:author="Acaru, Silviu" w:date="2026-03-17T23:10:00Z" w16du:dateUtc="2026-03-17T22:10:00Z">
      <w:r>
        <w:rPr>
          <w:noProof/>
        </w:rPr>
        <mc:AlternateContent>
          <mc:Choice Requires="wps">
            <w:drawing>
              <wp:anchor distT="0" distB="0" distL="0" distR="0" simplePos="0" relativeHeight="251685376" behindDoc="0" locked="0" layoutInCell="1" allowOverlap="1" wp14:anchorId="7DD7325E" wp14:editId="43B43C14">
                <wp:simplePos x="635" y="635"/>
                <wp:positionH relativeFrom="page">
                  <wp:align>center</wp:align>
                </wp:positionH>
                <wp:positionV relativeFrom="page">
                  <wp:align>top</wp:align>
                </wp:positionV>
                <wp:extent cx="894715" cy="357505"/>
                <wp:effectExtent l="0" t="0" r="635" b="4445"/>
                <wp:wrapNone/>
                <wp:docPr id="1944769128"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8E9439B" w14:textId="77777777" w:rsidR="00AF68E2" w:rsidRPr="00491445" w:rsidRDefault="00AF68E2" w:rsidP="00491445">
                            <w:pPr>
                              <w:spacing w:after="0"/>
                              <w:rPr>
                                <w:del w:id="1368" w:author="Acaru, Silviu" w:date="2026-03-17T23:10:00Z" w16du:dateUtc="2026-03-17T22:10:00Z"/>
                                <w:rFonts w:ascii="Calibri" w:eastAsia="Calibri" w:hAnsi="Calibri" w:cs="Calibri"/>
                                <w:noProof/>
                                <w:color w:val="000000"/>
                                <w:sz w:val="20"/>
                                <w:szCs w:val="20"/>
                              </w:rPr>
                            </w:pPr>
                            <w:del w:id="1369" w:author="Acaru, Silviu" w:date="2026-03-17T23:10:00Z" w16du:dateUtc="2026-03-17T22:10:00Z">
                              <w:r w:rsidRPr="00491445">
                                <w:rPr>
                                  <w:rFonts w:ascii="Calibri" w:eastAsia="Calibri" w:hAnsi="Calibri" w:cs="Calibri"/>
                                  <w:noProof/>
                                  <w:color w:val="000000"/>
                                  <w:sz w:val="20"/>
                                  <w:szCs w:val="20"/>
                                </w:rPr>
                                <w:delText>Internal Use Only</w:delText>
                              </w:r>
                            </w:del>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D7325E" id="_x0000_t202" coordsize="21600,21600" o:spt="202" path="m,l,21600r21600,l21600,xe">
                <v:stroke joinstyle="miter"/>
                <v:path gradientshapeok="t" o:connecttype="rect"/>
              </v:shapetype>
              <v:shape id="_x0000_s1042" type="#_x0000_t202" alt="Internal Use Only" style="position:absolute;margin-left:0;margin-top:0;width:70.45pt;height:28.15pt;z-index:2516853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" filled="f" stroked="f">
                <v:textbox style="mso-fit-shape-to-text:t" inset="0,15pt,0,0">
                  <w:txbxContent>
                    <w:p w14:paraId="48E9439B" w14:textId="77777777" w:rsidR="00AF68E2" w:rsidRPr="00491445" w:rsidRDefault="00AF68E2" w:rsidP="00491445">
                      <w:pPr>
                        <w:spacing w:after="0"/>
                        <w:rPr>
                          <w:del w:id="1370" w:author="Acaru, Silviu" w:date="2026-03-17T23:10:00Z" w16du:dateUtc="2026-03-17T22:10:00Z"/>
                          <w:rFonts w:ascii="Calibri" w:eastAsia="Calibri" w:hAnsi="Calibri" w:cs="Calibri"/>
                          <w:noProof/>
                          <w:color w:val="000000"/>
                          <w:sz w:val="20"/>
                          <w:szCs w:val="20"/>
                        </w:rPr>
                      </w:pPr>
                      <w:del w:id="1371" w:author="Acaru, Silviu" w:date="2026-03-17T23:10:00Z" w16du:dateUtc="2026-03-17T22:10:00Z">
                        <w:r w:rsidRPr="00491445">
                          <w:rPr>
                            <w:rFonts w:ascii="Calibri" w:eastAsia="Calibri" w:hAnsi="Calibri" w:cs="Calibri"/>
                            <w:noProof/>
                            <w:color w:val="000000"/>
                            <w:sz w:val="20"/>
                            <w:szCs w:val="20"/>
                          </w:rPr>
                          <w:delText>Internal Use Only</w:delText>
                        </w:r>
                      </w:del>
                    </w:p>
                  </w:txbxContent>
                </v:textbox>
                <w10:wrap anchorx="page" anchory="page"/>
              </v:shape>
            </w:pict>
          </mc:Fallback>
        </mc:AlternateContent>
      </w:r>
    </w:del>
    <w:ins w:id="1372" w:author="Acaru, Silviu" w:date="2026-03-17T23:10:00Z" w16du:dateUtc="2026-03-17T22:10:00Z">
      <w:r w:rsidR="00491445">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6835F9F" w14:textId="77777777" w:rsidR="00491445" w:rsidRPr="00491445" w:rsidRDefault="00491445" w:rsidP="00491445">
                            <w:pPr>
                              <w:spacing w:after="0"/>
                              <w:rPr>
                                <w:ins w:id="1373" w:author="Acaru, Silviu" w:date="2026-03-17T23:10:00Z" w16du:dateUtc="2026-03-17T22:10:00Z"/>
                                <w:rFonts w:ascii="Calibri" w:eastAsia="Calibri" w:hAnsi="Calibri"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7E3572C4" id="_x0000_s1043"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" filled="f" stroked="f">
                <v:textbox style="mso-fit-shape-to-text:t" inset="0,15pt,0,0">
                  <w:txbxContent>
                    <w:p w14:paraId="26835F9F" w14:textId="77777777" w:rsidR="00491445" w:rsidRPr="00491445" w:rsidRDefault="00491445" w:rsidP="00491445">
                      <w:pPr>
                        <w:spacing w:after="0"/>
                        <w:rPr>
                          <w:ins w:id="1374" w:author="Acaru, Silviu" w:date="2026-03-17T23:10:00Z" w16du:dateUtc="2026-03-17T22:10:00Z"/>
                          <w:rFonts w:ascii="Calibri" w:eastAsia="Calibri" w:hAnsi="Calibri" w:cs="Calibri"/>
                          <w:noProof/>
                          <w:color w:val="000000"/>
                          <w:sz w:val="20"/>
                          <w:szCs w:val="20"/>
                        </w:rPr>
                      </w:pPr>
                    </w:p>
                  </w:txbxContent>
                </v:textbox>
                <w10:wrap anchorx="page" anchory="page"/>
              </v:shape>
            </w:pict>
          </mc:Fallback>
        </mc:AlternateConten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0192"/>
    <w:rsid w:val="00020B24"/>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661E2"/>
    <w:rsid w:val="0006750A"/>
    <w:rsid w:val="00075B6B"/>
    <w:rsid w:val="00076FDB"/>
    <w:rsid w:val="000808BE"/>
    <w:rsid w:val="00082A3E"/>
    <w:rsid w:val="00083FE5"/>
    <w:rsid w:val="00085F43"/>
    <w:rsid w:val="00090956"/>
    <w:rsid w:val="00094208"/>
    <w:rsid w:val="00095D9E"/>
    <w:rsid w:val="00097D39"/>
    <w:rsid w:val="000A033D"/>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778"/>
    <w:rsid w:val="000E0ECF"/>
    <w:rsid w:val="000E39C8"/>
    <w:rsid w:val="000E4AEA"/>
    <w:rsid w:val="000E59A5"/>
    <w:rsid w:val="000E6C1A"/>
    <w:rsid w:val="000E7F22"/>
    <w:rsid w:val="000F48A9"/>
    <w:rsid w:val="000F4F62"/>
    <w:rsid w:val="00100A8D"/>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494E"/>
    <w:rsid w:val="00165D75"/>
    <w:rsid w:val="00166134"/>
    <w:rsid w:val="0016670D"/>
    <w:rsid w:val="00170672"/>
    <w:rsid w:val="00171199"/>
    <w:rsid w:val="001713BF"/>
    <w:rsid w:val="00172AC2"/>
    <w:rsid w:val="0017669A"/>
    <w:rsid w:val="001772B1"/>
    <w:rsid w:val="00180E77"/>
    <w:rsid w:val="00183E7D"/>
    <w:rsid w:val="00184838"/>
    <w:rsid w:val="001856C9"/>
    <w:rsid w:val="00191BB1"/>
    <w:rsid w:val="00195FE6"/>
    <w:rsid w:val="00197AB9"/>
    <w:rsid w:val="001A6B17"/>
    <w:rsid w:val="001A6B86"/>
    <w:rsid w:val="001B1DE0"/>
    <w:rsid w:val="001B2C16"/>
    <w:rsid w:val="001B6ED9"/>
    <w:rsid w:val="001B7050"/>
    <w:rsid w:val="001C03DF"/>
    <w:rsid w:val="001C0D7C"/>
    <w:rsid w:val="001C4585"/>
    <w:rsid w:val="001C6953"/>
    <w:rsid w:val="001D213C"/>
    <w:rsid w:val="001D382D"/>
    <w:rsid w:val="001D4813"/>
    <w:rsid w:val="001D6887"/>
    <w:rsid w:val="001E1352"/>
    <w:rsid w:val="001E1F41"/>
    <w:rsid w:val="001E37DD"/>
    <w:rsid w:val="001E3DD4"/>
    <w:rsid w:val="001E6636"/>
    <w:rsid w:val="001E7FE3"/>
    <w:rsid w:val="00200EC4"/>
    <w:rsid w:val="00201B22"/>
    <w:rsid w:val="002033DD"/>
    <w:rsid w:val="00203A30"/>
    <w:rsid w:val="00207F57"/>
    <w:rsid w:val="00210D56"/>
    <w:rsid w:val="002144D0"/>
    <w:rsid w:val="002156AB"/>
    <w:rsid w:val="00220DF4"/>
    <w:rsid w:val="0022492E"/>
    <w:rsid w:val="0023112E"/>
    <w:rsid w:val="002322B5"/>
    <w:rsid w:val="00235451"/>
    <w:rsid w:val="00236AE6"/>
    <w:rsid w:val="00237722"/>
    <w:rsid w:val="00240C05"/>
    <w:rsid w:val="00241180"/>
    <w:rsid w:val="0024506C"/>
    <w:rsid w:val="00245F56"/>
    <w:rsid w:val="00247035"/>
    <w:rsid w:val="00247755"/>
    <w:rsid w:val="002560DD"/>
    <w:rsid w:val="00256B19"/>
    <w:rsid w:val="0025756F"/>
    <w:rsid w:val="00260A2B"/>
    <w:rsid w:val="00265458"/>
    <w:rsid w:val="00267870"/>
    <w:rsid w:val="00267F2B"/>
    <w:rsid w:val="00271356"/>
    <w:rsid w:val="002718FB"/>
    <w:rsid w:val="00272296"/>
    <w:rsid w:val="00274056"/>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5807"/>
    <w:rsid w:val="002B7DA3"/>
    <w:rsid w:val="002C4307"/>
    <w:rsid w:val="002D0EAA"/>
    <w:rsid w:val="002E4CF3"/>
    <w:rsid w:val="002F3363"/>
    <w:rsid w:val="002F72E7"/>
    <w:rsid w:val="00303113"/>
    <w:rsid w:val="00303A98"/>
    <w:rsid w:val="003058D5"/>
    <w:rsid w:val="00307BC6"/>
    <w:rsid w:val="00310E96"/>
    <w:rsid w:val="003129D5"/>
    <w:rsid w:val="00316588"/>
    <w:rsid w:val="00316D7F"/>
    <w:rsid w:val="00320FF8"/>
    <w:rsid w:val="003222BD"/>
    <w:rsid w:val="00324F6C"/>
    <w:rsid w:val="003269AF"/>
    <w:rsid w:val="00334DB1"/>
    <w:rsid w:val="003365D7"/>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17E8"/>
    <w:rsid w:val="003A2B8B"/>
    <w:rsid w:val="003A2F8D"/>
    <w:rsid w:val="003A3846"/>
    <w:rsid w:val="003A3D57"/>
    <w:rsid w:val="003A42B3"/>
    <w:rsid w:val="003A4E95"/>
    <w:rsid w:val="003A6A56"/>
    <w:rsid w:val="003A6BBE"/>
    <w:rsid w:val="003B1659"/>
    <w:rsid w:val="003B3CAF"/>
    <w:rsid w:val="003B45A2"/>
    <w:rsid w:val="003B45EB"/>
    <w:rsid w:val="003B60FE"/>
    <w:rsid w:val="003B775E"/>
    <w:rsid w:val="003C2282"/>
    <w:rsid w:val="003C6376"/>
    <w:rsid w:val="003D45FD"/>
    <w:rsid w:val="003D64EA"/>
    <w:rsid w:val="003D7DE8"/>
    <w:rsid w:val="003E467C"/>
    <w:rsid w:val="003F004C"/>
    <w:rsid w:val="003F008F"/>
    <w:rsid w:val="003F33B7"/>
    <w:rsid w:val="003F3774"/>
    <w:rsid w:val="003F3A13"/>
    <w:rsid w:val="00401372"/>
    <w:rsid w:val="00404C88"/>
    <w:rsid w:val="0040506D"/>
    <w:rsid w:val="0040548C"/>
    <w:rsid w:val="00412D9A"/>
    <w:rsid w:val="004137F7"/>
    <w:rsid w:val="00414A31"/>
    <w:rsid w:val="00416F5B"/>
    <w:rsid w:val="004200F2"/>
    <w:rsid w:val="00436F61"/>
    <w:rsid w:val="00440DE2"/>
    <w:rsid w:val="00443385"/>
    <w:rsid w:val="00443E04"/>
    <w:rsid w:val="004441C5"/>
    <w:rsid w:val="00444438"/>
    <w:rsid w:val="00444708"/>
    <w:rsid w:val="0044513A"/>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530"/>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DCC"/>
    <w:rsid w:val="004D12D5"/>
    <w:rsid w:val="004D3DB9"/>
    <w:rsid w:val="004D4842"/>
    <w:rsid w:val="004D5D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1BD7"/>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7109"/>
    <w:rsid w:val="005B7B2C"/>
    <w:rsid w:val="005C0229"/>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2049"/>
    <w:rsid w:val="00654620"/>
    <w:rsid w:val="00654705"/>
    <w:rsid w:val="00656AFC"/>
    <w:rsid w:val="00657D8C"/>
    <w:rsid w:val="00662552"/>
    <w:rsid w:val="0066499D"/>
    <w:rsid w:val="00670B9A"/>
    <w:rsid w:val="00681E5F"/>
    <w:rsid w:val="006830D4"/>
    <w:rsid w:val="00683C73"/>
    <w:rsid w:val="0068659F"/>
    <w:rsid w:val="0069185A"/>
    <w:rsid w:val="00691FC7"/>
    <w:rsid w:val="0069234C"/>
    <w:rsid w:val="00692362"/>
    <w:rsid w:val="0069409D"/>
    <w:rsid w:val="006A20EA"/>
    <w:rsid w:val="006A3D7C"/>
    <w:rsid w:val="006A51A9"/>
    <w:rsid w:val="006A66E3"/>
    <w:rsid w:val="006A6FB7"/>
    <w:rsid w:val="006A7041"/>
    <w:rsid w:val="006A7ADF"/>
    <w:rsid w:val="006B3284"/>
    <w:rsid w:val="006C08A8"/>
    <w:rsid w:val="006C1908"/>
    <w:rsid w:val="006C1D2C"/>
    <w:rsid w:val="006C2F2C"/>
    <w:rsid w:val="006C6028"/>
    <w:rsid w:val="006C62D6"/>
    <w:rsid w:val="006C6A53"/>
    <w:rsid w:val="006D4781"/>
    <w:rsid w:val="006D6AF7"/>
    <w:rsid w:val="006F22D3"/>
    <w:rsid w:val="006F59D9"/>
    <w:rsid w:val="00703122"/>
    <w:rsid w:val="0070473F"/>
    <w:rsid w:val="00706715"/>
    <w:rsid w:val="00711D79"/>
    <w:rsid w:val="00712A89"/>
    <w:rsid w:val="00715C56"/>
    <w:rsid w:val="00715D30"/>
    <w:rsid w:val="007166F6"/>
    <w:rsid w:val="007206C7"/>
    <w:rsid w:val="0072194A"/>
    <w:rsid w:val="00723A59"/>
    <w:rsid w:val="00725A82"/>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6CD2"/>
    <w:rsid w:val="00797BE2"/>
    <w:rsid w:val="007A30A8"/>
    <w:rsid w:val="007A4405"/>
    <w:rsid w:val="007A7AAB"/>
    <w:rsid w:val="007B3397"/>
    <w:rsid w:val="007B5262"/>
    <w:rsid w:val="007B64CD"/>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16A94"/>
    <w:rsid w:val="00820EA9"/>
    <w:rsid w:val="00821BE1"/>
    <w:rsid w:val="00823BA4"/>
    <w:rsid w:val="00825481"/>
    <w:rsid w:val="00826D48"/>
    <w:rsid w:val="0083109A"/>
    <w:rsid w:val="008329C1"/>
    <w:rsid w:val="00833DD5"/>
    <w:rsid w:val="0083470A"/>
    <w:rsid w:val="0083583B"/>
    <w:rsid w:val="0083589D"/>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0D8D"/>
    <w:rsid w:val="00892CC6"/>
    <w:rsid w:val="00896197"/>
    <w:rsid w:val="00897CAB"/>
    <w:rsid w:val="008A0E1B"/>
    <w:rsid w:val="008A1578"/>
    <w:rsid w:val="008A2277"/>
    <w:rsid w:val="008A2C7A"/>
    <w:rsid w:val="008A4049"/>
    <w:rsid w:val="008A4A38"/>
    <w:rsid w:val="008B4BA0"/>
    <w:rsid w:val="008B4BB0"/>
    <w:rsid w:val="008B7840"/>
    <w:rsid w:val="008C144B"/>
    <w:rsid w:val="008C1AA9"/>
    <w:rsid w:val="008C6FD3"/>
    <w:rsid w:val="008C736E"/>
    <w:rsid w:val="008C76E1"/>
    <w:rsid w:val="008C7986"/>
    <w:rsid w:val="008C79C5"/>
    <w:rsid w:val="008D1073"/>
    <w:rsid w:val="008D5A8C"/>
    <w:rsid w:val="008D64F1"/>
    <w:rsid w:val="008E43D0"/>
    <w:rsid w:val="008E4F9B"/>
    <w:rsid w:val="008E579E"/>
    <w:rsid w:val="008E6951"/>
    <w:rsid w:val="008F1526"/>
    <w:rsid w:val="008F1643"/>
    <w:rsid w:val="008F2936"/>
    <w:rsid w:val="008F2C32"/>
    <w:rsid w:val="008F33BA"/>
    <w:rsid w:val="008F5566"/>
    <w:rsid w:val="008F5C13"/>
    <w:rsid w:val="008F62FE"/>
    <w:rsid w:val="008F78B8"/>
    <w:rsid w:val="00901C1D"/>
    <w:rsid w:val="009024C1"/>
    <w:rsid w:val="00903D17"/>
    <w:rsid w:val="00915D13"/>
    <w:rsid w:val="009174A2"/>
    <w:rsid w:val="00923D43"/>
    <w:rsid w:val="009242FE"/>
    <w:rsid w:val="00927F34"/>
    <w:rsid w:val="009306FF"/>
    <w:rsid w:val="00943148"/>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3B0F"/>
    <w:rsid w:val="00A04449"/>
    <w:rsid w:val="00A04ED4"/>
    <w:rsid w:val="00A07CED"/>
    <w:rsid w:val="00A151D3"/>
    <w:rsid w:val="00A17117"/>
    <w:rsid w:val="00A17593"/>
    <w:rsid w:val="00A2310B"/>
    <w:rsid w:val="00A23921"/>
    <w:rsid w:val="00A246AD"/>
    <w:rsid w:val="00A41223"/>
    <w:rsid w:val="00A41607"/>
    <w:rsid w:val="00A421FE"/>
    <w:rsid w:val="00A42E8B"/>
    <w:rsid w:val="00A438D6"/>
    <w:rsid w:val="00A45950"/>
    <w:rsid w:val="00A46163"/>
    <w:rsid w:val="00A47770"/>
    <w:rsid w:val="00A5036B"/>
    <w:rsid w:val="00A5225F"/>
    <w:rsid w:val="00A52D0B"/>
    <w:rsid w:val="00A54F72"/>
    <w:rsid w:val="00A60B49"/>
    <w:rsid w:val="00A63037"/>
    <w:rsid w:val="00A652A0"/>
    <w:rsid w:val="00A65F9E"/>
    <w:rsid w:val="00A716F0"/>
    <w:rsid w:val="00A718DE"/>
    <w:rsid w:val="00A71E89"/>
    <w:rsid w:val="00A72504"/>
    <w:rsid w:val="00A74B26"/>
    <w:rsid w:val="00A7522D"/>
    <w:rsid w:val="00A81CE0"/>
    <w:rsid w:val="00A844C4"/>
    <w:rsid w:val="00A8455B"/>
    <w:rsid w:val="00A85B73"/>
    <w:rsid w:val="00A86BBE"/>
    <w:rsid w:val="00A919C4"/>
    <w:rsid w:val="00A919F0"/>
    <w:rsid w:val="00A964B5"/>
    <w:rsid w:val="00AA44E6"/>
    <w:rsid w:val="00AA59FC"/>
    <w:rsid w:val="00AB0257"/>
    <w:rsid w:val="00AB42EE"/>
    <w:rsid w:val="00AB5FA3"/>
    <w:rsid w:val="00AD0B67"/>
    <w:rsid w:val="00AD0BE6"/>
    <w:rsid w:val="00AD1EFC"/>
    <w:rsid w:val="00AD2469"/>
    <w:rsid w:val="00AD6964"/>
    <w:rsid w:val="00AE1A04"/>
    <w:rsid w:val="00AE7A2B"/>
    <w:rsid w:val="00AE7BF3"/>
    <w:rsid w:val="00AF053D"/>
    <w:rsid w:val="00AF3B35"/>
    <w:rsid w:val="00AF4719"/>
    <w:rsid w:val="00AF68E2"/>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40032"/>
    <w:rsid w:val="00B40AC7"/>
    <w:rsid w:val="00B41706"/>
    <w:rsid w:val="00B42298"/>
    <w:rsid w:val="00B45778"/>
    <w:rsid w:val="00B45B2D"/>
    <w:rsid w:val="00B476C2"/>
    <w:rsid w:val="00B57637"/>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47C"/>
    <w:rsid w:val="00BC3714"/>
    <w:rsid w:val="00BC4134"/>
    <w:rsid w:val="00BC425E"/>
    <w:rsid w:val="00BC554E"/>
    <w:rsid w:val="00BD1CD5"/>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10"/>
    <w:rsid w:val="00C4134E"/>
    <w:rsid w:val="00C41EB1"/>
    <w:rsid w:val="00C42065"/>
    <w:rsid w:val="00C4573C"/>
    <w:rsid w:val="00C51DA2"/>
    <w:rsid w:val="00C5403B"/>
    <w:rsid w:val="00C54BE2"/>
    <w:rsid w:val="00C556CA"/>
    <w:rsid w:val="00C60A2F"/>
    <w:rsid w:val="00C61DB8"/>
    <w:rsid w:val="00C627D6"/>
    <w:rsid w:val="00C6699A"/>
    <w:rsid w:val="00C6727C"/>
    <w:rsid w:val="00C70215"/>
    <w:rsid w:val="00C7758D"/>
    <w:rsid w:val="00C80AD3"/>
    <w:rsid w:val="00C826CC"/>
    <w:rsid w:val="00C85179"/>
    <w:rsid w:val="00C859B7"/>
    <w:rsid w:val="00C924E4"/>
    <w:rsid w:val="00C93F2B"/>
    <w:rsid w:val="00C94D92"/>
    <w:rsid w:val="00C95112"/>
    <w:rsid w:val="00C96B91"/>
    <w:rsid w:val="00CA055D"/>
    <w:rsid w:val="00CA4C68"/>
    <w:rsid w:val="00CB06DA"/>
    <w:rsid w:val="00CB72F0"/>
    <w:rsid w:val="00CC7B36"/>
    <w:rsid w:val="00CD1D94"/>
    <w:rsid w:val="00CD5B32"/>
    <w:rsid w:val="00CE124C"/>
    <w:rsid w:val="00CE6920"/>
    <w:rsid w:val="00CE6C27"/>
    <w:rsid w:val="00CE6D66"/>
    <w:rsid w:val="00CF1044"/>
    <w:rsid w:val="00CF3CF2"/>
    <w:rsid w:val="00CF41F9"/>
    <w:rsid w:val="00CF67EA"/>
    <w:rsid w:val="00CF6911"/>
    <w:rsid w:val="00D03840"/>
    <w:rsid w:val="00D04D0B"/>
    <w:rsid w:val="00D077B0"/>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107D"/>
    <w:rsid w:val="00DD2D62"/>
    <w:rsid w:val="00DD74C9"/>
    <w:rsid w:val="00DD789D"/>
    <w:rsid w:val="00DE054F"/>
    <w:rsid w:val="00DE3B51"/>
    <w:rsid w:val="00DE587C"/>
    <w:rsid w:val="00DE77DA"/>
    <w:rsid w:val="00DF1A7E"/>
    <w:rsid w:val="00DF2AFF"/>
    <w:rsid w:val="00DF2E47"/>
    <w:rsid w:val="00DF3344"/>
    <w:rsid w:val="00DF723D"/>
    <w:rsid w:val="00E02235"/>
    <w:rsid w:val="00E060B9"/>
    <w:rsid w:val="00E115E9"/>
    <w:rsid w:val="00E11B25"/>
    <w:rsid w:val="00E1201B"/>
    <w:rsid w:val="00E14180"/>
    <w:rsid w:val="00E14F86"/>
    <w:rsid w:val="00E20098"/>
    <w:rsid w:val="00E2164C"/>
    <w:rsid w:val="00E23891"/>
    <w:rsid w:val="00E259BB"/>
    <w:rsid w:val="00E25D0A"/>
    <w:rsid w:val="00E40CC4"/>
    <w:rsid w:val="00E40EB0"/>
    <w:rsid w:val="00E4536A"/>
    <w:rsid w:val="00E459A3"/>
    <w:rsid w:val="00E475EB"/>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12C8"/>
    <w:rsid w:val="00EA3BBC"/>
    <w:rsid w:val="00EA5184"/>
    <w:rsid w:val="00EA7C59"/>
    <w:rsid w:val="00EB08A4"/>
    <w:rsid w:val="00EB12F3"/>
    <w:rsid w:val="00EB1F86"/>
    <w:rsid w:val="00EC460E"/>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2980"/>
    <w:rsid w:val="00F94DF8"/>
    <w:rsid w:val="00F95907"/>
    <w:rsid w:val="00FA4A6C"/>
    <w:rsid w:val="00FB11C0"/>
    <w:rsid w:val="00FB3A3C"/>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7060113-BCFC-4962-89D9-3235E504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7C"/>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389305726">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12805536">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117797464">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85543343">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3700382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71378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1102146700">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43217222">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00344872">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16585032">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499855986">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11156167">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2059352024">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12140497">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30294448">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1124838">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1721124983">
          <w:marLeft w:val="480"/>
          <w:marRight w:val="0"/>
          <w:marTop w:val="0"/>
          <w:marBottom w:val="0"/>
          <w:divBdr>
            <w:top w:val="none" w:sz="0" w:space="0" w:color="auto"/>
            <w:left w:val="none" w:sz="0" w:space="0" w:color="auto"/>
            <w:bottom w:val="none" w:sz="0" w:space="0" w:color="auto"/>
            <w:right w:val="none" w:sz="0" w:space="0" w:color="auto"/>
          </w:divBdr>
        </w:div>
        <w:div w:id="640964006">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181213375">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6491881">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1955750563">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35086129">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53">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80628482">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728143015">
          <w:marLeft w:val="480"/>
          <w:marRight w:val="0"/>
          <w:marTop w:val="0"/>
          <w:marBottom w:val="0"/>
          <w:divBdr>
            <w:top w:val="none" w:sz="0" w:space="0" w:color="auto"/>
            <w:left w:val="none" w:sz="0" w:space="0" w:color="auto"/>
            <w:bottom w:val="none" w:sz="0" w:space="0" w:color="auto"/>
            <w:right w:val="none" w:sz="0" w:space="0" w:color="auto"/>
          </w:divBdr>
        </w:div>
        <w:div w:id="1571769490">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 w:id="739845">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 w:id="62727755">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30530932">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5443155">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762876938">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8244229">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49997587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36053754">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1666124894">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58288888">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302007314">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20211290">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2049450524">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16872920">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856576366">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44069357">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1800687883">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939382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775442283">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9375150">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2126581616">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405490694">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60057047">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397363135">
          <w:marLeft w:val="480"/>
          <w:marRight w:val="0"/>
          <w:marTop w:val="0"/>
          <w:marBottom w:val="0"/>
          <w:divBdr>
            <w:top w:val="none" w:sz="0" w:space="0" w:color="auto"/>
            <w:left w:val="none" w:sz="0" w:space="0" w:color="auto"/>
            <w:bottom w:val="none" w:sz="0" w:space="0" w:color="auto"/>
            <w:right w:val="none" w:sz="0" w:space="0" w:color="auto"/>
          </w:divBdr>
        </w:div>
        <w:div w:id="24500158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1568685099">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22437439">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851064674">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932819">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795683512">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 w:id="90127636">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1893539997">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43722860">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53830767">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23216256">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574">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27922985">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680158765">
          <w:marLeft w:val="480"/>
          <w:marRight w:val="0"/>
          <w:marTop w:val="0"/>
          <w:marBottom w:val="0"/>
          <w:divBdr>
            <w:top w:val="none" w:sz="0" w:space="0" w:color="auto"/>
            <w:left w:val="none" w:sz="0" w:space="0" w:color="auto"/>
            <w:bottom w:val="none" w:sz="0" w:space="0" w:color="auto"/>
            <w:right w:val="none" w:sz="0" w:space="0" w:color="auto"/>
          </w:divBdr>
        </w:div>
        <w:div w:id="35856061">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56822346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08017831">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050298604">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2948761">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609120021">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70543377">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13846513">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216586">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273178302">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64213224">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319306517">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823204236">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 w:id="62224205">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07">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597208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183056202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831605772">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69933747">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1835149865">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52432695">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16469753">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976766">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139153038">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25567930">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246813878">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3557510">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328052166">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118493069">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1853644764">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2031909025">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561605194">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413550666">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115294208">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1934624972">
          <w:marLeft w:val="480"/>
          <w:marRight w:val="0"/>
          <w:marTop w:val="0"/>
          <w:marBottom w:val="0"/>
          <w:divBdr>
            <w:top w:val="none" w:sz="0" w:space="0" w:color="auto"/>
            <w:left w:val="none" w:sz="0" w:space="0" w:color="auto"/>
            <w:bottom w:val="none" w:sz="0" w:space="0" w:color="auto"/>
            <w:right w:val="none" w:sz="0" w:space="0" w:color="auto"/>
          </w:divBdr>
        </w:div>
        <w:div w:id="343940537">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983120862">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28460446">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1844856648">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23554234">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968169458">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755484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460535837">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250169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2032416154">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865874793">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30451476">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86972910">
          <w:marLeft w:val="0"/>
          <w:marRight w:val="0"/>
          <w:marTop w:val="0"/>
          <w:marBottom w:val="0"/>
          <w:divBdr>
            <w:top w:val="none" w:sz="0" w:space="0" w:color="auto"/>
            <w:left w:val="none" w:sz="0" w:space="0" w:color="auto"/>
            <w:bottom w:val="none" w:sz="0" w:space="0" w:color="auto"/>
            <w:right w:val="none" w:sz="0" w:space="0" w:color="auto"/>
          </w:divBdr>
        </w:div>
        <w:div w:id="34816332">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1455323473">
              <w:marLeft w:val="0"/>
              <w:marRight w:val="0"/>
              <w:marTop w:val="0"/>
              <w:marBottom w:val="0"/>
              <w:divBdr>
                <w:top w:val="none" w:sz="0" w:space="0" w:color="auto"/>
                <w:left w:val="none" w:sz="0" w:space="0" w:color="auto"/>
                <w:bottom w:val="none" w:sz="0" w:space="0" w:color="auto"/>
                <w:right w:val="none" w:sz="0" w:space="0" w:color="auto"/>
              </w:divBdr>
              <w:divsChild>
                <w:div w:id="1138452623">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198243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351758782">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105008785">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96713073">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23618468">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1261378055">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51077926">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45188368">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121385231">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1228953762">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7459332">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2052462269">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30959272">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sChild>
            </w:div>
            <w:div w:id="20061164">
              <w:marLeft w:val="0"/>
              <w:marRight w:val="0"/>
              <w:marTop w:val="0"/>
              <w:marBottom w:val="0"/>
              <w:divBdr>
                <w:top w:val="none" w:sz="0" w:space="0" w:color="auto"/>
                <w:left w:val="none" w:sz="0" w:space="0" w:color="auto"/>
                <w:bottom w:val="none" w:sz="0" w:space="0" w:color="auto"/>
                <w:right w:val="none" w:sz="0" w:space="0" w:color="auto"/>
              </w:divBdr>
              <w:divsChild>
                <w:div w:id="1142892118">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59910972">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1583028056">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447842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47432356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9660753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625089137">
          <w:marLeft w:val="480"/>
          <w:marRight w:val="0"/>
          <w:marTop w:val="0"/>
          <w:marBottom w:val="0"/>
          <w:divBdr>
            <w:top w:val="none" w:sz="0" w:space="0" w:color="auto"/>
            <w:left w:val="none" w:sz="0" w:space="0" w:color="auto"/>
            <w:bottom w:val="none" w:sz="0" w:space="0" w:color="auto"/>
            <w:right w:val="none" w:sz="0" w:space="0" w:color="auto"/>
          </w:divBdr>
        </w:div>
        <w:div w:id="163334">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1587615706">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3019029">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238592447">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172304168">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1957131713">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21978899">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692730199">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3803502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987244260">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17970752">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1851676300">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3095271">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1417556164">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52852110">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227883790">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413572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1309167576">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87432789">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 w:id="41253345">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1815557706">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37625925">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73250874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6174147">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1017805742">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211894401">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869144878">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18555175">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1362046898">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56442019">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26203071">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6753947">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1988198304">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55050389">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868718441">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121506786">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857735840">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3782859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1797026405">
          <w:marLeft w:val="480"/>
          <w:marRight w:val="0"/>
          <w:marTop w:val="0"/>
          <w:marBottom w:val="0"/>
          <w:divBdr>
            <w:top w:val="none" w:sz="0" w:space="0" w:color="auto"/>
            <w:left w:val="none" w:sz="0" w:space="0" w:color="auto"/>
            <w:bottom w:val="none" w:sz="0" w:space="0" w:color="auto"/>
            <w:right w:val="none" w:sz="0" w:space="0" w:color="auto"/>
          </w:divBdr>
        </w:div>
        <w:div w:id="726998021">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987131245">
          <w:marLeft w:val="480"/>
          <w:marRight w:val="0"/>
          <w:marTop w:val="0"/>
          <w:marBottom w:val="0"/>
          <w:divBdr>
            <w:top w:val="none" w:sz="0" w:space="0" w:color="auto"/>
            <w:left w:val="none" w:sz="0" w:space="0" w:color="auto"/>
            <w:bottom w:val="none" w:sz="0" w:space="0" w:color="auto"/>
            <w:right w:val="none" w:sz="0" w:space="0" w:color="auto"/>
          </w:divBdr>
        </w:div>
        <w:div w:id="157816105">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841701994">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2113205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28402655">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78064407">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18237251">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408770983">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34625260">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1033111285">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283389717">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16733659">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2036881069">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142045110">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5" Type="http://schemas.openxmlformats.org/officeDocument/2006/relationships/hyperlink" Target="https://www.mdpi.com/2073-4360/14/17/3500"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comments" Target="comments.xml"/><Relationship Id="rId39" Type="http://schemas.openxmlformats.org/officeDocument/2006/relationships/header" Target="header4.xml"/><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header" Target="header5.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8.tiff"/><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oter" Target="footer4.xm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tiff"/><Relationship Id="rId28" Type="http://schemas.microsoft.com/office/2016/09/relationships/commentsIds" Target="commentsIds.xm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1.tiff"/><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tiff"/><Relationship Id="rId27" Type="http://schemas.microsoft.com/office/2011/relationships/commentsExtended" Target="commentsExtended.xml"/><Relationship Id="rId30" Type="http://schemas.openxmlformats.org/officeDocument/2006/relationships/image" Target="media/image10.png"/><Relationship Id="rId35" Type="http://schemas.openxmlformats.org/officeDocument/2006/relationships/image" Target="media/image15.tiff"/><Relationship Id="rId43"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tiff"/><Relationship Id="rId17" Type="http://schemas.openxmlformats.org/officeDocument/2006/relationships/header" Target="header3.xml"/><Relationship Id="rId25" Type="http://schemas.openxmlformats.org/officeDocument/2006/relationships/image" Target="media/image9.jpe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glossaryDocument" Target="glossary/document.xml"/><Relationship Id="rId20" Type="http://schemas.openxmlformats.org/officeDocument/2006/relationships/image" Target="media/image4.tiff"/><Relationship Id="rId41"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55077"/>
    <w:rsid w:val="000661E2"/>
    <w:rsid w:val="00074E49"/>
    <w:rsid w:val="000B7D13"/>
    <w:rsid w:val="000F4F62"/>
    <w:rsid w:val="00143459"/>
    <w:rsid w:val="00175313"/>
    <w:rsid w:val="001774A2"/>
    <w:rsid w:val="001A4D9D"/>
    <w:rsid w:val="001D082B"/>
    <w:rsid w:val="0023112E"/>
    <w:rsid w:val="00234E90"/>
    <w:rsid w:val="002457C0"/>
    <w:rsid w:val="002560DD"/>
    <w:rsid w:val="00263FCF"/>
    <w:rsid w:val="002731BF"/>
    <w:rsid w:val="002A2671"/>
    <w:rsid w:val="002C11E2"/>
    <w:rsid w:val="002D52C4"/>
    <w:rsid w:val="00303613"/>
    <w:rsid w:val="003159D6"/>
    <w:rsid w:val="00331D54"/>
    <w:rsid w:val="00394B4D"/>
    <w:rsid w:val="00396C60"/>
    <w:rsid w:val="003A17E8"/>
    <w:rsid w:val="003D4D3F"/>
    <w:rsid w:val="003F226A"/>
    <w:rsid w:val="004425B2"/>
    <w:rsid w:val="005258D7"/>
    <w:rsid w:val="005370B8"/>
    <w:rsid w:val="00551FB8"/>
    <w:rsid w:val="005A28D6"/>
    <w:rsid w:val="00612057"/>
    <w:rsid w:val="006620CA"/>
    <w:rsid w:val="006C2F2C"/>
    <w:rsid w:val="007152E4"/>
    <w:rsid w:val="0073776A"/>
    <w:rsid w:val="007438A0"/>
    <w:rsid w:val="00761BBD"/>
    <w:rsid w:val="0077091F"/>
    <w:rsid w:val="00774989"/>
    <w:rsid w:val="007833D3"/>
    <w:rsid w:val="00794506"/>
    <w:rsid w:val="007C7F42"/>
    <w:rsid w:val="00806175"/>
    <w:rsid w:val="008C32C8"/>
    <w:rsid w:val="008C678F"/>
    <w:rsid w:val="00901D32"/>
    <w:rsid w:val="009739BA"/>
    <w:rsid w:val="00987A3B"/>
    <w:rsid w:val="009A1F5F"/>
    <w:rsid w:val="009C3C06"/>
    <w:rsid w:val="009E2C6E"/>
    <w:rsid w:val="009F3E30"/>
    <w:rsid w:val="00A042AE"/>
    <w:rsid w:val="00A07C74"/>
    <w:rsid w:val="00A41223"/>
    <w:rsid w:val="00A67848"/>
    <w:rsid w:val="00AB08E2"/>
    <w:rsid w:val="00AD0BE6"/>
    <w:rsid w:val="00B45778"/>
    <w:rsid w:val="00B52CB6"/>
    <w:rsid w:val="00B53CA5"/>
    <w:rsid w:val="00C11A81"/>
    <w:rsid w:val="00C257C5"/>
    <w:rsid w:val="00C5382E"/>
    <w:rsid w:val="00C91C38"/>
    <w:rsid w:val="00D3112A"/>
    <w:rsid w:val="00D53CA8"/>
    <w:rsid w:val="00D92845"/>
    <w:rsid w:val="00DA75B1"/>
    <w:rsid w:val="00DB1BAB"/>
    <w:rsid w:val="00E325F8"/>
    <w:rsid w:val="00E34EA2"/>
    <w:rsid w:val="00E83724"/>
    <w:rsid w:val="00E86CFB"/>
    <w:rsid w:val="00EB3832"/>
    <w:rsid w:val="00EC1052"/>
    <w:rsid w:val="00EF15D0"/>
    <w:rsid w:val="00F84D8D"/>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2.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971A08-314D-4FA6-B003-416F08A57149}">
  <ds:schemaRefs>
    <ds:schemaRef ds:uri="http://schemas.microsoft.com/sharepoint/v3/contenttype/forms"/>
  </ds:schemaRefs>
</ds:datastoreItem>
</file>

<file path=customXml/itemProps4.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13505</Words>
  <Characters>76982</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1</cp:revision>
  <cp:lastPrinted>2024-12-17T12:29:00Z</cp:lastPrinted>
  <dcterms:created xsi:type="dcterms:W3CDTF">2026-03-17T21:40:00Z</dcterms:created>
  <dcterms:modified xsi:type="dcterms:W3CDTF">2026-03-17T22:13:00Z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