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Science and Engineering, Maastricht University, Brightlands Chemelot Campus, Urmonderbaan</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22, 6167 RD Geleen,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(imo-imomec), Quantum &amp; Artificial inTelligence design Of Materials (QuATOMs), Martelarenlaan 42, B-3500 Hasselt, Belgium</w:t>
      </w:r>
    </w:p>
    <w:p w14:paraId="1B2E3118" w14:textId="15F4BA87" w:rsidR="00CD1D94" w:rsidRPr="003D7DE8" w:rsidRDefault="00A54F72" w:rsidP="00CD1D94">
      <w:pPr>
        <w:spacing w:before="120" w:after="120"/>
        <w:jc w:val="both"/>
        <w:rPr>
          <w:rFonts w:ascii="Times New Roman" w:eastAsia="Times New Roman" w:hAnsi="Times New Roman" w:cs="Times New Roman"/>
          <w:sz w:val="24"/>
          <w:szCs w:val="24"/>
        </w:rPr>
      </w:pPr>
      <w:r w:rsidRPr="003D7DE8">
        <w:rPr>
          <w:rFonts w:ascii="Times New Roman" w:eastAsia="Times New Roman" w:hAnsi="Times New Roman" w:cs="Times New Roman"/>
          <w:sz w:val="24"/>
          <w:szCs w:val="24"/>
          <w:vertAlign w:val="superscript"/>
        </w:rPr>
        <w:t>4</w:t>
      </w:r>
      <w:r w:rsidR="00CD1D94" w:rsidRPr="003D7DE8">
        <w:rPr>
          <w:rFonts w:ascii="Times New Roman" w:eastAsia="Times New Roman" w:hAnsi="Times New Roman" w:cs="Times New Roman"/>
          <w:sz w:val="24"/>
          <w:szCs w:val="24"/>
        </w:rPr>
        <w:t xml:space="preserve"> imec, imo-imomec, Wetenschapspark 1, B-3590 Diepenbeek, Belgium</w:t>
      </w:r>
    </w:p>
    <w:p w14:paraId="61E5E2EF" w14:textId="77777777" w:rsidR="00CD1D94" w:rsidRPr="003D7DE8"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corresponding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7C69CDA4"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Additionally, we enhance model interpretability by integrating advanced mapping techniques and employ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2D384059"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3C73533D"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3D7DE8">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3D7DE8">
        <w:rPr>
          <w:rFonts w:ascii="Times New Roman" w:eastAsia="Times New Roman" w:hAnsi="Times New Roman" w:cs="Times New Roman"/>
          <w:sz w:val="24"/>
          <w:szCs w:val="24"/>
        </w:rPr>
        <w:t>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polyethers, polyacetals, and polyesters, polyurethanes remain the most widely employed across these industrial sectors—spanning thin films, coatings, foams, elastomers, and composites—positioning lignin-based PUs as a highly relevant platform for sustainable materials development.</w:t>
      </w:r>
    </w:p>
    <w:p w14:paraId="2FA8698D" w14:textId="2C9BE96B" w:rsidR="004200F2" w:rsidRPr="00220DF4" w:rsidRDefault="008C1AA9" w:rsidP="00D43E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promise</w:t>
      </w:r>
      <w:r w:rsidR="004200F2" w:rsidRPr="00DA0E70">
        <w:rPr>
          <w:rFonts w:ascii="Times New Roman" w:eastAsia="Times New Roman" w:hAnsi="Times New Roman" w:cs="Times New Roman"/>
          <w:sz w:val="24"/>
          <w:szCs w:val="24"/>
        </w:rPr>
        <w:t xml:space="preserve">, the creation of new materials has </w:t>
      </w:r>
      <w:r>
        <w:rPr>
          <w:rFonts w:ascii="Times New Roman" w:eastAsia="Times New Roman" w:hAnsi="Times New Roman" w:cs="Times New Roman"/>
          <w:sz w:val="24"/>
          <w:szCs w:val="24"/>
        </w:rPr>
        <w:t xml:space="preserve">traditionally </w:t>
      </w:r>
      <w:r w:rsidR="004200F2"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004200F2"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004200F2"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111A86CB" w:rsidR="004200F2" w:rsidRPr="00DA0E70" w:rsidRDefault="004200F2" w:rsidP="00D43E05">
      <w:pPr>
        <w:pStyle w:val="whitespace-pre-wrap"/>
        <w:spacing w:before="0" w:beforeAutospacing="0" w:after="160" w:afterAutospacing="0"/>
        <w:jc w:val="both"/>
      </w:pPr>
      <w:r>
        <w:lastRenderedPageBreak/>
        <w:t xml:space="preserve">Despite these advancements, not all ML methods can </w:t>
      </w:r>
      <w:r w:rsidR="005B7109">
        <w:t xml:space="preserve">perform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3002121E"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r>
        <w:t xml:space="preserve">A range of models - </w:t>
      </w:r>
      <w:r w:rsidRPr="00DA0E70">
        <w:t>linear (</w:t>
      </w:r>
      <w:r w:rsidRPr="00F928FB">
        <w:rPr>
          <w:i/>
        </w:rPr>
        <w:t>e.g.</w:t>
      </w:r>
      <w:r w:rsidRPr="00DA0E70">
        <w:t>, Lasso, ElasticNet),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 xml:space="preserve">are employed to </w:t>
      </w:r>
      <w:r w:rsidRPr="00DA0E70">
        <w:lastRenderedPageBreak/>
        <w:t>capture both linear and non-linear relationships within the data. Linear models, in particular, have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8C1AA9" w:rsidRPr="008C1AA9">
        <w:t>To this end, the</w:t>
      </w:r>
      <w:r w:rsidR="008C1AA9">
        <w:t xml:space="preserve"> T</w:t>
      </w:r>
      <w:r w:rsidR="008C1AA9" w:rsidRPr="003D7DE8">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w:t>
      </w:r>
      <w:r w:rsidR="008C1AA9" w:rsidRPr="00725A82">
        <w:rPr>
          <w:vertAlign w:val="subscript"/>
        </w:rPr>
        <w:t>g</w:t>
      </w:r>
      <w:r w:rsidR="008C1AA9" w:rsidRPr="008C1AA9">
        <w:t xml:space="preserve"> determination with minimal sample quantities, facilitating the systematic data collection necessary for robust model training.</w:t>
      </w:r>
      <w:r w:rsidR="008C1AA9">
        <w:t xml:space="preserve"> Building on this foundation, a</w:t>
      </w:r>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r w:rsidR="008C1AA9">
        <w:t>.</w:t>
      </w:r>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F0D2588" w14:textId="77777777" w:rsidR="003D7DE8" w:rsidRPr="003D7DE8" w:rsidRDefault="00F53D5D" w:rsidP="003D7DE8">
      <w:pPr>
        <w:pStyle w:val="Heading1"/>
        <w:spacing w:before="120" w:after="120"/>
        <w:jc w:val="both"/>
        <w:rPr>
          <w:rFonts w:ascii="Times New Roman" w:hAnsi="Times New Roman" w:cs="Times New Roman"/>
          <w:b w:val="0"/>
          <w:bCs/>
          <w:sz w:val="24"/>
          <w:szCs w:val="24"/>
        </w:rPr>
      </w:pPr>
      <w:r w:rsidRPr="003D7DE8">
        <w:rPr>
          <w:rFonts w:ascii="Times New Roman" w:hAnsi="Times New Roman" w:cs="Times New Roman"/>
          <w:b w:val="0"/>
          <w:bCs/>
          <w:sz w:val="24"/>
          <w:szCs w:val="24"/>
        </w:rPr>
        <w:t>All commercially available solvents, reagents, and chemicals were used as received without further purification unless otherwise stated. Polytetrahydrofurans (PTHF</w:t>
      </w:r>
      <w:r w:rsidRPr="003D7DE8">
        <w:rPr>
          <w:rFonts w:ascii="Times New Roman" w:hAnsi="Times New Roman" w:cs="Times New Roman"/>
          <w:b w:val="0"/>
          <w:bCs/>
          <w:sz w:val="24"/>
          <w:szCs w:val="24"/>
          <w:vertAlign w:val="subscript"/>
        </w:rPr>
        <w:t>s</w:t>
      </w:r>
      <w:r w:rsidR="0069185A" w:rsidRPr="003D7DE8">
        <w:rPr>
          <w:rFonts w:ascii="Times New Roman" w:hAnsi="Times New Roman" w:cs="Times New Roman"/>
          <w:b w:val="0"/>
          <w:bCs/>
          <w:sz w:val="24"/>
          <w:szCs w:val="24"/>
        </w:rPr>
        <w:t>) with</w:t>
      </w:r>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M</w:t>
      </w:r>
      <w:r w:rsidRPr="003D7DE8">
        <w:rPr>
          <w:rFonts w:ascii="Times New Roman" w:hAnsi="Times New Roman" w:cs="Times New Roman"/>
          <w:b w:val="0"/>
          <w:bCs/>
          <w:i/>
          <w:iCs/>
          <w:sz w:val="24"/>
          <w:szCs w:val="24"/>
          <w:vertAlign w:val="subscript"/>
        </w:rPr>
        <w:t>n</w:t>
      </w:r>
      <w:r w:rsidR="005B7109" w:rsidRPr="003D7DE8">
        <w:rPr>
          <w:rFonts w:ascii="Times New Roman" w:hAnsi="Times New Roman" w:cs="Times New Roman"/>
          <w:b w:val="0"/>
          <w:bCs/>
          <w:i/>
          <w:iCs/>
          <w:sz w:val="24"/>
          <w:szCs w:val="24"/>
          <w:vertAlign w:val="subscript"/>
        </w:rPr>
        <w:t xml:space="preserve"> </w:t>
      </w:r>
      <w:r w:rsidRPr="003D7DE8">
        <w:rPr>
          <w:rFonts w:ascii="Times New Roman" w:hAnsi="Times New Roman" w:cs="Times New Roman"/>
          <w:b w:val="0"/>
          <w:bCs/>
          <w:sz w:val="24"/>
          <w:szCs w:val="24"/>
        </w:rPr>
        <w:t>= 250, 650 and 10</w:t>
      </w:r>
      <w:r w:rsidR="009A7A28" w:rsidRPr="003D7DE8">
        <w:rPr>
          <w:rFonts w:ascii="Times New Roman" w:hAnsi="Times New Roman" w:cs="Times New Roman"/>
          <w:b w:val="0"/>
          <w:bCs/>
          <w:sz w:val="24"/>
          <w:szCs w:val="24"/>
        </w:rPr>
        <w:t>0</w:t>
      </w:r>
      <w:r w:rsidRPr="003D7DE8">
        <w:rPr>
          <w:rFonts w:ascii="Times New Roman" w:hAnsi="Times New Roman" w:cs="Times New Roman"/>
          <w:b w:val="0"/>
          <w:bCs/>
          <w:sz w:val="24"/>
          <w:szCs w:val="24"/>
        </w:rPr>
        <w:t>0 g/mol</w:t>
      </w:r>
      <w:r w:rsidRPr="003D7DE8">
        <w:rPr>
          <w:rStyle w:val="jss183"/>
          <w:rFonts w:ascii="Times New Roman" w:hAnsi="Times New Roman" w:cs="Times New Roman"/>
          <w:b w:val="0"/>
          <w:bCs/>
          <w:sz w:val="24"/>
          <w:szCs w:val="24"/>
        </w:rPr>
        <w:t xml:space="preserve"> </w:t>
      </w:r>
      <w:r w:rsidR="0069185A" w:rsidRPr="003D7DE8">
        <w:rPr>
          <w:rStyle w:val="jss183"/>
          <w:rFonts w:ascii="Times New Roman" w:hAnsi="Times New Roman" w:cs="Times New Roman"/>
          <w:b w:val="0"/>
          <w:bCs/>
          <w:sz w:val="24"/>
          <w:szCs w:val="24"/>
        </w:rPr>
        <w:t>and corresponding OH values of 8.68, 3.20 and 2.10 mmol/g,</w:t>
      </w:r>
      <w:r w:rsidR="00303113" w:rsidRPr="003D7DE8">
        <w:rPr>
          <w:rStyle w:val="jss183"/>
          <w:rFonts w:ascii="Times New Roman" w:hAnsi="Times New Roman" w:cs="Times New Roman"/>
          <w:b w:val="0"/>
          <w:bCs/>
          <w:sz w:val="24"/>
          <w:szCs w:val="24"/>
        </w:rPr>
        <w:t xml:space="preserve"> </w:t>
      </w:r>
      <w:r w:rsidRPr="003D7DE8">
        <w:rPr>
          <w:rFonts w:ascii="Times New Roman" w:hAnsi="Times New Roman" w:cs="Times New Roman"/>
          <w:b w:val="0"/>
          <w:bCs/>
          <w:sz w:val="24"/>
          <w:szCs w:val="24"/>
        </w:rPr>
        <w:t>were purchased from Merck Life Sciences. Stannous octoate (Sn(Oct)</w:t>
      </w:r>
      <w:r w:rsidRPr="003D7DE8">
        <w:rPr>
          <w:rFonts w:ascii="Times New Roman" w:hAnsi="Times New Roman" w:cs="Times New Roman"/>
          <w:b w:val="0"/>
          <w:bCs/>
          <w:sz w:val="24"/>
          <w:szCs w:val="24"/>
          <w:vertAlign w:val="subscript"/>
        </w:rPr>
        <w:t>2</w:t>
      </w:r>
      <w:r w:rsidRPr="003D7DE8">
        <w:rPr>
          <w:rFonts w:ascii="Times New Roman" w:hAnsi="Times New Roman" w:cs="Times New Roman"/>
          <w:b w:val="0"/>
          <w:bCs/>
          <w:sz w:val="24"/>
          <w:szCs w:val="24"/>
        </w:rPr>
        <w:t xml:space="preserve">) was purchased from Alfa Aesar, while methyl </w:t>
      </w:r>
      <w:r w:rsidR="00F92980" w:rsidRPr="003D7DE8">
        <w:rPr>
          <w:rFonts w:ascii="Times New Roman" w:hAnsi="Times New Roman" w:cs="Times New Roman"/>
          <w:b w:val="0"/>
          <w:bCs/>
          <w:sz w:val="24"/>
          <w:szCs w:val="24"/>
        </w:rPr>
        <w:t xml:space="preserve">ethyl </w:t>
      </w:r>
      <w:r w:rsidRPr="003D7DE8">
        <w:rPr>
          <w:rFonts w:ascii="Times New Roman" w:hAnsi="Times New Roman" w:cs="Times New Roman"/>
          <w:b w:val="0"/>
          <w:bCs/>
          <w:sz w:val="24"/>
          <w:szCs w:val="24"/>
        </w:rPr>
        <w:t xml:space="preserve">ketone (MEK) and anhydrous tetrahydrofuran (THF)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VWR </w:t>
      </w:r>
      <w:r w:rsidR="00F92980" w:rsidRPr="003D7DE8">
        <w:rPr>
          <w:rFonts w:ascii="Times New Roman" w:hAnsi="Times New Roman" w:cs="Times New Roman"/>
          <w:b w:val="0"/>
          <w:bCs/>
          <w:sz w:val="24"/>
          <w:szCs w:val="24"/>
        </w:rPr>
        <w:t>Chemicals</w:t>
      </w:r>
      <w:r w:rsidRPr="003D7DE8">
        <w:rPr>
          <w:rFonts w:ascii="Times New Roman" w:hAnsi="Times New Roman" w:cs="Times New Roman"/>
          <w:b w:val="0"/>
          <w:bCs/>
          <w:sz w:val="24"/>
          <w:szCs w:val="24"/>
        </w:rPr>
        <w:t>. Hexamethylene diisocyanate (HDI) and NCO trimer Desmodur</w:t>
      </w:r>
      <w:r w:rsidRPr="003D7DE8">
        <w:rPr>
          <w:rFonts w:ascii="Times New Roman" w:hAnsi="Times New Roman" w:cs="Times New Roman"/>
          <w:b w:val="0"/>
          <w:bCs/>
          <w:sz w:val="24"/>
          <w:szCs w:val="24"/>
          <w:vertAlign w:val="superscript"/>
        </w:rPr>
        <w:t>®</w:t>
      </w:r>
      <w:r w:rsidRPr="003D7DE8">
        <w:rPr>
          <w:rFonts w:ascii="Times New Roman" w:hAnsi="Times New Roman" w:cs="Times New Roman"/>
          <w:b w:val="0"/>
          <w:bCs/>
          <w:sz w:val="24"/>
          <w:szCs w:val="24"/>
        </w:rPr>
        <w:t xml:space="preserve"> ultra N 3600 (further mentioned as "HDI trimer" (HDIt), </w:t>
      </w:r>
      <w:r w:rsidRPr="003D7DE8">
        <w:rPr>
          <w:rFonts w:ascii="Times New Roman" w:hAnsi="Times New Roman" w:cs="Times New Roman"/>
          <w:b w:val="0"/>
          <w:bCs/>
          <w:i/>
          <w:iCs/>
          <w:sz w:val="24"/>
          <w:szCs w:val="24"/>
        </w:rPr>
        <w:t>f</w:t>
      </w:r>
      <w:r w:rsidRPr="003D7DE8">
        <w:rPr>
          <w:rFonts w:ascii="Times New Roman" w:hAnsi="Times New Roman" w:cs="Times New Roman"/>
          <w:b w:val="0"/>
          <w:bCs/>
          <w:sz w:val="24"/>
          <w:szCs w:val="24"/>
          <w:vertAlign w:val="subscript"/>
        </w:rPr>
        <w:t>NCO</w:t>
      </w:r>
      <w:r w:rsidRPr="003D7DE8">
        <w:rPr>
          <w:rStyle w:val="jss183"/>
          <w:rFonts w:ascii="Times New Roman" w:hAnsi="Times New Roman" w:cs="Times New Roman"/>
          <w:b w:val="0"/>
          <w:bCs/>
          <w:sz w:val="24"/>
          <w:szCs w:val="24"/>
        </w:rPr>
        <w:t>~3.5 isocyanate groups/molecule</w:t>
      </w:r>
      <w:r w:rsidRPr="003D7DE8">
        <w:rPr>
          <w:rFonts w:ascii="Times New Roman" w:hAnsi="Times New Roman" w:cs="Times New Roman"/>
          <w:b w:val="0"/>
          <w:bCs/>
          <w:sz w:val="24"/>
          <w:szCs w:val="24"/>
        </w:rPr>
        <w:t xml:space="preserve">)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Covestro. </w:t>
      </w:r>
      <w:r w:rsidR="00A85B73" w:rsidRPr="003D7DE8">
        <w:rPr>
          <w:rFonts w:ascii="Times New Roman" w:hAnsi="Times New Roman" w:cs="Times New Roman"/>
          <w:b w:val="0"/>
          <w:bCs/>
          <w:sz w:val="24"/>
          <w:szCs w:val="24"/>
        </w:rPr>
        <w:t>Among these raw materials, Kraft lignin, the most widely available industrial lignin, obtained as a byproduct of the paper industry,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3D7DE8">
        <w:rPr>
          <w:rFonts w:ascii="Times New Roman" w:hAnsi="Times New Roman" w:cs="Times New Roman"/>
          <w:b w:val="0"/>
          <w:bCs/>
          <w:sz w:val="24"/>
          <w:szCs w:val="24"/>
          <w:vertAlign w:val="subscript"/>
        </w:rPr>
        <w:t>g</w:t>
      </w:r>
      <w:r w:rsidR="00A85B73" w:rsidRPr="003D7DE8">
        <w:rPr>
          <w:rFonts w:ascii="Times New Roman" w:hAnsi="Times New Roman" w:cs="Times New Roman"/>
          <w:b w:val="0"/>
          <w:bCs/>
          <w:sz w:val="24"/>
          <w:szCs w:val="24"/>
        </w:rPr>
        <w:t xml:space="preserve"> can be attributed to the controlled formulation parameters rather than to uncontrolled lignin heterogeneity. Notably, this extraction approach is broadly transferable: when lignins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p>
    <w:p w14:paraId="1DB21BFA" w14:textId="28AEA56E"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7BC6E8D"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polytetrahydrofuran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1867CC" w:rsidRPr="06D4968B">
        <w:rPr>
          <w:rFonts w:ascii="Times New Roman" w:hAnsi="Times New Roman" w:cs="Times New Roman"/>
        </w:rPr>
        <w:t xml:space="preserve">Figure </w:t>
      </w:r>
      <w:r w:rsidR="001867CC">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(HDI or HDIt)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(Parameter 4). Regarding the latter, the use of either a difunctional isocyanate HDI or HDIt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in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lastRenderedPageBreak/>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36065"/>
                    </a:xfrm>
                    <a:prstGeom prst="rect">
                      <a:avLst/>
                    </a:prstGeom>
                  </pic:spPr>
                </pic:pic>
              </a:graphicData>
            </a:graphic>
          </wp:inline>
        </w:drawing>
      </w:r>
    </w:p>
    <w:p w14:paraId="40243BD1" w14:textId="51524A70"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1867CC">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he series of PU films were prepared at various EKL to PTHF mass ratios (polyol mixture) using either HDI or HDIt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HDIt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Where w</w:t>
      </w:r>
      <w:r w:rsidRPr="00B63291">
        <w:rPr>
          <w:rFonts w:ascii="Times New Roman" w:hAnsi="Times New Roman" w:cs="Times New Roman"/>
          <w:sz w:val="24"/>
          <w:szCs w:val="24"/>
          <w:vertAlign w:val="subscript"/>
        </w:rPr>
        <w:t>NCO</w:t>
      </w:r>
      <w:r w:rsidRPr="00B63291">
        <w:rPr>
          <w:rFonts w:ascii="Times New Roman" w:hAnsi="Times New Roman" w:cs="Times New Roman"/>
          <w:sz w:val="24"/>
          <w:szCs w:val="24"/>
        </w:rPr>
        <w:t>, w</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w</w:t>
      </w:r>
      <w:r w:rsidR="00D44569">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represent the masses (g) of HDI or HDIt, PTHF and EKL, respectively; [NCO] is the molar content of isocyanate groups in HDI or HDIt, in mmol/g; [OH]</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(Sn(Oct)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solution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of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was evaporated slowly overnight at </w:t>
      </w:r>
      <w:r w:rsidR="0024506C">
        <w:rPr>
          <w:rFonts w:ascii="Times New Roman" w:hAnsi="Times New Roman" w:cs="Times New Roman"/>
          <w:sz w:val="24"/>
          <w:szCs w:val="24"/>
        </w:rPr>
        <w:t>room temperature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 xml:space="preserve">°C. Finally, the film </w:t>
      </w:r>
      <w:r w:rsidRPr="78F197D4">
        <w:rPr>
          <w:rFonts w:ascii="Times New Roman" w:hAnsi="Times New Roman" w:cs="Times New Roman"/>
          <w:sz w:val="24"/>
          <w:szCs w:val="24"/>
        </w:rPr>
        <w:lastRenderedPageBreak/>
        <w:t>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to obtain the dry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°C. The samples were measured in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pans with perforated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LabelEncoder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RobustScaler to normalize the dataset comprising both numeric and categorical features. </w:t>
      </w:r>
      <w:r w:rsidR="00082A3E" w:rsidRPr="00443E04">
        <w:rPr>
          <w:rFonts w:ascii="Times New Roman" w:eastAsia="Times New Roman" w:hAnsi="Times New Roman" w:cs="Times New Roman"/>
          <w:sz w:val="24"/>
          <w:szCs w:val="24"/>
        </w:rPr>
        <w:t>We chose RobustScaler</w:t>
      </w:r>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3C9C5783"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1867CC" w:rsidRPr="004A1B8E">
        <w:rPr>
          <w:rFonts w:ascii="Times New Roman" w:hAnsi="Times New Roman" w:cs="Times New Roman"/>
          <w:sz w:val="24"/>
          <w:szCs w:val="24"/>
        </w:rPr>
        <w:t xml:space="preserve">Table </w:t>
      </w:r>
      <w:r w:rsidR="001867CC">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“NaN”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2471FB8E"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lastRenderedPageBreak/>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1867CC">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Isocyante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w:t>
            </w:r>
            <w:r w:rsidR="00B40032" w:rsidRPr="009764D0">
              <w:rPr>
                <w:rFonts w:ascii="Times New Roman" w:eastAsia="Times New Roman" w:hAnsi="Times New Roman" w:cs="Times New Roman"/>
                <w:b w:val="0"/>
                <w:sz w:val="16"/>
                <w:szCs w:val="16"/>
              </w:rPr>
              <w:t>*</w:t>
            </w:r>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Tin(II) octoate</w:t>
            </w:r>
            <w:r w:rsidR="00B24AB3">
              <w:rPr>
                <w:rFonts w:ascii="Times New Roman" w:eastAsia="Times New Roman" w:hAnsi="Times New Roman" w:cs="Times New Roman"/>
                <w:sz w:val="16"/>
                <w:szCs w:val="16"/>
              </w:rPr>
              <w:t xml:space="preserve">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features most critical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r w:rsidRPr="011A7C3E">
        <w:rPr>
          <w:rFonts w:ascii="Times New Roman" w:hAnsi="Times New Roman" w:cs="Times New Roman"/>
          <w:sz w:val="24"/>
          <w:szCs w:val="24"/>
        </w:rPr>
        <w:t>In order to</w:t>
      </w:r>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the majority of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156416E3"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1867CC" w:rsidRPr="004A1B8E">
        <w:rPr>
          <w:rFonts w:ascii="Times New Roman" w:hAnsi="Times New Roman" w:cs="Times New Roman"/>
          <w:sz w:val="24"/>
          <w:szCs w:val="24"/>
        </w:rPr>
        <w:t xml:space="preserve">Table </w:t>
      </w:r>
      <w:r w:rsidR="001867CC">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1867CC" w:rsidRPr="001A6B86">
        <w:rPr>
          <w:rFonts w:ascii="Times New Roman" w:hAnsi="Times New Roman" w:cs="Times New Roman"/>
          <w:sz w:val="24"/>
          <w:szCs w:val="24"/>
        </w:rPr>
        <w:t xml:space="preserve">Figure </w:t>
      </w:r>
      <w:r w:rsidR="001867CC">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1867CC">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w:t>
      </w:r>
      <w:r w:rsidR="00E76FD5" w:rsidRPr="00E76FD5">
        <w:rPr>
          <w:rFonts w:ascii="Times New Roman" w:hAnsi="Times New Roman" w:cs="Times New Roman"/>
          <w:sz w:val="24"/>
          <w:szCs w:val="24"/>
        </w:rPr>
        <w:lastRenderedPageBreak/>
        <w:t xml:space="preserve">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r w:rsidR="00414A31">
        <w:rPr>
          <w:rFonts w:ascii="Times New Roman" w:hAnsi="Times New Roman" w:cs="Times New Roman"/>
          <w:sz w:val="24"/>
          <w:szCs w:val="24"/>
        </w:rPr>
        <w:t xml:space="preserve"> in certain ML architectures we experimented with (e.g., out-of-fold cross validation)</w:t>
      </w:r>
      <w:r w:rsidR="00E76FD5" w:rsidRPr="00E76FD5">
        <w:rPr>
          <w:rFonts w:ascii="Times New Roman" w:hAnsi="Times New Roman" w:cs="Times New Roman"/>
          <w:sz w:val="24"/>
          <w:szCs w:val="24"/>
        </w:rPr>
        <w:t>.</w:t>
      </w:r>
    </w:p>
    <w:p w14:paraId="4F6933FA" w14:textId="3B8C9276"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414A31">
        <w:rPr>
          <w:rFonts w:ascii="Times New Roman" w:hAnsi="Times New Roman" w:cs="Times New Roman"/>
          <w:sz w:val="24"/>
          <w:szCs w:val="24"/>
        </w:rPr>
        <w:t>.1</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21C6E6A2" w14:textId="03353B17"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1A6B86">
        <w:rPr>
          <w:rFonts w:ascii="Times New Roman" w:hAnsi="Times New Roman" w:cs="Times New Roman"/>
          <w:sz w:val="24"/>
          <w:szCs w:val="24"/>
        </w:rPr>
        <w:t xml:space="preserve">Figure </w:t>
      </w:r>
      <w:r w:rsidR="001867CC">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6CA10E6D"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p>
    <w:p w14:paraId="4CC35681" w14:textId="2BFE66F4"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1867CC">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(e.</w:t>
      </w:r>
      <w:r w:rsidR="005B7109">
        <w:rPr>
          <w:rFonts w:ascii="Times New Roman" w:hAnsi="Times New Roman" w:cs="Times New Roman"/>
          <w:sz w:val="24"/>
          <w:szCs w:val="24"/>
        </w:rPr>
        <w:t>g.,</w:t>
      </w:r>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t>
      </w:r>
      <w:r w:rsidR="00B273F0" w:rsidRPr="00B273F0">
        <w:rPr>
          <w:rFonts w:ascii="Times New Roman" w:hAnsi="Times New Roman" w:cs="Times New Roman"/>
          <w:sz w:val="24"/>
          <w:szCs w:val="24"/>
        </w:rPr>
        <w:lastRenderedPageBreak/>
        <w:t xml:space="preserve">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BA1F7EC"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sidR="001867CC">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4A6FBBF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S4 in Supporting </w:t>
      </w:r>
      <w:r w:rsidR="00414A31">
        <w:rPr>
          <w:rFonts w:ascii="Times New Roman" w:hAnsi="Times New Roman" w:cs="Times New Roman"/>
          <w:sz w:val="24"/>
          <w:szCs w:val="24"/>
        </w:rPr>
        <w:t xml:space="preserve">Information </w:t>
      </w:r>
      <w:r w:rsidR="004D3DB9">
        <w:rPr>
          <w:rFonts w:ascii="Times New Roman" w:hAnsi="Times New Roman" w:cs="Times New Roman"/>
          <w:sz w:val="24"/>
          <w:szCs w:val="24"/>
        </w:rPr>
        <w:t>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2654D582"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essor (SVR), Lasso, and Elastic</w:t>
      </w:r>
      <w:r w:rsidR="00F87AD0" w:rsidRPr="00F87AD0">
        <w:rPr>
          <w:rFonts w:ascii="Times New Roman" w:hAnsi="Times New Roman" w:cs="Times New Roman"/>
          <w:sz w:val="24"/>
          <w:szCs w:val="24"/>
        </w:rPr>
        <w:t>Net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Each algorithm underwent hyperparameter optimization using GridSearchCV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 xml:space="preserve">Table </w:t>
      </w:r>
      <w:r w:rsidR="00414A31">
        <w:rPr>
          <w:rFonts w:ascii="Times New Roman" w:hAnsi="Times New Roman" w:cs="Times New Roman"/>
          <w:sz w:val="24"/>
          <w:szCs w:val="24"/>
        </w:rPr>
        <w:t xml:space="preserve">S3 </w:t>
      </w:r>
      <w:r w:rsidR="00F87AD0">
        <w:rPr>
          <w:rFonts w:ascii="Times New Roman" w:hAnsi="Times New Roman" w:cs="Times New Roman"/>
          <w:sz w:val="24"/>
          <w:szCs w:val="24"/>
        </w:rPr>
        <w:t xml:space="preserve">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GridSearchCV,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tree-based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GridSearchCV.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r w:rsidR="00652049">
        <w:rPr>
          <w:rFonts w:ascii="Times New Roman" w:hAnsi="Times New Roman" w:cs="Times New Roman"/>
          <w:sz w:val="24"/>
          <w:szCs w:val="24"/>
        </w:rPr>
        <w:t>sets</w:t>
      </w:r>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22F63EC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and the ensemble as a whole</w:t>
      </w:r>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3D6E9B97"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1867CC">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697383F9"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1867CC">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1867CC">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1867CC">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C41310">
        <w:rPr>
          <w:rFonts w:ascii="Times New Roman" w:hAnsi="Times New Roman" w:cs="Times New Roman"/>
          <w:sz w:val="24"/>
          <w:szCs w:val="24"/>
        </w:rPr>
        <w:t>,</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609E547"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Table </w:t>
      </w:r>
      <w:r w:rsidR="001867CC">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Using these predefined ranges, then we generated all possible combinations of feature values. For each combination, the input data was scaled using a pre-trained scaler, and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w:t>
      </w:r>
      <w:r w:rsidR="00455D1F" w:rsidRPr="00455D1F">
        <w:rPr>
          <w:rFonts w:ascii="Times New Roman" w:hAnsi="Times New Roman" w:cs="Times New Roman"/>
          <w:sz w:val="24"/>
          <w:szCs w:val="24"/>
        </w:rPr>
        <w:lastRenderedPageBreak/>
        <w:t>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1867CC" w:rsidRPr="001A6B86">
        <w:rPr>
          <w:rFonts w:ascii="Times New Roman" w:hAnsi="Times New Roman" w:cs="Times New Roman"/>
          <w:sz w:val="24"/>
          <w:szCs w:val="24"/>
        </w:rPr>
        <w:t xml:space="preserve">Figure </w:t>
      </w:r>
      <w:r w:rsidR="001867CC">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12AF6D63" w14:textId="60BE586D"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1867CC">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0A4CA041"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r w:rsidR="00241180">
              <w:rPr>
                <w:rFonts w:ascii="Times New Roman" w:hAnsi="Times New Roman" w:cs="Times New Roman"/>
                <w:b/>
                <w:sz w:val="16"/>
                <w:szCs w:val="16"/>
              </w:rPr>
              <w:t xml:space="preserve">wt% </w:t>
            </w:r>
          </w:p>
        </w:tc>
        <w:tc>
          <w:tcPr>
            <w:tcW w:w="4238" w:type="dxa"/>
            <w:vAlign w:val="center"/>
            <w:hideMark/>
          </w:tcPr>
          <w:p w14:paraId="29DA5DFC" w14:textId="38AC96A2"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r w:rsidR="00CB72F0" w:rsidRPr="00CB72F0">
        <w:rPr>
          <w:rFonts w:ascii="Times New Roman" w:hAnsi="Times New Roman" w:cs="Times New Roman"/>
          <w:sz w:val="24"/>
          <w:szCs w:val="24"/>
        </w:rPr>
        <w:t>plotly)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70E9E9E2"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1867CC" w:rsidRPr="004A1B8E">
        <w:rPr>
          <w:rFonts w:ascii="Times New Roman" w:hAnsi="Times New Roman" w:cs="Times New Roman"/>
          <w:sz w:val="24"/>
          <w:szCs w:val="24"/>
        </w:rPr>
        <w:t xml:space="preserve">Table </w:t>
      </w:r>
      <w:r w:rsidR="001867CC">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5427A317"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lastRenderedPageBreak/>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1867CC">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w:t>
            </w:r>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1DC825F"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r w:rsidR="00241180">
              <w:rPr>
                <w:rFonts w:ascii="Times New Roman" w:hAnsi="Times New Roman" w:cs="Times New Roman"/>
                <w:b/>
                <w:sz w:val="16"/>
                <w:szCs w:val="16"/>
              </w:rPr>
              <w:t>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2576FD63"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1867CC">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22CE1299" w:rsidR="00256B19" w:rsidRDefault="00A246AD" w:rsidP="00D43E05">
      <w:pPr>
        <w:pStyle w:val="whitespace-pre-wrap"/>
        <w:spacing w:before="0" w:beforeAutospacing="0" w:after="160" w:afterAutospacing="0"/>
        <w:jc w:val="both"/>
      </w:pPr>
      <w:r w:rsidRPr="000177A0">
        <w:rPr>
          <w:i/>
        </w:rPr>
        <w:t>Lignin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w:t>
      </w:r>
      <w:r w:rsidR="004B7A86" w:rsidRPr="004B7A86">
        <w:lastRenderedPageBreak/>
        <w:t xml:space="preserve">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r w:rsidRPr="78F197D4">
        <w:rPr>
          <w:i/>
          <w:iCs/>
        </w:rPr>
        <w:t>Co-polyol (wt%)</w:t>
      </w:r>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rsidRPr="78F197D4">
        <w:rPr>
          <w:i/>
          <w:iCs/>
        </w:rPr>
        <w:t>Isocyanate (wt%)</w:t>
      </w:r>
      <w:r w:rsidR="003D7DE8">
        <w:rPr>
          <w:i/>
          <w:iCs/>
        </w:rPr>
        <w:t xml:space="preserve"> </w:t>
      </w:r>
      <w:r>
        <w:t xml:space="preserve">and </w:t>
      </w:r>
      <w:r w:rsidRPr="78F197D4">
        <w:rPr>
          <w:i/>
          <w:iCs/>
        </w:rPr>
        <w:t>Isocyanate (mmol NCO)</w:t>
      </w:r>
      <w:r>
        <w:t xml:space="preserve"> show </w:t>
      </w:r>
      <w:r w:rsidR="00B22928">
        <w:t>similar</w:t>
      </w:r>
      <w:r>
        <w:t xml:space="preserve"> positive correlations, followed closely by the </w:t>
      </w:r>
      <w:r w:rsidR="00B22928">
        <w:rPr>
          <w:i/>
          <w:iCs/>
        </w:rPr>
        <w:t>Ratio</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435BC11B"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feature </w:t>
      </w:r>
      <w:r w:rsidRPr="78F197D4">
        <w:rPr>
          <w:i/>
          <w:iCs/>
        </w:rPr>
        <w:t>Co-polyol (wt%)</w:t>
      </w:r>
      <w:r>
        <w:t xml:space="preserve"> displays the strongest positive correlation, followed by its type </w:t>
      </w:r>
      <w:r w:rsidRPr="78F197D4">
        <w:rPr>
          <w:i/>
          <w:iCs/>
        </w:rPr>
        <w:t>Co-polyol Type (PTHF)</w:t>
      </w:r>
      <w:r>
        <w:t>.</w:t>
      </w:r>
      <w:r w:rsidR="00993162">
        <w:t xml:space="preserve"> The strong positive correlation between </w:t>
      </w:r>
      <w:r w:rsidR="003B45A2" w:rsidRPr="003D7DE8">
        <w:rPr>
          <w:i/>
          <w:iCs/>
        </w:rPr>
        <w:t>C</w:t>
      </w:r>
      <w:r w:rsidR="00993162" w:rsidRPr="003D7DE8">
        <w:rPr>
          <w:i/>
          <w:iCs/>
        </w:rPr>
        <w:t>o-polyol (wt%)</w:t>
      </w:r>
      <w:r w:rsidR="00993162">
        <w:t xml:space="preserve"> and </w:t>
      </w:r>
      <w:r w:rsidR="003B45A2" w:rsidRPr="003D7DE8">
        <w:rPr>
          <w:i/>
          <w:iCs/>
        </w:rPr>
        <w:t xml:space="preserve">Swelling </w:t>
      </w:r>
      <w:r w:rsidR="00993162" w:rsidRPr="003D7DE8">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1BB267D9"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which used HDIt within its synthesis formulation, the distinct bimodal clustering of data points shows that low lignin content (10-20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703A21BA"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B9A654B" w14:textId="753A1AFD" w:rsidR="003D7DE8" w:rsidRDefault="00E4536A" w:rsidP="003D7DE8">
      <w:pPr>
        <w:keepNext/>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HDIt. The higher lignin content (45 wt%) samples maintain </w:t>
      </w:r>
      <w:r w:rsidR="00601561" w:rsidRPr="00601561">
        <w:rPr>
          <w:rFonts w:ascii="Times New Roman" w:hAnsi="Times New Roman" w:cs="Times New Roman"/>
          <w:sz w:val="24"/>
          <w:szCs w:val="24"/>
        </w:rPr>
        <w:lastRenderedPageBreak/>
        <w:t>the trend seen with HDIt: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HDIt dataset, preserving the bimodal distribution but with distinct clustering characteristics.</w:t>
      </w:r>
    </w:p>
    <w:p w14:paraId="5A79166D" w14:textId="77777777" w:rsidR="003D7DE8" w:rsidRDefault="003D7DE8" w:rsidP="00451FA9">
      <w:pPr>
        <w:keepNext/>
        <w:jc w:val="center"/>
        <w:rPr>
          <w:rFonts w:ascii="Times New Roman" w:hAnsi="Times New Roman" w:cs="Times New Roman"/>
          <w:sz w:val="24"/>
          <w:szCs w:val="24"/>
        </w:rPr>
      </w:pPr>
    </w:p>
    <w:p w14:paraId="5F87E173" w14:textId="6997B227"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77D77CA3">
            <wp:extent cx="3902568" cy="389589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3206" cy="3916499"/>
                    </a:xfrm>
                    <a:prstGeom prst="rect">
                      <a:avLst/>
                    </a:prstGeom>
                  </pic:spPr>
                </pic:pic>
              </a:graphicData>
            </a:graphic>
          </wp:inline>
        </w:drawing>
      </w:r>
    </w:p>
    <w:p w14:paraId="722C6814" w14:textId="07C3203D"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 xml:space="preserve">HDIt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and (D) is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This data analysis reveals that the dataset exhibits clear bimodal distributions with strong negative correlations (-0.56 and -0.48), where the composition of compounds significantly impacts the properties of the PUs. These results reinforce the challenge we are addressing: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61C62EBA"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xml:space="preserve">, </w:t>
      </w:r>
      <w:r w:rsidR="00414A31">
        <w:rPr>
          <w:rFonts w:ascii="Times New Roman" w:hAnsi="Times New Roman" w:cs="Times New Roman"/>
          <w:sz w:val="24"/>
          <w:szCs w:val="24"/>
        </w:rPr>
        <w:t>S</w:t>
      </w:r>
      <w:r w:rsidR="00056939">
        <w:rPr>
          <w:rFonts w:ascii="Times New Roman" w:hAnsi="Times New Roman" w:cs="Times New Roman"/>
          <w:sz w:val="24"/>
          <w:szCs w:val="24"/>
        </w:rPr>
        <w:t xml:space="preserve">upporting </w:t>
      </w:r>
      <w:r w:rsidR="00414A31">
        <w:rPr>
          <w:rFonts w:ascii="Times New Roman" w:hAnsi="Times New Roman" w:cs="Times New Roman"/>
          <w:sz w:val="24"/>
          <w:szCs w:val="24"/>
        </w:rPr>
        <w:t>I</w:t>
      </w:r>
      <w:r w:rsidR="00056939">
        <w:rPr>
          <w:rFonts w:ascii="Times New Roman" w:hAnsi="Times New Roman" w:cs="Times New Roman"/>
          <w:sz w:val="24"/>
          <w:szCs w:val="24"/>
        </w:rPr>
        <w:t>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lastRenderedPageBreak/>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r w:rsidR="00E4536A">
        <w:rPr>
          <w:rStyle w:val="Emphasis"/>
        </w:rPr>
        <w:t>Tin(II) octoate</w:t>
      </w:r>
      <w:r w:rsidR="00E4536A">
        <w:t xml:space="preserve"> at 0.32</w:t>
      </w:r>
      <w:r>
        <w:t xml:space="preserve"> and </w:t>
      </w:r>
      <w:r>
        <w:rPr>
          <w:rStyle w:val="Emphasis"/>
        </w:rPr>
        <w:t>Lignin (wt%)</w:t>
      </w:r>
      <w:r>
        <w:t xml:space="preserve"> and </w:t>
      </w:r>
      <w:r>
        <w:rPr>
          <w:i/>
        </w:rPr>
        <w:t xml:space="preserve">Isocyanate (wt%)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r w:rsidR="00E4536A">
        <w:rPr>
          <w:rStyle w:val="Emphasis"/>
        </w:rPr>
        <w:t>Swelling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r w:rsidR="00E4536A">
        <w:rPr>
          <w:rStyle w:val="Emphasis"/>
        </w:rPr>
        <w:t>Tin(II)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591387FB"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1867CC">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40EC37E7" w:rsidR="00862E37" w:rsidRDefault="00820EA9" w:rsidP="78F197D4">
      <w:pPr>
        <w:pStyle w:val="whitespace-pre-wrap"/>
        <w:spacing w:before="0" w:beforeAutospacing="0" w:after="160" w:afterAutospacing="0"/>
        <w:jc w:val="both"/>
      </w:pPr>
      <w:r>
        <w:t xml:space="preserve">Given the variability between these two loading metrics, we opted to complement our analysis with a wrapper method for feature selection. We retained </w:t>
      </w:r>
      <w:r w:rsidRPr="78F197D4">
        <w:rPr>
          <w:i/>
          <w:iCs/>
        </w:rPr>
        <w:t>Lignin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6B01FFE9" w:rsidR="00820EA9" w:rsidRPr="00DF2AFF" w:rsidRDefault="00820EA9" w:rsidP="003D7DE8">
      <w:pPr>
        <w:jc w:val="both"/>
      </w:pPr>
      <w:r w:rsidRPr="003D7DE8">
        <w:rPr>
          <w:rFonts w:ascii="Times New Roman" w:hAnsi="Times New Roman" w:cs="Times New Roman"/>
          <w:sz w:val="24"/>
          <w:szCs w:val="24"/>
        </w:rPr>
        <w:t>We identified the top five performin</w:t>
      </w:r>
      <w:r w:rsidR="005F6F72" w:rsidRPr="003D7DE8">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3D7DE8">
        <w:rPr>
          <w:rFonts w:ascii="Times New Roman" w:hAnsi="Times New Roman" w:cs="Times New Roman"/>
          <w:sz w:val="24"/>
          <w:szCs w:val="24"/>
        </w:rPr>
        <w:t xml:space="preserve"> (</w:t>
      </w:r>
      <w:r w:rsidR="00200EC4" w:rsidRPr="003D7DE8">
        <w:rPr>
          <w:rFonts w:ascii="Times New Roman" w:hAnsi="Times New Roman" w:cs="Times New Roman"/>
          <w:sz w:val="24"/>
          <w:szCs w:val="24"/>
        </w:rPr>
        <w:t xml:space="preserve">see </w:t>
      </w:r>
      <w:r w:rsidRPr="003D7DE8">
        <w:rPr>
          <w:rFonts w:ascii="Times New Roman" w:hAnsi="Times New Roman" w:cs="Times New Roman"/>
          <w:sz w:val="24"/>
          <w:szCs w:val="24"/>
        </w:rPr>
        <w:fldChar w:fldCharType="begin"/>
      </w:r>
      <w:r w:rsidRPr="003D7DE8">
        <w:rPr>
          <w:rFonts w:ascii="Times New Roman" w:hAnsi="Times New Roman" w:cs="Times New Roman"/>
          <w:sz w:val="24"/>
          <w:szCs w:val="24"/>
        </w:rPr>
        <w:instrText xml:space="preserve"> REF _Ref175840456 \h  \* MERGEFORMAT </w:instrText>
      </w:r>
      <w:r w:rsidRPr="003D7DE8">
        <w:rPr>
          <w:rFonts w:ascii="Times New Roman" w:hAnsi="Times New Roman" w:cs="Times New Roman"/>
          <w:sz w:val="24"/>
          <w:szCs w:val="24"/>
        </w:rPr>
      </w:r>
      <w:r w:rsidRPr="003D7DE8">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Table </w:t>
      </w:r>
      <w:r w:rsidR="001867CC">
        <w:rPr>
          <w:rFonts w:ascii="Times New Roman" w:hAnsi="Times New Roman" w:cs="Times New Roman"/>
          <w:noProof/>
          <w:sz w:val="24"/>
          <w:szCs w:val="24"/>
        </w:rPr>
        <w:t>4</w:t>
      </w:r>
      <w:r w:rsidRPr="003D7DE8">
        <w:rPr>
          <w:rFonts w:ascii="Times New Roman" w:hAnsi="Times New Roman" w:cs="Times New Roman"/>
          <w:sz w:val="24"/>
          <w:szCs w:val="24"/>
        </w:rPr>
        <w:fldChar w:fldCharType="end"/>
      </w:r>
      <w:r w:rsidRPr="003D7DE8">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3D7DE8">
        <w:rPr>
          <w:rFonts w:ascii="Times New Roman" w:hAnsi="Times New Roman" w:cs="Times New Roman"/>
          <w:iCs/>
          <w:sz w:val="24"/>
          <w:szCs w:val="24"/>
        </w:rPr>
        <w:t xml:space="preserve">wo exceptions (ranks 4 and 5) included </w:t>
      </w:r>
      <w:r w:rsidR="00265458" w:rsidRPr="003D7DE8">
        <w:rPr>
          <w:rFonts w:ascii="Times New Roman" w:hAnsi="Times New Roman" w:cs="Times New Roman"/>
          <w:i/>
          <w:sz w:val="24"/>
          <w:szCs w:val="24"/>
        </w:rPr>
        <w:t>Isocyanate type</w:t>
      </w:r>
      <w:r w:rsidR="00265458" w:rsidRPr="003D7DE8">
        <w:rPr>
          <w:rFonts w:ascii="Times New Roman" w:hAnsi="Times New Roman" w:cs="Times New Roman"/>
          <w:iCs/>
          <w:sz w:val="24"/>
          <w:szCs w:val="24"/>
        </w:rPr>
        <w:t xml:space="preserve"> in place of </w:t>
      </w:r>
      <w:r w:rsidR="00265458" w:rsidRPr="003D7DE8">
        <w:rPr>
          <w:rFonts w:ascii="Times New Roman" w:hAnsi="Times New Roman" w:cs="Times New Roman"/>
          <w:i/>
          <w:sz w:val="24"/>
          <w:szCs w:val="24"/>
        </w:rPr>
        <w:t>Isocyanate (wt%)</w:t>
      </w:r>
      <w:r w:rsidR="00265458" w:rsidRPr="003D7DE8">
        <w:rPr>
          <w:rFonts w:ascii="Times New Roman" w:hAnsi="Times New Roman" w:cs="Times New Roman"/>
          <w:iCs/>
          <w:sz w:val="24"/>
          <w:szCs w:val="24"/>
        </w:rPr>
        <w:t xml:space="preserve">, while one exception (rank 2) excluded </w:t>
      </w:r>
      <w:r w:rsidR="00265458"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3D7DE8">
        <w:rPr>
          <w:rFonts w:ascii="Times New Roman" w:hAnsi="Times New Roman" w:cs="Times New Roman"/>
          <w:i/>
          <w:sz w:val="24"/>
          <w:szCs w:val="24"/>
        </w:rPr>
        <w:t xml:space="preserve">polyol (wt%) </w:t>
      </w:r>
      <w:r w:rsidR="00265458" w:rsidRPr="003D7DE8">
        <w:rPr>
          <w:rFonts w:ascii="Times New Roman" w:hAnsi="Times New Roman" w:cs="Times New Roman"/>
          <w:iCs/>
          <w:sz w:val="24"/>
          <w:szCs w:val="24"/>
        </w:rPr>
        <w:t xml:space="preserve">entirely. </w:t>
      </w:r>
    </w:p>
    <w:p w14:paraId="5F1B36CB" w14:textId="518E82A0" w:rsidR="0047525F" w:rsidRDefault="0046349E" w:rsidP="003D7DE8">
      <w:pPr>
        <w:pStyle w:val="Caption"/>
        <w:keepNext/>
        <w:jc w:val="both"/>
      </w:pPr>
      <w:bookmarkStart w:id="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1867CC">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3D7DE8">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3A0BA3">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Rank</w:t>
            </w:r>
          </w:p>
        </w:tc>
        <w:tc>
          <w:tcPr>
            <w:tcW w:w="1703" w:type="dxa"/>
            <w:gridSpan w:val="2"/>
          </w:tcPr>
          <w:p w14:paraId="23DFE611"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3A0BA3">
            <w:pPr>
              <w:jc w:val="center"/>
              <w:rPr>
                <w:rFonts w:ascii="Times New Roman" w:hAnsi="Times New Roman" w:cs="Times New Roman"/>
                <w:sz w:val="16"/>
                <w:szCs w:val="16"/>
              </w:rPr>
            </w:pPr>
          </w:p>
        </w:tc>
        <w:tc>
          <w:tcPr>
            <w:tcW w:w="620" w:type="dxa"/>
          </w:tcPr>
          <w:p w14:paraId="327EC30D"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53DF6F32"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xml:space="preserve"> Isocyanate (wt%)</w:t>
            </w:r>
          </w:p>
        </w:tc>
      </w:tr>
      <w:tr w:rsidR="0047525F" w:rsidRPr="00B40098" w14:paraId="072C3899"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Co-polyol type (PTHF), Ratio, Isocyanate (wt%)</w:t>
            </w:r>
          </w:p>
        </w:tc>
      </w:tr>
      <w:tr w:rsidR="0047525F" w:rsidRPr="00B40098" w14:paraId="4A9D19EB"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lastRenderedPageBreak/>
              <w:t>3</w:t>
            </w:r>
          </w:p>
        </w:tc>
        <w:tc>
          <w:tcPr>
            <w:tcW w:w="620" w:type="dxa"/>
          </w:tcPr>
          <w:p w14:paraId="6CC9BA16"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39A2FFDA"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xml:space="preserve"> Isocyanate (wt%)</w:t>
            </w:r>
          </w:p>
        </w:tc>
      </w:tr>
      <w:tr w:rsidR="0047525F" w:rsidRPr="00B40098" w14:paraId="2C5BDB25" w14:textId="77777777" w:rsidTr="003D7DE8">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179B3ACB"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r w:rsidR="0047525F" w:rsidRPr="00B40098" w14:paraId="07FE7D1D" w14:textId="77777777" w:rsidTr="003D7DE8">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502A2ADE"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bl>
    <w:p w14:paraId="68ECCCE2" w14:textId="0B383D3E" w:rsidR="00F05599" w:rsidRDefault="00F05599" w:rsidP="00200EC4">
      <w:pPr>
        <w:jc w:val="both"/>
        <w:rPr>
          <w:rFonts w:ascii="Times New Roman" w:hAnsi="Times New Roman" w:cs="Times New Roman"/>
          <w:iCs/>
          <w:sz w:val="24"/>
          <w:szCs w:val="24"/>
        </w:rPr>
      </w:pPr>
      <w:r w:rsidRPr="003D7DE8">
        <w:rPr>
          <w:rFonts w:ascii="Times New Roman" w:hAnsi="Times New Roman" w:cs="Times New Roman"/>
          <w:i/>
          <w:sz w:val="24"/>
          <w:szCs w:val="24"/>
        </w:rPr>
        <w:t>Co</w:t>
      </w:r>
      <w:r w:rsidR="00020B24">
        <w:rPr>
          <w:rFonts w:ascii="Times New Roman" w:hAnsi="Times New Roman" w:cs="Times New Roman"/>
          <w:i/>
          <w:sz w:val="24"/>
          <w:szCs w:val="24"/>
        </w:rPr>
        <w:t>-</w:t>
      </w:r>
      <w:r w:rsidRPr="003D7DE8">
        <w:rPr>
          <w:rFonts w:ascii="Times New Roman" w:hAnsi="Times New Roman" w:cs="Times New Roman"/>
          <w:i/>
          <w:sz w:val="24"/>
          <w:szCs w:val="24"/>
        </w:rPr>
        <w:t xml:space="preserve">polyol (wt%)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52C1A212"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3D7DE8">
        <w:rPr>
          <w:rFonts w:ascii="Times New Roman" w:hAnsi="Times New Roman" w:cs="Times New Roman"/>
          <w:i/>
          <w:sz w:val="24"/>
          <w:szCs w:val="24"/>
        </w:rPr>
        <w:t>Isocyanate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3D7DE8">
        <w:rPr>
          <w:rFonts w:ascii="Times New Roman" w:hAnsi="Times New Roman" w:cs="Times New Roman"/>
          <w:i/>
          <w:sz w:val="24"/>
          <w:szCs w:val="24"/>
        </w:rPr>
        <w:t>Isocyanate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a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1867CC" w:rsidRPr="001A6B86">
        <w:rPr>
          <w:rFonts w:ascii="Times New Roman" w:hAnsi="Times New Roman" w:cs="Times New Roman"/>
          <w:sz w:val="24"/>
          <w:szCs w:val="24"/>
        </w:rPr>
        <w:t xml:space="preserve">Figure </w:t>
      </w:r>
      <w:r w:rsidR="001867CC">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3D7DE8">
        <w:rPr>
          <w:rFonts w:ascii="Times New Roman" w:hAnsi="Times New Roman" w:cs="Times New Roman"/>
          <w:i/>
          <w:iCs/>
          <w:sz w:val="24"/>
          <w:szCs w:val="24"/>
        </w:rPr>
        <w:t>Isocyanate (wt%)</w:t>
      </w:r>
      <w:r w:rsidR="0083583B" w:rsidRPr="0083583B">
        <w:rPr>
          <w:rFonts w:ascii="Times New Roman" w:hAnsi="Times New Roman" w:cs="Times New Roman"/>
          <w:sz w:val="24"/>
          <w:szCs w:val="24"/>
        </w:rPr>
        <w:t xml:space="preserve"> (Ranks 4 and 5) returned higher MAE values on the validation dataset. Although </w:t>
      </w:r>
      <w:r w:rsidR="0083583B" w:rsidRPr="003D7DE8">
        <w:rPr>
          <w:rFonts w:ascii="Times New Roman" w:hAnsi="Times New Roman" w:cs="Times New Roman"/>
          <w:i/>
          <w:iCs/>
          <w:sz w:val="24"/>
          <w:szCs w:val="24"/>
        </w:rPr>
        <w:t>Isocyanate (wt%)</w:t>
      </w:r>
      <w:r w:rsidR="0083583B" w:rsidRPr="0083583B">
        <w:rPr>
          <w:rFonts w:ascii="Times New Roman" w:hAnsi="Times New Roman" w:cs="Times New Roman"/>
          <w:sz w:val="24"/>
          <w:szCs w:val="24"/>
        </w:rPr>
        <w:t xml:space="preserve"> and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3D7DE8">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1" w:name="_Toc179040477"/>
      <w:bookmarkStart w:id="32"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1"/>
      <w:bookmarkEnd w:id="32"/>
      <w:r w:rsidR="002156AB" w:rsidRPr="78F197D4">
        <w:rPr>
          <w:rFonts w:ascii="Times New Roman" w:eastAsia="Times New Roman" w:hAnsi="Times New Roman" w:cs="Times New Roman"/>
          <w:sz w:val="24"/>
          <w:szCs w:val="24"/>
        </w:rPr>
        <w:t xml:space="preserve"> </w:t>
      </w:r>
    </w:p>
    <w:p w14:paraId="42FE80CD" w14:textId="0B1D098F"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Table </w:t>
      </w:r>
      <w:r w:rsidR="001867CC">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1867CC">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13E805F1"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 xml:space="preserve">The test MSE also generally decreases; however, the validation MSE, after an initial decrease to approximately 338.368, increases to 443.225 at higher estimator counts. This divergence between train and validation MSE further confirms the overfitting trend. Similarly, the </w:t>
      </w:r>
      <w:r w:rsidR="004E03CB" w:rsidRPr="004E03CB">
        <w:rPr>
          <w:rFonts w:ascii="Times New Roman" w:hAnsi="Times New Roman" w:cs="Times New Roman"/>
          <w:sz w:val="24"/>
          <w:szCs w:val="24"/>
        </w:rPr>
        <w:lastRenderedPageBreak/>
        <w:t>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4FC096B3"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33"/>
      <w:r>
        <w:rPr>
          <w:rFonts w:ascii="Times New Roman" w:hAnsi="Times New Roman" w:cs="Times New Roman"/>
          <w:sz w:val="24"/>
          <w:szCs w:val="24"/>
        </w:rPr>
        <w:t>Citation</w:t>
      </w:r>
      <w:commentRangeEnd w:id="33"/>
      <w:r>
        <w:rPr>
          <w:rStyle w:val="CommentReference"/>
        </w:rPr>
        <w:commentReference w:id="33"/>
      </w:r>
      <w:r>
        <w:rPr>
          <w:rFonts w:ascii="Times New Roman" w:hAnsi="Times New Roman" w:cs="Times New Roman"/>
          <w:sz w:val="24"/>
          <w:szCs w:val="24"/>
        </w:rPr>
        <w:t xml:space="preserve"> here specifically highlighted that small and chemically divers PU’s datasets are difficult to model using tree-based approaches alone, and </w:t>
      </w:r>
      <w:commentRangeStart w:id="34"/>
      <w:r w:rsidRPr="003D7DE8">
        <w:rPr>
          <w:rFonts w:ascii="Times New Roman" w:hAnsi="Times New Roman" w:cs="Times New Roman"/>
          <w:sz w:val="24"/>
          <w:szCs w:val="24"/>
          <w:highlight w:val="yellow"/>
        </w:rPr>
        <w:t xml:space="preserve">citation here </w:t>
      </w:r>
      <w:commentRangeEnd w:id="34"/>
      <w:r w:rsidRPr="003D7DE8">
        <w:rPr>
          <w:rStyle w:val="CommentReference"/>
          <w:highlight w:val="yellow"/>
        </w:rPr>
        <w:commentReference w:id="34"/>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25D411FA"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016EDEE3" w:rsidR="00151F4C" w:rsidRDefault="007166F6" w:rsidP="00203A30">
      <w:pPr>
        <w:pStyle w:val="Caption"/>
        <w:jc w:val="both"/>
        <w:rPr>
          <w:rFonts w:ascii="Times New Roman" w:hAnsi="Times New Roman" w:cs="Times New Roman"/>
          <w:sz w:val="24"/>
          <w:szCs w:val="24"/>
        </w:rPr>
      </w:pPr>
      <w:bookmarkStart w:id="35"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1867CC">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5"/>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629E58DC"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00414A31">
        <w:rPr>
          <w:rFonts w:ascii="Times New Roman" w:hAnsi="Times New Roman" w:cs="Times New Roman"/>
          <w:sz w:val="24"/>
          <w:szCs w:val="24"/>
        </w:rPr>
        <w:t>.</w:t>
      </w:r>
      <w:r w:rsidRPr="004E03CB" w:rsidDel="004E03CB">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1867CC" w:rsidRPr="001A6B86">
        <w:rPr>
          <w:rFonts w:ascii="Times New Roman" w:hAnsi="Times New Roman" w:cs="Times New Roman"/>
          <w:sz w:val="24"/>
          <w:szCs w:val="24"/>
        </w:rPr>
        <w:t xml:space="preserve">Table </w:t>
      </w:r>
      <w:r w:rsidR="001867CC">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w:t>
      </w:r>
      <w:r w:rsidRPr="00C60A2F">
        <w:rPr>
          <w:rFonts w:ascii="Times New Roman" w:hAnsi="Times New Roman" w:cs="Times New Roman"/>
          <w:sz w:val="24"/>
          <w:szCs w:val="24"/>
          <w:lang w:val="en-NL"/>
        </w:rPr>
        <w:lastRenderedPageBreak/>
        <w:t xml:space="preserve">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36"/>
      <w:commentRangeStart w:id="37"/>
      <w:commentRangeStart w:id="38"/>
      <w:commentRangeStart w:id="39"/>
      <w:commentRangeStart w:id="40"/>
      <w:r w:rsidRPr="00C60A2F">
        <w:rPr>
          <w:rFonts w:ascii="Times New Roman" w:hAnsi="Times New Roman" w:cs="Times New Roman"/>
          <w:sz w:val="24"/>
          <w:szCs w:val="24"/>
          <w:lang w:val="en-NL"/>
        </w:rPr>
        <w:t>studies</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r>
        <w:rPr>
          <w:rFonts w:ascii="Times New Roman" w:hAnsi="Times New Roman" w:cs="Times New Roman"/>
          <w:sz w:val="24"/>
          <w:szCs w:val="24"/>
          <w:lang w:val="en-NL"/>
        </w:rPr>
        <w:t xml:space="preserve">. </w:t>
      </w:r>
    </w:p>
    <w:p w14:paraId="135A794C" w14:textId="2D8FCA1E"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w:t>
      </w:r>
      <w:r w:rsidR="00414A31">
        <w:rPr>
          <w:rFonts w:ascii="Times New Roman" w:hAnsi="Times New Roman" w:cs="Times New Roman"/>
          <w:sz w:val="24"/>
          <w:szCs w:val="24"/>
        </w:rPr>
        <w:t xml:space="preserve">Information </w:t>
      </w:r>
      <w:r w:rsidR="005C0229">
        <w:rPr>
          <w:rFonts w:ascii="Times New Roman" w:hAnsi="Times New Roman" w:cs="Times New Roman"/>
          <w:sz w:val="24"/>
          <w:szCs w:val="24"/>
        </w:rPr>
        <w:t>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48254CB9"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1867CC" w:rsidRPr="00443E04">
        <w:rPr>
          <w:rFonts w:ascii="Times New Roman" w:hAnsi="Times New Roman" w:cs="Times New Roman"/>
          <w:sz w:val="24"/>
          <w:szCs w:val="24"/>
        </w:rPr>
        <w:t xml:space="preserve">Figure </w:t>
      </w:r>
      <w:r w:rsidR="001867CC">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3D7DE8" w:rsidRDefault="00C60A2F" w:rsidP="001A6B86">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41"/>
      <w:commentRangeStart w:id="42"/>
      <w:r w:rsidRPr="00C60A2F">
        <w:rPr>
          <w:rFonts w:ascii="Times New Roman" w:hAnsi="Times New Roman" w:cs="Times New Roman"/>
          <w:sz w:val="24"/>
          <w:szCs w:val="24"/>
          <w:lang w:val="en-NL"/>
        </w:rPr>
        <w:t>criterion</w:t>
      </w:r>
      <w:commentRangeEnd w:id="41"/>
      <w:r>
        <w:rPr>
          <w:rStyle w:val="CommentReference"/>
        </w:rPr>
        <w:commentReference w:id="41"/>
      </w:r>
      <w:commentRangeEnd w:id="42"/>
      <w:r>
        <w:rPr>
          <w:rStyle w:val="CommentReference"/>
        </w:rPr>
        <w:commentReference w:id="42"/>
      </w:r>
      <w:r w:rsidRPr="00C60A2F">
        <w:rPr>
          <w:rFonts w:ascii="Times New Roman" w:hAnsi="Times New Roman" w:cs="Times New Roman"/>
          <w:sz w:val="24"/>
          <w:szCs w:val="24"/>
          <w:lang w:val="en-NL"/>
        </w:rPr>
        <w:t>.</w:t>
      </w:r>
    </w:p>
    <w:p w14:paraId="7E5E4425" w14:textId="67CBD721" w:rsidR="001A6B86" w:rsidRPr="001A6B86" w:rsidRDefault="001A6B86" w:rsidP="00203A30">
      <w:pPr>
        <w:pStyle w:val="Caption"/>
        <w:keepNext/>
        <w:jc w:val="both"/>
        <w:rPr>
          <w:rFonts w:ascii="Times New Roman" w:hAnsi="Times New Roman" w:cs="Times New Roman"/>
          <w:sz w:val="24"/>
          <w:szCs w:val="24"/>
        </w:rPr>
      </w:pPr>
      <w:bookmarkStart w:id="43"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1867CC">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43"/>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3A0BA3">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3A0BA3">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t>Model</w:t>
            </w:r>
          </w:p>
        </w:tc>
        <w:tc>
          <w:tcPr>
            <w:tcW w:w="0" w:type="auto"/>
            <w:gridSpan w:val="3"/>
            <w:noWrap/>
          </w:tcPr>
          <w:p w14:paraId="5552A21A"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3A0BA3">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3A0BA3">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3A0BA3">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
        </w:tc>
        <w:tc>
          <w:tcPr>
            <w:tcW w:w="0" w:type="auto"/>
            <w:hideMark/>
          </w:tcPr>
          <w:p w14:paraId="170A4134" w14:textId="235F8E1B"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3A0BA3">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44" w:name="_Toc179040478"/>
      <w:r w:rsidRPr="00443E04">
        <w:rPr>
          <w:rFonts w:ascii="Times New Roman" w:hAnsi="Times New Roman" w:cs="Times New Roman"/>
          <w:sz w:val="24"/>
          <w:szCs w:val="24"/>
        </w:rPr>
        <w:t>Evaluation of Model Fit and Residual Distribution</w:t>
      </w:r>
      <w:bookmarkEnd w:id="44"/>
    </w:p>
    <w:p w14:paraId="0D3B72DA" w14:textId="5A139091"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1867CC">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s for the tree-based 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 evaluated the model fit </w:t>
      </w:r>
      <w:r w:rsidR="00765072">
        <w:rPr>
          <w:rFonts w:ascii="Times New Roman" w:hAnsi="Times New Roman" w:cs="Times New Roman"/>
          <w:sz w:val="24"/>
          <w:szCs w:val="24"/>
        </w:rPr>
        <w:lastRenderedPageBreak/>
        <w:t>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1867CC" w:rsidRPr="000E0778">
        <w:rPr>
          <w:rFonts w:ascii="Times New Roman" w:hAnsi="Times New Roman" w:cs="Times New Roman"/>
          <w:sz w:val="24"/>
          <w:szCs w:val="24"/>
        </w:rPr>
        <w:t xml:space="preserve">Figure </w:t>
      </w:r>
      <w:r w:rsidR="001867CC">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1867CC" w:rsidRPr="000E0778">
        <w:rPr>
          <w:rFonts w:ascii="Times New Roman" w:hAnsi="Times New Roman" w:cs="Times New Roman"/>
          <w:sz w:val="24"/>
          <w:szCs w:val="24"/>
        </w:rPr>
        <w:t xml:space="preserve">Figure </w:t>
      </w:r>
      <w:r w:rsidR="001867CC">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23B50C6D" w:rsidR="00D35595" w:rsidRPr="00443E04" w:rsidRDefault="00E40EB0" w:rsidP="003D7DE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p>
    <w:p w14:paraId="4C25E67C" w14:textId="5B7D2F62" w:rsidR="00133A35" w:rsidRPr="003D7DE8" w:rsidRDefault="007166F6" w:rsidP="003D7DE8">
      <w:pPr>
        <w:pStyle w:val="Caption"/>
        <w:jc w:val="both"/>
        <w:rPr>
          <w:rFonts w:ascii="Times New Roman" w:hAnsi="Times New Roman" w:cs="Times New Roman"/>
          <w:sz w:val="24"/>
          <w:szCs w:val="24"/>
        </w:rPr>
      </w:pPr>
      <w:bookmarkStart w:id="45"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1867CC">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45"/>
      <w:r w:rsidRPr="000E0778">
        <w:rPr>
          <w:rFonts w:ascii="Times New Roman" w:hAnsi="Times New Roman" w:cs="Times New Roman"/>
          <w:sz w:val="24"/>
          <w:szCs w:val="24"/>
        </w:rPr>
        <w:t xml:space="preserve"> </w:t>
      </w:r>
      <w:r w:rsidR="00133A35" w:rsidRPr="003D7DE8">
        <w:rPr>
          <w:rFonts w:ascii="Times New Roman" w:hAnsi="Times New Roman" w:cs="Times New Roman"/>
          <w:sz w:val="24"/>
          <w:szCs w:val="24"/>
        </w:rPr>
        <w:t>Predicted versus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°C. The ensemble combines five base models (GBR, Random Forest, SVR, Lasso, ElasticNet) with 10 estimators each (for </w:t>
      </w:r>
      <w:r w:rsidR="00652049" w:rsidRPr="003D7DE8">
        <w:rPr>
          <w:rFonts w:ascii="Times New Roman" w:hAnsi="Times New Roman" w:cs="Times New Roman"/>
          <w:sz w:val="24"/>
          <w:szCs w:val="24"/>
        </w:rPr>
        <w:t>tree-based</w:t>
      </w:r>
      <w:r w:rsidR="00133A35" w:rsidRPr="003D7DE8">
        <w:rPr>
          <w:rFonts w:ascii="Times New Roman" w:hAnsi="Times New Roman" w:cs="Times New Roman"/>
          <w:sz w:val="24"/>
          <w:szCs w:val="24"/>
        </w:rPr>
        <w:t xml:space="preserve"> models), trained on the optimal feature combination [Lignin (wt%), Co-polyol type (PTHF), Ratio, Co</w:t>
      </w:r>
      <w:r w:rsidR="00020B24" w:rsidRPr="003D7DE8">
        <w:rPr>
          <w:rFonts w:ascii="Times New Roman" w:hAnsi="Times New Roman" w:cs="Times New Roman"/>
          <w:sz w:val="24"/>
          <w:szCs w:val="24"/>
        </w:rPr>
        <w:t>-</w:t>
      </w:r>
      <w:r w:rsidR="00133A35" w:rsidRPr="003D7DE8">
        <w:rPr>
          <w:rFonts w:ascii="Times New Roman" w:hAnsi="Times New Roman" w:cs="Times New Roman"/>
          <w:sz w:val="24"/>
          <w:szCs w:val="24"/>
        </w:rPr>
        <w:t>polyol (wt%), Isocyanate (wt%)]. Plot A shows the correlation between predicted and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46" w:name="_Toc179040479"/>
      <w:r>
        <w:rPr>
          <w:rFonts w:ascii="Times New Roman" w:eastAsia="Times New Roman" w:hAnsi="Times New Roman" w:cs="Times New Roman"/>
          <w:sz w:val="24"/>
          <w:szCs w:val="24"/>
        </w:rPr>
        <w:t>Mapping data</w:t>
      </w:r>
      <w:bookmarkEnd w:id="46"/>
      <w:r>
        <w:rPr>
          <w:rFonts w:ascii="Times New Roman" w:eastAsia="Times New Roman" w:hAnsi="Times New Roman" w:cs="Times New Roman"/>
          <w:sz w:val="24"/>
          <w:szCs w:val="24"/>
        </w:rPr>
        <w:t xml:space="preserve"> </w:t>
      </w:r>
    </w:p>
    <w:p w14:paraId="7DCEE23C" w14:textId="34A1DEA0" w:rsidR="00C42065" w:rsidRPr="00BB1F63" w:rsidRDefault="00020192" w:rsidP="00237722">
      <w:pPr>
        <w:jc w:val="both"/>
        <w:rPr>
          <w:rFonts w:ascii="Times New Roman" w:hAnsi="Times New Roman" w:cs="Times New Roman"/>
          <w:color w:val="FF0000"/>
          <w:sz w:val="24"/>
          <w:szCs w:val="24"/>
        </w:rPr>
      </w:pPr>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Pr="00020192">
        <w:rPr>
          <w:rFonts w:ascii="Times New Roman" w:hAnsi="Times New Roman" w:cs="Times New Roman"/>
          <w:sz w:val="24"/>
          <w:szCs w:val="24"/>
        </w:rPr>
        <w:t xml:space="preserve">In these plots, high-density regions indicate confident, well-supported predictions, whereas low-density regions suggest sparse training coverage or model uncertainty. The resulting density patterns are characteristic of ensemble methods trained on imbalanced datasets, where </w:t>
      </w:r>
      <w:r w:rsidR="00481530">
        <w:rPr>
          <w:rFonts w:ascii="Times New Roman" w:hAnsi="Times New Roman" w:cs="Times New Roman"/>
          <w:sz w:val="24"/>
          <w:szCs w:val="24"/>
        </w:rPr>
        <w:t xml:space="preserve">the </w:t>
      </w:r>
      <w:r w:rsidRPr="00020192">
        <w:rPr>
          <w:rFonts w:ascii="Times New Roman" w:hAnsi="Times New Roman" w:cs="Times New Roman"/>
          <w:sz w:val="24"/>
          <w:szCs w:val="24"/>
        </w:rPr>
        <w:t>majorit</w:t>
      </w:r>
      <w:r w:rsidR="00481530">
        <w:rPr>
          <w:rFonts w:ascii="Times New Roman" w:hAnsi="Times New Roman" w:cs="Times New Roman"/>
          <w:sz w:val="24"/>
          <w:szCs w:val="24"/>
        </w:rPr>
        <w:t>y</w:t>
      </w:r>
      <w:r w:rsidRPr="00020192">
        <w:rPr>
          <w:rFonts w:ascii="Times New Roman" w:hAnsi="Times New Roman" w:cs="Times New Roman"/>
          <w:sz w:val="24"/>
          <w:szCs w:val="24"/>
        </w:rPr>
        <w:t xml:space="preserve"> T</w:t>
      </w:r>
      <w:r w:rsidRPr="003D7DE8">
        <w:rPr>
          <w:rFonts w:ascii="Times New Roman" w:hAnsi="Times New Roman" w:cs="Times New Roman"/>
          <w:sz w:val="24"/>
          <w:szCs w:val="24"/>
          <w:vertAlign w:val="subscript"/>
        </w:rPr>
        <w:t>g</w:t>
      </w:r>
      <w:r w:rsidRPr="00020192">
        <w:rPr>
          <w:rFonts w:ascii="Times New Roman" w:hAnsi="Times New Roman" w:cs="Times New Roman"/>
          <w:sz w:val="24"/>
          <w:szCs w:val="24"/>
        </w:rPr>
        <w:t xml:space="preserve"> group dominate</w:t>
      </w:r>
      <w:r w:rsidR="00481530">
        <w:rPr>
          <w:rFonts w:ascii="Times New Roman" w:hAnsi="Times New Roman" w:cs="Times New Roman"/>
          <w:sz w:val="24"/>
          <w:szCs w:val="24"/>
        </w:rPr>
        <w:t>s</w:t>
      </w:r>
      <w:r w:rsidRPr="00020192">
        <w:rPr>
          <w:rFonts w:ascii="Times New Roman" w:hAnsi="Times New Roman" w:cs="Times New Roman"/>
          <w:sz w:val="24"/>
          <w:szCs w:val="24"/>
        </w:rPr>
        <w:t xml:space="preserve"> the estimation</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A04ED4" w:rsidRPr="0098592B">
        <w:rPr>
          <w:rFonts w:ascii="Times New Roman" w:hAnsi="Times New Roman" w:cs="Times New Roman"/>
          <w:sz w:val="24"/>
          <w:szCs w:val="24"/>
        </w:rPr>
        <w:t>.</w:t>
      </w:r>
    </w:p>
    <w:p w14:paraId="57216A99" w14:textId="622A29B3" w:rsidR="00481530" w:rsidRPr="00481530" w:rsidRDefault="00E25D0A" w:rsidP="00F904D2">
      <w:pPr>
        <w:jc w:val="both"/>
        <w:rPr>
          <w:rFonts w:ascii="Times New Roman" w:hAnsi="Times New Roman" w:cs="Times New Roman"/>
          <w:sz w:val="24"/>
          <w:szCs w:val="24"/>
        </w:rPr>
      </w:pPr>
      <w:r w:rsidRPr="004B1565">
        <w:rPr>
          <w:rFonts w:ascii="Times New Roman" w:hAnsi="Times New Roman" w:cs="Times New Roman"/>
          <w:sz w:val="24"/>
          <w:szCs w:val="24"/>
        </w:rPr>
        <w:fldChar w:fldCharType="begin"/>
      </w:r>
      <w:r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Pr="004B1565">
        <w:rPr>
          <w:rFonts w:ascii="Times New Roman" w:hAnsi="Times New Roman" w:cs="Times New Roman"/>
          <w:sz w:val="24"/>
          <w:szCs w:val="24"/>
        </w:rPr>
      </w:r>
      <w:r w:rsidRPr="004B1565">
        <w:rPr>
          <w:rFonts w:ascii="Times New Roman" w:hAnsi="Times New Roman" w:cs="Times New Roman"/>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High-density predictions shift progressively upward with increasing lignin content: </w:t>
      </w:r>
      <w:r w:rsidR="00DF2AFF">
        <w:rPr>
          <w:rFonts w:ascii="Times New Roman" w:hAnsi="Times New Roman" w:cs="Times New Roman"/>
          <w:sz w:val="24"/>
          <w:szCs w:val="24"/>
        </w:rPr>
        <w:t xml:space="preserve">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the latter representing the most prominent cluster in the </w:t>
      </w:r>
      <w:r w:rsidR="00DF2AFF">
        <w:rPr>
          <w:rFonts w:ascii="Times New Roman" w:hAnsi="Times New Roman" w:cs="Times New Roman"/>
          <w:sz w:val="24"/>
          <w:szCs w:val="24"/>
        </w:rPr>
        <w:lastRenderedPageBreak/>
        <w:t xml:space="preserve">entire mapping. Above 50 wt%,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with reduced intensity.</w:t>
      </w:r>
      <w:r w:rsidR="00481530">
        <w:rPr>
          <w:rFonts w:ascii="Times New Roman" w:hAnsi="Times New Roman" w:cs="Times New Roman"/>
          <w:sz w:val="24"/>
          <w:szCs w:val="24"/>
        </w:rPr>
        <w:t xml:space="preserve"> Prediction confidence is highest in the 30-50 wt% range, where the variance narrows to </w:t>
      </w:r>
      <w:r w:rsidR="003D7DE8">
        <w:rPr>
          <w:rFonts w:ascii="Times New Roman" w:hAnsi="Times New Roman" w:cs="Times New Roman"/>
          <w:sz w:val="24"/>
          <w:szCs w:val="24"/>
        </w:rPr>
        <w:t>approximately</w:t>
      </w:r>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w:t>
      </w:r>
      <w:r w:rsidR="00481530">
        <w:rPr>
          <w:rFonts w:ascii="Times New Roman" w:hAnsi="Times New Roman" w:cs="Times New Roman"/>
          <w:sz w:val="24"/>
          <w:szCs w:val="24"/>
        </w:rPr>
        <w:t xml:space="preserve">, compared to ~40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at lower lignin contents.</w:t>
      </w:r>
      <w:r w:rsidR="003D7DE8">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From a structure-property perspective, the </w:t>
      </w:r>
      <w:r w:rsidR="00481530">
        <w:rPr>
          <w:rFonts w:ascii="Times New Roman" w:hAnsi="Times New Roman" w:cs="Times New Roman"/>
          <w:sz w:val="24"/>
          <w:szCs w:val="24"/>
        </w:rPr>
        <w:t xml:space="preserve">progressive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increase is attributed to higher crosslink density and </w:t>
      </w:r>
      <w:r w:rsidR="00481530" w:rsidRPr="00F904D2">
        <w:rPr>
          <w:rFonts w:ascii="Times New Roman" w:hAnsi="Times New Roman" w:cs="Times New Roman"/>
          <w:sz w:val="24"/>
          <w:szCs w:val="24"/>
        </w:rPr>
        <w:t>π-π</w:t>
      </w:r>
      <w:r w:rsidR="00481530">
        <w:rPr>
          <w:rFonts w:ascii="Times New Roman" w:hAnsi="Times New Roman" w:cs="Times New Roman"/>
          <w:sz w:val="24"/>
          <w:szCs w:val="24"/>
        </w:rPr>
        <w:t xml:space="preserve"> stacking interactions introduced by the rigid aromatic lignin backbone. The optimal processing window for maximum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enhancement lies between 30-50 wt% lignin, whole 50-70 wt% range provides more consistent thermal properties albeit with declining prediction confidence. Sparse regions at low lignin contents and the discretization boundary around 10-15 wt% reflect sampling limitations in the training dataset. </w:t>
      </w:r>
    </w:p>
    <w:p w14:paraId="7FD42BDE" w14:textId="2667C45B" w:rsidR="00481530" w:rsidRDefault="002E4CF3" w:rsidP="0048153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sidR="00481530">
        <w:rPr>
          <w:rFonts w:ascii="Times New Roman" w:hAnsi="Times New Roman" w:cs="Times New Roman"/>
          <w:sz w:val="24"/>
          <w:szCs w:val="24"/>
        </w:rPr>
        <w:t>the</w:t>
      </w:r>
      <w:r w:rsidR="001C0D7C" w:rsidRPr="001C0D7C">
        <w:rPr>
          <w:rFonts w:ascii="Times New Roman" w:hAnsi="Times New Roman" w:cs="Times New Roman"/>
          <w:sz w:val="24"/>
          <w:szCs w:val="24"/>
        </w:rPr>
        <w:t xml:space="preserve">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sidR="00481530">
        <w:rPr>
          <w:rFonts w:ascii="Times New Roman" w:hAnsi="Times New Roman" w:cs="Times New Roman"/>
          <w:sz w:val="24"/>
          <w:szCs w:val="24"/>
        </w:rPr>
        <w:t xml:space="preserve">analysis </w:t>
      </w:r>
      <w:r w:rsidR="001C0D7C" w:rsidRPr="001C0D7C">
        <w:rPr>
          <w:rFonts w:ascii="Times New Roman" w:hAnsi="Times New Roman" w:cs="Times New Roman"/>
          <w:sz w:val="24"/>
          <w:szCs w:val="24"/>
        </w:rPr>
        <w:t>reveal</w:t>
      </w:r>
      <w:r w:rsidR="00481530">
        <w:rPr>
          <w:rFonts w:ascii="Times New Roman" w:hAnsi="Times New Roman" w:cs="Times New Roman"/>
          <w:sz w:val="24"/>
          <w:szCs w:val="24"/>
        </w:rPr>
        <w:t>s</w:t>
      </w:r>
      <w:r w:rsidR="003D7DE8">
        <w:rPr>
          <w:rFonts w:ascii="Times New Roman" w:hAnsi="Times New Roman" w:cs="Times New Roman"/>
          <w:sz w:val="24"/>
          <w:szCs w:val="24"/>
        </w:rPr>
        <w:t xml:space="preserve"> </w:t>
      </w:r>
      <w:r w:rsidR="00F16CB0">
        <w:rPr>
          <w:rFonts w:ascii="Times New Roman" w:hAnsi="Times New Roman" w:cs="Times New Roman"/>
          <w:sz w:val="24"/>
          <w:szCs w:val="24"/>
        </w:rPr>
        <w:t xml:space="preserve">distinct </w:t>
      </w:r>
      <w:r w:rsidR="00481530">
        <w:rPr>
          <w:rFonts w:ascii="Times New Roman" w:hAnsi="Times New Roman" w:cs="Times New Roman"/>
          <w:sz w:val="24"/>
          <w:szCs w:val="24"/>
        </w:rPr>
        <w:t xml:space="preserve">prediction density clusters that shift non-monotonically across molecular weights: the highest density is </w:t>
      </w:r>
      <w:r w:rsidR="00A2310B">
        <w:rPr>
          <w:rFonts w:ascii="Times New Roman" w:hAnsi="Times New Roman" w:cs="Times New Roman"/>
          <w:sz w:val="24"/>
          <w:szCs w:val="24"/>
        </w:rPr>
        <w:t>centered</w:t>
      </w:r>
      <w:r w:rsidR="00481530">
        <w:rPr>
          <w:rFonts w:ascii="Times New Roman" w:hAnsi="Times New Roman" w:cs="Times New Roman"/>
          <w:sz w:val="24"/>
          <w:szCs w:val="24"/>
        </w:rPr>
        <w:t xml:space="preserve"> at approximately 43-45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250, at 50-55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and 60-62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(bimodal) for PTHF 650, and at 53-55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1000 with a secondary region around 20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The broad vertical spread within each cluster (spanning ~10-70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confirms that T</w:t>
      </w:r>
      <w:r w:rsidR="00481530" w:rsidRPr="003D7DE8">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is co-determined by other formulation parameters, particularly lignin content and crosslink density. The non-monotonic peak shift, from </w:t>
      </w:r>
      <w:r w:rsidR="00A2310B">
        <w:rPr>
          <w:rFonts w:ascii="Times New Roman" w:hAnsi="Times New Roman" w:cs="Times New Roman"/>
          <w:sz w:val="24"/>
          <w:szCs w:val="24"/>
        </w:rPr>
        <w:t xml:space="preserve">45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250) to 60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650) and back to 55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1000), and the bimodal distributions for PTHF 650 and 1000 indicate multiple thermally distinct prediction domains, suggesting the model has captured fundamental relationships between co-polyol chain length and phase behavior. </w:t>
      </w:r>
    </w:p>
    <w:p w14:paraId="314A4F28" w14:textId="60830350" w:rsidR="00A2310B"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2310B">
        <w:rPr>
          <w:rFonts w:ascii="Times New Roman" w:hAnsi="Times New Roman" w:cs="Times New Roman"/>
          <w:sz w:val="24"/>
          <w:szCs w:val="24"/>
        </w:rPr>
        <w:t xml:space="preserve">exhibits two </w:t>
      </w:r>
      <w:r w:rsidR="00A2310B" w:rsidRPr="00A2310B">
        <w:rPr>
          <w:rFonts w:ascii="Times New Roman" w:hAnsi="Times New Roman" w:cs="Times New Roman"/>
          <w:sz w:val="24"/>
          <w:szCs w:val="24"/>
        </w:rPr>
        <w:t>distinct horizontal prediction bands: a primary band at 50–55 °C and a secondary band around 20 °C, revealing a bimodal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distribution across the stoichiometric range. The highest prediction density is concentrated at Ratio = 0.55–0.85, with localized peaks approaching 60–63 °C near Ratio ~0.75–0.85. Above Ratio = 1.0, prediction confidence decreases progressively, indicating greater model uncertainty in the excess-isocyanate regime. The bimodal structure—with the upper band reflecting efficient crosslinking and the lower band (~20 °C) representing under- or over-crosslinked networks</w:t>
      </w:r>
      <w:r w:rsid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indicates that the [NCO]/[OH] ratio acts as a threshold-sensitive parameter rather than a continuously linear predictor. Notably, the sub-stoichiometric range consistently produces more confident and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predictions, suggesting that excess hydroxyl groups contribute more favorably to network formation in these lignin-based PU systems.</w:t>
      </w:r>
    </w:p>
    <w:p w14:paraId="4D7AED3E" w14:textId="6229F046" w:rsidR="00A2310B" w:rsidRDefault="00237722" w:rsidP="00DE587C">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shows continuous density distributions predominantly in the 45–60 °C range, distributed broadly across the entire 0–20 wt% isocyanate range. Unlike the other features, the absence of a clear concentration-dependent shift in peak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position indicates that Isocyanate (wt%) primarily modulates the breadth of achievable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values rather than their central tendency, with the thermal behavior being strongly co-determined by other formulation parameters.</w:t>
      </w:r>
    </w:p>
    <w:p w14:paraId="65B78F5F" w14:textId="07283F3C" w:rsidR="001856C9" w:rsidRPr="00A8455B" w:rsidRDefault="00DE587C"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1867CC" w:rsidRPr="78F197D4">
        <w:rPr>
          <w:rFonts w:ascii="Times New Roman" w:hAnsi="Times New Roman" w:cs="Times New Roman"/>
          <w:sz w:val="24"/>
          <w:szCs w:val="24"/>
        </w:rPr>
        <w:t xml:space="preserve">Figure </w:t>
      </w:r>
      <w:r w:rsidR="001867CC">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the co-polyol content exhibits a pronounced U-shaped dependence: a high-density region at 0 wt% centered around 60 °C transitions sharply to a minimum at 25–35 wt% (prediction density concentrated around 15–20 °C), before recovering above 50 wt% with a second high-density region at 60–70 wt% around 55–65 °C. This behavior reflects competing effects: at low co-polyol content, the rigid lignin-rich network dominates, yielding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at intermediate concentrations, the flexible soft-segment phase dilutes the hard-segment network, depressing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lastRenderedPageBreak/>
        <w:t>to its minimum; while at high co-polyol content, increased chain entanglement density and potential phase separation restore higher thermal properties.</w:t>
      </w:r>
    </w:p>
    <w:p w14:paraId="6C079BC3" w14:textId="589EDF3D"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BAA7FC" wp14:editId="6E264C9D">
            <wp:extent cx="3638690" cy="4234249"/>
            <wp:effectExtent l="0" t="0" r="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40656" cy="4236537"/>
                    </a:xfrm>
                    <a:prstGeom prst="rect">
                      <a:avLst/>
                    </a:prstGeom>
                  </pic:spPr>
                </pic:pic>
              </a:graphicData>
            </a:graphic>
          </wp:inline>
        </w:drawing>
      </w:r>
    </w:p>
    <w:p w14:paraId="11EFAA82" w14:textId="3C8CD5D7" w:rsidR="00EA3BBC" w:rsidRPr="00271356" w:rsidRDefault="00E25D0A" w:rsidP="00203A30">
      <w:pPr>
        <w:pStyle w:val="Caption"/>
        <w:jc w:val="both"/>
        <w:rPr>
          <w:rFonts w:ascii="Times New Roman" w:hAnsi="Times New Roman" w:cs="Times New Roman"/>
          <w:sz w:val="24"/>
          <w:szCs w:val="24"/>
        </w:rPr>
      </w:pPr>
      <w:bookmarkStart w:id="47"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1867CC">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47"/>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09DC58D9"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 xml:space="preserve">Figure </w:t>
      </w:r>
      <w:r w:rsidR="00414A31">
        <w:rPr>
          <w:rFonts w:ascii="Times New Roman" w:hAnsi="Times New Roman" w:cs="Times New Roman"/>
          <w:sz w:val="24"/>
          <w:szCs w:val="24"/>
        </w:rPr>
        <w:t>S6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close proximity,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notably </w:t>
      </w:r>
      <w:r w:rsidR="0028417F">
        <w:rPr>
          <w:rFonts w:ascii="Times New Roman" w:hAnsi="Times New Roman" w:cs="Times New Roman"/>
          <w:sz w:val="24"/>
          <w:szCs w:val="24"/>
        </w:rPr>
        <w:t xml:space="preserve">right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3D7DE8">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at extreme temperatures on both ends of the spectrum</w:t>
      </w:r>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2CC19A49" w14:textId="6891AD2A" w:rsidR="00A2310B" w:rsidRPr="00443E04" w:rsidRDefault="00A2310B" w:rsidP="0028417F">
      <w:pPr>
        <w:jc w:val="both"/>
        <w:rPr>
          <w:rFonts w:ascii="Times New Roman" w:hAnsi="Times New Roman" w:cs="Times New Roman"/>
          <w:sz w:val="24"/>
          <w:szCs w:val="24"/>
        </w:rPr>
      </w:pPr>
      <w:r w:rsidRPr="00A2310B">
        <w:rPr>
          <w:rFonts w:ascii="Times New Roman" w:hAnsi="Times New Roman" w:cs="Times New Roman"/>
          <w:sz w:val="24"/>
          <w:szCs w:val="24"/>
        </w:rPr>
        <w:lastRenderedPageBreak/>
        <w:t>Taken together, the mapping trends align with established polymer physics principles and translate into actionable formulation design guidelines. Lignin content is the primary T</w:t>
      </w:r>
      <w:r w:rsidRPr="003D7DE8">
        <w:rPr>
          <w:rFonts w:ascii="Times New Roman" w:hAnsi="Times New Roman" w:cs="Times New Roman"/>
          <w:sz w:val="24"/>
          <w:szCs w:val="24"/>
          <w:vertAlign w:val="subscript"/>
        </w:rPr>
        <w:t xml:space="preserve">g </w:t>
      </w:r>
      <w:r w:rsidRPr="00A2310B">
        <w:rPr>
          <w:rFonts w:ascii="Times New Roman" w:hAnsi="Times New Roman" w:cs="Times New Roman"/>
          <w:sz w:val="24"/>
          <w:szCs w:val="24"/>
        </w:rPr>
        <w:t>lever: formulations targeting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(&gt;50 °C) should employ 30–50 wt% lignin, where aromatic crosslinking and π–π stacking interactions are maximized. Co-polyol molecular weight provides secondary thermal tuning, with PTHF 650 offering the broadest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design space due to its bimodal distribution. The [NCO]/[OH] ratio should be maintained in the sub-stoichiometric to stoichiometric range (0.55–0.85) for maximum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and prediction confidence, as excess isocyanate reduces both. Co-polyol content should either be minimized (&lt;25 wt%, favoring rigid lignin-rich networks) or increased above 50 wt% (where entanglement effects restore thermal performance), while the intermediate range (25–35 wt%) should be avoided when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is desired. These guidelines, derived from the systematic exploration of over 4 million formulation combinations, provide a rational framework for the design and optimization of lignin-based polyurethane architectures with targeted thermal properties.</w:t>
      </w:r>
    </w:p>
    <w:p w14:paraId="171C2BB9" w14:textId="1FE6AD28" w:rsidR="00337C17" w:rsidRDefault="00337C17" w:rsidP="0070473F">
      <w:pPr>
        <w:pStyle w:val="Heading1"/>
        <w:numPr>
          <w:ilvl w:val="1"/>
          <w:numId w:val="2"/>
        </w:numPr>
        <w:spacing w:before="120" w:after="120"/>
        <w:rPr>
          <w:rFonts w:ascii="Times New Roman" w:eastAsia="Times New Roman" w:hAnsi="Times New Roman" w:cs="Times New Roman"/>
          <w:sz w:val="24"/>
          <w:szCs w:val="24"/>
        </w:rPr>
      </w:pPr>
      <w:bookmarkStart w:id="48" w:name="_Ref177048592"/>
      <w:bookmarkStart w:id="49" w:name="_Toc179040480"/>
      <w:r>
        <w:rPr>
          <w:rFonts w:ascii="Times New Roman" w:eastAsia="Times New Roman" w:hAnsi="Times New Roman" w:cs="Times New Roman"/>
          <w:sz w:val="24"/>
          <w:szCs w:val="24"/>
        </w:rPr>
        <w:t xml:space="preserve">Applicability Domain Analysis </w:t>
      </w:r>
    </w:p>
    <w:p w14:paraId="2411DA92" w14:textId="354B2B74" w:rsidR="00337C17" w:rsidRDefault="00337C17" w:rsidP="00337C17">
      <w:pPr>
        <w:jc w:val="both"/>
        <w:rPr>
          <w:rFonts w:ascii="Times New Roman" w:hAnsi="Times New Roman" w:cs="Times New Roman"/>
          <w:sz w:val="24"/>
          <w:szCs w:val="24"/>
          <w:lang w:val="en-NL"/>
        </w:rPr>
      </w:pPr>
      <w:r w:rsidRPr="001867CC">
        <w:rPr>
          <w:rFonts w:ascii="Times New Roman" w:hAnsi="Times New Roman" w:cs="Times New Roman"/>
          <w:sz w:val="24"/>
          <w:szCs w:val="24"/>
          <w:lang w:val="en-NL"/>
        </w:rPr>
        <w:t>To delineate the chemical space within which the stacking ensemble produces reliable predictions, a leverage-based applicability domain (AD) analysis was performed. Leverage values (hᵢ) were computed from the HAT matrix of the scaled training set, and standardised residuals (zᵢ = eᵢ/σ) were derived using the training residual standard deviation. The warning threshold was set at h* = 3(k + 1)/n = 0.173 (k = 5 features, n = 104 training samples), and a sample was considered reliable if it simultaneously satisfied hᵢ ≤ h and |zᵢ| ≤ 3. The outcome is visualised in the Williams plo</w:t>
      </w:r>
      <w:r w:rsidR="003B3FC0">
        <w:rPr>
          <w:rFonts w:ascii="Times New Roman" w:hAnsi="Times New Roman" w:cs="Times New Roman"/>
          <w:sz w:val="24"/>
          <w:szCs w:val="24"/>
          <w:lang w:val="en-NL"/>
        </w:rPr>
        <w:t xml:space="preserve">t </w:t>
      </w:r>
      <w:r w:rsidR="003B3FC0" w:rsidRPr="00F24C9C">
        <w:rPr>
          <w:rFonts w:ascii="Times New Roman" w:hAnsi="Times New Roman" w:cs="Times New Roman"/>
          <w:sz w:val="24"/>
          <w:szCs w:val="24"/>
          <w:lang w:val="en-NL"/>
        </w:rPr>
        <w:t>(</w:t>
      </w:r>
      <w:r w:rsidR="003B3FC0" w:rsidRPr="00F24C9C">
        <w:rPr>
          <w:rFonts w:ascii="Times New Roman" w:hAnsi="Times New Roman" w:cs="Times New Roman"/>
          <w:sz w:val="24"/>
          <w:szCs w:val="24"/>
          <w:lang w:val="en-NL"/>
        </w:rPr>
        <w:fldChar w:fldCharType="begin"/>
      </w:r>
      <w:r w:rsidR="003B3FC0" w:rsidRPr="00F24C9C">
        <w:rPr>
          <w:rFonts w:ascii="Times New Roman" w:hAnsi="Times New Roman" w:cs="Times New Roman"/>
          <w:sz w:val="24"/>
          <w:szCs w:val="24"/>
          <w:lang w:val="en-NL"/>
        </w:rPr>
        <w:instrText xml:space="preserve"> REF _Ref229571006 \h </w:instrText>
      </w:r>
      <w:r w:rsidR="003B3FC0" w:rsidRPr="00F24C9C">
        <w:rPr>
          <w:rFonts w:ascii="Times New Roman" w:hAnsi="Times New Roman" w:cs="Times New Roman"/>
          <w:sz w:val="24"/>
          <w:szCs w:val="24"/>
          <w:lang w:val="en-NL"/>
        </w:rPr>
      </w:r>
      <w:r w:rsidR="00F24C9C" w:rsidRPr="00F24C9C">
        <w:rPr>
          <w:rFonts w:ascii="Times New Roman" w:hAnsi="Times New Roman" w:cs="Times New Roman"/>
          <w:sz w:val="24"/>
          <w:szCs w:val="24"/>
          <w:lang w:val="en-NL"/>
        </w:rPr>
        <w:instrText xml:space="preserve"> \* MERGEFORMAT </w:instrText>
      </w:r>
      <w:r w:rsidR="003B3FC0" w:rsidRPr="00F24C9C">
        <w:rPr>
          <w:rFonts w:ascii="Times New Roman" w:hAnsi="Times New Roman" w:cs="Times New Roman"/>
          <w:sz w:val="24"/>
          <w:szCs w:val="24"/>
          <w:lang w:val="en-NL"/>
        </w:rPr>
        <w:fldChar w:fldCharType="separate"/>
      </w:r>
      <w:r w:rsidR="001867CC" w:rsidRPr="00F24C9C">
        <w:rPr>
          <w:rFonts w:ascii="Times New Roman" w:hAnsi="Times New Roman" w:cs="Times New Roman"/>
          <w:sz w:val="24"/>
          <w:szCs w:val="24"/>
        </w:rPr>
        <w:t xml:space="preserve">Figure </w:t>
      </w:r>
      <w:r w:rsidR="001867CC" w:rsidRPr="00F24C9C">
        <w:rPr>
          <w:rFonts w:ascii="Times New Roman" w:hAnsi="Times New Roman" w:cs="Times New Roman"/>
          <w:noProof/>
          <w:sz w:val="24"/>
          <w:szCs w:val="24"/>
        </w:rPr>
        <w:t>9</w:t>
      </w:r>
      <w:r w:rsidR="003B3FC0" w:rsidRPr="00F24C9C">
        <w:rPr>
          <w:rFonts w:ascii="Times New Roman" w:hAnsi="Times New Roman" w:cs="Times New Roman"/>
          <w:sz w:val="24"/>
          <w:szCs w:val="24"/>
          <w:lang w:val="en-NL"/>
        </w:rPr>
        <w:fldChar w:fldCharType="end"/>
      </w:r>
      <w:r w:rsidR="003B3FC0" w:rsidRPr="005C2B67">
        <w:rPr>
          <w:rFonts w:ascii="Times New Roman" w:hAnsi="Times New Roman" w:cs="Times New Roman"/>
          <w:sz w:val="24"/>
          <w:szCs w:val="24"/>
          <w:lang w:val="en-NL"/>
        </w:rPr>
        <w:t>A).</w:t>
      </w:r>
      <w:r w:rsidRPr="005C2B67">
        <w:rPr>
          <w:rFonts w:ascii="Times New Roman" w:hAnsi="Times New Roman" w:cs="Times New Roman"/>
          <w:sz w:val="24"/>
          <w:szCs w:val="24"/>
          <w:lang w:val="en-NL"/>
        </w:rPr>
        <w:t xml:space="preserve"> </w:t>
      </w:r>
      <w:r w:rsidRPr="001867CC">
        <w:rPr>
          <w:rFonts w:ascii="Times New Roman" w:hAnsi="Times New Roman" w:cs="Times New Roman"/>
          <w:sz w:val="24"/>
          <w:szCs w:val="24"/>
          <w:lang w:val="en-NL"/>
        </w:rPr>
        <w:t>Of the training samples, 98.1% (102 of 104) fall within the AD, confirming that the model is internally well-calibrated. For the validation and test sets, 68.8% (11 of 16) and 62.5% (10 of 16) of samples lie within the AD, respectively</w:t>
      </w:r>
      <w:r w:rsidR="003B3FC0">
        <w:rPr>
          <w:rFonts w:ascii="Times New Roman" w:hAnsi="Times New Roman" w:cs="Times New Roman"/>
          <w:sz w:val="24"/>
          <w:szCs w:val="24"/>
          <w:lang w:val="en-NL"/>
        </w:rPr>
        <w:t xml:space="preserve"> </w:t>
      </w:r>
      <w:r w:rsidR="003B3FC0" w:rsidRPr="00F24C9C">
        <w:rPr>
          <w:rFonts w:ascii="Times New Roman" w:hAnsi="Times New Roman" w:cs="Times New Roman"/>
          <w:sz w:val="24"/>
          <w:szCs w:val="24"/>
          <w:lang w:val="en-NL"/>
        </w:rPr>
        <w:t>(</w:t>
      </w:r>
      <w:r w:rsidR="003B3FC0" w:rsidRPr="00F24C9C">
        <w:rPr>
          <w:rFonts w:ascii="Times New Roman" w:hAnsi="Times New Roman" w:cs="Times New Roman"/>
          <w:sz w:val="24"/>
          <w:szCs w:val="24"/>
          <w:lang w:val="en-NL"/>
        </w:rPr>
        <w:fldChar w:fldCharType="begin"/>
      </w:r>
      <w:r w:rsidR="003B3FC0" w:rsidRPr="00F24C9C">
        <w:rPr>
          <w:rFonts w:ascii="Times New Roman" w:hAnsi="Times New Roman" w:cs="Times New Roman"/>
          <w:sz w:val="24"/>
          <w:szCs w:val="24"/>
          <w:lang w:val="en-NL"/>
        </w:rPr>
        <w:instrText xml:space="preserve"> REF _Ref229571006 \h </w:instrText>
      </w:r>
      <w:r w:rsidR="003B3FC0" w:rsidRPr="00F24C9C">
        <w:rPr>
          <w:rFonts w:ascii="Times New Roman" w:hAnsi="Times New Roman" w:cs="Times New Roman"/>
          <w:sz w:val="24"/>
          <w:szCs w:val="24"/>
          <w:lang w:val="en-NL"/>
        </w:rPr>
      </w:r>
      <w:r w:rsidR="00F24C9C" w:rsidRPr="00F24C9C">
        <w:rPr>
          <w:rFonts w:ascii="Times New Roman" w:hAnsi="Times New Roman" w:cs="Times New Roman"/>
          <w:sz w:val="24"/>
          <w:szCs w:val="24"/>
          <w:lang w:val="en-NL"/>
        </w:rPr>
        <w:instrText xml:space="preserve"> \* MERGEFORMAT </w:instrText>
      </w:r>
      <w:r w:rsidR="003B3FC0" w:rsidRPr="00F24C9C">
        <w:rPr>
          <w:rFonts w:ascii="Times New Roman" w:hAnsi="Times New Roman" w:cs="Times New Roman"/>
          <w:sz w:val="24"/>
          <w:szCs w:val="24"/>
          <w:lang w:val="en-NL"/>
        </w:rPr>
        <w:fldChar w:fldCharType="separate"/>
      </w:r>
      <w:r w:rsidR="001867CC" w:rsidRPr="00F24C9C">
        <w:rPr>
          <w:rFonts w:ascii="Times New Roman" w:hAnsi="Times New Roman" w:cs="Times New Roman"/>
          <w:sz w:val="24"/>
          <w:szCs w:val="24"/>
        </w:rPr>
        <w:t xml:space="preserve">Figure </w:t>
      </w:r>
      <w:r w:rsidR="001867CC" w:rsidRPr="00F24C9C">
        <w:rPr>
          <w:rFonts w:ascii="Times New Roman" w:hAnsi="Times New Roman" w:cs="Times New Roman"/>
          <w:noProof/>
          <w:sz w:val="24"/>
          <w:szCs w:val="24"/>
        </w:rPr>
        <w:t>9</w:t>
      </w:r>
      <w:r w:rsidR="003B3FC0" w:rsidRPr="00F24C9C">
        <w:rPr>
          <w:rFonts w:ascii="Times New Roman" w:hAnsi="Times New Roman" w:cs="Times New Roman"/>
          <w:sz w:val="24"/>
          <w:szCs w:val="24"/>
          <w:lang w:val="en-NL"/>
        </w:rPr>
        <w:fldChar w:fldCharType="end"/>
      </w:r>
      <w:r w:rsidR="003B3FC0" w:rsidRPr="005C2B67">
        <w:rPr>
          <w:rFonts w:ascii="Times New Roman" w:hAnsi="Times New Roman" w:cs="Times New Roman"/>
          <w:sz w:val="24"/>
          <w:szCs w:val="24"/>
          <w:lang w:val="en-NL"/>
        </w:rPr>
        <w:t xml:space="preserve">B). </w:t>
      </w:r>
      <w:r w:rsidRPr="001867CC">
        <w:rPr>
          <w:rFonts w:ascii="Times New Roman" w:hAnsi="Times New Roman" w:cs="Times New Roman"/>
          <w:sz w:val="24"/>
          <w:szCs w:val="24"/>
          <w:lang w:val="en-NL"/>
        </w:rPr>
        <w:t>Samples outside the AD are characterised by either atypically high leverage</w:t>
      </w:r>
      <w:r>
        <w:rPr>
          <w:rFonts w:ascii="Times New Roman" w:hAnsi="Times New Roman" w:cs="Times New Roman"/>
          <w:sz w:val="24"/>
          <w:szCs w:val="24"/>
          <w:lang w:val="en-NL"/>
        </w:rPr>
        <w:t xml:space="preserve">, </w:t>
      </w:r>
      <w:r w:rsidRPr="001867CC">
        <w:rPr>
          <w:rFonts w:ascii="Times New Roman" w:hAnsi="Times New Roman" w:cs="Times New Roman"/>
          <w:sz w:val="24"/>
          <w:szCs w:val="24"/>
          <w:lang w:val="en-NL"/>
        </w:rPr>
        <w:t>reflecting structural dissimilarity from the training centroid</w:t>
      </w:r>
      <w:r>
        <w:rPr>
          <w:rFonts w:ascii="Times New Roman" w:hAnsi="Times New Roman" w:cs="Times New Roman"/>
          <w:sz w:val="24"/>
          <w:szCs w:val="24"/>
          <w:lang w:val="en-NL"/>
        </w:rPr>
        <w:t xml:space="preserve">, </w:t>
      </w:r>
      <w:r w:rsidRPr="001867CC">
        <w:rPr>
          <w:rFonts w:ascii="Times New Roman" w:hAnsi="Times New Roman" w:cs="Times New Roman"/>
          <w:sz w:val="24"/>
          <w:szCs w:val="24"/>
          <w:lang w:val="en-NL"/>
        </w:rPr>
        <w:t xml:space="preserve">or by </w:t>
      </w:r>
      <w:r w:rsidRPr="00337C17">
        <w:rPr>
          <w:rFonts w:ascii="Times New Roman" w:hAnsi="Times New Roman" w:cs="Times New Roman"/>
          <w:sz w:val="24"/>
          <w:szCs w:val="24"/>
          <w:lang w:val="en-NL"/>
        </w:rPr>
        <w:t>large, standardised</w:t>
      </w:r>
      <w:r w:rsidRPr="001867CC">
        <w:rPr>
          <w:rFonts w:ascii="Times New Roman" w:hAnsi="Times New Roman" w:cs="Times New Roman"/>
          <w:sz w:val="24"/>
          <w:szCs w:val="24"/>
          <w:lang w:val="en-NL"/>
        </w:rPr>
        <w:t xml:space="preserve"> residuals, which is consistent with the scatter visible in Figure 7A. This finding contextualises the prediction errors discussed in Section 3.5: the model performs reliably within its defined chemical space, while formulations at the periphery of the training distribution carry increased prediction uncertainty.</w:t>
      </w:r>
    </w:p>
    <w:p w14:paraId="57C70872" w14:textId="77777777" w:rsidR="003B3FC0" w:rsidRDefault="003A0BA3" w:rsidP="001867CC">
      <w:pPr>
        <w:keepNext/>
        <w:jc w:val="center"/>
      </w:pPr>
      <w:r>
        <w:rPr>
          <w:noProof/>
        </w:rPr>
        <w:drawing>
          <wp:inline distT="0" distB="0" distL="0" distR="0" wp14:anchorId="7CD993AF" wp14:editId="6421982A">
            <wp:extent cx="4976270" cy="1908000"/>
            <wp:effectExtent l="0" t="0" r="0" b="0"/>
            <wp:docPr id="110507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76270" cy="1908000"/>
                    </a:xfrm>
                    <a:prstGeom prst="rect">
                      <a:avLst/>
                    </a:prstGeom>
                    <a:noFill/>
                    <a:ln>
                      <a:noFill/>
                    </a:ln>
                  </pic:spPr>
                </pic:pic>
              </a:graphicData>
            </a:graphic>
          </wp:inline>
        </w:drawing>
      </w:r>
    </w:p>
    <w:p w14:paraId="6CA5918C" w14:textId="540DD88B" w:rsidR="00337C17" w:rsidRPr="003B3FC0" w:rsidRDefault="003B3FC0" w:rsidP="001867CC">
      <w:pPr>
        <w:pStyle w:val="Caption"/>
        <w:rPr>
          <w:rFonts w:ascii="Times New Roman" w:hAnsi="Times New Roman" w:cs="Times New Roman"/>
          <w:sz w:val="24"/>
          <w:szCs w:val="24"/>
          <w:lang w:val="en-NL"/>
        </w:rPr>
      </w:pPr>
      <w:bookmarkStart w:id="50" w:name="_Ref229571006"/>
      <w:r w:rsidRPr="001867CC">
        <w:rPr>
          <w:rFonts w:ascii="Times New Roman" w:hAnsi="Times New Roman" w:cs="Times New Roman"/>
          <w:sz w:val="24"/>
          <w:szCs w:val="24"/>
        </w:rPr>
        <w:t xml:space="preserve">Figure </w:t>
      </w:r>
      <w:r w:rsidRPr="001867CC">
        <w:rPr>
          <w:rFonts w:ascii="Times New Roman" w:hAnsi="Times New Roman" w:cs="Times New Roman"/>
          <w:sz w:val="24"/>
          <w:szCs w:val="24"/>
        </w:rPr>
        <w:fldChar w:fldCharType="begin"/>
      </w:r>
      <w:r w:rsidRPr="001867CC">
        <w:rPr>
          <w:rFonts w:ascii="Times New Roman" w:hAnsi="Times New Roman" w:cs="Times New Roman"/>
          <w:sz w:val="24"/>
          <w:szCs w:val="24"/>
        </w:rPr>
        <w:instrText xml:space="preserve"> SEQ Figure \* ARABIC </w:instrText>
      </w:r>
      <w:r w:rsidRPr="001867CC">
        <w:rPr>
          <w:rFonts w:ascii="Times New Roman" w:hAnsi="Times New Roman" w:cs="Times New Roman"/>
          <w:sz w:val="24"/>
          <w:szCs w:val="24"/>
        </w:rPr>
        <w:fldChar w:fldCharType="separate"/>
      </w:r>
      <w:r w:rsidR="001867CC">
        <w:rPr>
          <w:rFonts w:ascii="Times New Roman" w:hAnsi="Times New Roman" w:cs="Times New Roman"/>
          <w:noProof/>
          <w:sz w:val="24"/>
          <w:szCs w:val="24"/>
        </w:rPr>
        <w:t>9</w:t>
      </w:r>
      <w:r w:rsidRPr="001867CC">
        <w:rPr>
          <w:rFonts w:ascii="Times New Roman" w:hAnsi="Times New Roman" w:cs="Times New Roman"/>
          <w:sz w:val="24"/>
          <w:szCs w:val="24"/>
        </w:rPr>
        <w:fldChar w:fldCharType="end"/>
      </w:r>
      <w:bookmarkEnd w:id="50"/>
      <w:r w:rsidRPr="001867CC">
        <w:rPr>
          <w:rFonts w:ascii="Times New Roman" w:hAnsi="Times New Roman" w:cs="Times New Roman"/>
          <w:sz w:val="24"/>
          <w:szCs w:val="24"/>
        </w:rPr>
        <w:t xml:space="preserve"> Applicability domain (AD) analysis of the stacking ensemble model. (A) </w:t>
      </w:r>
      <w:proofErr w:type="gramStart"/>
      <w:r w:rsidRPr="001867CC">
        <w:rPr>
          <w:rFonts w:ascii="Times New Roman" w:hAnsi="Times New Roman" w:cs="Times New Roman"/>
          <w:sz w:val="24"/>
          <w:szCs w:val="24"/>
        </w:rPr>
        <w:t>Williams</w:t>
      </w:r>
      <w:proofErr w:type="gramEnd"/>
      <w:r w:rsidRPr="001867CC">
        <w:rPr>
          <w:rFonts w:ascii="Times New Roman" w:hAnsi="Times New Roman" w:cs="Times New Roman"/>
          <w:sz w:val="24"/>
          <w:szCs w:val="24"/>
        </w:rPr>
        <w:t xml:space="preserve"> plot showing the leverage (hᵢ) versus </w:t>
      </w:r>
      <w:r w:rsidR="001867CC" w:rsidRPr="001867CC">
        <w:rPr>
          <w:rFonts w:ascii="Times New Roman" w:hAnsi="Times New Roman" w:cs="Times New Roman"/>
          <w:sz w:val="24"/>
          <w:szCs w:val="24"/>
        </w:rPr>
        <w:t>standardized</w:t>
      </w:r>
      <w:r w:rsidRPr="001867CC">
        <w:rPr>
          <w:rFonts w:ascii="Times New Roman" w:hAnsi="Times New Roman" w:cs="Times New Roman"/>
          <w:sz w:val="24"/>
          <w:szCs w:val="24"/>
        </w:rPr>
        <w:t xml:space="preserve"> residual (zᵢ) for training (filled circles, n = 104), validation (filled diamonds, n = 16), and test (filled triangles, n = 16) samples. The vertical </w:t>
      </w:r>
      <w:r w:rsidRPr="001867CC">
        <w:rPr>
          <w:rFonts w:ascii="Times New Roman" w:hAnsi="Times New Roman" w:cs="Times New Roman"/>
          <w:sz w:val="24"/>
          <w:szCs w:val="24"/>
        </w:rPr>
        <w:lastRenderedPageBreak/>
        <w:t>dashed line denotes the leverage warning threshold h = 0.173 [h = 3(k + 1)/n; k = 5, n = 104] and horizontal dashed lines indicate the ±3 reliability criterion for standardi</w:t>
      </w:r>
      <w:r w:rsidR="001867CC">
        <w:rPr>
          <w:rFonts w:ascii="Times New Roman" w:hAnsi="Times New Roman" w:cs="Times New Roman"/>
          <w:sz w:val="24"/>
          <w:szCs w:val="24"/>
        </w:rPr>
        <w:t>z</w:t>
      </w:r>
      <w:r w:rsidRPr="001867CC">
        <w:rPr>
          <w:rFonts w:ascii="Times New Roman" w:hAnsi="Times New Roman" w:cs="Times New Roman"/>
          <w:sz w:val="24"/>
          <w:szCs w:val="24"/>
        </w:rPr>
        <w:t>ed residuals. The shaded region marks the applicability domain. (B) Percentage of validation and test samples classified as inside (blue) or outside (red) the AD.</w:t>
      </w:r>
    </w:p>
    <w:p w14:paraId="1A40E3CF" w14:textId="2E46D5A1" w:rsidR="00337C17" w:rsidRPr="001867CC" w:rsidRDefault="00337C17" w:rsidP="001867CC">
      <w:pPr>
        <w:jc w:val="both"/>
        <w:rPr>
          <w:rFonts w:ascii="Times New Roman" w:hAnsi="Times New Roman" w:cs="Times New Roman"/>
          <w:sz w:val="24"/>
          <w:szCs w:val="24"/>
          <w:lang w:val="en-NL"/>
        </w:rPr>
      </w:pPr>
      <w:r w:rsidRPr="001867CC">
        <w:rPr>
          <w:rFonts w:ascii="Times New Roman" w:hAnsi="Times New Roman" w:cs="Times New Roman"/>
          <w:sz w:val="24"/>
          <w:szCs w:val="24"/>
          <w:lang w:val="en-NL"/>
        </w:rPr>
        <w:t>To confirm that the ensemble has captured genuine structure–property relationships rather than spurious correlations inherent to a small dataset, a permutation test was conducted. The T</w:t>
      </w:r>
      <w:r w:rsidRPr="005C2B67">
        <w:rPr>
          <w:rFonts w:ascii="Times New Roman" w:hAnsi="Times New Roman" w:cs="Times New Roman"/>
          <w:sz w:val="24"/>
          <w:szCs w:val="24"/>
          <w:vertAlign w:val="subscript"/>
          <w:lang w:val="en-NL"/>
        </w:rPr>
        <w:t>g</w:t>
      </w:r>
      <w:r w:rsidRPr="001867CC">
        <w:rPr>
          <w:rFonts w:ascii="Times New Roman" w:hAnsi="Times New Roman" w:cs="Times New Roman"/>
          <w:sz w:val="24"/>
          <w:szCs w:val="24"/>
          <w:lang w:val="en-NL"/>
        </w:rPr>
        <w:t xml:space="preserve"> labels of the training set were randomly shuffled (1000 permutations), and the validation MAE was re-evaluated for each permutation while preserving the fitted base models. As shown in Figure </w:t>
      </w:r>
      <w:r w:rsidR="00A258C1" w:rsidRPr="001867CC">
        <w:rPr>
          <w:rFonts w:ascii="Times New Roman" w:hAnsi="Times New Roman" w:cs="Times New Roman"/>
          <w:sz w:val="24"/>
          <w:szCs w:val="24"/>
          <w:lang w:val="en-NL"/>
        </w:rPr>
        <w:t>S</w:t>
      </w:r>
      <w:r w:rsidR="00A258C1">
        <w:rPr>
          <w:rFonts w:ascii="Times New Roman" w:hAnsi="Times New Roman" w:cs="Times New Roman"/>
          <w:sz w:val="24"/>
          <w:szCs w:val="24"/>
          <w:lang w:val="en-NL"/>
        </w:rPr>
        <w:t>7</w:t>
      </w:r>
      <w:ins w:id="51" w:author="Acaru, Silviu" w:date="2026-05-13T14:15:00Z" w16du:dateUtc="2026-05-13T12:15:00Z">
        <w:r w:rsidR="00A258C1">
          <w:rPr>
            <w:rFonts w:ascii="Times New Roman" w:hAnsi="Times New Roman" w:cs="Times New Roman"/>
            <w:sz w:val="24"/>
            <w:szCs w:val="24"/>
            <w:lang w:val="en-NL"/>
          </w:rPr>
          <w:t xml:space="preserve"> </w:t>
        </w:r>
      </w:ins>
      <w:r w:rsidRPr="001867CC">
        <w:rPr>
          <w:rFonts w:ascii="Times New Roman" w:hAnsi="Times New Roman" w:cs="Times New Roman"/>
          <w:sz w:val="24"/>
          <w:szCs w:val="24"/>
          <w:lang w:val="en-NL"/>
        </w:rPr>
        <w:t>(Supporting Information), the true validation MAE of 1</w:t>
      </w:r>
      <w:r w:rsidR="005C2B67">
        <w:rPr>
          <w:rFonts w:ascii="Times New Roman" w:hAnsi="Times New Roman" w:cs="Times New Roman"/>
          <w:sz w:val="24"/>
          <w:szCs w:val="24"/>
          <w:lang w:val="en-NL"/>
        </w:rPr>
        <w:t>3</w:t>
      </w:r>
      <w:r w:rsidRPr="001867CC">
        <w:rPr>
          <w:rFonts w:ascii="Times New Roman" w:hAnsi="Times New Roman" w:cs="Times New Roman"/>
          <w:sz w:val="24"/>
          <w:szCs w:val="24"/>
          <w:lang w:val="en-NL"/>
        </w:rPr>
        <w:t>.</w:t>
      </w:r>
      <w:r w:rsidR="005C2B67">
        <w:rPr>
          <w:rFonts w:ascii="Times New Roman" w:hAnsi="Times New Roman" w:cs="Times New Roman"/>
          <w:sz w:val="24"/>
          <w:szCs w:val="24"/>
          <w:lang w:val="en-NL"/>
        </w:rPr>
        <w:t>41</w:t>
      </w:r>
      <w:r w:rsidRPr="001867CC">
        <w:rPr>
          <w:rFonts w:ascii="Times New Roman" w:hAnsi="Times New Roman" w:cs="Times New Roman"/>
          <w:sz w:val="24"/>
          <w:szCs w:val="24"/>
          <w:lang w:val="en-NL"/>
        </w:rPr>
        <w:t xml:space="preserve"> °C lies substantially below the fifth percentile of the permuted distribution (22.01 °C), corresponding to p &lt; 0.001. This result provides statistical confirmation that the predictive performance of the stacking ensemble is not attributable to chance, offering additional evidence for its validity within the defined applicability domain.</w:t>
      </w:r>
    </w:p>
    <w:p w14:paraId="71F06B81" w14:textId="3D8E4C91"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Extrapolation</w:t>
      </w:r>
      <w:bookmarkEnd w:id="48"/>
      <w:bookmarkEnd w:id="49"/>
    </w:p>
    <w:p w14:paraId="46CE5697" w14:textId="137A2804"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1867CC" w:rsidRPr="007F4BEA">
        <w:rPr>
          <w:rFonts w:ascii="Times New Roman" w:hAnsi="Times New Roman" w:cs="Times New Roman"/>
          <w:sz w:val="24"/>
          <w:szCs w:val="24"/>
        </w:rPr>
        <w:t xml:space="preserve">Figure </w:t>
      </w:r>
      <w:r w:rsidR="001867CC">
        <w:rPr>
          <w:rFonts w:ascii="Times New Roman" w:hAnsi="Times New Roman" w:cs="Times New Roman"/>
          <w:noProof/>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1867CC" w:rsidRPr="000E0778">
        <w:rPr>
          <w:rFonts w:ascii="Times New Roman" w:hAnsi="Times New Roman" w:cs="Times New Roman"/>
          <w:sz w:val="24"/>
          <w:szCs w:val="24"/>
        </w:rPr>
        <w:t xml:space="preserve">Figure </w:t>
      </w:r>
      <w:r w:rsidR="001867CC">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1867CC" w:rsidRPr="007F4BEA">
        <w:rPr>
          <w:rFonts w:ascii="Times New Roman" w:hAnsi="Times New Roman" w:cs="Times New Roman"/>
          <w:sz w:val="24"/>
          <w:szCs w:val="24"/>
        </w:rPr>
        <w:t xml:space="preserve">Figure </w:t>
      </w:r>
      <w:r w:rsidR="001867CC">
        <w:rPr>
          <w:rFonts w:ascii="Times New Roman" w:hAnsi="Times New Roman" w:cs="Times New Roman"/>
          <w:noProof/>
          <w:sz w:val="24"/>
          <w:szCs w:val="24"/>
        </w:rPr>
        <w:t>10</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the literature,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2EECB367" w:rsidR="00A5036B" w:rsidRDefault="00E40EB0" w:rsidP="007F4BEA">
      <w:pPr>
        <w:pStyle w:val="Caption"/>
        <w:ind w:firstLine="360"/>
        <w:jc w:val="center"/>
        <w:rPr>
          <w:rFonts w:ascii="Times New Roman" w:hAnsi="Times New Roman" w:cs="Times New Roman"/>
          <w:sz w:val="24"/>
          <w:szCs w:val="24"/>
        </w:rPr>
      </w:pPr>
      <w:bookmarkStart w:id="52" w:name="_Ref178447405"/>
      <w:r>
        <w:rPr>
          <w:rFonts w:ascii="Times New Roman" w:hAnsi="Times New Roman" w:cs="Times New Roman"/>
          <w:noProof/>
          <w:sz w:val="24"/>
          <w:szCs w:val="24"/>
        </w:rPr>
        <w:drawing>
          <wp:inline distT="0" distB="0" distL="0" distR="0" wp14:anchorId="65B5F05B" wp14:editId="55EF9B31">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p>
    <w:p w14:paraId="4FD9871A" w14:textId="505DE710" w:rsidR="00706715" w:rsidRPr="00730ED6" w:rsidRDefault="007F4BEA" w:rsidP="00203A30">
      <w:pPr>
        <w:pStyle w:val="Caption"/>
        <w:jc w:val="both"/>
        <w:rPr>
          <w:rFonts w:ascii="Times New Roman" w:hAnsi="Times New Roman" w:cs="Times New Roman"/>
          <w:sz w:val="24"/>
          <w:szCs w:val="24"/>
        </w:rPr>
      </w:pPr>
      <w:bookmarkStart w:id="53" w:name="_Ref185237627"/>
      <w:r w:rsidRPr="007F4BEA">
        <w:rPr>
          <w:rFonts w:ascii="Times New Roman" w:hAnsi="Times New Roman" w:cs="Times New Roman"/>
          <w:sz w:val="24"/>
          <w:szCs w:val="24"/>
        </w:rPr>
        <w:lastRenderedPageBreak/>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1867CC">
        <w:rPr>
          <w:rFonts w:ascii="Times New Roman" w:hAnsi="Times New Roman" w:cs="Times New Roman"/>
          <w:noProof/>
          <w:sz w:val="24"/>
          <w:szCs w:val="24"/>
        </w:rPr>
        <w:t>10</w:t>
      </w:r>
      <w:r w:rsidRPr="007F4BEA">
        <w:rPr>
          <w:rFonts w:ascii="Times New Roman" w:hAnsi="Times New Roman" w:cs="Times New Roman"/>
          <w:sz w:val="24"/>
          <w:szCs w:val="24"/>
        </w:rPr>
        <w:fldChar w:fldCharType="end"/>
      </w:r>
      <w:bookmarkEnd w:id="52"/>
      <w:bookmarkEnd w:id="53"/>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target until the </w:t>
      </w:r>
      <w:r w:rsidR="00A844C4">
        <w:rPr>
          <w:rFonts w:ascii="Times New Roman" w:hAnsi="Times New Roman" w:cs="Times New Roman"/>
          <w:sz w:val="24"/>
          <w:szCs w:val="24"/>
        </w:rPr>
        <w:t>5</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A844C4">
        <w:rPr>
          <w:rFonts w:ascii="Times New Roman" w:hAnsi="Times New Roman" w:cs="Times New Roman"/>
          <w:sz w:val="24"/>
          <w:szCs w:val="24"/>
        </w:rPr>
        <w:t xml:space="preserve">99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54"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54"/>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678B7A0C"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valuable for understanding the multifaceted interplay between composition, processing conditions, and resulting thermal properties within the formulation space</w:t>
      </w:r>
    </w:p>
    <w:p w14:paraId="2CDF98F5" w14:textId="77D68B47"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1867CC" w:rsidRPr="00F5040B">
        <w:rPr>
          <w:rFonts w:ascii="Times New Roman" w:hAnsi="Times New Roman" w:cs="Times New Roman"/>
          <w:sz w:val="24"/>
          <w:szCs w:val="24"/>
        </w:rPr>
        <w:t xml:space="preserve">Figure </w:t>
      </w:r>
      <w:r w:rsidR="001867CC">
        <w:rPr>
          <w:rFonts w:ascii="Times New Roman" w:hAnsi="Times New Roman" w:cs="Times New Roman"/>
          <w:noProof/>
          <w:sz w:val="24"/>
          <w:szCs w:val="24"/>
        </w:rPr>
        <w:t>11</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°C. This decision was based on observed reduced accuracies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7BDE5FD4" w:rsidR="007F4BEA" w:rsidRPr="009A786F" w:rsidRDefault="00360D92" w:rsidP="003D7DE8">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p>
    <w:p w14:paraId="0EC227C9" w14:textId="7CAA2551" w:rsidR="00A5225F" w:rsidRPr="00F5040B" w:rsidRDefault="007F4BEA" w:rsidP="00203A30">
      <w:pPr>
        <w:pStyle w:val="Caption"/>
        <w:ind w:left="360"/>
        <w:jc w:val="both"/>
        <w:rPr>
          <w:rFonts w:ascii="Times New Roman" w:hAnsi="Times New Roman" w:cs="Times New Roman"/>
          <w:sz w:val="24"/>
          <w:szCs w:val="24"/>
        </w:rPr>
      </w:pPr>
      <w:bookmarkStart w:id="55"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1867CC">
        <w:rPr>
          <w:rFonts w:ascii="Times New Roman" w:hAnsi="Times New Roman" w:cs="Times New Roman"/>
          <w:noProof/>
          <w:sz w:val="24"/>
          <w:szCs w:val="24"/>
        </w:rPr>
        <w:t>11</w:t>
      </w:r>
      <w:r w:rsidRPr="00F5040B">
        <w:rPr>
          <w:rFonts w:ascii="Times New Roman" w:hAnsi="Times New Roman" w:cs="Times New Roman"/>
          <w:sz w:val="24"/>
          <w:szCs w:val="24"/>
        </w:rPr>
        <w:fldChar w:fldCharType="end"/>
      </w:r>
      <w:bookmarkEnd w:id="55"/>
      <w:r w:rsidR="009A786F" w:rsidRPr="00F5040B">
        <w:rPr>
          <w:rFonts w:ascii="Times New Roman" w:hAnsi="Times New Roman" w:cs="Times New Roman"/>
          <w:sz w:val="24"/>
          <w:szCs w:val="24"/>
        </w:rPr>
        <w:t xml:space="preserve"> Parallel coordinate</w:t>
      </w:r>
      <w:r w:rsidR="00A74B26">
        <w:rPr>
          <w:rFonts w:ascii="Times New Roman" w:hAnsi="Times New Roman" w:cs="Times New Roman"/>
          <w:sz w:val="24"/>
          <w:szCs w:val="24"/>
        </w:rPr>
        <w:t>s</w:t>
      </w:r>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of 100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lastRenderedPageBreak/>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6" w:name="_Toc179040483"/>
      <w:r w:rsidRPr="00443E04">
        <w:rPr>
          <w:rFonts w:ascii="Times New Roman" w:eastAsia="Times New Roman" w:hAnsi="Times New Roman" w:cs="Times New Roman"/>
          <w:sz w:val="24"/>
          <w:szCs w:val="24"/>
        </w:rPr>
        <w:t>Conclusion</w:t>
      </w:r>
      <w:bookmarkEnd w:id="56"/>
    </w:p>
    <w:p w14:paraId="7FE27277" w14:textId="1D0F3543" w:rsidR="006C6A53" w:rsidRDefault="00463DFC" w:rsidP="003D7DE8">
      <w:pPr>
        <w:pStyle w:val="whitespace-pre-wrap"/>
        <w:spacing w:before="0" w:beforeAutospacing="0" w:after="160" w:afterAutospacing="0" w:line="276" w:lineRule="auto"/>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3D7DE8">
        <w:t xml:space="preserve">was depressed at intermediate co-polyol concentrations (~25-35 wt%) yet recovered at higher contents </w:t>
      </w:r>
      <w:r w:rsidR="003D64EA" w:rsidRPr="003D64EA">
        <w:t xml:space="preserve">(~60-70 wt%)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336D653F" w:rsidR="00777A94" w:rsidRDefault="00463DFC" w:rsidP="003D7DE8">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rsidR="003058D5">
        <w:t xml:space="preserve">Incorporating additional algorithms such as Gaussian Process Regressors into the ensemble could be an area worth trying for expanding the extrapolation abilities of the ensemble model.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01786543" w:rsidR="00443E04" w:rsidRDefault="00623DC8" w:rsidP="003D7DE8">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w:t>
      </w:r>
      <w:r w:rsidR="00463DFC">
        <w:lastRenderedPageBreak/>
        <w:t xml:space="preserve">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T</w:t>
      </w:r>
      <w:r w:rsidR="007B64CD" w:rsidRPr="003D7DE8">
        <w:rPr>
          <w:vertAlign w:val="subscript"/>
        </w:rPr>
        <w:t>g</w:t>
      </w:r>
      <w:r w:rsidR="007B64CD" w:rsidRPr="003D7DE8">
        <w:t>’s</w:t>
      </w:r>
      <w:r w:rsidR="007B64CD">
        <w:t xml:space="preserve"> global optimum. </w:t>
      </w:r>
      <w:r w:rsidR="00DE587C">
        <w:t xml:space="preserve"> </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This work was supported by the Research Foundation – Flanders (FWO) under grant G0E0223N digiLignin.</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Marc Comí</w:t>
      </w:r>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Bernaerts: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lastRenderedPageBreak/>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27"/>
          <w:footerReference w:type="even" r:id="rId28"/>
          <w:footerReference w:type="default" r:id="rId29"/>
          <w:headerReference w:type="first" r:id="rId30"/>
          <w:footerReference w:type="first" r:id="rId31"/>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7" w:name="_Toc179040484"/>
      <w:r w:rsidRPr="00443E04">
        <w:rPr>
          <w:rFonts w:ascii="Times New Roman" w:eastAsia="Times New Roman" w:hAnsi="Times New Roman" w:cs="Times New Roman"/>
          <w:sz w:val="24"/>
          <w:szCs w:val="24"/>
        </w:rPr>
        <w:lastRenderedPageBreak/>
        <w:t>References</w:t>
      </w:r>
      <w:bookmarkEnd w:id="57"/>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 xml:space="preserve">[1] </w:t>
          </w:r>
          <w:r>
            <w:rPr>
              <w:rFonts w:eastAsia="Times New Roman"/>
            </w:rPr>
            <w:tab/>
            <w:t xml:space="preserve">A. Delavarde, G. Savin, P. Derkenne, M. Boursier, R. Morales-Cerrada, B. Nottelet, J. Pinaud, S. Caillol,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Smorawska, E. Głowińska,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Comí, M. Fernández, A. Santamaría, G. Lligadas, J. C. Ronda, M. Galià, V. Cádiz, </w:t>
          </w:r>
          <w:r>
            <w:rPr>
              <w:rFonts w:eastAsia="Times New Roman"/>
              <w:i/>
              <w:iCs/>
            </w:rPr>
            <w:t>Macromol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Comí, G. Lligadas, J. C. Ronda, M. Galià, V. Cádiz, </w:t>
          </w:r>
          <w:r>
            <w:rPr>
              <w:rFonts w:eastAsia="Times New Roman"/>
              <w:i/>
              <w:iCs/>
            </w:rPr>
            <w:t>Polymer (Guildf)</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3D7DE8" w:rsidRDefault="00412D9A">
          <w:pPr>
            <w:divId w:val="645167187"/>
            <w:rPr>
              <w:rFonts w:eastAsia="Times New Roman"/>
              <w:lang w:val="fr-FR"/>
            </w:rPr>
          </w:pPr>
          <w:r w:rsidRPr="003D7DE8">
            <w:rPr>
              <w:rFonts w:eastAsia="Times New Roman"/>
              <w:lang w:val="fr-FR"/>
            </w:rPr>
            <w:t xml:space="preserve">[5] </w:t>
          </w:r>
          <w:r w:rsidRPr="003D7DE8">
            <w:rPr>
              <w:rFonts w:eastAsia="Times New Roman"/>
              <w:lang w:val="fr-FR"/>
            </w:rPr>
            <w:tab/>
            <w:t xml:space="preserve">M. Comí, G. Lligadas, J. C. Ronda, M. Galià, V. Cádiz, </w:t>
          </w:r>
          <w:r w:rsidRPr="003D7DE8">
            <w:rPr>
              <w:rFonts w:eastAsia="Times New Roman"/>
              <w:i/>
              <w:iCs/>
              <w:lang w:val="fr-FR"/>
            </w:rPr>
            <w:t>Eur Polym J</w:t>
          </w:r>
          <w:r w:rsidRPr="003D7DE8">
            <w:rPr>
              <w:rFonts w:eastAsia="Times New Roman"/>
              <w:lang w:val="fr-FR"/>
            </w:rPr>
            <w:t xml:space="preserve"> </w:t>
          </w:r>
          <w:r w:rsidRPr="003D7DE8">
            <w:rPr>
              <w:rFonts w:eastAsia="Times New Roman"/>
              <w:b/>
              <w:bCs/>
              <w:lang w:val="fr-FR"/>
            </w:rPr>
            <w:t>2017</w:t>
          </w:r>
          <w:r w:rsidRPr="003D7DE8">
            <w:rPr>
              <w:rFonts w:eastAsia="Times New Roman"/>
              <w:lang w:val="fr-FR"/>
            </w:rPr>
            <w:t xml:space="preserve">, </w:t>
          </w:r>
          <w:r w:rsidRPr="003D7DE8">
            <w:rPr>
              <w:rFonts w:eastAsia="Times New Roman"/>
              <w:i/>
              <w:iCs/>
              <w:lang w:val="fr-FR"/>
            </w:rPr>
            <w:t>91</w:t>
          </w:r>
          <w:r w:rsidRPr="003D7DE8">
            <w:rPr>
              <w:rFonts w:eastAsia="Times New Roman"/>
              <w:lang w:val="fr-FR"/>
            </w:rPr>
            <w:t>, 408.</w:t>
          </w:r>
        </w:p>
        <w:p w14:paraId="337EC6B6" w14:textId="210DEAA8" w:rsidR="00412D9A" w:rsidRDefault="00412D9A">
          <w:pPr>
            <w:divId w:val="1421369445"/>
            <w:rPr>
              <w:rFonts w:eastAsia="Times New Roman"/>
            </w:rPr>
          </w:pPr>
          <w:r>
            <w:rPr>
              <w:rFonts w:eastAsia="Times New Roman"/>
            </w:rPr>
            <w:t xml:space="preserve">[6] </w:t>
          </w:r>
          <w:r>
            <w:rPr>
              <w:rFonts w:eastAsia="Times New Roman"/>
            </w:rPr>
            <w:tab/>
            <w:t xml:space="preserve">E. Pichon, D. De Smet, P. Rouster, K. Freulings, A. Pich, K. V. Bernaerts,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3D7DE8" w:rsidRDefault="00412D9A">
          <w:pPr>
            <w:divId w:val="182331594"/>
            <w:rPr>
              <w:rFonts w:eastAsia="Times New Roman"/>
              <w:lang w:val="de-DE"/>
            </w:rPr>
          </w:pPr>
          <w:r w:rsidRPr="003D7DE8">
            <w:rPr>
              <w:rFonts w:eastAsia="Times New Roman"/>
              <w:lang w:val="de-DE"/>
            </w:rPr>
            <w:t xml:space="preserve">[7] </w:t>
          </w:r>
          <w:r w:rsidRPr="003D7DE8">
            <w:rPr>
              <w:rFonts w:eastAsia="Times New Roman"/>
              <w:lang w:val="de-DE"/>
            </w:rPr>
            <w:tab/>
            <w:t xml:space="preserve">E. Pichon, J. Verstappen, S. Stepanova, A. Pich, K. V. Bernaerts, </w:t>
          </w:r>
          <w:r w:rsidRPr="003D7DE8">
            <w:rPr>
              <w:rFonts w:eastAsia="Times New Roman"/>
              <w:i/>
              <w:iCs/>
              <w:lang w:val="de-DE"/>
            </w:rPr>
            <w:t>Eur Polym J</w:t>
          </w:r>
          <w:r w:rsidRPr="003D7DE8">
            <w:rPr>
              <w:rFonts w:eastAsia="Times New Roman"/>
              <w:lang w:val="de-DE"/>
            </w:rPr>
            <w:t xml:space="preserve"> </w:t>
          </w:r>
          <w:r w:rsidRPr="003D7DE8">
            <w:rPr>
              <w:rFonts w:eastAsia="Times New Roman"/>
              <w:b/>
              <w:bCs/>
              <w:lang w:val="de-DE"/>
            </w:rPr>
            <w:t>2024</w:t>
          </w:r>
          <w:r w:rsidRPr="003D7DE8">
            <w:rPr>
              <w:rFonts w:eastAsia="Times New Roman"/>
              <w:lang w:val="de-DE"/>
            </w:rPr>
            <w:t xml:space="preserve">, </w:t>
          </w:r>
          <w:r w:rsidRPr="003D7DE8">
            <w:rPr>
              <w:rFonts w:eastAsia="Times New Roman"/>
              <w:i/>
              <w:iCs/>
              <w:lang w:val="de-DE"/>
            </w:rPr>
            <w:t>217</w:t>
          </w:r>
          <w:r w:rsidR="00A919F0" w:rsidRPr="003D7DE8">
            <w:rPr>
              <w:rFonts w:eastAsia="Times New Roman"/>
              <w:lang w:val="de-DE"/>
            </w:rPr>
            <w:t>, 113309.</w:t>
          </w:r>
        </w:p>
        <w:p w14:paraId="2E4FBF17" w14:textId="77777777" w:rsidR="00412D9A" w:rsidRDefault="00412D9A">
          <w:pPr>
            <w:divId w:val="361130618"/>
            <w:rPr>
              <w:rFonts w:eastAsia="Times New Roman"/>
            </w:rPr>
          </w:pPr>
          <w:r>
            <w:rPr>
              <w:rFonts w:eastAsia="Times New Roman"/>
            </w:rPr>
            <w:t xml:space="preserve">[8] </w:t>
          </w:r>
          <w:r>
            <w:rPr>
              <w:rFonts w:eastAsia="Times New Roman"/>
            </w:rPr>
            <w:tab/>
            <w:t xml:space="preserve">B. G. Laycock, C. M. Chan, P. J. Halley, </w:t>
          </w:r>
          <w:r>
            <w:rPr>
              <w:rFonts w:eastAsia="Times New Roman"/>
              <w:i/>
              <w:iCs/>
            </w:rPr>
            <w:t>Prog Polym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 xml:space="preserve">[9] </w:t>
          </w:r>
          <w:r>
            <w:rPr>
              <w:rFonts w:eastAsia="Times New Roman"/>
            </w:rPr>
            <w:tab/>
            <w:t xml:space="preserve">C. Kim, R. Batra, L. Chen, H. Tran, R. Ramprasad, </w:t>
          </w:r>
          <w:r>
            <w:rPr>
              <w:rFonts w:eastAsia="Times New Roman"/>
              <w:i/>
              <w:iCs/>
            </w:rPr>
            <w:t>Comput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 xml:space="preserve">[10] </w:t>
          </w:r>
          <w:r>
            <w:rPr>
              <w:rFonts w:eastAsia="Times New Roman"/>
            </w:rPr>
            <w:tab/>
            <w:t xml:space="preserve">I. P. Malashin, V. S. Tynchenko, V. A. Nelyub, A. S. Borodulin,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 xml:space="preserve">A. U. Hassan, S. S. A. Shah, H. M. Abo-Dief, S. Naeem, N. Khan, E. Alzahrani, Z. M. El-Bahy,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 xml:space="preserve">[12] </w:t>
          </w:r>
          <w:r>
            <w:rPr>
              <w:rFonts w:eastAsia="Times New Roman"/>
            </w:rPr>
            <w:tab/>
            <w:t xml:space="preserve">A. Alesadi,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 xml:space="preserve">[13] </w:t>
          </w:r>
          <w:r>
            <w:rPr>
              <w:rFonts w:eastAsia="Times New Roman"/>
            </w:rPr>
            <w:tab/>
            <w:t xml:space="preserve">J. Leem, Y. Jiang, A. Robinson, Y. Xia, X. Zheng, </w:t>
          </w:r>
          <w:r>
            <w:rPr>
              <w:rFonts w:eastAsia="Times New Roman"/>
              <w:i/>
              <w:iCs/>
            </w:rPr>
            <w:t>Adv Funct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Merkurjev,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3D7DE8" w:rsidRDefault="00412D9A">
          <w:pPr>
            <w:divId w:val="1587807384"/>
            <w:rPr>
              <w:rFonts w:eastAsia="Times New Roman"/>
            </w:rPr>
          </w:pPr>
          <w:r w:rsidRPr="003D7DE8">
            <w:rPr>
              <w:rFonts w:eastAsia="Times New Roman"/>
            </w:rPr>
            <w:t xml:space="preserve">[17] </w:t>
          </w:r>
          <w:r w:rsidRPr="003D7DE8">
            <w:rPr>
              <w:rFonts w:eastAsia="Times New Roman"/>
            </w:rPr>
            <w:tab/>
            <w:t xml:space="preserve">D. E. P. Vanpoucke, O. S. J. Van Knippenberg, K. Hermans, K. V. Bernaerts, S. Mehrkanoon, </w:t>
          </w:r>
          <w:r w:rsidRPr="003D7DE8">
            <w:rPr>
              <w:rFonts w:eastAsia="Times New Roman"/>
              <w:i/>
              <w:iCs/>
            </w:rPr>
            <w:t>J Appl Phys</w:t>
          </w:r>
          <w:r w:rsidRPr="003D7DE8">
            <w:rPr>
              <w:rFonts w:eastAsia="Times New Roman"/>
            </w:rPr>
            <w:t xml:space="preserve"> </w:t>
          </w:r>
          <w:r w:rsidRPr="003D7DE8">
            <w:rPr>
              <w:rFonts w:eastAsia="Times New Roman"/>
              <w:b/>
              <w:bCs/>
            </w:rPr>
            <w:t>2020</w:t>
          </w:r>
          <w:r w:rsidRPr="003D7DE8">
            <w:rPr>
              <w:rFonts w:eastAsia="Times New Roman"/>
            </w:rPr>
            <w:t xml:space="preserve">, </w:t>
          </w:r>
          <w:r w:rsidRPr="003D7DE8">
            <w:rPr>
              <w:rFonts w:eastAsia="Times New Roman"/>
              <w:i/>
              <w:iCs/>
            </w:rPr>
            <w:t>128</w:t>
          </w:r>
          <w:r w:rsidR="00804384" w:rsidRPr="003D7DE8">
            <w:rPr>
              <w:rFonts w:eastAsia="Times New Roman"/>
            </w:rPr>
            <w:t>, 054901</w:t>
          </w:r>
          <w:r w:rsidRPr="003D7DE8">
            <w:rPr>
              <w:rFonts w:eastAsia="Times New Roman"/>
            </w:rPr>
            <w:t>.</w:t>
          </w:r>
        </w:p>
        <w:p w14:paraId="4335C859" w14:textId="77777777" w:rsidR="00412D9A" w:rsidRPr="003D7DE8" w:rsidRDefault="00412D9A">
          <w:pPr>
            <w:divId w:val="1803500781"/>
            <w:rPr>
              <w:rFonts w:eastAsia="Times New Roman"/>
            </w:rPr>
          </w:pPr>
          <w:r w:rsidRPr="003D7DE8">
            <w:rPr>
              <w:rFonts w:eastAsia="Times New Roman"/>
            </w:rPr>
            <w:t xml:space="preserve">[18] </w:t>
          </w:r>
          <w:r w:rsidRPr="003D7DE8">
            <w:rPr>
              <w:rFonts w:eastAsia="Times New Roman"/>
            </w:rPr>
            <w:tab/>
            <w:t xml:space="preserve">D. E. P. Vanpoucke, M. A. F. Delgove, J. Stouten, J. Noordijk, N. De Vos, K. Matthysen, G. G. P. Deroover, S. Mehrkanoon, K. V Bernaerts, </w:t>
          </w:r>
          <w:r w:rsidRPr="003D7DE8">
            <w:rPr>
              <w:rFonts w:eastAsia="Times New Roman"/>
              <w:i/>
              <w:iCs/>
            </w:rPr>
            <w:t>Polym Int</w:t>
          </w:r>
          <w:r w:rsidRPr="003D7DE8">
            <w:rPr>
              <w:rFonts w:eastAsia="Times New Roman"/>
            </w:rPr>
            <w:t xml:space="preserve"> </w:t>
          </w:r>
          <w:r w:rsidRPr="003D7DE8">
            <w:rPr>
              <w:rFonts w:eastAsia="Times New Roman"/>
              <w:b/>
              <w:bCs/>
            </w:rPr>
            <w:t>2022</w:t>
          </w:r>
          <w:r w:rsidRPr="003D7DE8">
            <w:rPr>
              <w:rFonts w:eastAsia="Times New Roman"/>
            </w:rPr>
            <w:t xml:space="preserve">, </w:t>
          </w:r>
          <w:r w:rsidRPr="003D7DE8">
            <w:rPr>
              <w:rFonts w:eastAsia="Times New Roman"/>
              <w:i/>
              <w:iCs/>
            </w:rPr>
            <w:t>71</w:t>
          </w:r>
          <w:r w:rsidRPr="003D7DE8">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Rothenhäusler,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1867CC" w:rsidRDefault="00412D9A">
          <w:pPr>
            <w:divId w:val="2092460744"/>
            <w:rPr>
              <w:rFonts w:eastAsia="Times New Roman"/>
            </w:rPr>
          </w:pPr>
          <w:r w:rsidRPr="001867CC">
            <w:rPr>
              <w:rFonts w:eastAsia="Times New Roman"/>
            </w:rPr>
            <w:t xml:space="preserve">[20] </w:t>
          </w:r>
          <w:r w:rsidRPr="001867CC">
            <w:rPr>
              <w:rFonts w:eastAsia="Times New Roman"/>
            </w:rPr>
            <w:tab/>
            <w:t xml:space="preserve">H. Esmaeili, R. Rizvi, </w:t>
          </w:r>
          <w:r w:rsidRPr="001867CC">
            <w:rPr>
              <w:rFonts w:eastAsia="Times New Roman"/>
              <w:i/>
              <w:iCs/>
            </w:rPr>
            <w:t>Comput Mater Sci</w:t>
          </w:r>
          <w:r w:rsidRPr="001867CC">
            <w:rPr>
              <w:rFonts w:eastAsia="Times New Roman"/>
            </w:rPr>
            <w:t xml:space="preserve"> </w:t>
          </w:r>
          <w:r w:rsidRPr="001867CC">
            <w:rPr>
              <w:rFonts w:eastAsia="Times New Roman"/>
              <w:b/>
              <w:bCs/>
            </w:rPr>
            <w:t>2023</w:t>
          </w:r>
          <w:r w:rsidRPr="001867CC">
            <w:rPr>
              <w:rFonts w:eastAsia="Times New Roman"/>
            </w:rPr>
            <w:t xml:space="preserve">, </w:t>
          </w:r>
          <w:r w:rsidRPr="001867CC">
            <w:rPr>
              <w:rFonts w:eastAsia="Times New Roman"/>
              <w:i/>
              <w:iCs/>
            </w:rPr>
            <w:t>229</w:t>
          </w:r>
          <w:r w:rsidR="00804384" w:rsidRPr="001867CC">
            <w:rPr>
              <w:rFonts w:eastAsia="Times New Roman"/>
            </w:rPr>
            <w:t>, 112432</w:t>
          </w:r>
          <w:r w:rsidRPr="001867CC">
            <w:rPr>
              <w:rFonts w:eastAsia="Times New Roman"/>
            </w:rPr>
            <w:t>.</w:t>
          </w:r>
        </w:p>
        <w:p w14:paraId="1FB8F902" w14:textId="77777777" w:rsidR="00412D9A" w:rsidRDefault="00412D9A">
          <w:pPr>
            <w:divId w:val="1924414213"/>
            <w:rPr>
              <w:rFonts w:eastAsia="Times New Roman"/>
            </w:rPr>
          </w:pPr>
          <w:r>
            <w:rPr>
              <w:rFonts w:eastAsia="Times New Roman"/>
            </w:rPr>
            <w:lastRenderedPageBreak/>
            <w:t xml:space="preserve">[21] </w:t>
          </w:r>
          <w:r>
            <w:rPr>
              <w:rFonts w:eastAsia="Times New Roman"/>
            </w:rPr>
            <w:tab/>
            <w:t xml:space="preserve">A. Milad, S. H. Hussein, A. R. Khekan, M. Rashid, H. Al-Msari, T. H. Tran, </w:t>
          </w:r>
          <w:r>
            <w:rPr>
              <w:rFonts w:eastAsia="Times New Roman"/>
              <w:i/>
              <w:iCs/>
            </w:rPr>
            <w:t>Eng Comput</w:t>
          </w:r>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 xml:space="preserve">[24] </w:t>
          </w:r>
          <w:r>
            <w:rPr>
              <w:rFonts w:eastAsia="Times New Roman"/>
            </w:rPr>
            <w:tab/>
            <w:t xml:space="preserve">S. Shirazian, T. Huynh, S. M. Sarkar, M. Habibi Zare, </w:t>
          </w:r>
          <w:r>
            <w:rPr>
              <w:rFonts w:eastAsia="Times New Roman"/>
              <w:i/>
              <w:iCs/>
            </w:rPr>
            <w:t>Polym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 xml:space="preserve">[26] </w:t>
          </w:r>
          <w:r>
            <w:rPr>
              <w:rFonts w:eastAsia="Times New Roman"/>
            </w:rPr>
            <w:tab/>
            <w:t xml:space="preserve">S. F. Acaru, R. Abdullah, D. T. C. Lai, R. C. Lim, </w:t>
          </w:r>
          <w:r>
            <w:rPr>
              <w:rFonts w:eastAsia="Times New Roman"/>
              <w:i/>
              <w:iCs/>
            </w:rPr>
            <w:t>Heliyon</w:t>
          </w:r>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3D7DE8" w:rsidRDefault="00412D9A">
          <w:pPr>
            <w:divId w:val="1996569110"/>
            <w:rPr>
              <w:rFonts w:eastAsia="Times New Roman"/>
              <w:lang w:val="de-DE"/>
            </w:rPr>
          </w:pPr>
          <w:r w:rsidRPr="003D7DE8">
            <w:rPr>
              <w:rFonts w:eastAsia="Times New Roman"/>
              <w:lang w:val="de-DE"/>
            </w:rPr>
            <w:t xml:space="preserve">[27] </w:t>
          </w:r>
          <w:r w:rsidRPr="003D7DE8">
            <w:rPr>
              <w:rFonts w:eastAsia="Times New Roman"/>
              <w:lang w:val="de-DE"/>
            </w:rPr>
            <w:tab/>
            <w:t xml:space="preserve">T. G. Dietterich, In </w:t>
          </w:r>
          <w:r w:rsidRPr="003D7DE8">
            <w:rPr>
              <w:rFonts w:eastAsia="Times New Roman"/>
              <w:i/>
              <w:iCs/>
              <w:lang w:val="de-DE"/>
            </w:rPr>
            <w:t>Multiple Classifier Systems</w:t>
          </w:r>
          <w:r w:rsidRPr="003D7DE8">
            <w:rPr>
              <w:rFonts w:eastAsia="Times New Roman"/>
              <w:lang w:val="de-DE"/>
            </w:rPr>
            <w:t xml:space="preserve">, Springer, Berlin, Heidelberg, </w:t>
          </w:r>
          <w:r w:rsidRPr="003D7DE8">
            <w:rPr>
              <w:rFonts w:eastAsia="Times New Roman"/>
              <w:b/>
              <w:bCs/>
              <w:lang w:val="de-DE"/>
            </w:rPr>
            <w:t>2000</w:t>
          </w:r>
          <w:r w:rsidRPr="003D7DE8">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Carsí, M. Culebras,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 xml:space="preserve">[30] </w:t>
          </w:r>
          <w:r>
            <w:rPr>
              <w:rFonts w:eastAsia="Times New Roman"/>
            </w:rPr>
            <w:tab/>
            <w:t xml:space="preserve">P. Jutrzenka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3D7DE8" w:rsidRDefault="00412D9A">
          <w:pPr>
            <w:divId w:val="1102915017"/>
            <w:rPr>
              <w:rFonts w:eastAsia="Times New Roman"/>
              <w:lang w:val="fr-FR"/>
            </w:rPr>
          </w:pPr>
          <w:r w:rsidRPr="003D7DE8">
            <w:rPr>
              <w:rFonts w:eastAsia="Times New Roman"/>
              <w:lang w:val="fr-FR"/>
            </w:rPr>
            <w:t xml:space="preserve">[31] </w:t>
          </w:r>
          <w:r w:rsidRPr="003D7DE8">
            <w:rPr>
              <w:rFonts w:eastAsia="Times New Roman"/>
              <w:lang w:val="fr-FR"/>
            </w:rPr>
            <w:tab/>
            <w:t xml:space="preserve">J. R. Gouveia, R. R. de Sousa Júnior, A. O. Ribeiro, S. A. Saraiva, D. J. dos Santos, </w:t>
          </w:r>
          <w:r w:rsidRPr="003D7DE8">
            <w:rPr>
              <w:rFonts w:eastAsia="Times New Roman"/>
              <w:i/>
              <w:iCs/>
              <w:lang w:val="fr-FR"/>
            </w:rPr>
            <w:t>Eur Polym J</w:t>
          </w:r>
          <w:r w:rsidRPr="003D7DE8">
            <w:rPr>
              <w:rFonts w:eastAsia="Times New Roman"/>
              <w:lang w:val="fr-FR"/>
            </w:rPr>
            <w:t xml:space="preserve"> </w:t>
          </w:r>
          <w:r w:rsidRPr="003D7DE8">
            <w:rPr>
              <w:rFonts w:eastAsia="Times New Roman"/>
              <w:b/>
              <w:bCs/>
              <w:lang w:val="fr-FR"/>
            </w:rPr>
            <w:t>2020</w:t>
          </w:r>
          <w:r w:rsidRPr="003D7DE8">
            <w:rPr>
              <w:rFonts w:eastAsia="Times New Roman"/>
              <w:lang w:val="fr-FR"/>
            </w:rPr>
            <w:t xml:space="preserve">, </w:t>
          </w:r>
          <w:r w:rsidRPr="003D7DE8">
            <w:rPr>
              <w:rFonts w:eastAsia="Times New Roman"/>
              <w:i/>
              <w:iCs/>
              <w:lang w:val="fr-FR"/>
            </w:rPr>
            <w:t>131</w:t>
          </w:r>
          <w:r w:rsidR="00804384" w:rsidRPr="003D7DE8">
            <w:rPr>
              <w:rFonts w:eastAsia="Times New Roman"/>
              <w:lang w:val="fr-FR"/>
            </w:rPr>
            <w:t>, 109690</w:t>
          </w:r>
          <w:r w:rsidRPr="003D7DE8">
            <w:rPr>
              <w:rFonts w:eastAsia="Times New Roman"/>
              <w:lang w:val="fr-FR"/>
            </w:rPr>
            <w:t>.</w:t>
          </w:r>
        </w:p>
        <w:p w14:paraId="5311CB0E" w14:textId="5C72C50D" w:rsidR="00412D9A" w:rsidRPr="003D7DE8" w:rsidRDefault="00412D9A">
          <w:pPr>
            <w:divId w:val="522716856"/>
            <w:rPr>
              <w:rFonts w:eastAsia="Times New Roman"/>
              <w:lang w:val="fr-FR"/>
            </w:rPr>
          </w:pPr>
          <w:r w:rsidRPr="003D7DE8">
            <w:rPr>
              <w:rFonts w:eastAsia="Times New Roman"/>
              <w:lang w:val="fr-FR"/>
            </w:rPr>
            <w:t xml:space="preserve">[32] </w:t>
          </w:r>
          <w:r w:rsidRPr="003D7DE8">
            <w:rPr>
              <w:rFonts w:eastAsia="Times New Roman"/>
              <w:lang w:val="fr-FR"/>
            </w:rPr>
            <w:tab/>
            <w:t xml:space="preserve">M. Wadekar, W. Eevers, R. Vendamme, </w:t>
          </w:r>
          <w:r w:rsidRPr="003D7DE8">
            <w:rPr>
              <w:rFonts w:eastAsia="Times New Roman"/>
              <w:i/>
              <w:iCs/>
              <w:lang w:val="fr-FR"/>
            </w:rPr>
            <w:t>Ind Crops Prod</w:t>
          </w:r>
          <w:r w:rsidRPr="003D7DE8">
            <w:rPr>
              <w:rFonts w:eastAsia="Times New Roman"/>
              <w:lang w:val="fr-FR"/>
            </w:rPr>
            <w:t xml:space="preserve"> </w:t>
          </w:r>
          <w:r w:rsidRPr="003D7DE8">
            <w:rPr>
              <w:rFonts w:eastAsia="Times New Roman"/>
              <w:b/>
              <w:bCs/>
              <w:lang w:val="fr-FR"/>
            </w:rPr>
            <w:t>2019</w:t>
          </w:r>
          <w:r w:rsidRPr="003D7DE8">
            <w:rPr>
              <w:rFonts w:eastAsia="Times New Roman"/>
              <w:lang w:val="fr-FR"/>
            </w:rPr>
            <w:t xml:space="preserve">, </w:t>
          </w:r>
          <w:r w:rsidRPr="003D7DE8">
            <w:rPr>
              <w:rFonts w:eastAsia="Times New Roman"/>
              <w:i/>
              <w:iCs/>
              <w:lang w:val="fr-FR"/>
            </w:rPr>
            <w:t>141</w:t>
          </w:r>
          <w:r w:rsidR="00804384" w:rsidRPr="003D7DE8">
            <w:rPr>
              <w:rFonts w:eastAsia="Times New Roman"/>
              <w:lang w:val="fr-FR"/>
            </w:rPr>
            <w:t>, 111655</w:t>
          </w:r>
          <w:r w:rsidRPr="003D7DE8">
            <w:rPr>
              <w:rFonts w:eastAsia="Times New Roman"/>
              <w:lang w:val="fr-FR"/>
            </w:rPr>
            <w:t>.</w:t>
          </w:r>
        </w:p>
        <w:p w14:paraId="6CA7B2AC" w14:textId="77777777" w:rsidR="00412D9A" w:rsidRPr="003D7DE8" w:rsidRDefault="00412D9A">
          <w:pPr>
            <w:divId w:val="1739355882"/>
            <w:rPr>
              <w:rFonts w:eastAsia="Times New Roman"/>
              <w:lang w:val="fr-FR"/>
            </w:rPr>
          </w:pPr>
          <w:r w:rsidRPr="003D7DE8">
            <w:rPr>
              <w:rFonts w:eastAsia="Times New Roman"/>
              <w:lang w:val="fr-FR"/>
            </w:rPr>
            <w:t xml:space="preserve">[33] </w:t>
          </w:r>
          <w:r w:rsidRPr="003D7DE8">
            <w:rPr>
              <w:rFonts w:eastAsia="Times New Roman"/>
              <w:lang w:val="fr-FR"/>
            </w:rPr>
            <w:tab/>
            <w:t xml:space="preserve">J. Shi, T. Zheng, Y. Zhang, B. Guo, J. Xu, </w:t>
          </w:r>
          <w:r w:rsidRPr="003D7DE8">
            <w:rPr>
              <w:rFonts w:eastAsia="Times New Roman"/>
              <w:i/>
              <w:iCs/>
              <w:lang w:val="fr-FR"/>
            </w:rPr>
            <w:t>Polym Chem</w:t>
          </w:r>
          <w:r w:rsidRPr="003D7DE8">
            <w:rPr>
              <w:rFonts w:eastAsia="Times New Roman"/>
              <w:lang w:val="fr-FR"/>
            </w:rPr>
            <w:t xml:space="preserve"> </w:t>
          </w:r>
          <w:r w:rsidRPr="003D7DE8">
            <w:rPr>
              <w:rFonts w:eastAsia="Times New Roman"/>
              <w:b/>
              <w:bCs/>
              <w:lang w:val="fr-FR"/>
            </w:rPr>
            <w:t>2021</w:t>
          </w:r>
          <w:r w:rsidRPr="003D7DE8">
            <w:rPr>
              <w:rFonts w:eastAsia="Times New Roman"/>
              <w:lang w:val="fr-FR"/>
            </w:rPr>
            <w:t xml:space="preserve">, </w:t>
          </w:r>
          <w:r w:rsidRPr="003D7DE8">
            <w:rPr>
              <w:rFonts w:eastAsia="Times New Roman"/>
              <w:i/>
              <w:iCs/>
              <w:lang w:val="fr-FR"/>
            </w:rPr>
            <w:t>12</w:t>
          </w:r>
          <w:r w:rsidRPr="003D7DE8">
            <w:rPr>
              <w:rFonts w:eastAsia="Times New Roman"/>
              <w:lang w:val="fr-FR"/>
            </w:rPr>
            <w:t>, 2421.</w:t>
          </w:r>
        </w:p>
        <w:p w14:paraId="787E6179" w14:textId="77777777" w:rsidR="00412D9A" w:rsidRPr="003D7DE8" w:rsidRDefault="00412D9A">
          <w:pPr>
            <w:divId w:val="383600768"/>
            <w:rPr>
              <w:rFonts w:eastAsia="Times New Roman"/>
              <w:lang w:val="it-IT"/>
            </w:rPr>
          </w:pPr>
          <w:r w:rsidRPr="003D7DE8">
            <w:rPr>
              <w:rFonts w:eastAsia="Times New Roman"/>
              <w:lang w:val="it-IT"/>
            </w:rPr>
            <w:t xml:space="preserve">[34] </w:t>
          </w:r>
          <w:r w:rsidRPr="003D7DE8">
            <w:rPr>
              <w:rFonts w:eastAsia="Times New Roman"/>
              <w:lang w:val="it-IT"/>
            </w:rPr>
            <w:tab/>
            <w:t xml:space="preserve">F. Levine, J. Escarsega, J. La Scala, </w:t>
          </w:r>
          <w:r w:rsidRPr="003D7DE8">
            <w:rPr>
              <w:rFonts w:eastAsia="Times New Roman"/>
              <w:i/>
              <w:iCs/>
              <w:lang w:val="it-IT"/>
            </w:rPr>
            <w:t>Prog Org Coat</w:t>
          </w:r>
          <w:r w:rsidRPr="003D7DE8">
            <w:rPr>
              <w:rFonts w:eastAsia="Times New Roman"/>
              <w:lang w:val="it-IT"/>
            </w:rPr>
            <w:t xml:space="preserve"> </w:t>
          </w:r>
          <w:r w:rsidRPr="003D7DE8">
            <w:rPr>
              <w:rFonts w:eastAsia="Times New Roman"/>
              <w:b/>
              <w:bCs/>
              <w:lang w:val="it-IT"/>
            </w:rPr>
            <w:t>2012</w:t>
          </w:r>
          <w:r w:rsidRPr="003D7DE8">
            <w:rPr>
              <w:rFonts w:eastAsia="Times New Roman"/>
              <w:lang w:val="it-IT"/>
            </w:rPr>
            <w:t xml:space="preserve">, </w:t>
          </w:r>
          <w:r w:rsidRPr="003D7DE8">
            <w:rPr>
              <w:rFonts w:eastAsia="Times New Roman"/>
              <w:i/>
              <w:iCs/>
              <w:lang w:val="it-IT"/>
            </w:rPr>
            <w:t>74</w:t>
          </w:r>
          <w:r w:rsidRPr="003D7DE8">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IEEE Trans Knowl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 xml:space="preserve">[36] </w:t>
          </w:r>
          <w:r>
            <w:rPr>
              <w:rFonts w:eastAsia="Times New Roman"/>
            </w:rPr>
            <w:tab/>
            <w:t xml:space="preserve">S.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 xml:space="preserve">[37] </w:t>
          </w:r>
          <w:r>
            <w:rPr>
              <w:rFonts w:eastAsia="Times New Roman"/>
            </w:rPr>
            <w:tab/>
            <w:t xml:space="preserve">A.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3D7DE8" w:rsidRDefault="00412D9A">
          <w:pPr>
            <w:divId w:val="1817256079"/>
            <w:rPr>
              <w:rFonts w:eastAsia="Times New Roman"/>
              <w:lang w:val="de-DE"/>
            </w:rPr>
          </w:pPr>
          <w:r w:rsidRPr="003D7DE8">
            <w:rPr>
              <w:rFonts w:eastAsia="Times New Roman"/>
              <w:lang w:val="de-DE"/>
            </w:rPr>
            <w:t xml:space="preserve">[39] </w:t>
          </w:r>
          <w:r w:rsidRPr="003D7DE8">
            <w:rPr>
              <w:rFonts w:eastAsia="Times New Roman"/>
              <w:lang w:val="de-DE"/>
            </w:rPr>
            <w:tab/>
            <w:t xml:space="preserve">H. Jang, D. Ryu, W. Lee, G. Park, J. Kim, </w:t>
          </w:r>
          <w:r w:rsidRPr="003D7DE8">
            <w:rPr>
              <w:rFonts w:eastAsia="Times New Roman"/>
              <w:i/>
              <w:iCs/>
              <w:lang w:val="de-DE"/>
            </w:rPr>
            <w:t>Mol Syst Des Eng</w:t>
          </w:r>
          <w:r w:rsidRPr="003D7DE8">
            <w:rPr>
              <w:rFonts w:eastAsia="Times New Roman"/>
              <w:lang w:val="de-DE"/>
            </w:rPr>
            <w:t xml:space="preserve"> </w:t>
          </w:r>
          <w:r w:rsidRPr="003D7DE8">
            <w:rPr>
              <w:rFonts w:eastAsia="Times New Roman"/>
              <w:b/>
              <w:bCs/>
              <w:lang w:val="de-DE"/>
            </w:rPr>
            <w:t>2024</w:t>
          </w:r>
          <w:r w:rsidR="005F6246" w:rsidRPr="003D7DE8">
            <w:rPr>
              <w:rFonts w:eastAsia="Times New Roman"/>
              <w:lang w:val="de-DE"/>
            </w:rPr>
            <w:t>,</w:t>
          </w:r>
          <w:r w:rsidR="005F6246" w:rsidRPr="003D7DE8">
            <w:rPr>
              <w:rFonts w:eastAsia="Times New Roman"/>
              <w:i/>
              <w:iCs/>
              <w:lang w:val="de-DE"/>
            </w:rPr>
            <w:t xml:space="preserve"> 9</w:t>
          </w:r>
          <w:r w:rsidR="005F6246" w:rsidRPr="003D7DE8">
            <w:rPr>
              <w:rFonts w:eastAsia="Times New Roman"/>
              <w:lang w:val="de-DE"/>
            </w:rPr>
            <w:t>, 959</w:t>
          </w:r>
          <w:r w:rsidRPr="003D7DE8">
            <w:rPr>
              <w:rFonts w:eastAsia="Times New Roman"/>
              <w:lang w:val="de-DE"/>
            </w:rPr>
            <w:t>.</w:t>
          </w:r>
        </w:p>
        <w:p w14:paraId="645A6164" w14:textId="77777777" w:rsidR="00412D9A" w:rsidRPr="003D7DE8" w:rsidRDefault="00412D9A">
          <w:pPr>
            <w:divId w:val="2038776044"/>
            <w:rPr>
              <w:rFonts w:eastAsia="Times New Roman"/>
              <w:lang w:val="de-DE"/>
            </w:rPr>
          </w:pPr>
          <w:r w:rsidRPr="003D7DE8">
            <w:rPr>
              <w:rFonts w:eastAsia="Times New Roman"/>
              <w:lang w:val="de-DE"/>
            </w:rPr>
            <w:t xml:space="preserve">[40] </w:t>
          </w:r>
          <w:r w:rsidRPr="003D7DE8">
            <w:rPr>
              <w:rFonts w:eastAsia="Times New Roman"/>
              <w:lang w:val="de-DE"/>
            </w:rPr>
            <w:tab/>
            <w:t xml:space="preserve">D. van Tilborg, H. Brinkmann, E. Criscuolo, L. Rossen, R. Özçelik, F. Grisoni, </w:t>
          </w:r>
          <w:r w:rsidRPr="003D7DE8">
            <w:rPr>
              <w:rFonts w:eastAsia="Times New Roman"/>
              <w:i/>
              <w:iCs/>
              <w:lang w:val="de-DE"/>
            </w:rPr>
            <w:t>Deep learning for low-data drug discovery: Hurdles and opportunities</w:t>
          </w:r>
          <w:r w:rsidRPr="003D7DE8">
            <w:rPr>
              <w:rFonts w:eastAsia="Times New Roman"/>
              <w:lang w:val="de-DE"/>
            </w:rPr>
            <w:t xml:space="preserve">, Vol. 86, Elsevier Ltd, </w:t>
          </w:r>
          <w:r w:rsidRPr="003D7DE8">
            <w:rPr>
              <w:rFonts w:eastAsia="Times New Roman"/>
              <w:b/>
              <w:bCs/>
              <w:lang w:val="de-DE"/>
            </w:rPr>
            <w:t>2024</w:t>
          </w:r>
          <w:r w:rsidRPr="003D7DE8">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3D7DE8">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3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36"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37"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38"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39"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40"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41"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42"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794A" w14:textId="77777777" w:rsidR="002048BD" w:rsidRDefault="002048BD" w:rsidP="00C17A7B">
      <w:pPr>
        <w:spacing w:after="0" w:line="240" w:lineRule="auto"/>
      </w:pPr>
      <w:r>
        <w:separator/>
      </w:r>
    </w:p>
  </w:endnote>
  <w:endnote w:type="continuationSeparator" w:id="0">
    <w:p w14:paraId="7B0AC004" w14:textId="77777777" w:rsidR="002048BD" w:rsidRDefault="002048BD"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86BAA" w14:textId="77777777" w:rsidR="002048BD" w:rsidRDefault="002048BD" w:rsidP="00C17A7B">
      <w:pPr>
        <w:spacing w:after="0" w:line="240" w:lineRule="auto"/>
      </w:pPr>
      <w:r>
        <w:separator/>
      </w:r>
    </w:p>
  </w:footnote>
  <w:footnote w:type="continuationSeparator" w:id="0">
    <w:p w14:paraId="0A056DEA" w14:textId="77777777" w:rsidR="002048BD" w:rsidRDefault="002048BD"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76FD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267E"/>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34E7"/>
    <w:rsid w:val="0016494E"/>
    <w:rsid w:val="00165D75"/>
    <w:rsid w:val="00166134"/>
    <w:rsid w:val="0016670D"/>
    <w:rsid w:val="00170672"/>
    <w:rsid w:val="00171199"/>
    <w:rsid w:val="001713BF"/>
    <w:rsid w:val="00172AC2"/>
    <w:rsid w:val="0017669A"/>
    <w:rsid w:val="001772B1"/>
    <w:rsid w:val="00180E77"/>
    <w:rsid w:val="00183E7D"/>
    <w:rsid w:val="00184838"/>
    <w:rsid w:val="001856C9"/>
    <w:rsid w:val="001867CC"/>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48BD"/>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0DD"/>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37C1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0BA3"/>
    <w:rsid w:val="003A17E8"/>
    <w:rsid w:val="003A2B8B"/>
    <w:rsid w:val="003A2F8D"/>
    <w:rsid w:val="003A3846"/>
    <w:rsid w:val="003A3D57"/>
    <w:rsid w:val="003A42B3"/>
    <w:rsid w:val="003A4E95"/>
    <w:rsid w:val="003A6A56"/>
    <w:rsid w:val="003A6BBE"/>
    <w:rsid w:val="003B1659"/>
    <w:rsid w:val="003B3CAF"/>
    <w:rsid w:val="003B3FC0"/>
    <w:rsid w:val="003B45A2"/>
    <w:rsid w:val="003B45EB"/>
    <w:rsid w:val="003B60FE"/>
    <w:rsid w:val="003B775E"/>
    <w:rsid w:val="003C2282"/>
    <w:rsid w:val="003C6376"/>
    <w:rsid w:val="003D45FD"/>
    <w:rsid w:val="003D64EA"/>
    <w:rsid w:val="003D7DE8"/>
    <w:rsid w:val="003E467C"/>
    <w:rsid w:val="003F004C"/>
    <w:rsid w:val="003F008F"/>
    <w:rsid w:val="003F33B7"/>
    <w:rsid w:val="003F3774"/>
    <w:rsid w:val="003F3A13"/>
    <w:rsid w:val="00401372"/>
    <w:rsid w:val="00404C88"/>
    <w:rsid w:val="0040506D"/>
    <w:rsid w:val="0040548C"/>
    <w:rsid w:val="00412D9A"/>
    <w:rsid w:val="004137F7"/>
    <w:rsid w:val="00414A31"/>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530"/>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2B67"/>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15577"/>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81E5F"/>
    <w:rsid w:val="006830D4"/>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25A82"/>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0E1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43148"/>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10B"/>
    <w:rsid w:val="00A23921"/>
    <w:rsid w:val="00A246AD"/>
    <w:rsid w:val="00A258C1"/>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57637"/>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1CD5"/>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543"/>
    <w:rsid w:val="00C556CA"/>
    <w:rsid w:val="00C60A2F"/>
    <w:rsid w:val="00C61DB8"/>
    <w:rsid w:val="00C627D6"/>
    <w:rsid w:val="00C6699A"/>
    <w:rsid w:val="00C6727C"/>
    <w:rsid w:val="00C70215"/>
    <w:rsid w:val="00C71403"/>
    <w:rsid w:val="00C7758D"/>
    <w:rsid w:val="00C80AD3"/>
    <w:rsid w:val="00C826CC"/>
    <w:rsid w:val="00C85179"/>
    <w:rsid w:val="00C859B7"/>
    <w:rsid w:val="00C924E4"/>
    <w:rsid w:val="00C93F2B"/>
    <w:rsid w:val="00C94D92"/>
    <w:rsid w:val="00C95112"/>
    <w:rsid w:val="00C96B91"/>
    <w:rsid w:val="00CA055D"/>
    <w:rsid w:val="00CA4C68"/>
    <w:rsid w:val="00CB06DA"/>
    <w:rsid w:val="00CB72F0"/>
    <w:rsid w:val="00CC7B36"/>
    <w:rsid w:val="00CD1D94"/>
    <w:rsid w:val="00CD5B32"/>
    <w:rsid w:val="00CE124C"/>
    <w:rsid w:val="00CE6920"/>
    <w:rsid w:val="00CE6C27"/>
    <w:rsid w:val="00CE6D66"/>
    <w:rsid w:val="00CF1044"/>
    <w:rsid w:val="00CF3CF2"/>
    <w:rsid w:val="00CF41F9"/>
    <w:rsid w:val="00CF67EA"/>
    <w:rsid w:val="00CF6911"/>
    <w:rsid w:val="00D02DE1"/>
    <w:rsid w:val="00D03840"/>
    <w:rsid w:val="00D04D0B"/>
    <w:rsid w:val="00D077B0"/>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060B9"/>
    <w:rsid w:val="00E115E9"/>
    <w:rsid w:val="00E11B25"/>
    <w:rsid w:val="00E1201B"/>
    <w:rsid w:val="00E14180"/>
    <w:rsid w:val="00E14F86"/>
    <w:rsid w:val="00E20098"/>
    <w:rsid w:val="00E2164C"/>
    <w:rsid w:val="00E23891"/>
    <w:rsid w:val="00E23F37"/>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4C9C"/>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425F"/>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97C8E"/>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BCF25C24-73EA-4911-9ED6-A73878DF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12805536">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389305726">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85543343">
          <w:marLeft w:val="0"/>
          <w:marRight w:val="0"/>
          <w:marTop w:val="0"/>
          <w:marBottom w:val="0"/>
          <w:divBdr>
            <w:top w:val="none" w:sz="0" w:space="0" w:color="auto"/>
            <w:left w:val="none" w:sz="0" w:space="0" w:color="auto"/>
            <w:bottom w:val="none" w:sz="0" w:space="0" w:color="auto"/>
            <w:right w:val="none" w:sz="0" w:space="0" w:color="auto"/>
          </w:divBdr>
        </w:div>
        <w:div w:id="117797464">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1713786">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370038292">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4321722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1102146700">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6585032">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100344872">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11156167">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49985598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112140497">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2059352024">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124838">
          <w:marLeft w:val="480"/>
          <w:marRight w:val="0"/>
          <w:marTop w:val="0"/>
          <w:marBottom w:val="0"/>
          <w:divBdr>
            <w:top w:val="none" w:sz="0" w:space="0" w:color="auto"/>
            <w:left w:val="none" w:sz="0" w:space="0" w:color="auto"/>
            <w:bottom w:val="none" w:sz="0" w:space="0" w:color="auto"/>
            <w:right w:val="none" w:sz="0" w:space="0" w:color="auto"/>
          </w:divBdr>
        </w:div>
        <w:div w:id="130294448">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640964006">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 w:id="1721124983">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6491881">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181213375">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35086129">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1955750563">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08865819">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698703053">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0628482">
          <w:marLeft w:val="480"/>
          <w:marRight w:val="0"/>
          <w:marTop w:val="0"/>
          <w:marBottom w:val="0"/>
          <w:divBdr>
            <w:top w:val="none" w:sz="0" w:space="0" w:color="auto"/>
            <w:left w:val="none" w:sz="0" w:space="0" w:color="auto"/>
            <w:bottom w:val="none" w:sz="0" w:space="0" w:color="auto"/>
            <w:right w:val="none" w:sz="0" w:space="0" w:color="auto"/>
          </w:divBdr>
        </w:div>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571769490">
          <w:marLeft w:val="480"/>
          <w:marRight w:val="0"/>
          <w:marTop w:val="0"/>
          <w:marBottom w:val="0"/>
          <w:divBdr>
            <w:top w:val="none" w:sz="0" w:space="0" w:color="auto"/>
            <w:left w:val="none" w:sz="0" w:space="0" w:color="auto"/>
            <w:bottom w:val="none" w:sz="0" w:space="0" w:color="auto"/>
            <w:right w:val="none" w:sz="0" w:space="0" w:color="auto"/>
          </w:divBdr>
        </w:div>
        <w:div w:id="1728143015">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739845">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62727755">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443155">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530530932">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8244229">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762876938">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36053754">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499975876">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58288888">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1666124894">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20211290">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302007314">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116872920">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2049450524">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4406935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856576366">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93938203">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800687883">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9375150">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775442283">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2126581616">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60057047">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405490694">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245001585">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39736313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22437439">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1568685099">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932819">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851064674">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90127636">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 w:id="795683512">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43722860">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189353999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3216256">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53830767">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792298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146583574">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35856061">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680158765">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08017831">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1568223462">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2948761">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2050298604">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70543377">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609120021">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3846513">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273178302">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496216586">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19306517">
          <w:marLeft w:val="480"/>
          <w:marRight w:val="0"/>
          <w:marTop w:val="0"/>
          <w:marBottom w:val="0"/>
          <w:divBdr>
            <w:top w:val="none" w:sz="0" w:space="0" w:color="auto"/>
            <w:left w:val="none" w:sz="0" w:space="0" w:color="auto"/>
            <w:bottom w:val="none" w:sz="0" w:space="0" w:color="auto"/>
            <w:right w:val="none" w:sz="0" w:space="0" w:color="auto"/>
          </w:divBdr>
        </w:div>
        <w:div w:id="364213224">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62224205">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823204236">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59720859">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1595211807">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30562025">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69933747">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831605772">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52432695">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1835149865">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76766">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916469753">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25567930">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39153038">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3557510">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246813878">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18493069">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328052166">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77021342">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1853644764">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561605194">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2031909025">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115294208">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413550666">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343940537">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193462497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284604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983120862">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2355423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1844856648">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37554841">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968169458">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19250169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460535837">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865874793">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2032416154">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4816332">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20061164">
              <w:marLeft w:val="0"/>
              <w:marRight w:val="0"/>
              <w:marTop w:val="0"/>
              <w:marBottom w:val="0"/>
              <w:divBdr>
                <w:top w:val="none" w:sz="0" w:space="0" w:color="auto"/>
                <w:left w:val="none" w:sz="0" w:space="0" w:color="auto"/>
                <w:bottom w:val="none" w:sz="0" w:space="0" w:color="auto"/>
                <w:right w:val="none" w:sz="0" w:space="0" w:color="auto"/>
              </w:divBdr>
              <w:divsChild>
                <w:div w:id="59910972">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1142892118">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51077926">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126137805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361846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296713073">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30959272">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2052462269">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47459332">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1228953762">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96607539">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05008785">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135175878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4478420">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1583028056">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sChild>
            </w:div>
            <w:div w:id="1455323473">
              <w:marLeft w:val="0"/>
              <w:marRight w:val="0"/>
              <w:marTop w:val="0"/>
              <w:marBottom w:val="0"/>
              <w:divBdr>
                <w:top w:val="none" w:sz="0" w:space="0" w:color="auto"/>
                <w:left w:val="none" w:sz="0" w:space="0" w:color="auto"/>
                <w:bottom w:val="none" w:sz="0" w:space="0" w:color="auto"/>
                <w:right w:val="none" w:sz="0" w:space="0" w:color="auto"/>
              </w:divBdr>
              <w:divsChild>
                <w:div w:id="1982433">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138452623">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1474323568">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1385231">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1245188368">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2910">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330451476">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163334">
          <w:marLeft w:val="480"/>
          <w:marRight w:val="0"/>
          <w:marTop w:val="0"/>
          <w:marBottom w:val="0"/>
          <w:divBdr>
            <w:top w:val="none" w:sz="0" w:space="0" w:color="auto"/>
            <w:left w:val="none" w:sz="0" w:space="0" w:color="auto"/>
            <w:bottom w:val="none" w:sz="0" w:space="0" w:color="auto"/>
            <w:right w:val="none" w:sz="0" w:space="0" w:color="auto"/>
          </w:divBdr>
        </w:div>
        <w:div w:id="625089137">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23019029">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1587615706">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72304168">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1238592447">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21978899">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1957131713">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138035026">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692730199">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17970752">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987244260">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3095271">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1851676300">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52852110">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1417556164">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413572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227883790">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8743278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1309167576">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41253345">
          <w:marLeft w:val="480"/>
          <w:marRight w:val="0"/>
          <w:marTop w:val="0"/>
          <w:marBottom w:val="0"/>
          <w:divBdr>
            <w:top w:val="none" w:sz="0" w:space="0" w:color="auto"/>
            <w:left w:val="none" w:sz="0" w:space="0" w:color="auto"/>
            <w:bottom w:val="none" w:sz="0" w:space="0" w:color="auto"/>
            <w:right w:val="none" w:sz="0" w:space="0" w:color="auto"/>
          </w:divBdr>
        </w:div>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37625925">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1815557706">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6174147">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 w:id="73250874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211894401">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 w:id="1017805742">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18555175">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869144878">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56442019">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1362046898">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753947">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626203071">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55050389">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988198304">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21506786">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1868718441">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37828591">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857735840">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726998021">
          <w:marLeft w:val="480"/>
          <w:marRight w:val="0"/>
          <w:marTop w:val="0"/>
          <w:marBottom w:val="0"/>
          <w:divBdr>
            <w:top w:val="none" w:sz="0" w:space="0" w:color="auto"/>
            <w:left w:val="none" w:sz="0" w:space="0" w:color="auto"/>
            <w:bottom w:val="none" w:sz="0" w:space="0" w:color="auto"/>
            <w:right w:val="none" w:sz="0" w:space="0" w:color="auto"/>
          </w:divBdr>
        </w:div>
        <w:div w:id="1797026405">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157816105">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987131245">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21132056">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841701994">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128402655">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18237251">
          <w:marLeft w:val="0"/>
          <w:marRight w:val="0"/>
          <w:marTop w:val="0"/>
          <w:marBottom w:val="0"/>
          <w:divBdr>
            <w:top w:val="none" w:sz="0" w:space="0" w:color="auto"/>
            <w:left w:val="none" w:sz="0" w:space="0" w:color="auto"/>
            <w:bottom w:val="none" w:sz="0" w:space="0" w:color="auto"/>
            <w:right w:val="none" w:sz="0" w:space="0" w:color="auto"/>
          </w:divBdr>
        </w:div>
        <w:div w:id="78064407">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34625260">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408770983">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033111285">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16733659">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283389717">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142045110">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203688106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5" Type="http://schemas.openxmlformats.org/officeDocument/2006/relationships/hyperlink" Target="https://www.mdpi.com/2073-4360/14/17/3500"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tiff"/><Relationship Id="rId20" Type="http://schemas.microsoft.com/office/2018/08/relationships/commentsExtensible" Target="commentsExtensible.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560DD"/>
    <w:rsid w:val="00263FCF"/>
    <w:rsid w:val="002731BF"/>
    <w:rsid w:val="002A2671"/>
    <w:rsid w:val="002C11E2"/>
    <w:rsid w:val="002D52C4"/>
    <w:rsid w:val="002F2618"/>
    <w:rsid w:val="00303613"/>
    <w:rsid w:val="003159D6"/>
    <w:rsid w:val="00331D54"/>
    <w:rsid w:val="00394B4D"/>
    <w:rsid w:val="00396C60"/>
    <w:rsid w:val="003A17E8"/>
    <w:rsid w:val="003D4D3F"/>
    <w:rsid w:val="003F226A"/>
    <w:rsid w:val="004425B2"/>
    <w:rsid w:val="005258D7"/>
    <w:rsid w:val="005370B8"/>
    <w:rsid w:val="00551FB8"/>
    <w:rsid w:val="005A28D6"/>
    <w:rsid w:val="00612057"/>
    <w:rsid w:val="006620CA"/>
    <w:rsid w:val="006C2F2C"/>
    <w:rsid w:val="007152E4"/>
    <w:rsid w:val="0073776A"/>
    <w:rsid w:val="007438A0"/>
    <w:rsid w:val="0077091F"/>
    <w:rsid w:val="00774989"/>
    <w:rsid w:val="007833D3"/>
    <w:rsid w:val="00794506"/>
    <w:rsid w:val="007C7F42"/>
    <w:rsid w:val="00806175"/>
    <w:rsid w:val="00873319"/>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55543"/>
    <w:rsid w:val="00C91C38"/>
    <w:rsid w:val="00C95F39"/>
    <w:rsid w:val="00D3112A"/>
    <w:rsid w:val="00D53CA8"/>
    <w:rsid w:val="00D92845"/>
    <w:rsid w:val="00DA75B1"/>
    <w:rsid w:val="00DB1BAB"/>
    <w:rsid w:val="00E23F37"/>
    <w:rsid w:val="00E325F8"/>
    <w:rsid w:val="00E34B65"/>
    <w:rsid w:val="00E34EA2"/>
    <w:rsid w:val="00E83724"/>
    <w:rsid w:val="00E86CFB"/>
    <w:rsid w:val="00EB3832"/>
    <w:rsid w:val="00EC1052"/>
    <w:rsid w:val="00EF15D0"/>
    <w:rsid w:val="00F84D8D"/>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2.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3.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971A08-314D-4FA6-B003-416F08A57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12267</Words>
  <Characters>69925</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4</cp:revision>
  <cp:lastPrinted>2024-12-17T12:29:00Z</cp:lastPrinted>
  <dcterms:created xsi:type="dcterms:W3CDTF">2026-05-13T12:06:00Z</dcterms:created>
  <dcterms:modified xsi:type="dcterms:W3CDTF">2026-05-13T12:17:00Z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