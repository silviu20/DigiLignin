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9DBC" w14:textId="6934FEFF" w:rsidR="00D740D8" w:rsidRPr="00422750" w:rsidRDefault="000B7A46" w:rsidP="00422750">
      <w:pPr>
        <w:jc w:val="center"/>
        <w:rPr>
          <w:rFonts w:ascii="Times New Roman" w:eastAsia="Times New Roman" w:hAnsi="Times New Roman" w:cs="Times New Roman"/>
          <w:b/>
          <w:bCs/>
          <w:sz w:val="32"/>
          <w:szCs w:val="32"/>
          <w:lang w:val="en-US"/>
        </w:rPr>
      </w:pPr>
      <w:r w:rsidRPr="00422750">
        <w:rPr>
          <w:rFonts w:ascii="Times New Roman" w:eastAsia="Times New Roman" w:hAnsi="Times New Roman" w:cs="Times New Roman"/>
          <w:b/>
          <w:bCs/>
          <w:sz w:val="32"/>
          <w:szCs w:val="32"/>
          <w:lang w:val="en-US"/>
        </w:rPr>
        <w:t>Supporting information</w:t>
      </w:r>
    </w:p>
    <w:p w14:paraId="0DB52840" w14:textId="77777777" w:rsidR="00422750" w:rsidRPr="00422750" w:rsidRDefault="00422750" w:rsidP="00422750">
      <w:pPr>
        <w:spacing w:before="120" w:after="120"/>
        <w:jc w:val="both"/>
        <w:rPr>
          <w:rFonts w:ascii="Times New Roman" w:eastAsia="Times New Roman" w:hAnsi="Times New Roman" w:cs="Times New Roman"/>
          <w:b/>
          <w:bCs/>
          <w:lang w:val="en-US"/>
        </w:rPr>
      </w:pPr>
      <w:r w:rsidRPr="00422750">
        <w:rPr>
          <w:rFonts w:ascii="Times New Roman" w:eastAsia="Times New Roman" w:hAnsi="Times New Roman" w:cs="Times New Roman"/>
          <w:b/>
          <w:bCs/>
          <w:lang w:val="en-US"/>
        </w:rPr>
        <w:t>Glass Transition Temperature Prediction in Lignin Polyurethanes Using Machine Learning on Small Experimental Dataset</w:t>
      </w:r>
    </w:p>
    <w:p w14:paraId="79D5E71A" w14:textId="77777777" w:rsidR="00422750" w:rsidRPr="00422750" w:rsidRDefault="00422750" w:rsidP="00422750">
      <w:pPr>
        <w:spacing w:before="120" w:after="120"/>
        <w:jc w:val="both"/>
        <w:rPr>
          <w:rFonts w:ascii="Times New Roman" w:eastAsia="Times New Roman" w:hAnsi="Times New Roman" w:cs="Times New Roman"/>
          <w:b/>
          <w:bCs/>
          <w:lang w:val="en-US"/>
        </w:rPr>
      </w:pPr>
    </w:p>
    <w:p w14:paraId="1E0FD811" w14:textId="56923358" w:rsidR="00422750" w:rsidRPr="001A165A" w:rsidRDefault="00422750" w:rsidP="00422750">
      <w:pPr>
        <w:spacing w:before="120" w:after="120" w:line="259" w:lineRule="auto"/>
        <w:rPr>
          <w:rFonts w:ascii="Times New Roman" w:eastAsia="Times New Roman" w:hAnsi="Times New Roman" w:cs="Times New Roman"/>
          <w:lang w:val="en-US"/>
        </w:rPr>
      </w:pPr>
      <w:r w:rsidRPr="00422750">
        <w:rPr>
          <w:rFonts w:ascii="Times New Roman" w:eastAsia="Times New Roman" w:hAnsi="Times New Roman" w:cs="Times New Roman"/>
          <w:lang w:val="en-US"/>
        </w:rPr>
        <w:t xml:space="preserve">Silviu </w:t>
      </w:r>
      <w:r w:rsidR="0068698B">
        <w:rPr>
          <w:rFonts w:ascii="Times New Roman" w:eastAsia="Times New Roman" w:hAnsi="Times New Roman" w:cs="Times New Roman"/>
          <w:lang w:val="en-US"/>
        </w:rPr>
        <w:t>Florin</w:t>
      </w:r>
      <w:r w:rsidRPr="00422750">
        <w:rPr>
          <w:rFonts w:ascii="Times New Roman" w:eastAsia="Times New Roman" w:hAnsi="Times New Roman" w:cs="Times New Roman"/>
          <w:lang w:val="en-US"/>
        </w:rPr>
        <w:t xml:space="preserve"> Acaru</w:t>
      </w: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Marc Comí</w:t>
      </w: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957FE6">
        <w:rPr>
          <w:rFonts w:ascii="Times New Roman" w:eastAsia="Times New Roman" w:hAnsi="Times New Roman" w:cs="Times New Roman"/>
          <w:lang w:val="en-US"/>
        </w:rPr>
        <w:t>Panagiotis Falireas</w:t>
      </w:r>
      <w:r w:rsidR="00957FE6" w:rsidRPr="00422750">
        <w:rPr>
          <w:rFonts w:ascii="Times New Roman" w:eastAsia="Times New Roman" w:hAnsi="Times New Roman" w:cs="Times New Roman"/>
          <w:vertAlign w:val="superscript"/>
          <w:lang w:val="en-US"/>
        </w:rPr>
        <w:t>2</w:t>
      </w:r>
      <w:r w:rsidR="00957FE6">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Danny E. P. Vanpoucke</w:t>
      </w:r>
      <w:r w:rsidRPr="00422750">
        <w:rPr>
          <w:rFonts w:ascii="Times New Roman" w:eastAsia="Times New Roman" w:hAnsi="Times New Roman" w:cs="Times New Roman"/>
          <w:vertAlign w:val="superscript"/>
          <w:lang w:val="en-US"/>
        </w:rPr>
        <w:t>3,4</w:t>
      </w:r>
      <w:r w:rsidRPr="001A165A">
        <w:rPr>
          <w:rFonts w:ascii="Times New Roman" w:eastAsia="Times New Roman" w:hAnsi="Times New Roman" w:cs="Times New Roman"/>
          <w:lang w:val="en-US"/>
        </w:rPr>
        <w:t>, Richard Vendamme</w:t>
      </w:r>
      <w:r w:rsidRPr="00422750">
        <w:rPr>
          <w:rFonts w:ascii="Times New Roman" w:eastAsia="Times New Roman" w:hAnsi="Times New Roman" w:cs="Times New Roman"/>
          <w:vertAlign w:val="superscript"/>
          <w:lang w:val="en-US"/>
        </w:rPr>
        <w:t>2</w:t>
      </w:r>
      <w:r w:rsidRPr="001A165A">
        <w:rPr>
          <w:rFonts w:ascii="Times New Roman" w:eastAsia="Times New Roman" w:hAnsi="Times New Roman" w:cs="Times New Roman"/>
          <w:lang w:val="en-US"/>
        </w:rPr>
        <w:t>, Katrien V. Ber</w:t>
      </w:r>
      <w:r w:rsidRPr="008F5566">
        <w:rPr>
          <w:rFonts w:ascii="Times New Roman" w:eastAsia="Times New Roman" w:hAnsi="Times New Roman" w:cs="Times New Roman"/>
          <w:lang w:val="en-US"/>
        </w:rPr>
        <w:t>n</w:t>
      </w:r>
      <w:r w:rsidRPr="001A165A">
        <w:rPr>
          <w:rFonts w:ascii="Times New Roman" w:eastAsia="Times New Roman" w:hAnsi="Times New Roman" w:cs="Times New Roman"/>
          <w:lang w:val="en-US"/>
        </w:rPr>
        <w:t>aerts</w:t>
      </w:r>
      <w:r w:rsidRPr="00422750">
        <w:rPr>
          <w:rFonts w:ascii="Times New Roman" w:eastAsia="Times New Roman" w:hAnsi="Times New Roman" w:cs="Times New Roman"/>
          <w:vertAlign w:val="superscript"/>
          <w:lang w:val="en-US"/>
        </w:rPr>
        <w:t>1</w:t>
      </w:r>
      <w:r w:rsidRPr="001A165A">
        <w:rPr>
          <w:rFonts w:ascii="Times New Roman" w:eastAsia="Times New Roman" w:hAnsi="Times New Roman" w:cs="Times New Roman"/>
          <w:lang w:val="en-US"/>
        </w:rPr>
        <w:t>*</w:t>
      </w:r>
    </w:p>
    <w:p w14:paraId="60E0D552" w14:textId="77777777" w:rsidR="00422750" w:rsidRPr="00422750" w:rsidRDefault="00422750" w:rsidP="00422750">
      <w:pPr>
        <w:spacing w:before="120" w:after="120"/>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xml:space="preserve"> Sustainable Polymer Synthesis group, Aachen-Maastricht Institute for Biobased Materials (AMIBM), Faculty of Science and Engineering, Maastricht University, </w:t>
      </w:r>
      <w:proofErr w:type="spellStart"/>
      <w:r w:rsidRPr="00422750">
        <w:rPr>
          <w:rFonts w:ascii="Times New Roman" w:eastAsia="Times New Roman" w:hAnsi="Times New Roman" w:cs="Times New Roman"/>
          <w:lang w:val="en-US"/>
        </w:rPr>
        <w:t>Brightlands</w:t>
      </w:r>
      <w:proofErr w:type="spellEnd"/>
      <w:r w:rsidRPr="00422750">
        <w:rPr>
          <w:rFonts w:ascii="Times New Roman" w:eastAsia="Times New Roman" w:hAnsi="Times New Roman" w:cs="Times New Roman"/>
          <w:lang w:val="en-US"/>
        </w:rPr>
        <w:t xml:space="preserve"> </w:t>
      </w:r>
      <w:proofErr w:type="spellStart"/>
      <w:r w:rsidRPr="00422750">
        <w:rPr>
          <w:rFonts w:ascii="Times New Roman" w:eastAsia="Times New Roman" w:hAnsi="Times New Roman" w:cs="Times New Roman"/>
          <w:lang w:val="en-US"/>
        </w:rPr>
        <w:t>Chemelot</w:t>
      </w:r>
      <w:proofErr w:type="spellEnd"/>
      <w:r w:rsidRPr="00422750">
        <w:rPr>
          <w:rFonts w:ascii="Times New Roman" w:eastAsia="Times New Roman" w:hAnsi="Times New Roman" w:cs="Times New Roman"/>
          <w:lang w:val="en-US"/>
        </w:rPr>
        <w:t xml:space="preserve"> Campus, </w:t>
      </w:r>
      <w:proofErr w:type="spellStart"/>
      <w:r w:rsidRPr="00422750">
        <w:rPr>
          <w:rFonts w:ascii="Times New Roman" w:eastAsia="Times New Roman" w:hAnsi="Times New Roman" w:cs="Times New Roman"/>
          <w:lang w:val="en-US"/>
        </w:rPr>
        <w:t>Urmonderbaan</w:t>
      </w:r>
      <w:proofErr w:type="spellEnd"/>
      <w:r w:rsidRPr="00422750">
        <w:rPr>
          <w:rFonts w:ascii="Times New Roman" w:eastAsia="Times New Roman" w:hAnsi="Times New Roman" w:cs="Times New Roman"/>
          <w:lang w:val="en-US"/>
        </w:rPr>
        <w:t xml:space="preserve"> 22, 6167 RD </w:t>
      </w:r>
      <w:proofErr w:type="spellStart"/>
      <w:r w:rsidRPr="00422750">
        <w:rPr>
          <w:rFonts w:ascii="Times New Roman" w:eastAsia="Times New Roman" w:hAnsi="Times New Roman" w:cs="Times New Roman"/>
          <w:lang w:val="en-US"/>
        </w:rPr>
        <w:t>Geleen</w:t>
      </w:r>
      <w:proofErr w:type="spellEnd"/>
      <w:r w:rsidRPr="00422750">
        <w:rPr>
          <w:rFonts w:ascii="Times New Roman" w:eastAsia="Times New Roman" w:hAnsi="Times New Roman" w:cs="Times New Roman"/>
          <w:lang w:val="en-US"/>
        </w:rPr>
        <w:t>, the Netherlands</w:t>
      </w:r>
    </w:p>
    <w:p w14:paraId="2C64A021" w14:textId="3AC64E2E"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C54B3F" w:rsidRPr="00C54B3F">
        <w:rPr>
          <w:rFonts w:ascii="Times New Roman" w:eastAsia="Times New Roman" w:hAnsi="Times New Roman" w:cs="Times New Roman"/>
          <w:lang w:val="en-US"/>
        </w:rPr>
        <w:t>Sustainable Polymer Technologies Team</w:t>
      </w:r>
      <w:r w:rsidR="00C54B3F">
        <w:rPr>
          <w:rFonts w:ascii="Times New Roman" w:eastAsia="Times New Roman" w:hAnsi="Times New Roman" w:cs="Times New Roman"/>
          <w:lang w:val="en-US"/>
        </w:rPr>
        <w:t xml:space="preserve">, </w:t>
      </w:r>
      <w:r w:rsidRPr="00422750">
        <w:rPr>
          <w:rFonts w:ascii="Times New Roman" w:eastAsia="Times New Roman" w:hAnsi="Times New Roman" w:cs="Times New Roman"/>
          <w:lang w:val="en-US"/>
        </w:rPr>
        <w:t>Flemish Institute for Technological Research (VITO N.V.), Mol, Belgium</w:t>
      </w:r>
    </w:p>
    <w:p w14:paraId="2B5FD6B3" w14:textId="77777777"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3</w:t>
      </w:r>
      <w:r w:rsidRPr="00422750">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Hasselt University, Institute for Materials Research (imo-</w:t>
      </w:r>
      <w:proofErr w:type="spellStart"/>
      <w:r w:rsidRPr="001A165A">
        <w:rPr>
          <w:rFonts w:ascii="Times New Roman" w:eastAsia="Times New Roman" w:hAnsi="Times New Roman" w:cs="Times New Roman"/>
          <w:lang w:val="en-US"/>
        </w:rPr>
        <w:t>imomec</w:t>
      </w:r>
      <w:proofErr w:type="spellEnd"/>
      <w:r w:rsidRPr="001A165A">
        <w:rPr>
          <w:rFonts w:ascii="Times New Roman" w:eastAsia="Times New Roman" w:hAnsi="Times New Roman" w:cs="Times New Roman"/>
          <w:lang w:val="en-US"/>
        </w:rPr>
        <w:t xml:space="preserve">), Quantum &amp; Artificial </w:t>
      </w:r>
      <w:proofErr w:type="spellStart"/>
      <w:r w:rsidRPr="001A165A">
        <w:rPr>
          <w:rFonts w:ascii="Times New Roman" w:eastAsia="Times New Roman" w:hAnsi="Times New Roman" w:cs="Times New Roman"/>
          <w:lang w:val="en-US"/>
        </w:rPr>
        <w:t>inTelligence</w:t>
      </w:r>
      <w:proofErr w:type="spellEnd"/>
      <w:r w:rsidRPr="001A165A">
        <w:rPr>
          <w:rFonts w:ascii="Times New Roman" w:eastAsia="Times New Roman" w:hAnsi="Times New Roman" w:cs="Times New Roman"/>
          <w:lang w:val="en-US"/>
        </w:rPr>
        <w:t xml:space="preserve"> design Of Materials (</w:t>
      </w:r>
      <w:proofErr w:type="spellStart"/>
      <w:r w:rsidRPr="001A165A">
        <w:rPr>
          <w:rFonts w:ascii="Times New Roman" w:eastAsia="Times New Roman" w:hAnsi="Times New Roman" w:cs="Times New Roman"/>
          <w:lang w:val="en-US"/>
        </w:rPr>
        <w:t>QuATOMs</w:t>
      </w:r>
      <w:proofErr w:type="spellEnd"/>
      <w:r w:rsidRPr="001A165A">
        <w:rPr>
          <w:rFonts w:ascii="Times New Roman" w:eastAsia="Times New Roman" w:hAnsi="Times New Roman" w:cs="Times New Roman"/>
          <w:lang w:val="en-US"/>
        </w:rPr>
        <w:t xml:space="preserve">), </w:t>
      </w:r>
      <w:proofErr w:type="spellStart"/>
      <w:r w:rsidRPr="001A165A">
        <w:rPr>
          <w:rFonts w:ascii="Times New Roman" w:eastAsia="Times New Roman" w:hAnsi="Times New Roman" w:cs="Times New Roman"/>
          <w:lang w:val="en-US"/>
        </w:rPr>
        <w:t>Martelarenlaan</w:t>
      </w:r>
      <w:proofErr w:type="spellEnd"/>
      <w:r w:rsidRPr="001A165A">
        <w:rPr>
          <w:rFonts w:ascii="Times New Roman" w:eastAsia="Times New Roman" w:hAnsi="Times New Roman" w:cs="Times New Roman"/>
          <w:lang w:val="en-US"/>
        </w:rPr>
        <w:t xml:space="preserve"> 42, B-3500 Hasselt, Belgium</w:t>
      </w:r>
    </w:p>
    <w:p w14:paraId="16BC5A29" w14:textId="77777777" w:rsidR="00422750" w:rsidRPr="00AB4E9D" w:rsidRDefault="00422750" w:rsidP="00422750">
      <w:pPr>
        <w:spacing w:before="120" w:after="120" w:line="259" w:lineRule="auto"/>
        <w:jc w:val="both"/>
        <w:rPr>
          <w:rFonts w:ascii="Times New Roman" w:eastAsia="Times New Roman" w:hAnsi="Times New Roman" w:cs="Times New Roman"/>
        </w:rPr>
      </w:pPr>
      <w:r w:rsidRPr="00AB4E9D">
        <w:rPr>
          <w:rFonts w:ascii="Times New Roman" w:eastAsia="Times New Roman" w:hAnsi="Times New Roman" w:cs="Times New Roman"/>
          <w:vertAlign w:val="superscript"/>
        </w:rPr>
        <w:t>4</w:t>
      </w:r>
      <w:r w:rsidRPr="00AB4E9D">
        <w:rPr>
          <w:rFonts w:ascii="Times New Roman" w:eastAsia="Times New Roman" w:hAnsi="Times New Roman" w:cs="Times New Roman"/>
        </w:rPr>
        <w:t xml:space="preserve"> </w:t>
      </w:r>
      <w:proofErr w:type="spellStart"/>
      <w:r w:rsidRPr="00AB4E9D">
        <w:rPr>
          <w:rFonts w:ascii="Times New Roman" w:eastAsia="Times New Roman" w:hAnsi="Times New Roman" w:cs="Times New Roman"/>
        </w:rPr>
        <w:t>imec</w:t>
      </w:r>
      <w:proofErr w:type="spellEnd"/>
      <w:r w:rsidRPr="00AB4E9D">
        <w:rPr>
          <w:rFonts w:ascii="Times New Roman" w:eastAsia="Times New Roman" w:hAnsi="Times New Roman" w:cs="Times New Roman"/>
        </w:rPr>
        <w:t xml:space="preserve">, </w:t>
      </w:r>
      <w:proofErr w:type="spellStart"/>
      <w:r w:rsidRPr="00AB4E9D">
        <w:rPr>
          <w:rFonts w:ascii="Times New Roman" w:eastAsia="Times New Roman" w:hAnsi="Times New Roman" w:cs="Times New Roman"/>
        </w:rPr>
        <w:t>imo-imomec</w:t>
      </w:r>
      <w:proofErr w:type="spellEnd"/>
      <w:r w:rsidRPr="00AB4E9D">
        <w:rPr>
          <w:rFonts w:ascii="Times New Roman" w:eastAsia="Times New Roman" w:hAnsi="Times New Roman" w:cs="Times New Roman"/>
        </w:rPr>
        <w:t>, Wetenschapspark 1, B-3590 Diepenbeek, Belgium</w:t>
      </w:r>
    </w:p>
    <w:p w14:paraId="52DB9529" w14:textId="77777777" w:rsidR="00422750" w:rsidRPr="00AB4E9D" w:rsidRDefault="00422750" w:rsidP="00422750">
      <w:pPr>
        <w:spacing w:before="120" w:after="120"/>
        <w:jc w:val="both"/>
        <w:rPr>
          <w:rFonts w:ascii="Times New Roman" w:eastAsia="Times New Roman" w:hAnsi="Times New Roman" w:cs="Times New Roman"/>
        </w:rPr>
      </w:pPr>
    </w:p>
    <w:p w14:paraId="4CF61D8F" w14:textId="669C44E3" w:rsidR="00422750" w:rsidRPr="00422750" w:rsidRDefault="00422750" w:rsidP="00422750">
      <w:pPr>
        <w:spacing w:before="120" w:after="120"/>
        <w:jc w:val="both"/>
        <w:rPr>
          <w:rFonts w:ascii="Times New Roman" w:eastAsia="Times New Roman" w:hAnsi="Times New Roman" w:cs="Times New Roman"/>
          <w:lang w:val="en-US"/>
        </w:rPr>
      </w:pPr>
      <w:r w:rsidRPr="001A165A">
        <w:rPr>
          <w:rFonts w:ascii="Times New Roman" w:eastAsia="Times New Roman" w:hAnsi="Times New Roman" w:cs="Times New Roman"/>
          <w:lang w:val="en-US"/>
        </w:rPr>
        <w:t xml:space="preserve">* </w:t>
      </w:r>
      <w:proofErr w:type="gramStart"/>
      <w:r w:rsidRPr="00422750">
        <w:rPr>
          <w:rFonts w:ascii="Times New Roman" w:eastAsia="Times New Roman" w:hAnsi="Times New Roman" w:cs="Times New Roman"/>
          <w:lang w:val="en-US"/>
        </w:rPr>
        <w:t>corresponding</w:t>
      </w:r>
      <w:proofErr w:type="gramEnd"/>
      <w:r w:rsidRPr="00422750">
        <w:rPr>
          <w:rFonts w:ascii="Times New Roman" w:eastAsia="Times New Roman" w:hAnsi="Times New Roman" w:cs="Times New Roman"/>
          <w:lang w:val="en-US"/>
        </w:rPr>
        <w:t xml:space="preserve"> author, </w:t>
      </w:r>
      <w:r w:rsidR="0064307A" w:rsidRPr="0064307A">
        <w:rPr>
          <w:rFonts w:ascii="Times New Roman" w:eastAsia="Times New Roman" w:hAnsi="Times New Roman" w:cs="Times New Roman"/>
          <w:lang w:val="en-US"/>
        </w:rPr>
        <w:t>katrien.bernaerts@maastrichtuniversity.nl</w:t>
      </w:r>
    </w:p>
    <w:p w14:paraId="5F3046BD" w14:textId="1EAEE98E" w:rsidR="000F7789" w:rsidRPr="00422750" w:rsidRDefault="000F7789" w:rsidP="000F7789">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Pr>
          <w:rFonts w:ascii="Times New Roman" w:eastAsia="Times New Roman" w:hAnsi="Times New Roman" w:cs="Times New Roman"/>
          <w:b/>
          <w:color w:val="auto"/>
          <w:kern w:val="0"/>
          <w:sz w:val="24"/>
          <w:szCs w:val="24"/>
          <w:lang w:val="en-US"/>
          <w14:ligatures w14:val="none"/>
        </w:rPr>
        <w:t>Representative DSC curve</w:t>
      </w:r>
    </w:p>
    <w:p w14:paraId="3E618EBD" w14:textId="269A46ED" w:rsidR="000F7789" w:rsidRDefault="000F7789">
      <w:pPr>
        <w:rPr>
          <w:lang w:val="en-US"/>
        </w:rPr>
      </w:pPr>
      <w:r w:rsidRPr="00243EAF">
        <w:rPr>
          <w:noProof/>
          <w:lang w:val="en-US"/>
        </w:rPr>
        <w:drawing>
          <wp:anchor distT="0" distB="0" distL="114300" distR="114300" simplePos="0" relativeHeight="251659264" behindDoc="1" locked="0" layoutInCell="1" allowOverlap="1" wp14:anchorId="05E284E4" wp14:editId="079FB1B7">
            <wp:simplePos x="0" y="0"/>
            <wp:positionH relativeFrom="margin">
              <wp:align>left</wp:align>
            </wp:positionH>
            <wp:positionV relativeFrom="paragraph">
              <wp:posOffset>345440</wp:posOffset>
            </wp:positionV>
            <wp:extent cx="4585335" cy="1930400"/>
            <wp:effectExtent l="0" t="0" r="5715" b="0"/>
            <wp:wrapTopAndBottom/>
            <wp:docPr id="1086626076"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6076" name="Picture 1" descr="A graph of a temperature&#10;&#10;AI-generated content may be incorrect."/>
                    <pic:cNvPicPr/>
                  </pic:nvPicPr>
                  <pic:blipFill rotWithShape="1">
                    <a:blip r:embed="rId8" cstate="print">
                      <a:extLst>
                        <a:ext uri="{28A0092B-C50C-407E-A947-70E740481C1C}">
                          <a14:useLocalDpi xmlns:a14="http://schemas.microsoft.com/office/drawing/2010/main" val="0"/>
                        </a:ext>
                      </a:extLst>
                    </a:blip>
                    <a:srcRect l="1197" t="5941"/>
                    <a:stretch/>
                  </pic:blipFill>
                  <pic:spPr bwMode="auto">
                    <a:xfrm>
                      <a:off x="0" y="0"/>
                      <a:ext cx="4585335" cy="193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18432" w14:textId="3574B3DA" w:rsidR="000F7789" w:rsidRPr="00203A30" w:rsidRDefault="000F7789" w:rsidP="000F7789">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2255E9">
        <w:rPr>
          <w:rFonts w:ascii="Times New Roman" w:hAnsi="Times New Roman" w:cs="Times New Roman"/>
          <w:noProof/>
          <w:sz w:val="24"/>
          <w:szCs w:val="24"/>
        </w:rPr>
        <w:t>1</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w:t>
      </w:r>
      <w:r>
        <w:rPr>
          <w:rFonts w:ascii="Times New Roman" w:hAnsi="Times New Roman" w:cs="Times New Roman"/>
          <w:sz w:val="24"/>
          <w:szCs w:val="24"/>
        </w:rPr>
        <w:t xml:space="preserve">Representative DSC curve for a sample with </w:t>
      </w:r>
      <w:r w:rsidRPr="000F7789">
        <w:rPr>
          <w:rFonts w:ascii="Times New Roman" w:hAnsi="Times New Roman" w:cs="Times New Roman"/>
          <w:sz w:val="24"/>
          <w:szCs w:val="24"/>
        </w:rPr>
        <w:t xml:space="preserve">sample, with a target </w:t>
      </w:r>
      <w:r w:rsidRPr="78F197D4">
        <w:rPr>
          <w:rFonts w:ascii="Times New Roman" w:hAnsi="Times New Roman" w:cs="Times New Roman"/>
          <w:sz w:val="24"/>
          <w:szCs w:val="24"/>
        </w:rPr>
        <w:t xml:space="preserve">[NCO]/[OH] </w:t>
      </w:r>
      <w:r>
        <w:rPr>
          <w:rFonts w:ascii="Times New Roman" w:hAnsi="Times New Roman" w:cs="Times New Roman"/>
          <w:sz w:val="24"/>
          <w:szCs w:val="24"/>
        </w:rPr>
        <w:t>r</w:t>
      </w:r>
      <w:r w:rsidRPr="78F197D4">
        <w:rPr>
          <w:rFonts w:ascii="Times New Roman" w:hAnsi="Times New Roman" w:cs="Times New Roman"/>
          <w:sz w:val="24"/>
          <w:szCs w:val="24"/>
        </w:rPr>
        <w:t xml:space="preserve">atio </w:t>
      </w:r>
      <w:r w:rsidRPr="000F7789">
        <w:rPr>
          <w:rFonts w:ascii="Times New Roman" w:hAnsi="Times New Roman" w:cs="Times New Roman"/>
          <w:sz w:val="24"/>
          <w:szCs w:val="24"/>
        </w:rPr>
        <w:t>0.6, HDI as the isocyanate type, PTHF 250 as the polyol, and 20% lignin content</w:t>
      </w:r>
      <w:r>
        <w:rPr>
          <w:rFonts w:ascii="Times New Roman" w:hAnsi="Times New Roman" w:cs="Times New Roman"/>
          <w:sz w:val="24"/>
          <w:szCs w:val="24"/>
        </w:rPr>
        <w:t>. The blue curve corresponds to the first heating cycle, the red curve to the second heating cycle. T</w:t>
      </w:r>
      <w:r w:rsidRPr="00340E98">
        <w:rPr>
          <w:rFonts w:ascii="Times New Roman" w:hAnsi="Times New Roman" w:cs="Times New Roman"/>
          <w:sz w:val="24"/>
          <w:szCs w:val="24"/>
          <w:vertAlign w:val="subscript"/>
        </w:rPr>
        <w:t>g</w:t>
      </w:r>
      <w:r>
        <w:rPr>
          <w:rFonts w:ascii="Times New Roman" w:hAnsi="Times New Roman" w:cs="Times New Roman"/>
          <w:sz w:val="24"/>
          <w:szCs w:val="24"/>
          <w:vertAlign w:val="subscript"/>
        </w:rPr>
        <w:t xml:space="preserve"> </w:t>
      </w:r>
      <w:r>
        <w:rPr>
          <w:rFonts w:ascii="Times New Roman" w:hAnsi="Times New Roman" w:cs="Times New Roman"/>
          <w:sz w:val="24"/>
          <w:szCs w:val="24"/>
        </w:rPr>
        <w:t>values are determined as midpoint values from the second heating cycle.</w:t>
      </w:r>
    </w:p>
    <w:p w14:paraId="4E020E6C" w14:textId="0D5F9315" w:rsidR="000B7A46" w:rsidRPr="00422750" w:rsidRDefault="000B7A46">
      <w:pPr>
        <w:rPr>
          <w:lang w:val="en-US"/>
        </w:rPr>
      </w:pPr>
    </w:p>
    <w:p w14:paraId="3339C9F9" w14:textId="77777777" w:rsidR="00C31B73" w:rsidRPr="00422750" w:rsidRDefault="00C31B73" w:rsidP="00C31B73">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sidRPr="00422750">
        <w:rPr>
          <w:rFonts w:ascii="Times New Roman" w:eastAsia="Times New Roman" w:hAnsi="Times New Roman" w:cs="Times New Roman"/>
          <w:b/>
          <w:color w:val="auto"/>
          <w:kern w:val="0"/>
          <w:sz w:val="24"/>
          <w:szCs w:val="24"/>
          <w:lang w:val="en-US"/>
          <w14:ligatures w14:val="none"/>
        </w:rPr>
        <w:lastRenderedPageBreak/>
        <w:t xml:space="preserve">Distribution of Swelling Ratio </w:t>
      </w:r>
    </w:p>
    <w:p w14:paraId="4B06246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The dataset was analyzed based on two primary factors: Ratio [NCO]/[OH] and Isocyanate type. Five levels of Ratio (1.4, 1.2, 1, 0.8, and 0.6) and two levels of Isocyanate (HDI and </w:t>
      </w:r>
      <w:proofErr w:type="spellStart"/>
      <w:r w:rsidRPr="00E90D7E">
        <w:rPr>
          <w:kern w:val="2"/>
          <w14:ligatures w14:val="standardContextual"/>
        </w:rPr>
        <w:t>HDIt</w:t>
      </w:r>
      <w:proofErr w:type="spellEnd"/>
      <w:r w:rsidRPr="00E90D7E">
        <w:rPr>
          <w:kern w:val="2"/>
          <w14:ligatures w14:val="standardContextual"/>
        </w:rPr>
        <w:t>) were considered, resulting in ten distinct combinations. Each combination represents approximately 10 % of the total dataset, with percentages ranging from 8.09 % to 11.03 %, indicating a relatively even distribution among the groups.</w:t>
      </w:r>
    </w:p>
    <w:p w14:paraId="45B07B09"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For Ratio 1.4, the Isocyanate type significantly influenced the range of swelling ratios. With Isocyanate type HDI, swelling ratios ranged from 15.00 to 155.00 %, while with Isocyanate type </w:t>
      </w:r>
      <w:proofErr w:type="spellStart"/>
      <w:r w:rsidRPr="00E90D7E">
        <w:rPr>
          <w:kern w:val="2"/>
          <w14:ligatures w14:val="standardContextual"/>
        </w:rPr>
        <w:t>HDIt</w:t>
      </w:r>
      <w:proofErr w:type="spellEnd"/>
      <w:r w:rsidRPr="00E90D7E">
        <w:rPr>
          <w:kern w:val="2"/>
          <w14:ligatures w14:val="standardContextual"/>
        </w:rPr>
        <w:t>, the range was more confined, extending from 21.00 to 64.00 %.</w:t>
      </w:r>
    </w:p>
    <w:p w14:paraId="1E6CD167"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Ratio 1.2 showed similar patterns but with wider ranges. Isocyanate type HDI exhibited a range of 15.00 to 249.00 %, compared to 25.00 to 75.00 % for type </w:t>
      </w:r>
      <w:proofErr w:type="spellStart"/>
      <w:r w:rsidRPr="00E90D7E">
        <w:rPr>
          <w:kern w:val="2"/>
          <w14:ligatures w14:val="standardContextual"/>
        </w:rPr>
        <w:t>HDIt</w:t>
      </w:r>
      <w:proofErr w:type="spellEnd"/>
      <w:r w:rsidRPr="00E90D7E">
        <w:rPr>
          <w:kern w:val="2"/>
          <w14:ligatures w14:val="standardContextual"/>
        </w:rPr>
        <w:t xml:space="preserve">. For Ratio 1.00, the difference in swelling ratio ranges between Isocyanate types was even more pronounced. HDI had a range of 24.00 to 291.00 %, while </w:t>
      </w:r>
      <w:proofErr w:type="spellStart"/>
      <w:r w:rsidRPr="00E90D7E">
        <w:rPr>
          <w:kern w:val="2"/>
          <w14:ligatures w14:val="standardContextual"/>
        </w:rPr>
        <w:t>HDIt</w:t>
      </w:r>
      <w:proofErr w:type="spellEnd"/>
      <w:r w:rsidRPr="00E90D7E">
        <w:rPr>
          <w:kern w:val="2"/>
          <w14:ligatures w14:val="standardContextual"/>
        </w:rPr>
        <w:t xml:space="preserve"> ranged from 29.00 to 108.00 %.</w:t>
      </w:r>
    </w:p>
    <w:p w14:paraId="4FAA1AAF"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Ratio 0.8 continued this trend, with HDI showing a range of 6.00 to 328.00 %, compared to 19.00 to 113.00 % for </w:t>
      </w:r>
      <w:proofErr w:type="spellStart"/>
      <w:r w:rsidRPr="00E90D7E">
        <w:rPr>
          <w:kern w:val="2"/>
          <w14:ligatures w14:val="standardContextual"/>
        </w:rPr>
        <w:t>HDIt</w:t>
      </w:r>
      <w:proofErr w:type="spellEnd"/>
      <w:r w:rsidRPr="00E90D7E">
        <w:rPr>
          <w:kern w:val="2"/>
          <w14:ligatures w14:val="standardContextual"/>
        </w:rPr>
        <w:t xml:space="preserve">. The widest ranges were observed for Ratio 0.6, where HDI exhibited a </w:t>
      </w:r>
      <w:proofErr w:type="gramStart"/>
      <w:r w:rsidRPr="00E90D7E">
        <w:rPr>
          <w:kern w:val="2"/>
          <w14:ligatures w14:val="standardContextual"/>
        </w:rPr>
        <w:t>swelling ratio</w:t>
      </w:r>
      <w:proofErr w:type="gramEnd"/>
      <w:r w:rsidRPr="00E90D7E">
        <w:rPr>
          <w:kern w:val="2"/>
          <w14:ligatures w14:val="standardContextual"/>
        </w:rPr>
        <w:t xml:space="preserve"> range of 11.00 to 472.00 %, while </w:t>
      </w:r>
      <w:proofErr w:type="spellStart"/>
      <w:r w:rsidRPr="00E90D7E">
        <w:rPr>
          <w:kern w:val="2"/>
          <w14:ligatures w14:val="standardContextual"/>
        </w:rPr>
        <w:t>HDIt</w:t>
      </w:r>
      <w:proofErr w:type="spellEnd"/>
      <w:r w:rsidRPr="00E90D7E">
        <w:rPr>
          <w:kern w:val="2"/>
          <w14:ligatures w14:val="standardContextual"/>
        </w:rPr>
        <w:t xml:space="preserve"> ranged from 7.00 to 275.00 %.</w:t>
      </w:r>
    </w:p>
    <w:p w14:paraId="4BCE833D"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The frequency distributions demonstrated consistent patterns across ratio levels. For HDI types, the distributions typically showed right-skewed patterns, indicating that while the ranges extended to higher values, </w:t>
      </w:r>
      <w:proofErr w:type="gramStart"/>
      <w:r w:rsidRPr="00E90D7E">
        <w:rPr>
          <w:kern w:val="2"/>
          <w14:ligatures w14:val="standardContextual"/>
        </w:rPr>
        <w:t>the majority of</w:t>
      </w:r>
      <w:proofErr w:type="gramEnd"/>
      <w:r w:rsidRPr="00E90D7E">
        <w:rPr>
          <w:kern w:val="2"/>
          <w14:ligatures w14:val="standardContextual"/>
        </w:rPr>
        <w:t xml:space="preserve"> observations clustered at lower swelling ratios. In contrast, </w:t>
      </w:r>
      <w:proofErr w:type="spellStart"/>
      <w:r w:rsidRPr="00E90D7E">
        <w:rPr>
          <w:kern w:val="2"/>
          <w14:ligatures w14:val="standardContextual"/>
        </w:rPr>
        <w:t>HDIt</w:t>
      </w:r>
      <w:proofErr w:type="spellEnd"/>
      <w:r w:rsidRPr="00E90D7E">
        <w:rPr>
          <w:kern w:val="2"/>
          <w14:ligatures w14:val="standardContextual"/>
        </w:rPr>
        <w:t xml:space="preserve"> distributions consistently showed more compact ranges with lower maximum values at each ratio level.</w:t>
      </w:r>
    </w:p>
    <w:p w14:paraId="4C8DA8E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To summarize, the data suggests that both Ratio and Isocyanate type have substantial effects on the swelling ratio. Consistently across all Ratio levels, HDI resulted in wider ranges and higher maximum swelling ratios compared to </w:t>
      </w:r>
      <w:proofErr w:type="spellStart"/>
      <w:r w:rsidRPr="00E90D7E">
        <w:rPr>
          <w:kern w:val="2"/>
          <w14:ligatures w14:val="standardContextual"/>
        </w:rPr>
        <w:t>HDIt</w:t>
      </w:r>
      <w:proofErr w:type="spellEnd"/>
      <w:r w:rsidRPr="00E90D7E">
        <w:rPr>
          <w:kern w:val="2"/>
          <w14:ligatures w14:val="standardContextual"/>
        </w:rPr>
        <w:t xml:space="preserve">. Difunctional HDI results in a lower crosslinking density than multifunctional </w:t>
      </w:r>
      <w:proofErr w:type="spellStart"/>
      <w:r w:rsidRPr="00E90D7E">
        <w:rPr>
          <w:kern w:val="2"/>
          <w14:ligatures w14:val="standardContextual"/>
        </w:rPr>
        <w:t>HDIt</w:t>
      </w:r>
      <w:proofErr w:type="spellEnd"/>
      <w:r w:rsidRPr="00E90D7E">
        <w:rPr>
          <w:kern w:val="2"/>
          <w14:ligatures w14:val="standardContextual"/>
        </w:rPr>
        <w:t>, explaining the higher swelling degrees that can be achieved. Additionally, as the Ratio [NCO]/[OH] decreased, the crosslinking density decreased resulting in an increased maximum swelling ratio. This increase if visible for both Isocyanate types, with the effect being more pronounced for difunctional HDI that results in less crosslinking. These findings indicate a significant interaction between the Ratio and Isocyanate type in determining the swelling behavior of the materials.</w:t>
      </w:r>
    </w:p>
    <w:p w14:paraId="71969045" w14:textId="77777777" w:rsidR="00C31B73" w:rsidRPr="000B7A46" w:rsidRDefault="00C31B73" w:rsidP="00C31B73">
      <w:pPr>
        <w:spacing w:line="240" w:lineRule="auto"/>
        <w:jc w:val="both"/>
        <w:rPr>
          <w:rFonts w:ascii="Times New Roman" w:eastAsia="Times New Roman" w:hAnsi="Times New Roman" w:cs="Times New Roman"/>
          <w:lang w:val="en-US"/>
        </w:rPr>
      </w:pPr>
    </w:p>
    <w:p w14:paraId="382990CB" w14:textId="77777777" w:rsidR="00C31B73" w:rsidRDefault="00C31B73" w:rsidP="00C31B73">
      <w:pPr>
        <w:keepNext/>
        <w:spacing w:before="120" w:after="120" w:line="240" w:lineRule="auto"/>
      </w:pPr>
      <w:r>
        <w:rPr>
          <w:noProof/>
        </w:rPr>
        <w:lastRenderedPageBreak/>
        <w:drawing>
          <wp:inline distT="0" distB="0" distL="0" distR="0" wp14:anchorId="2462D503" wp14:editId="7E928E88">
            <wp:extent cx="5943600" cy="6613525"/>
            <wp:effectExtent l="0" t="0" r="0" b="0"/>
            <wp:docPr id="1271947992" name="Picture 127194799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613525"/>
                    </a:xfrm>
                    <a:prstGeom prst="rect">
                      <a:avLst/>
                    </a:prstGeom>
                  </pic:spPr>
                </pic:pic>
              </a:graphicData>
            </a:graphic>
          </wp:inline>
        </w:drawing>
      </w:r>
    </w:p>
    <w:p w14:paraId="2DA47A9D" w14:textId="0C2AD4BD" w:rsidR="00C31B73" w:rsidRPr="00203A30" w:rsidRDefault="00C31B73" w:rsidP="00C31B73">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7F546A">
        <w:rPr>
          <w:rFonts w:ascii="Times New Roman" w:hAnsi="Times New Roman" w:cs="Times New Roman"/>
          <w:noProof/>
          <w:sz w:val="24"/>
          <w:szCs w:val="24"/>
        </w:rPr>
        <w:t>2</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Distribution of Swelling ratio with respect to the Ratio</w:t>
      </w:r>
      <w:r>
        <w:rPr>
          <w:rFonts w:ascii="Times New Roman" w:hAnsi="Times New Roman" w:cs="Times New Roman"/>
          <w:sz w:val="24"/>
          <w:szCs w:val="24"/>
        </w:rPr>
        <w:t xml:space="preserve"> [NCO]/[OH]</w:t>
      </w:r>
      <w:r w:rsidRPr="00203A30">
        <w:rPr>
          <w:rFonts w:ascii="Times New Roman" w:hAnsi="Times New Roman" w:cs="Times New Roman"/>
          <w:sz w:val="24"/>
          <w:szCs w:val="24"/>
        </w:rPr>
        <w:t xml:space="preserve"> and Isocyanate type.</w:t>
      </w:r>
    </w:p>
    <w:p w14:paraId="1A009BB9" w14:textId="77777777" w:rsidR="00C31B73" w:rsidRPr="001A165A" w:rsidRDefault="00C31B73" w:rsidP="00C31B73">
      <w:pPr>
        <w:rPr>
          <w:rFonts w:ascii="Times New Roman" w:eastAsia="Times New Roman" w:hAnsi="Times New Roman" w:cs="Times New Roman"/>
          <w:lang w:val="en-US"/>
        </w:rPr>
      </w:pPr>
    </w:p>
    <w:p w14:paraId="7A1E6AFC" w14:textId="77777777" w:rsidR="000B7A46" w:rsidRPr="00422750" w:rsidRDefault="000B7A46">
      <w:pPr>
        <w:rPr>
          <w:lang w:val="en-US"/>
        </w:rPr>
      </w:pPr>
    </w:p>
    <w:p w14:paraId="02F40004" w14:textId="77777777" w:rsidR="000B7A46" w:rsidRPr="00422750" w:rsidRDefault="000B7A46" w:rsidP="00422750">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bookmarkStart w:id="0" w:name="_Ref180910265"/>
      <w:r w:rsidRPr="00422750">
        <w:rPr>
          <w:rFonts w:ascii="Times New Roman" w:eastAsia="Times New Roman" w:hAnsi="Times New Roman" w:cs="Times New Roman"/>
          <w:b/>
          <w:color w:val="auto"/>
          <w:kern w:val="0"/>
          <w:sz w:val="24"/>
          <w:szCs w:val="24"/>
          <w:lang w:val="en-US"/>
          <w14:ligatures w14:val="none"/>
        </w:rPr>
        <w:lastRenderedPageBreak/>
        <w:t xml:space="preserve">Feature Selection  </w:t>
      </w:r>
    </w:p>
    <w:p w14:paraId="65B13E9E"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1" w:name="_Ref185341231"/>
      <w:r w:rsidRPr="00422750">
        <w:rPr>
          <w:rFonts w:ascii="Times New Roman" w:eastAsia="Times New Roman" w:hAnsi="Times New Roman" w:cs="Times New Roman"/>
          <w:b/>
          <w:bCs/>
          <w:i/>
          <w:iCs/>
          <w:sz w:val="24"/>
          <w:szCs w:val="24"/>
        </w:rPr>
        <w:t xml:space="preserve">PCA </w:t>
      </w:r>
      <w:proofErr w:type="spellStart"/>
      <w:r w:rsidRPr="00422750">
        <w:rPr>
          <w:rFonts w:ascii="Times New Roman" w:eastAsia="Times New Roman" w:hAnsi="Times New Roman" w:cs="Times New Roman"/>
          <w:b/>
          <w:bCs/>
          <w:i/>
          <w:iCs/>
          <w:sz w:val="24"/>
          <w:szCs w:val="24"/>
        </w:rPr>
        <w:t>Results</w:t>
      </w:r>
      <w:bookmarkEnd w:id="1"/>
      <w:proofErr w:type="spellEnd"/>
    </w:p>
    <w:p w14:paraId="5BBC10D6" w14:textId="77777777" w:rsidR="000B7A46" w:rsidRDefault="000B7A46" w:rsidP="000B7A46">
      <w:pPr>
        <w:keepNext/>
        <w:jc w:val="center"/>
      </w:pPr>
      <w:r>
        <w:rPr>
          <w:noProof/>
        </w:rPr>
        <w:drawing>
          <wp:inline distT="0" distB="0" distL="0" distR="0" wp14:anchorId="6E1C221F" wp14:editId="02DFDE34">
            <wp:extent cx="4616067" cy="2869260"/>
            <wp:effectExtent l="0" t="0" r="0" b="7620"/>
            <wp:docPr id="4"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blue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6717" cy="2869664"/>
                    </a:xfrm>
                    <a:prstGeom prst="rect">
                      <a:avLst/>
                    </a:prstGeom>
                  </pic:spPr>
                </pic:pic>
              </a:graphicData>
            </a:graphic>
          </wp:inline>
        </w:drawing>
      </w:r>
    </w:p>
    <w:p w14:paraId="58DEBFA0" w14:textId="00BE8A4E" w:rsidR="000B7A46" w:rsidRPr="00E20098" w:rsidRDefault="000B7A46" w:rsidP="000B7A46">
      <w:pPr>
        <w:pStyle w:val="Caption"/>
        <w:rPr>
          <w:rFonts w:ascii="Times New Roman" w:hAnsi="Times New Roman" w:cs="Times New Roman"/>
          <w:sz w:val="24"/>
          <w:szCs w:val="24"/>
        </w:rPr>
      </w:pPr>
      <w:bookmarkStart w:id="2" w:name="_Ref185341183"/>
      <w:r w:rsidRPr="00E20098">
        <w:rPr>
          <w:rFonts w:ascii="Times New Roman" w:hAnsi="Times New Roman" w:cs="Times New Roman"/>
          <w:sz w:val="24"/>
          <w:szCs w:val="24"/>
        </w:rPr>
        <w:t>Figure S</w:t>
      </w:r>
      <w:r w:rsidRPr="00E20098">
        <w:rPr>
          <w:rFonts w:ascii="Times New Roman" w:hAnsi="Times New Roman" w:cs="Times New Roman"/>
          <w:sz w:val="24"/>
          <w:szCs w:val="24"/>
        </w:rPr>
        <w:fldChar w:fldCharType="begin"/>
      </w:r>
      <w:r w:rsidRPr="00E20098">
        <w:rPr>
          <w:rFonts w:ascii="Times New Roman" w:hAnsi="Times New Roman" w:cs="Times New Roman"/>
          <w:sz w:val="24"/>
          <w:szCs w:val="24"/>
        </w:rPr>
        <w:instrText xml:space="preserve"> SEQ Figure_S \* ARABIC </w:instrText>
      </w:r>
      <w:r w:rsidRPr="00E20098">
        <w:rPr>
          <w:rFonts w:ascii="Times New Roman" w:hAnsi="Times New Roman" w:cs="Times New Roman"/>
          <w:sz w:val="24"/>
          <w:szCs w:val="24"/>
        </w:rPr>
        <w:fldChar w:fldCharType="separate"/>
      </w:r>
      <w:r w:rsidR="007F546A">
        <w:rPr>
          <w:rFonts w:ascii="Times New Roman" w:hAnsi="Times New Roman" w:cs="Times New Roman"/>
          <w:noProof/>
          <w:sz w:val="24"/>
          <w:szCs w:val="24"/>
        </w:rPr>
        <w:t>3</w:t>
      </w:r>
      <w:r w:rsidRPr="00E20098">
        <w:rPr>
          <w:rFonts w:ascii="Times New Roman" w:hAnsi="Times New Roman" w:cs="Times New Roman"/>
          <w:sz w:val="24"/>
          <w:szCs w:val="24"/>
        </w:rPr>
        <w:fldChar w:fldCharType="end"/>
      </w:r>
      <w:bookmarkEnd w:id="2"/>
      <w:r w:rsidRPr="00E20098">
        <w:rPr>
          <w:rFonts w:ascii="Times New Roman" w:hAnsi="Times New Roman" w:cs="Times New Roman"/>
          <w:sz w:val="24"/>
          <w:szCs w:val="24"/>
        </w:rPr>
        <w:t xml:space="preserve"> Cumulative variance of the PC's</w:t>
      </w:r>
    </w:p>
    <w:p w14:paraId="746A4DD0"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3" w:name="_Ref184113267"/>
      <w:proofErr w:type="spellStart"/>
      <w:r w:rsidRPr="00422750">
        <w:rPr>
          <w:rFonts w:ascii="Times New Roman" w:eastAsia="Times New Roman" w:hAnsi="Times New Roman" w:cs="Times New Roman"/>
          <w:b/>
          <w:bCs/>
          <w:i/>
          <w:iCs/>
          <w:sz w:val="24"/>
          <w:szCs w:val="24"/>
        </w:rPr>
        <w:t>Wrapper</w:t>
      </w:r>
      <w:proofErr w:type="spellEnd"/>
      <w:r w:rsidRPr="00422750">
        <w:rPr>
          <w:rFonts w:ascii="Times New Roman" w:eastAsia="Times New Roman" w:hAnsi="Times New Roman" w:cs="Times New Roman"/>
          <w:b/>
          <w:bCs/>
          <w:i/>
          <w:iCs/>
          <w:sz w:val="24"/>
          <w:szCs w:val="24"/>
        </w:rPr>
        <w:t xml:space="preserve"> </w:t>
      </w:r>
      <w:proofErr w:type="spellStart"/>
      <w:r w:rsidRPr="00422750">
        <w:rPr>
          <w:rFonts w:ascii="Times New Roman" w:eastAsia="Times New Roman" w:hAnsi="Times New Roman" w:cs="Times New Roman"/>
          <w:b/>
          <w:bCs/>
          <w:i/>
          <w:iCs/>
          <w:sz w:val="24"/>
          <w:szCs w:val="24"/>
        </w:rPr>
        <w:t>Results</w:t>
      </w:r>
      <w:bookmarkEnd w:id="0"/>
      <w:bookmarkEnd w:id="3"/>
      <w:proofErr w:type="spellEnd"/>
    </w:p>
    <w:p w14:paraId="794813FD" w14:textId="709C447B" w:rsidR="0071705D" w:rsidRDefault="000B7A46" w:rsidP="00E90D7E">
      <w:pPr>
        <w:keepNext/>
        <w:jc w:val="both"/>
        <w:rPr>
          <w:rFonts w:ascii="Times New Roman" w:hAnsi="Times New Roman" w:cs="Times New Roman"/>
          <w:lang w:val="en-US"/>
        </w:rPr>
      </w:pPr>
      <w:r w:rsidRPr="000B7A46">
        <w:rPr>
          <w:rFonts w:ascii="Times New Roman" w:hAnsi="Times New Roman" w:cs="Times New Roman"/>
          <w:lang w:val="en-US"/>
        </w:rPr>
        <w:t xml:space="preserve">The wrapper selection method, which incorporated 3 mandatory features (Lignin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Co-polyol type PTHF, Ratio) and several optional features (Co-</w:t>
      </w:r>
      <w:proofErr w:type="gramStart"/>
      <w:r w:rsidRPr="000B7A46">
        <w:rPr>
          <w:rFonts w:ascii="Times New Roman" w:hAnsi="Times New Roman" w:cs="Times New Roman"/>
          <w:lang w:val="en-US"/>
        </w:rPr>
        <w:t xml:space="preserve">polyol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Isocyanate</w:t>
      </w:r>
      <w:proofErr w:type="gramEnd"/>
      <w:r w:rsidRPr="000B7A46">
        <w:rPr>
          <w:rFonts w:ascii="Times New Roman" w:hAnsi="Times New Roman" w:cs="Times New Roman"/>
          <w:lang w:val="en-US"/>
        </w:rPr>
        <w:t xml:space="preserve">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xml:space="preserve">%, Isocyanate mmol NCO, Isocyanate type, </w:t>
      </w:r>
      <w:proofErr w:type="gramStart"/>
      <w:r w:rsidRPr="000B7A46">
        <w:rPr>
          <w:rFonts w:ascii="Times New Roman" w:hAnsi="Times New Roman" w:cs="Times New Roman"/>
          <w:lang w:val="en-US"/>
        </w:rPr>
        <w:t>Tin(</w:t>
      </w:r>
      <w:proofErr w:type="gramEnd"/>
      <w:r w:rsidRPr="000B7A46">
        <w:rPr>
          <w:rFonts w:ascii="Times New Roman" w:hAnsi="Times New Roman" w:cs="Times New Roman"/>
          <w:lang w:val="en-US"/>
        </w:rPr>
        <w:t xml:space="preserve">II) octoate, </w:t>
      </w:r>
      <w:proofErr w:type="gramStart"/>
      <w:r w:rsidRPr="000B7A46">
        <w:rPr>
          <w:rFonts w:ascii="Times New Roman" w:hAnsi="Times New Roman" w:cs="Times New Roman"/>
          <w:lang w:val="en-US"/>
        </w:rPr>
        <w:t>Swelling</w:t>
      </w:r>
      <w:proofErr w:type="gramEnd"/>
      <w:r w:rsidRPr="000B7A46">
        <w:rPr>
          <w:rFonts w:ascii="Times New Roman" w:hAnsi="Times New Roman" w:cs="Times New Roman"/>
          <w:lang w:val="en-US"/>
        </w:rPr>
        <w:t xml:space="preserve"> ratio %), was employed. All possible combinations of these features were tested, resulting in a total of 64 unique datasets. The performance of these datasets was </w:t>
      </w:r>
      <w:r w:rsidR="0071705D">
        <w:rPr>
          <w:rFonts w:ascii="Times New Roman" w:hAnsi="Times New Roman" w:cs="Times New Roman"/>
          <w:lang w:val="en-US"/>
        </w:rPr>
        <w:t>initially evaluated on an Out-of-</w:t>
      </w:r>
      <w:r w:rsidR="00FB119D">
        <w:rPr>
          <w:rFonts w:ascii="Times New Roman" w:hAnsi="Times New Roman" w:cs="Times New Roman"/>
          <w:lang w:val="en-US"/>
        </w:rPr>
        <w:t>Fold (</w:t>
      </w:r>
      <w:r w:rsidR="0071705D">
        <w:rPr>
          <w:rFonts w:ascii="Times New Roman" w:hAnsi="Times New Roman" w:cs="Times New Roman"/>
          <w:lang w:val="en-US"/>
        </w:rPr>
        <w:t xml:space="preserve">OOF) cross validation </w:t>
      </w:r>
      <w:r w:rsidR="0071705D">
        <w:rPr>
          <w:rFonts w:ascii="Times New Roman" w:hAnsi="Times New Roman" w:cs="Times New Roman"/>
          <w:lang w:val="en-US"/>
        </w:rPr>
        <w:lastRenderedPageBreak/>
        <w:t xml:space="preserve">technique and </w:t>
      </w:r>
      <w:r w:rsidRPr="000B7A46">
        <w:rPr>
          <w:rFonts w:ascii="Times New Roman" w:hAnsi="Times New Roman" w:cs="Times New Roman"/>
          <w:lang w:val="en-US"/>
        </w:rPr>
        <w:t xml:space="preserve">evaluated using Mean Absolute Error (MAE) </w:t>
      </w:r>
      <w:r w:rsidR="0071705D">
        <w:rPr>
          <w:rFonts w:ascii="Times New Roman" w:hAnsi="Times New Roman" w:cs="Times New Roman"/>
          <w:lang w:val="en-US"/>
        </w:rPr>
        <w:t xml:space="preserve">of the </w:t>
      </w:r>
      <w:r w:rsidRPr="000B7A46">
        <w:rPr>
          <w:rFonts w:ascii="Times New Roman" w:hAnsi="Times New Roman" w:cs="Times New Roman"/>
          <w:lang w:val="en-US"/>
        </w:rPr>
        <w:t>validation</w:t>
      </w:r>
      <w:r w:rsidR="0071705D">
        <w:rPr>
          <w:rFonts w:ascii="Times New Roman" w:hAnsi="Times New Roman" w:cs="Times New Roman"/>
          <w:lang w:val="en-US"/>
        </w:rPr>
        <w:t xml:space="preserve"> datasets. The results are presented I the table below: </w:t>
      </w:r>
    </w:p>
    <w:p w14:paraId="51BE18DC" w14:textId="6F9A7E70" w:rsidR="0071705D" w:rsidRDefault="0071705D" w:rsidP="00034824">
      <w:pPr>
        <w:pStyle w:val="Caption"/>
        <w:keepNext/>
      </w:pPr>
    </w:p>
    <w:p w14:paraId="50ECB8C0" w14:textId="10ACA95A" w:rsidR="00D6614B" w:rsidRPr="00034824" w:rsidRDefault="00D6614B" w:rsidP="00034824">
      <w:pPr>
        <w:pStyle w:val="Caption"/>
        <w:keepNext/>
        <w:rPr>
          <w:rFonts w:ascii="Times New Roman" w:hAnsi="Times New Roman" w:cs="Times New Roman"/>
        </w:rPr>
      </w:pPr>
      <w:r w:rsidRPr="00034824">
        <w:rPr>
          <w:rFonts w:ascii="Times New Roman" w:hAnsi="Times New Roman" w:cs="Times New Roman"/>
          <w:sz w:val="24"/>
          <w:szCs w:val="24"/>
        </w:rPr>
        <w:t>Table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Table_S \* ARABIC </w:instrText>
      </w:r>
      <w:r w:rsidRPr="00034824">
        <w:rPr>
          <w:rFonts w:ascii="Times New Roman" w:hAnsi="Times New Roman" w:cs="Times New Roman"/>
          <w:sz w:val="24"/>
          <w:szCs w:val="24"/>
        </w:rPr>
        <w:fldChar w:fldCharType="separate"/>
      </w:r>
      <w:r w:rsidRPr="00034824">
        <w:rPr>
          <w:rFonts w:ascii="Times New Roman" w:hAnsi="Times New Roman" w:cs="Times New Roman"/>
          <w:noProof/>
          <w:sz w:val="24"/>
          <w:szCs w:val="24"/>
        </w:rPr>
        <w:t>1</w:t>
      </w:r>
      <w:r w:rsidRPr="00034824">
        <w:rPr>
          <w:rFonts w:ascii="Times New Roman" w:hAnsi="Times New Roman" w:cs="Times New Roman"/>
          <w:sz w:val="24"/>
          <w:szCs w:val="24"/>
        </w:rPr>
        <w:fldChar w:fldCharType="end"/>
      </w:r>
      <w:r w:rsidRPr="00034824">
        <w:rPr>
          <w:rFonts w:ascii="Times New Roman" w:hAnsi="Times New Roman" w:cs="Times New Roman"/>
          <w:sz w:val="24"/>
          <w:szCs w:val="24"/>
        </w:rPr>
        <w:t xml:space="preserve"> Out-of-Fold cross validation top 5 best performing stacked ensemble models with Swelling Ratio included</w:t>
      </w:r>
    </w:p>
    <w:tbl>
      <w:tblPr>
        <w:tblStyle w:val="TableGrid"/>
        <w:tblW w:w="10112" w:type="dxa"/>
        <w:tblLook w:val="04A0" w:firstRow="1" w:lastRow="0" w:firstColumn="1" w:lastColumn="0" w:noHBand="0" w:noVBand="1"/>
      </w:tblPr>
      <w:tblGrid>
        <w:gridCol w:w="1685"/>
        <w:gridCol w:w="1685"/>
        <w:gridCol w:w="1685"/>
        <w:gridCol w:w="1685"/>
        <w:gridCol w:w="1686"/>
        <w:gridCol w:w="1686"/>
      </w:tblGrid>
      <w:tr w:rsidR="0071705D" w14:paraId="4E8D0D45" w14:textId="77777777" w:rsidTr="00034824">
        <w:trPr>
          <w:trHeight w:val="200"/>
        </w:trPr>
        <w:tc>
          <w:tcPr>
            <w:tcW w:w="1685" w:type="dxa"/>
            <w:vAlign w:val="center"/>
          </w:tcPr>
          <w:p w14:paraId="4D2859C5" w14:textId="7AA7896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Rank</w:t>
            </w:r>
          </w:p>
        </w:tc>
        <w:tc>
          <w:tcPr>
            <w:tcW w:w="1685" w:type="dxa"/>
            <w:vAlign w:val="center"/>
          </w:tcPr>
          <w:p w14:paraId="2008BB87" w14:textId="084EF5FC"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R²</w:t>
            </w:r>
          </w:p>
        </w:tc>
        <w:tc>
          <w:tcPr>
            <w:tcW w:w="1685" w:type="dxa"/>
            <w:vAlign w:val="center"/>
          </w:tcPr>
          <w:p w14:paraId="0A0EDF2C" w14:textId="583F75A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MSE</w:t>
            </w:r>
          </w:p>
        </w:tc>
        <w:tc>
          <w:tcPr>
            <w:tcW w:w="1685" w:type="dxa"/>
            <w:vAlign w:val="center"/>
          </w:tcPr>
          <w:p w14:paraId="77944624" w14:textId="159053FE"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MAE</w:t>
            </w:r>
          </w:p>
        </w:tc>
        <w:tc>
          <w:tcPr>
            <w:tcW w:w="1686" w:type="dxa"/>
            <w:vAlign w:val="center"/>
          </w:tcPr>
          <w:p w14:paraId="0E53C4E6" w14:textId="5CF2FB15"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Base Estimators</w:t>
            </w:r>
          </w:p>
        </w:tc>
        <w:tc>
          <w:tcPr>
            <w:tcW w:w="1686" w:type="dxa"/>
            <w:vAlign w:val="center"/>
          </w:tcPr>
          <w:p w14:paraId="3EB55BBC" w14:textId="70973D3A"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Key Features</w:t>
            </w:r>
          </w:p>
        </w:tc>
      </w:tr>
      <w:tr w:rsidR="0071705D" w:rsidRPr="00AB4E9D" w14:paraId="381AC95A" w14:textId="77777777" w:rsidTr="00034824">
        <w:trPr>
          <w:trHeight w:val="1004"/>
        </w:trPr>
        <w:tc>
          <w:tcPr>
            <w:tcW w:w="1685" w:type="dxa"/>
            <w:vAlign w:val="center"/>
          </w:tcPr>
          <w:p w14:paraId="1442DEF8" w14:textId="7514C9C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w:t>
            </w:r>
          </w:p>
        </w:tc>
        <w:tc>
          <w:tcPr>
            <w:tcW w:w="1685" w:type="dxa"/>
            <w:vAlign w:val="center"/>
          </w:tcPr>
          <w:p w14:paraId="64708DD5" w14:textId="398E1DA1"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0.383</w:t>
            </w:r>
          </w:p>
        </w:tc>
        <w:tc>
          <w:tcPr>
            <w:tcW w:w="1685" w:type="dxa"/>
            <w:vAlign w:val="center"/>
          </w:tcPr>
          <w:p w14:paraId="4CFE17FE" w14:textId="1C137BD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436.24</w:t>
            </w:r>
          </w:p>
        </w:tc>
        <w:tc>
          <w:tcPr>
            <w:tcW w:w="1685" w:type="dxa"/>
            <w:vAlign w:val="center"/>
          </w:tcPr>
          <w:p w14:paraId="4AEB4F87" w14:textId="32828C1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15.423</w:t>
            </w:r>
          </w:p>
        </w:tc>
        <w:tc>
          <w:tcPr>
            <w:tcW w:w="1686" w:type="dxa"/>
            <w:vAlign w:val="center"/>
          </w:tcPr>
          <w:p w14:paraId="4056C93B" w14:textId="554650C2"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5C72B872" w14:textId="059517F8"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Isocyanate + </w:t>
            </w:r>
            <w:proofErr w:type="gramStart"/>
            <w:r w:rsidRPr="00034824">
              <w:rPr>
                <w:rFonts w:ascii="Segoe UI" w:eastAsia="Segoe UI" w:hAnsi="Segoe UI" w:cs="Segoe UI"/>
                <w:color w:val="404040"/>
                <w:kern w:val="24"/>
                <w:sz w:val="16"/>
                <w:szCs w:val="16"/>
                <w:lang w:val="en-NL"/>
              </w:rPr>
              <w:t>Tin(</w:t>
            </w:r>
            <w:proofErr w:type="gramEnd"/>
            <w:r w:rsidRPr="00034824">
              <w:rPr>
                <w:rFonts w:ascii="Segoe UI" w:eastAsia="Segoe UI" w:hAnsi="Segoe UI" w:cs="Segoe UI"/>
                <w:color w:val="404040"/>
                <w:kern w:val="24"/>
                <w:sz w:val="16"/>
                <w:szCs w:val="16"/>
                <w:lang w:val="en-NL"/>
              </w:rPr>
              <w:t xml:space="preserve">II) octoate + </w:t>
            </w:r>
            <w:r w:rsidRPr="00034824">
              <w:rPr>
                <w:rFonts w:ascii="Segoe UI" w:eastAsia="Segoe UI" w:hAnsi="Segoe UI" w:cs="Segoe UI"/>
                <w:b/>
                <w:bCs/>
                <w:color w:val="404040"/>
                <w:kern w:val="24"/>
                <w:sz w:val="16"/>
                <w:szCs w:val="16"/>
                <w:lang w:val="en-NL"/>
              </w:rPr>
              <w:t>Swelling Ratio</w:t>
            </w:r>
          </w:p>
        </w:tc>
      </w:tr>
      <w:tr w:rsidR="0071705D" w:rsidRPr="00AB4E9D" w14:paraId="7D7755F3" w14:textId="77777777" w:rsidTr="00034824">
        <w:trPr>
          <w:trHeight w:val="617"/>
        </w:trPr>
        <w:tc>
          <w:tcPr>
            <w:tcW w:w="1685" w:type="dxa"/>
            <w:vAlign w:val="center"/>
          </w:tcPr>
          <w:p w14:paraId="76AB56A9" w14:textId="43C5316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2</w:t>
            </w:r>
          </w:p>
        </w:tc>
        <w:tc>
          <w:tcPr>
            <w:tcW w:w="1685" w:type="dxa"/>
            <w:vAlign w:val="center"/>
          </w:tcPr>
          <w:p w14:paraId="262890D9" w14:textId="7F04171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0.361</w:t>
            </w:r>
          </w:p>
        </w:tc>
        <w:tc>
          <w:tcPr>
            <w:tcW w:w="1685" w:type="dxa"/>
            <w:vAlign w:val="center"/>
          </w:tcPr>
          <w:p w14:paraId="7D49AD9E" w14:textId="5AF80C0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452.03</w:t>
            </w:r>
          </w:p>
        </w:tc>
        <w:tc>
          <w:tcPr>
            <w:tcW w:w="1685" w:type="dxa"/>
            <w:vAlign w:val="center"/>
          </w:tcPr>
          <w:p w14:paraId="0E968FF8" w14:textId="78F1530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15.476</w:t>
            </w:r>
          </w:p>
        </w:tc>
        <w:tc>
          <w:tcPr>
            <w:tcW w:w="1686" w:type="dxa"/>
            <w:vAlign w:val="center"/>
          </w:tcPr>
          <w:p w14:paraId="411DE374" w14:textId="5D0C585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32ABA21F" w14:textId="3DA5DF0B"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r w:rsidR="0071705D" w:rsidRPr="00AB4E9D" w14:paraId="5FA723D7" w14:textId="77777777" w:rsidTr="00034824">
        <w:trPr>
          <w:trHeight w:val="1205"/>
        </w:trPr>
        <w:tc>
          <w:tcPr>
            <w:tcW w:w="1685" w:type="dxa"/>
            <w:vAlign w:val="center"/>
          </w:tcPr>
          <w:p w14:paraId="6629518C" w14:textId="1F6A6FE1"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3</w:t>
            </w:r>
          </w:p>
        </w:tc>
        <w:tc>
          <w:tcPr>
            <w:tcW w:w="1685" w:type="dxa"/>
            <w:vAlign w:val="center"/>
          </w:tcPr>
          <w:p w14:paraId="5A2A54E1" w14:textId="5152DE22"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0.380</w:t>
            </w:r>
          </w:p>
        </w:tc>
        <w:tc>
          <w:tcPr>
            <w:tcW w:w="1685" w:type="dxa"/>
            <w:vAlign w:val="center"/>
          </w:tcPr>
          <w:p w14:paraId="25072098" w14:textId="73209E8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437.96</w:t>
            </w:r>
          </w:p>
        </w:tc>
        <w:tc>
          <w:tcPr>
            <w:tcW w:w="1685" w:type="dxa"/>
            <w:vAlign w:val="center"/>
          </w:tcPr>
          <w:p w14:paraId="1D7A2D6E" w14:textId="456FB67B"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15.478</w:t>
            </w:r>
          </w:p>
        </w:tc>
        <w:tc>
          <w:tcPr>
            <w:tcW w:w="1686" w:type="dxa"/>
            <w:vAlign w:val="center"/>
          </w:tcPr>
          <w:p w14:paraId="732D9000" w14:textId="69B8612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35FA554C" w14:textId="6172FDA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Isocyanate + Isocyanate type + </w:t>
            </w:r>
            <w:proofErr w:type="gramStart"/>
            <w:r w:rsidRPr="00034824">
              <w:rPr>
                <w:rFonts w:ascii="Segoe UI" w:eastAsia="Segoe UI" w:hAnsi="Segoe UI" w:cs="Segoe UI"/>
                <w:color w:val="404040"/>
                <w:kern w:val="24"/>
                <w:sz w:val="16"/>
                <w:szCs w:val="16"/>
                <w:lang w:val="en-NL"/>
              </w:rPr>
              <w:t>Tin(</w:t>
            </w:r>
            <w:proofErr w:type="gramEnd"/>
            <w:r w:rsidRPr="00034824">
              <w:rPr>
                <w:rFonts w:ascii="Segoe UI" w:eastAsia="Segoe UI" w:hAnsi="Segoe UI" w:cs="Segoe UI"/>
                <w:color w:val="404040"/>
                <w:kern w:val="24"/>
                <w:sz w:val="16"/>
                <w:szCs w:val="16"/>
                <w:lang w:val="en-NL"/>
              </w:rPr>
              <w:t xml:space="preserve">II) octoate + </w:t>
            </w:r>
            <w:r w:rsidRPr="00034824">
              <w:rPr>
                <w:rFonts w:ascii="Segoe UI" w:eastAsia="Segoe UI" w:hAnsi="Segoe UI" w:cs="Segoe UI"/>
                <w:b/>
                <w:bCs/>
                <w:color w:val="404040"/>
                <w:kern w:val="24"/>
                <w:sz w:val="16"/>
                <w:szCs w:val="16"/>
                <w:lang w:val="en-NL"/>
              </w:rPr>
              <w:t>Swelling Ratio</w:t>
            </w:r>
          </w:p>
        </w:tc>
      </w:tr>
      <w:tr w:rsidR="0071705D" w:rsidRPr="00AB4E9D" w14:paraId="05F3CC4F" w14:textId="77777777" w:rsidTr="00034824">
        <w:trPr>
          <w:trHeight w:val="617"/>
        </w:trPr>
        <w:tc>
          <w:tcPr>
            <w:tcW w:w="1685" w:type="dxa"/>
            <w:vAlign w:val="center"/>
          </w:tcPr>
          <w:p w14:paraId="2A16EA24" w14:textId="137A31F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w:t>
            </w:r>
          </w:p>
        </w:tc>
        <w:tc>
          <w:tcPr>
            <w:tcW w:w="1685" w:type="dxa"/>
            <w:vAlign w:val="center"/>
          </w:tcPr>
          <w:p w14:paraId="4C21244B" w14:textId="51DB5D9E"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0.353</w:t>
            </w:r>
          </w:p>
        </w:tc>
        <w:tc>
          <w:tcPr>
            <w:tcW w:w="1685" w:type="dxa"/>
            <w:vAlign w:val="center"/>
          </w:tcPr>
          <w:p w14:paraId="2E7A3A72" w14:textId="67A3598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458.24</w:t>
            </w:r>
          </w:p>
        </w:tc>
        <w:tc>
          <w:tcPr>
            <w:tcW w:w="1685" w:type="dxa"/>
            <w:vAlign w:val="center"/>
          </w:tcPr>
          <w:p w14:paraId="22210228" w14:textId="00AE75CD"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15.498</w:t>
            </w:r>
          </w:p>
        </w:tc>
        <w:tc>
          <w:tcPr>
            <w:tcW w:w="1686" w:type="dxa"/>
            <w:vAlign w:val="center"/>
          </w:tcPr>
          <w:p w14:paraId="675C6ABB" w14:textId="3FE9E03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1000</w:t>
            </w:r>
          </w:p>
        </w:tc>
        <w:tc>
          <w:tcPr>
            <w:tcW w:w="1686" w:type="dxa"/>
            <w:vAlign w:val="center"/>
          </w:tcPr>
          <w:p w14:paraId="5F777C98" w14:textId="0A4B4DF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r w:rsidR="0071705D" w:rsidRPr="00AB4E9D" w14:paraId="4CEBAC83" w14:textId="77777777" w:rsidTr="00034824">
        <w:trPr>
          <w:trHeight w:val="602"/>
        </w:trPr>
        <w:tc>
          <w:tcPr>
            <w:tcW w:w="1685" w:type="dxa"/>
            <w:vAlign w:val="center"/>
          </w:tcPr>
          <w:p w14:paraId="74F19430" w14:textId="05F9B8B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w:t>
            </w:r>
          </w:p>
        </w:tc>
        <w:tc>
          <w:tcPr>
            <w:tcW w:w="1685" w:type="dxa"/>
            <w:vAlign w:val="center"/>
          </w:tcPr>
          <w:p w14:paraId="72CEFD0E" w14:textId="58303E1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0.354</w:t>
            </w:r>
          </w:p>
        </w:tc>
        <w:tc>
          <w:tcPr>
            <w:tcW w:w="1685" w:type="dxa"/>
            <w:vAlign w:val="center"/>
          </w:tcPr>
          <w:p w14:paraId="09CEF99A" w14:textId="4DCACAA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457.09</w:t>
            </w:r>
          </w:p>
        </w:tc>
        <w:tc>
          <w:tcPr>
            <w:tcW w:w="1685" w:type="dxa"/>
            <w:vAlign w:val="center"/>
          </w:tcPr>
          <w:p w14:paraId="644A31A1" w14:textId="77CC46E5"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15.508</w:t>
            </w:r>
          </w:p>
        </w:tc>
        <w:tc>
          <w:tcPr>
            <w:tcW w:w="1686" w:type="dxa"/>
            <w:vAlign w:val="center"/>
          </w:tcPr>
          <w:p w14:paraId="0D5EDF88" w14:textId="72C8B92C"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700</w:t>
            </w:r>
          </w:p>
        </w:tc>
        <w:tc>
          <w:tcPr>
            <w:tcW w:w="1686" w:type="dxa"/>
            <w:vAlign w:val="center"/>
          </w:tcPr>
          <w:p w14:paraId="0BB2296B" w14:textId="1974C21A"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bl>
    <w:p w14:paraId="09B55170" w14:textId="2C0780E8" w:rsidR="0071705D" w:rsidRDefault="0071705D" w:rsidP="0071705D">
      <w:pPr>
        <w:keepNext/>
        <w:tabs>
          <w:tab w:val="left" w:pos="3945"/>
        </w:tabs>
        <w:jc w:val="both"/>
        <w:rPr>
          <w:rFonts w:ascii="Times New Roman" w:hAnsi="Times New Roman" w:cs="Times New Roman"/>
          <w:lang w:val="en-US"/>
        </w:rPr>
      </w:pPr>
      <w:r>
        <w:rPr>
          <w:rFonts w:ascii="Times New Roman" w:hAnsi="Times New Roman" w:cs="Times New Roman"/>
          <w:lang w:val="en-US"/>
        </w:rPr>
        <w:tab/>
      </w:r>
    </w:p>
    <w:p w14:paraId="21162A7B" w14:textId="3D59F50E" w:rsidR="0071705D" w:rsidRDefault="0071705D" w:rsidP="00034824">
      <w:pPr>
        <w:pStyle w:val="Caption"/>
        <w:keepNext/>
      </w:pPr>
    </w:p>
    <w:p w14:paraId="5989AEF9" w14:textId="1C22646F" w:rsidR="00D6614B" w:rsidRPr="00034824" w:rsidRDefault="00D6614B" w:rsidP="00034824">
      <w:pPr>
        <w:pStyle w:val="Caption"/>
        <w:keepNext/>
        <w:rPr>
          <w:rFonts w:ascii="Times New Roman" w:hAnsi="Times New Roman" w:cs="Times New Roman"/>
        </w:rPr>
      </w:pPr>
      <w:r w:rsidRPr="00034824">
        <w:rPr>
          <w:rFonts w:ascii="Times New Roman" w:hAnsi="Times New Roman" w:cs="Times New Roman"/>
          <w:sz w:val="24"/>
          <w:szCs w:val="24"/>
        </w:rPr>
        <w:t>Table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Table_S \* ARABIC </w:instrText>
      </w:r>
      <w:r w:rsidRPr="00034824">
        <w:rPr>
          <w:rFonts w:ascii="Times New Roman" w:hAnsi="Times New Roman" w:cs="Times New Roman"/>
          <w:sz w:val="24"/>
          <w:szCs w:val="24"/>
        </w:rPr>
        <w:fldChar w:fldCharType="separate"/>
      </w:r>
      <w:r w:rsidRPr="00034824">
        <w:rPr>
          <w:rFonts w:ascii="Times New Roman" w:hAnsi="Times New Roman" w:cs="Times New Roman"/>
          <w:noProof/>
          <w:sz w:val="24"/>
          <w:szCs w:val="24"/>
        </w:rPr>
        <w:t>2</w:t>
      </w:r>
      <w:r w:rsidRPr="00034824">
        <w:rPr>
          <w:rFonts w:ascii="Times New Roman" w:hAnsi="Times New Roman" w:cs="Times New Roman"/>
          <w:sz w:val="24"/>
          <w:szCs w:val="24"/>
        </w:rPr>
        <w:fldChar w:fldCharType="end"/>
      </w:r>
      <w:r w:rsidRPr="00034824">
        <w:rPr>
          <w:rFonts w:ascii="Times New Roman" w:hAnsi="Times New Roman" w:cs="Times New Roman"/>
          <w:sz w:val="24"/>
          <w:szCs w:val="24"/>
        </w:rPr>
        <w:t xml:space="preserve"> Out-of-Fold cross validation top 5 best performing stacked ensemble models without Swelling Ratio as an input feature.</w:t>
      </w:r>
    </w:p>
    <w:tbl>
      <w:tblPr>
        <w:tblStyle w:val="TableGrid"/>
        <w:tblW w:w="10112" w:type="dxa"/>
        <w:tblLook w:val="04A0" w:firstRow="1" w:lastRow="0" w:firstColumn="1" w:lastColumn="0" w:noHBand="0" w:noVBand="1"/>
      </w:tblPr>
      <w:tblGrid>
        <w:gridCol w:w="1685"/>
        <w:gridCol w:w="1685"/>
        <w:gridCol w:w="1685"/>
        <w:gridCol w:w="1685"/>
        <w:gridCol w:w="1686"/>
        <w:gridCol w:w="1686"/>
      </w:tblGrid>
      <w:tr w:rsidR="00034824" w14:paraId="07D6CA92" w14:textId="77777777" w:rsidTr="00034824">
        <w:trPr>
          <w:trHeight w:val="188"/>
        </w:trPr>
        <w:tc>
          <w:tcPr>
            <w:tcW w:w="1685" w:type="dxa"/>
            <w:vAlign w:val="center"/>
          </w:tcPr>
          <w:p w14:paraId="4E6508AF" w14:textId="375CF371"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Rank</w:t>
            </w:r>
          </w:p>
        </w:tc>
        <w:tc>
          <w:tcPr>
            <w:tcW w:w="1685" w:type="dxa"/>
            <w:vAlign w:val="center"/>
          </w:tcPr>
          <w:p w14:paraId="150B126B" w14:textId="03F3F97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R²</w:t>
            </w:r>
          </w:p>
        </w:tc>
        <w:tc>
          <w:tcPr>
            <w:tcW w:w="1685" w:type="dxa"/>
            <w:vAlign w:val="center"/>
          </w:tcPr>
          <w:p w14:paraId="64CE5B7A" w14:textId="41B6F62B"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MSE</w:t>
            </w:r>
          </w:p>
        </w:tc>
        <w:tc>
          <w:tcPr>
            <w:tcW w:w="1685" w:type="dxa"/>
            <w:vAlign w:val="center"/>
          </w:tcPr>
          <w:p w14:paraId="5B983188" w14:textId="230EAD9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MAE</w:t>
            </w:r>
          </w:p>
        </w:tc>
        <w:tc>
          <w:tcPr>
            <w:tcW w:w="1686" w:type="dxa"/>
            <w:vAlign w:val="center"/>
          </w:tcPr>
          <w:p w14:paraId="78B122EB" w14:textId="0525FE6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Base Estimators</w:t>
            </w:r>
          </w:p>
        </w:tc>
        <w:tc>
          <w:tcPr>
            <w:tcW w:w="1686" w:type="dxa"/>
            <w:vAlign w:val="center"/>
          </w:tcPr>
          <w:p w14:paraId="3E957C85" w14:textId="1D9E7883"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Key Features</w:t>
            </w:r>
          </w:p>
        </w:tc>
      </w:tr>
      <w:tr w:rsidR="00034824" w:rsidRPr="00AB4E9D" w14:paraId="3E373646" w14:textId="77777777" w:rsidTr="00034824">
        <w:trPr>
          <w:trHeight w:val="549"/>
        </w:trPr>
        <w:tc>
          <w:tcPr>
            <w:tcW w:w="1685" w:type="dxa"/>
            <w:vAlign w:val="center"/>
          </w:tcPr>
          <w:p w14:paraId="5625E4C1" w14:textId="6381F60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1</w:t>
            </w:r>
          </w:p>
        </w:tc>
        <w:tc>
          <w:tcPr>
            <w:tcW w:w="1685" w:type="dxa"/>
          </w:tcPr>
          <w:p w14:paraId="06C5B647"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0.337</w:t>
            </w:r>
          </w:p>
        </w:tc>
        <w:tc>
          <w:tcPr>
            <w:tcW w:w="1685" w:type="dxa"/>
          </w:tcPr>
          <w:p w14:paraId="69EE866D"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468.17</w:t>
            </w:r>
          </w:p>
        </w:tc>
        <w:tc>
          <w:tcPr>
            <w:tcW w:w="1685" w:type="dxa"/>
          </w:tcPr>
          <w:p w14:paraId="7EA7EC1E"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15.714</w:t>
            </w:r>
          </w:p>
        </w:tc>
        <w:tc>
          <w:tcPr>
            <w:tcW w:w="1686" w:type="dxa"/>
          </w:tcPr>
          <w:p w14:paraId="0B1A4A04"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700</w:t>
            </w:r>
          </w:p>
        </w:tc>
        <w:tc>
          <w:tcPr>
            <w:tcW w:w="1686" w:type="dxa"/>
          </w:tcPr>
          <w:p w14:paraId="0A962C89"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AB4E9D" w14:paraId="68AAD6DE" w14:textId="77777777" w:rsidTr="00034824">
        <w:trPr>
          <w:trHeight w:val="564"/>
        </w:trPr>
        <w:tc>
          <w:tcPr>
            <w:tcW w:w="1685" w:type="dxa"/>
            <w:vAlign w:val="center"/>
          </w:tcPr>
          <w:p w14:paraId="6729DF3D" w14:textId="0BC9675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2</w:t>
            </w:r>
          </w:p>
        </w:tc>
        <w:tc>
          <w:tcPr>
            <w:tcW w:w="1685" w:type="dxa"/>
          </w:tcPr>
          <w:p w14:paraId="4C660FC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02777533"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473.75</w:t>
            </w:r>
          </w:p>
        </w:tc>
        <w:tc>
          <w:tcPr>
            <w:tcW w:w="1685" w:type="dxa"/>
          </w:tcPr>
          <w:p w14:paraId="3BD7D256"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15.772</w:t>
            </w:r>
          </w:p>
        </w:tc>
        <w:tc>
          <w:tcPr>
            <w:tcW w:w="1686" w:type="dxa"/>
          </w:tcPr>
          <w:p w14:paraId="61ACF88C"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1000</w:t>
            </w:r>
          </w:p>
        </w:tc>
        <w:tc>
          <w:tcPr>
            <w:tcW w:w="1686" w:type="dxa"/>
          </w:tcPr>
          <w:p w14:paraId="43C7F265"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AB4E9D" w14:paraId="714CE1A1" w14:textId="77777777" w:rsidTr="00034824">
        <w:trPr>
          <w:trHeight w:val="564"/>
        </w:trPr>
        <w:tc>
          <w:tcPr>
            <w:tcW w:w="1685" w:type="dxa"/>
            <w:vAlign w:val="center"/>
          </w:tcPr>
          <w:p w14:paraId="7D01FC1B" w14:textId="488DDF1A"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3</w:t>
            </w:r>
          </w:p>
        </w:tc>
        <w:tc>
          <w:tcPr>
            <w:tcW w:w="1685" w:type="dxa"/>
          </w:tcPr>
          <w:p w14:paraId="50318281"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166881E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473.62</w:t>
            </w:r>
          </w:p>
        </w:tc>
        <w:tc>
          <w:tcPr>
            <w:tcW w:w="1685" w:type="dxa"/>
          </w:tcPr>
          <w:p w14:paraId="424B679C"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15.783</w:t>
            </w:r>
          </w:p>
        </w:tc>
        <w:tc>
          <w:tcPr>
            <w:tcW w:w="1686" w:type="dxa"/>
          </w:tcPr>
          <w:p w14:paraId="61D2A177"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900</w:t>
            </w:r>
          </w:p>
        </w:tc>
        <w:tc>
          <w:tcPr>
            <w:tcW w:w="1686" w:type="dxa"/>
          </w:tcPr>
          <w:p w14:paraId="68892B3E"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AB4E9D" w14:paraId="6E8F51C7" w14:textId="77777777" w:rsidTr="00034824">
        <w:trPr>
          <w:trHeight w:val="564"/>
        </w:trPr>
        <w:tc>
          <w:tcPr>
            <w:tcW w:w="1685" w:type="dxa"/>
            <w:vAlign w:val="center"/>
          </w:tcPr>
          <w:p w14:paraId="2D78E436" w14:textId="05B4BD4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4</w:t>
            </w:r>
          </w:p>
        </w:tc>
        <w:tc>
          <w:tcPr>
            <w:tcW w:w="1685" w:type="dxa"/>
          </w:tcPr>
          <w:p w14:paraId="11D7B5E0"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1B690614"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473.73</w:t>
            </w:r>
          </w:p>
        </w:tc>
        <w:tc>
          <w:tcPr>
            <w:tcW w:w="1685" w:type="dxa"/>
          </w:tcPr>
          <w:p w14:paraId="271AED7B"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15.799</w:t>
            </w:r>
          </w:p>
        </w:tc>
        <w:tc>
          <w:tcPr>
            <w:tcW w:w="1686" w:type="dxa"/>
          </w:tcPr>
          <w:p w14:paraId="4F1554B6"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800</w:t>
            </w:r>
          </w:p>
        </w:tc>
        <w:tc>
          <w:tcPr>
            <w:tcW w:w="1686" w:type="dxa"/>
          </w:tcPr>
          <w:p w14:paraId="005F9978"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AB4E9D" w14:paraId="49FF5EC1" w14:textId="77777777" w:rsidTr="00034824">
        <w:trPr>
          <w:trHeight w:val="737"/>
        </w:trPr>
        <w:tc>
          <w:tcPr>
            <w:tcW w:w="1685" w:type="dxa"/>
            <w:vAlign w:val="center"/>
          </w:tcPr>
          <w:p w14:paraId="0B41408D" w14:textId="01CDA4DC"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5</w:t>
            </w:r>
          </w:p>
        </w:tc>
        <w:tc>
          <w:tcPr>
            <w:tcW w:w="1685" w:type="dxa"/>
          </w:tcPr>
          <w:p w14:paraId="61560975"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0.346</w:t>
            </w:r>
          </w:p>
        </w:tc>
        <w:tc>
          <w:tcPr>
            <w:tcW w:w="1685" w:type="dxa"/>
          </w:tcPr>
          <w:p w14:paraId="3CB5BC19"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462.01</w:t>
            </w:r>
          </w:p>
        </w:tc>
        <w:tc>
          <w:tcPr>
            <w:tcW w:w="1685" w:type="dxa"/>
          </w:tcPr>
          <w:p w14:paraId="22FDE8D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15.818</w:t>
            </w:r>
          </w:p>
        </w:tc>
        <w:tc>
          <w:tcPr>
            <w:tcW w:w="1686" w:type="dxa"/>
          </w:tcPr>
          <w:p w14:paraId="01D97CAF"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1000</w:t>
            </w:r>
          </w:p>
        </w:tc>
        <w:tc>
          <w:tcPr>
            <w:tcW w:w="1686" w:type="dxa"/>
          </w:tcPr>
          <w:p w14:paraId="0F91087D"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 xml:space="preserve">Lignin + PTHF + Ratio + Co-polyol + Isocyanate + </w:t>
            </w:r>
            <w:proofErr w:type="gramStart"/>
            <w:r w:rsidRPr="007B124B">
              <w:rPr>
                <w:rFonts w:ascii="Aptos" w:hAnsi="Aptos" w:cs="Arial"/>
                <w:b/>
                <w:bCs/>
                <w:color w:val="000000" w:themeColor="dark1"/>
                <w:kern w:val="24"/>
                <w:sz w:val="16"/>
                <w:szCs w:val="16"/>
                <w:lang w:val="en-NL"/>
              </w:rPr>
              <w:t>Tin(</w:t>
            </w:r>
            <w:proofErr w:type="gramEnd"/>
            <w:r w:rsidRPr="007B124B">
              <w:rPr>
                <w:rFonts w:ascii="Aptos" w:hAnsi="Aptos" w:cs="Arial"/>
                <w:b/>
                <w:bCs/>
                <w:color w:val="000000" w:themeColor="dark1"/>
                <w:kern w:val="24"/>
                <w:sz w:val="16"/>
                <w:szCs w:val="16"/>
                <w:lang w:val="en-NL"/>
              </w:rPr>
              <w:t xml:space="preserve">II) </w:t>
            </w:r>
            <w:r w:rsidRPr="007B124B">
              <w:rPr>
                <w:rFonts w:ascii="Aptos" w:hAnsi="Aptos" w:cs="Arial"/>
                <w:color w:val="000000" w:themeColor="dark1"/>
                <w:kern w:val="24"/>
                <w:sz w:val="16"/>
                <w:szCs w:val="16"/>
                <w:lang w:val="en-NL"/>
              </w:rPr>
              <w:t>octoate</w:t>
            </w:r>
          </w:p>
        </w:tc>
      </w:tr>
    </w:tbl>
    <w:p w14:paraId="049CCE70" w14:textId="77777777" w:rsidR="0071705D" w:rsidRPr="00034824" w:rsidRDefault="0071705D" w:rsidP="00034824">
      <w:pPr>
        <w:keepNext/>
        <w:tabs>
          <w:tab w:val="left" w:pos="3945"/>
        </w:tabs>
        <w:jc w:val="both"/>
        <w:rPr>
          <w:rFonts w:ascii="Times New Roman" w:hAnsi="Times New Roman" w:cs="Times New Roman"/>
          <w:lang w:val="en-US"/>
        </w:rPr>
      </w:pPr>
    </w:p>
    <w:p w14:paraId="1D703406" w14:textId="77777777" w:rsidR="0071705D" w:rsidRPr="00034824" w:rsidRDefault="0071705D" w:rsidP="00E90D7E">
      <w:pPr>
        <w:keepNext/>
        <w:jc w:val="both"/>
        <w:rPr>
          <w:rFonts w:ascii="Times New Roman" w:hAnsi="Times New Roman" w:cs="Times New Roman"/>
          <w:lang w:val="en-NL"/>
        </w:rPr>
      </w:pPr>
    </w:p>
    <w:p w14:paraId="2D382BF6" w14:textId="60BF3C6B" w:rsidR="0017051E" w:rsidRDefault="000B7A46" w:rsidP="00E90D7E">
      <w:pPr>
        <w:keepNext/>
        <w:jc w:val="both"/>
        <w:rPr>
          <w:rFonts w:ascii="Times New Roman" w:hAnsi="Times New Roman" w:cs="Times New Roman"/>
          <w:lang w:val="en-US"/>
        </w:rPr>
      </w:pPr>
      <w:r w:rsidRPr="000B7A46">
        <w:rPr>
          <w:rFonts w:ascii="Times New Roman" w:hAnsi="Times New Roman" w:cs="Times New Roman"/>
          <w:lang w:val="en-US"/>
        </w:rPr>
        <w:t xml:space="preserve">, </w:t>
      </w:r>
    </w:p>
    <w:p w14:paraId="1BEF425B" w14:textId="77777777" w:rsidR="00FF2226" w:rsidRDefault="0017051E" w:rsidP="00034824">
      <w:pPr>
        <w:keepNext/>
      </w:pPr>
      <w:r>
        <w:rPr>
          <w:rFonts w:ascii="Times New Roman" w:hAnsi="Times New Roman" w:cs="Times New Roman"/>
          <w:lang w:val="en-US"/>
        </w:rPr>
        <w:br w:type="page"/>
      </w:r>
      <w:r w:rsidR="00FF2226" w:rsidRPr="00FF2226">
        <w:rPr>
          <w:rFonts w:ascii="Times New Roman" w:hAnsi="Times New Roman" w:cs="Times New Roman"/>
          <w:noProof/>
        </w:rPr>
        <w:lastRenderedPageBreak/>
        <w:drawing>
          <wp:inline distT="0" distB="0" distL="0" distR="0" wp14:anchorId="50F434CD" wp14:editId="53003513">
            <wp:extent cx="5943600" cy="2053590"/>
            <wp:effectExtent l="0" t="0" r="0" b="3810"/>
            <wp:docPr id="5" name="Content Placeholder 4">
              <a:extLst xmlns:a="http://schemas.openxmlformats.org/drawingml/2006/main">
                <a:ext uri="{FF2B5EF4-FFF2-40B4-BE49-F238E27FC236}">
                  <a16:creationId xmlns:a16="http://schemas.microsoft.com/office/drawing/2014/main" id="{FEA6F580-0FCB-CC5D-68BC-F607EC192D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EA6F580-0FCB-CC5D-68BC-F607EC192D01}"/>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53590"/>
                    </a:xfrm>
                    <a:prstGeom prst="rect">
                      <a:avLst/>
                    </a:prstGeom>
                  </pic:spPr>
                </pic:pic>
              </a:graphicData>
            </a:graphic>
          </wp:inline>
        </w:drawing>
      </w:r>
    </w:p>
    <w:p w14:paraId="28C36222" w14:textId="72C7D412" w:rsidR="0017051E" w:rsidRPr="0000352E" w:rsidRDefault="00FF2226" w:rsidP="00034824">
      <w:pPr>
        <w:pStyle w:val="Caption"/>
        <w:rPr>
          <w:rFonts w:ascii="Times New Roman" w:hAnsi="Times New Roman" w:cs="Times New Roman"/>
        </w:rPr>
      </w:pPr>
      <w:r w:rsidRPr="00034824">
        <w:rPr>
          <w:rFonts w:ascii="Times New Roman" w:hAnsi="Times New Roman" w:cs="Times New Roman"/>
          <w:sz w:val="24"/>
          <w:szCs w:val="24"/>
        </w:rPr>
        <w:t>Figure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Figure_S \* ARABIC </w:instrText>
      </w:r>
      <w:r w:rsidRPr="00034824">
        <w:rPr>
          <w:rFonts w:ascii="Times New Roman" w:hAnsi="Times New Roman" w:cs="Times New Roman"/>
          <w:sz w:val="24"/>
          <w:szCs w:val="24"/>
        </w:rPr>
        <w:fldChar w:fldCharType="separate"/>
      </w:r>
      <w:r w:rsidR="007F546A">
        <w:rPr>
          <w:rFonts w:ascii="Times New Roman" w:hAnsi="Times New Roman" w:cs="Times New Roman"/>
          <w:noProof/>
          <w:sz w:val="24"/>
          <w:szCs w:val="24"/>
        </w:rPr>
        <w:t>4</w:t>
      </w:r>
      <w:r w:rsidRPr="00034824">
        <w:rPr>
          <w:rFonts w:ascii="Times New Roman" w:hAnsi="Times New Roman" w:cs="Times New Roman"/>
          <w:sz w:val="24"/>
          <w:szCs w:val="24"/>
        </w:rPr>
        <w:fldChar w:fldCharType="end"/>
      </w:r>
      <w:r w:rsidR="001062A3" w:rsidRPr="00034824">
        <w:rPr>
          <w:rFonts w:ascii="Times New Roman" w:hAnsi="Times New Roman" w:cs="Times New Roman"/>
          <w:sz w:val="24"/>
          <w:szCs w:val="24"/>
        </w:rPr>
        <w:t xml:space="preserve"> Stratified sampling T</w:t>
      </w:r>
      <w:r w:rsidR="001062A3" w:rsidRPr="00034824">
        <w:rPr>
          <w:rFonts w:ascii="Times New Roman" w:hAnsi="Times New Roman" w:cs="Times New Roman"/>
          <w:sz w:val="24"/>
          <w:szCs w:val="24"/>
          <w:vertAlign w:val="subscript"/>
        </w:rPr>
        <w:t>g</w:t>
      </w:r>
      <w:r w:rsidR="001062A3" w:rsidRPr="00034824">
        <w:rPr>
          <w:rFonts w:ascii="Times New Roman" w:hAnsi="Times New Roman" w:cs="Times New Roman"/>
          <w:sz w:val="24"/>
          <w:szCs w:val="24"/>
        </w:rPr>
        <w:t xml:space="preserve"> distribution</w:t>
      </w:r>
      <w:r w:rsidR="001062A3">
        <w:rPr>
          <w:rFonts w:ascii="Times New Roman" w:hAnsi="Times New Roman" w:cs="Times New Roman"/>
          <w:sz w:val="24"/>
          <w:szCs w:val="24"/>
        </w:rPr>
        <w:t>.</w:t>
      </w:r>
    </w:p>
    <w:p w14:paraId="0EC5C048" w14:textId="77777777" w:rsidR="00FF2226" w:rsidRDefault="00FF2226" w:rsidP="00034824">
      <w:pPr>
        <w:keepNext/>
      </w:pPr>
      <w:r w:rsidRPr="00FF2226">
        <w:rPr>
          <w:rFonts w:ascii="Times New Roman" w:hAnsi="Times New Roman" w:cs="Times New Roman"/>
          <w:noProof/>
        </w:rPr>
        <w:drawing>
          <wp:inline distT="0" distB="0" distL="0" distR="0" wp14:anchorId="20973C20" wp14:editId="1B16C13E">
            <wp:extent cx="5943600" cy="3655060"/>
            <wp:effectExtent l="0" t="0" r="0" b="2540"/>
            <wp:docPr id="902741756" name="Content Placeholder 4">
              <a:extLst xmlns:a="http://schemas.openxmlformats.org/drawingml/2006/main">
                <a:ext uri="{FF2B5EF4-FFF2-40B4-BE49-F238E27FC236}">
                  <a16:creationId xmlns:a16="http://schemas.microsoft.com/office/drawing/2014/main" id="{63722BF1-61AE-834A-1139-2A2F829A3B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3722BF1-61AE-834A-1139-2A2F829A3BF9}"/>
                        </a:ext>
                      </a:extLst>
                    </pic:cNvPr>
                    <pic:cNvPicPr>
                      <a:picLocks noGrp="1"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55060"/>
                    </a:xfrm>
                    <a:prstGeom prst="rect">
                      <a:avLst/>
                    </a:prstGeom>
                  </pic:spPr>
                </pic:pic>
              </a:graphicData>
            </a:graphic>
          </wp:inline>
        </w:drawing>
      </w:r>
    </w:p>
    <w:p w14:paraId="4D15F8CD" w14:textId="1BE37B99" w:rsidR="001062A3" w:rsidRDefault="00FF2226" w:rsidP="00034824">
      <w:pPr>
        <w:pStyle w:val="Caption"/>
        <w:jc w:val="both"/>
        <w:rPr>
          <w:rFonts w:ascii="Times New Roman" w:hAnsi="Times New Roman" w:cs="Times New Roman"/>
          <w:sz w:val="24"/>
          <w:szCs w:val="24"/>
          <w:lang w:val="en-NL"/>
        </w:rPr>
      </w:pPr>
      <w:r w:rsidRPr="00034824">
        <w:rPr>
          <w:rFonts w:ascii="Times New Roman" w:hAnsi="Times New Roman" w:cs="Times New Roman"/>
          <w:sz w:val="24"/>
          <w:szCs w:val="24"/>
        </w:rPr>
        <w:t>Figure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Figure_S \* ARABIC </w:instrText>
      </w:r>
      <w:r w:rsidRPr="00034824">
        <w:rPr>
          <w:rFonts w:ascii="Times New Roman" w:hAnsi="Times New Roman" w:cs="Times New Roman"/>
          <w:sz w:val="24"/>
          <w:szCs w:val="24"/>
        </w:rPr>
        <w:fldChar w:fldCharType="separate"/>
      </w:r>
      <w:r w:rsidR="002255E9">
        <w:rPr>
          <w:rFonts w:ascii="Times New Roman" w:hAnsi="Times New Roman" w:cs="Times New Roman"/>
          <w:noProof/>
          <w:sz w:val="24"/>
          <w:szCs w:val="24"/>
        </w:rPr>
        <w:t>5</w:t>
      </w:r>
      <w:r w:rsidRPr="00034824">
        <w:rPr>
          <w:rFonts w:ascii="Times New Roman" w:hAnsi="Times New Roman" w:cs="Times New Roman"/>
          <w:sz w:val="24"/>
          <w:szCs w:val="24"/>
        </w:rPr>
        <w:fldChar w:fldCharType="end"/>
      </w:r>
      <w:r w:rsidR="001062A3" w:rsidRPr="00034824">
        <w:rPr>
          <w:rFonts w:ascii="Times New Roman" w:hAnsi="Times New Roman" w:cs="Times New Roman"/>
          <w:sz w:val="24"/>
          <w:szCs w:val="24"/>
        </w:rPr>
        <w:t xml:space="preserve"> OOF vs stratified sampling statistical comparisons. </w:t>
      </w:r>
      <w:r w:rsidR="001062A3" w:rsidRPr="00034824">
        <w:rPr>
          <w:rFonts w:ascii="Times New Roman" w:hAnsi="Times New Roman" w:cs="Times New Roman"/>
          <w:sz w:val="24"/>
          <w:szCs w:val="24"/>
          <w:lang w:val="en-NL"/>
        </w:rPr>
        <w:t>Statistical Comparison of Validation Performance Across Hyperparameter Configurations. (A) Mean Validation MAE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Mean Absolute Error (MAE) averaged across all 63 model configurations per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value (10, 100, 500). Each bar represents the group mean (e.g.,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10: MAE = 18.951 °C;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100: MAE = 18.615 °C;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500: MAE = 18.215 °C</w:t>
      </w:r>
      <w:proofErr w:type="gramStart"/>
      <w:r w:rsidR="001062A3" w:rsidRPr="00034824">
        <w:rPr>
          <w:rFonts w:ascii="Times New Roman" w:hAnsi="Times New Roman" w:cs="Times New Roman"/>
          <w:sz w:val="24"/>
          <w:szCs w:val="24"/>
          <w:lang w:val="en-NL"/>
        </w:rPr>
        <w:t>).(</w:t>
      </w:r>
      <w:proofErr w:type="gramEnd"/>
      <w:r w:rsidR="001062A3" w:rsidRPr="00034824">
        <w:rPr>
          <w:rFonts w:ascii="Times New Roman" w:hAnsi="Times New Roman" w:cs="Times New Roman"/>
          <w:sz w:val="24"/>
          <w:szCs w:val="24"/>
          <w:lang w:val="en-NL"/>
        </w:rPr>
        <w:t>B) Mean Validation R²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Coefficient of determination (R²) averaged across all 63 model configurations per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value, following the same grouping as panel (a). (C) Best Validation MAE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Minimum (best) MAE achieved within each </w:t>
      </w:r>
      <w:proofErr w:type="spellStart"/>
      <w:r w:rsidR="001062A3" w:rsidRPr="00034824">
        <w:rPr>
          <w:rFonts w:ascii="Times New Roman" w:hAnsi="Times New Roman" w:cs="Times New Roman"/>
          <w:sz w:val="24"/>
          <w:szCs w:val="24"/>
          <w:lang w:val="en-NL"/>
        </w:rPr>
        <w:t>n_</w:t>
      </w:r>
      <w:proofErr w:type="gramStart"/>
      <w:r w:rsidR="001062A3" w:rsidRPr="00034824">
        <w:rPr>
          <w:rFonts w:ascii="Times New Roman" w:hAnsi="Times New Roman" w:cs="Times New Roman"/>
          <w:sz w:val="24"/>
          <w:szCs w:val="24"/>
          <w:lang w:val="en-NL"/>
        </w:rPr>
        <w:t>estimators</w:t>
      </w:r>
      <w:proofErr w:type="spellEnd"/>
      <w:proofErr w:type="gramEnd"/>
      <w:r w:rsidR="001062A3" w:rsidRPr="00034824">
        <w:rPr>
          <w:rFonts w:ascii="Times New Roman" w:hAnsi="Times New Roman" w:cs="Times New Roman"/>
          <w:sz w:val="24"/>
          <w:szCs w:val="24"/>
          <w:lang w:val="en-NL"/>
        </w:rPr>
        <w:t xml:space="preserve"> group, representing the top-performing configuration per group rather than the group </w:t>
      </w:r>
      <w:proofErr w:type="gramStart"/>
      <w:r w:rsidR="001062A3" w:rsidRPr="00034824">
        <w:rPr>
          <w:rFonts w:ascii="Times New Roman" w:hAnsi="Times New Roman" w:cs="Times New Roman"/>
          <w:sz w:val="24"/>
          <w:szCs w:val="24"/>
          <w:lang w:val="en-NL"/>
        </w:rPr>
        <w:t>average.(</w:t>
      </w:r>
      <w:proofErr w:type="gramEnd"/>
      <w:r w:rsidR="001062A3" w:rsidRPr="00034824">
        <w:rPr>
          <w:rFonts w:ascii="Times New Roman" w:hAnsi="Times New Roman" w:cs="Times New Roman"/>
          <w:sz w:val="24"/>
          <w:szCs w:val="24"/>
          <w:lang w:val="en-NL"/>
        </w:rPr>
        <w:t xml:space="preserve">D) Validation MAE Distribution. Full distribution of individual validation MAE </w:t>
      </w:r>
      <w:r w:rsidR="001062A3" w:rsidRPr="00034824">
        <w:rPr>
          <w:rFonts w:ascii="Times New Roman" w:hAnsi="Times New Roman" w:cs="Times New Roman"/>
          <w:sz w:val="24"/>
          <w:szCs w:val="24"/>
          <w:lang w:val="en-NL"/>
        </w:rPr>
        <w:lastRenderedPageBreak/>
        <w:t>values across all model configurations (no averaging), shown to illustrate the spread and overlap between OOF and stratified sampling approaches.</w:t>
      </w:r>
    </w:p>
    <w:p w14:paraId="5594DA06" w14:textId="7B53AADD" w:rsidR="00562848" w:rsidRPr="00422750" w:rsidRDefault="00562848" w:rsidP="000D187A">
      <w:pPr>
        <w:pStyle w:val="Heading1"/>
        <w:numPr>
          <w:ilvl w:val="0"/>
          <w:numId w:val="1"/>
        </w:numPr>
        <w:spacing w:before="120" w:after="1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Hyperparameters</w:t>
      </w:r>
    </w:p>
    <w:p w14:paraId="4EB7A371" w14:textId="5B150779" w:rsidR="000B7A46" w:rsidRPr="00745457" w:rsidRDefault="000B7A46" w:rsidP="000B7A46">
      <w:pPr>
        <w:pStyle w:val="Caption"/>
        <w:keepNext/>
        <w:jc w:val="both"/>
        <w:rPr>
          <w:rFonts w:ascii="Times New Roman" w:hAnsi="Times New Roman" w:cs="Times New Roman"/>
          <w:sz w:val="24"/>
          <w:szCs w:val="24"/>
        </w:rPr>
      </w:pPr>
      <w:bookmarkStart w:id="4" w:name="_Ref178527371"/>
      <w:r w:rsidRPr="00745457">
        <w:rPr>
          <w:rFonts w:ascii="Times New Roman" w:hAnsi="Times New Roman" w:cs="Times New Roman"/>
          <w:sz w:val="24"/>
          <w:szCs w:val="24"/>
        </w:rPr>
        <w:t>Table S</w:t>
      </w:r>
      <w:r w:rsidR="00034824">
        <w:rPr>
          <w:rFonts w:ascii="Times New Roman" w:hAnsi="Times New Roman" w:cs="Times New Roman"/>
          <w:sz w:val="24"/>
          <w:szCs w:val="24"/>
        </w:rPr>
        <w:t>3</w:t>
      </w:r>
      <w:bookmarkEnd w:id="4"/>
      <w:r w:rsidRPr="00745457">
        <w:rPr>
          <w:rFonts w:ascii="Times New Roman" w:hAnsi="Times New Roman" w:cs="Times New Roman"/>
          <w:sz w:val="24"/>
          <w:szCs w:val="24"/>
        </w:rPr>
        <w:t xml:space="preserve"> Base models hyperparameters used during optimization. </w:t>
      </w:r>
      <w:proofErr w:type="spellStart"/>
      <w:r w:rsidRPr="00745457">
        <w:rPr>
          <w:rFonts w:ascii="Times New Roman" w:hAnsi="Times New Roman" w:cs="Times New Roman"/>
          <w:sz w:val="24"/>
          <w:szCs w:val="24"/>
        </w:rPr>
        <w:t>n_estimators</w:t>
      </w:r>
      <w:proofErr w:type="spellEnd"/>
      <w:r w:rsidRPr="00745457">
        <w:rPr>
          <w:rFonts w:ascii="Times New Roman" w:hAnsi="Times New Roman" w:cs="Times New Roman"/>
          <w:sz w:val="24"/>
          <w:szCs w:val="24"/>
        </w:rPr>
        <w:t xml:space="preserve"> = [1,10,50,100,200,300,400,500,600,700,800,900,1000]</w:t>
      </w:r>
    </w:p>
    <w:tbl>
      <w:tblPr>
        <w:tblStyle w:val="PlainTable5"/>
        <w:tblW w:w="3408" w:type="pct"/>
        <w:jc w:val="center"/>
        <w:tblLook w:val="04A0" w:firstRow="1" w:lastRow="0" w:firstColumn="1" w:lastColumn="0" w:noHBand="0" w:noVBand="1"/>
      </w:tblPr>
      <w:tblGrid>
        <w:gridCol w:w="1418"/>
        <w:gridCol w:w="4962"/>
      </w:tblGrid>
      <w:tr w:rsidR="000B7A46" w:rsidRPr="00310E96" w14:paraId="3568DA06" w14:textId="7777777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1111" w:type="pct"/>
            <w:vMerge w:val="restart"/>
            <w:hideMark/>
          </w:tcPr>
          <w:p w14:paraId="76061517"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GBR</w:t>
            </w:r>
          </w:p>
        </w:tc>
        <w:tc>
          <w:tcPr>
            <w:tcW w:w="3889" w:type="pct"/>
            <w:hideMark/>
          </w:tcPr>
          <w:p w14:paraId="62641AE6" w14:textId="77777777" w:rsidR="000B7A46" w:rsidRPr="00310E96" w:rsidRDefault="000B7A4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 [</w:t>
            </w: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w:t>
            </w:r>
          </w:p>
        </w:tc>
      </w:tr>
      <w:tr w:rsidR="000B7A46" w:rsidRPr="00310E96" w14:paraId="662591CE"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1280E44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5C37327"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learning_rate</w:t>
            </w:r>
            <w:proofErr w:type="spellEnd"/>
            <w:r w:rsidRPr="00310E96">
              <w:rPr>
                <w:rFonts w:ascii="Times New Roman" w:eastAsia="Times New Roman" w:hAnsi="Times New Roman" w:cs="Times New Roman"/>
                <w:sz w:val="16"/>
                <w:szCs w:val="16"/>
              </w:rPr>
              <w:t>: [0.01, 0.1, 0.2]</w:t>
            </w:r>
          </w:p>
        </w:tc>
      </w:tr>
      <w:tr w:rsidR="000B7A46" w:rsidRPr="00310E96" w14:paraId="1050AF8A"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A5788B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B25B2FF"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max_depth</w:t>
            </w:r>
            <w:proofErr w:type="spellEnd"/>
            <w:r w:rsidRPr="00310E96">
              <w:rPr>
                <w:rFonts w:ascii="Times New Roman" w:eastAsia="Times New Roman" w:hAnsi="Times New Roman" w:cs="Times New Roman"/>
                <w:sz w:val="16"/>
                <w:szCs w:val="16"/>
              </w:rPr>
              <w:t>: [3, 5, 7]</w:t>
            </w:r>
          </w:p>
        </w:tc>
      </w:tr>
      <w:tr w:rsidR="000B7A46" w:rsidRPr="00310E96" w14:paraId="42787262"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26AFEE1"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RF</w:t>
            </w:r>
          </w:p>
        </w:tc>
        <w:tc>
          <w:tcPr>
            <w:tcW w:w="3889" w:type="pct"/>
            <w:hideMark/>
          </w:tcPr>
          <w:p w14:paraId="5DC0A4A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 [</w:t>
            </w: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w:t>
            </w:r>
          </w:p>
        </w:tc>
      </w:tr>
      <w:tr w:rsidR="000B7A46" w:rsidRPr="00310E96" w14:paraId="0135C40C"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1C8E56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33167FE8"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max_depth</w:t>
            </w:r>
            <w:proofErr w:type="spellEnd"/>
            <w:r w:rsidRPr="00310E96">
              <w:rPr>
                <w:rFonts w:ascii="Times New Roman" w:eastAsia="Times New Roman" w:hAnsi="Times New Roman" w:cs="Times New Roman"/>
                <w:sz w:val="16"/>
                <w:szCs w:val="16"/>
              </w:rPr>
              <w:t>: [None, 10, 20]</w:t>
            </w:r>
          </w:p>
        </w:tc>
      </w:tr>
      <w:tr w:rsidR="000B7A46" w:rsidRPr="00310E96" w14:paraId="7C477C9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06AEAEE5"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67832F3"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min_samples_split</w:t>
            </w:r>
            <w:proofErr w:type="spellEnd"/>
            <w:r w:rsidRPr="00310E96">
              <w:rPr>
                <w:rFonts w:ascii="Times New Roman" w:eastAsia="Times New Roman" w:hAnsi="Times New Roman" w:cs="Times New Roman"/>
                <w:sz w:val="16"/>
                <w:szCs w:val="16"/>
              </w:rPr>
              <w:t>: [2, 5, 10]</w:t>
            </w:r>
          </w:p>
        </w:tc>
      </w:tr>
      <w:tr w:rsidR="000B7A46" w:rsidRPr="00310E96" w14:paraId="1FEEF02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5D847DA8"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SVR</w:t>
            </w:r>
          </w:p>
        </w:tc>
        <w:tc>
          <w:tcPr>
            <w:tcW w:w="3889" w:type="pct"/>
            <w:hideMark/>
          </w:tcPr>
          <w:p w14:paraId="3ED5822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C: [0.1, 1, 10]</w:t>
            </w:r>
          </w:p>
        </w:tc>
      </w:tr>
      <w:tr w:rsidR="000B7A46" w:rsidRPr="00310E96" w14:paraId="7144A2CA"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C7EF349"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D48146F"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kernel: ['</w:t>
            </w:r>
            <w:proofErr w:type="spellStart"/>
            <w:r w:rsidRPr="00310E96">
              <w:rPr>
                <w:rFonts w:ascii="Times New Roman" w:eastAsia="Times New Roman" w:hAnsi="Times New Roman" w:cs="Times New Roman"/>
                <w:sz w:val="16"/>
                <w:szCs w:val="16"/>
              </w:rPr>
              <w:t>rbf</w:t>
            </w:r>
            <w:proofErr w:type="spellEnd"/>
            <w:r w:rsidRPr="00310E96">
              <w:rPr>
                <w:rFonts w:ascii="Times New Roman" w:eastAsia="Times New Roman" w:hAnsi="Times New Roman" w:cs="Times New Roman"/>
                <w:sz w:val="16"/>
                <w:szCs w:val="16"/>
              </w:rPr>
              <w:t>', 'linear']</w:t>
            </w:r>
          </w:p>
        </w:tc>
      </w:tr>
      <w:tr w:rsidR="000B7A46" w:rsidRPr="00310E96" w14:paraId="106EBCC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71260F9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5C324ADC"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gamma: ['scale', 'auto']</w:t>
            </w:r>
          </w:p>
        </w:tc>
      </w:tr>
      <w:tr w:rsidR="000B7A46" w:rsidRPr="00310E96" w14:paraId="7E45AEB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34C01FF"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Lasso</w:t>
            </w:r>
          </w:p>
        </w:tc>
        <w:tc>
          <w:tcPr>
            <w:tcW w:w="3889" w:type="pct"/>
            <w:hideMark/>
          </w:tcPr>
          <w:p w14:paraId="15F54ADD"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7130D4FF"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524D912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4C769C1"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max_iter</w:t>
            </w:r>
            <w:proofErr w:type="spellEnd"/>
            <w:r w:rsidRPr="00310E96">
              <w:rPr>
                <w:rFonts w:ascii="Times New Roman" w:eastAsia="Times New Roman" w:hAnsi="Times New Roman" w:cs="Times New Roman"/>
                <w:sz w:val="16"/>
                <w:szCs w:val="16"/>
              </w:rPr>
              <w:t>: [1000, 5000]</w:t>
            </w:r>
          </w:p>
        </w:tc>
      </w:tr>
      <w:tr w:rsidR="000B7A46" w:rsidRPr="00310E96" w14:paraId="147786E7"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79682A34" w14:textId="77777777" w:rsidR="000B7A46" w:rsidRPr="00310E96" w:rsidRDefault="000B7A46">
            <w:pPr>
              <w:rPr>
                <w:rFonts w:ascii="Times New Roman" w:eastAsia="Times New Roman" w:hAnsi="Times New Roman" w:cs="Times New Roman"/>
                <w:b/>
                <w:bCs/>
                <w:sz w:val="16"/>
                <w:szCs w:val="16"/>
              </w:rPr>
            </w:pPr>
            <w:proofErr w:type="spellStart"/>
            <w:r w:rsidRPr="00310E96">
              <w:rPr>
                <w:rFonts w:ascii="Times New Roman" w:eastAsia="Times New Roman" w:hAnsi="Times New Roman" w:cs="Times New Roman"/>
                <w:b/>
                <w:bCs/>
                <w:sz w:val="16"/>
                <w:szCs w:val="16"/>
              </w:rPr>
              <w:t>ElasticNet</w:t>
            </w:r>
            <w:proofErr w:type="spellEnd"/>
          </w:p>
        </w:tc>
        <w:tc>
          <w:tcPr>
            <w:tcW w:w="3889" w:type="pct"/>
            <w:hideMark/>
          </w:tcPr>
          <w:p w14:paraId="2C27F89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24717464"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87F168C"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4E90CF6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l1_ratio: [0.1, 0.5, 0.9]</w:t>
            </w:r>
          </w:p>
        </w:tc>
      </w:tr>
      <w:tr w:rsidR="000B7A46" w:rsidRPr="00310E96" w14:paraId="5D915399"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F8AEF3B"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008682E"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max_iter</w:t>
            </w:r>
            <w:proofErr w:type="spellEnd"/>
            <w:r w:rsidRPr="00310E96">
              <w:rPr>
                <w:rFonts w:ascii="Times New Roman" w:eastAsia="Times New Roman" w:hAnsi="Times New Roman" w:cs="Times New Roman"/>
                <w:sz w:val="16"/>
                <w:szCs w:val="16"/>
              </w:rPr>
              <w:t>: [1000, 5000]</w:t>
            </w:r>
          </w:p>
        </w:tc>
      </w:tr>
    </w:tbl>
    <w:p w14:paraId="2B40F8D7" w14:textId="77777777" w:rsidR="000B7A46" w:rsidRDefault="000B7A46" w:rsidP="000B7A46">
      <w:pPr>
        <w:rPr>
          <w:rFonts w:ascii="Times New Roman" w:eastAsia="Times New Roman" w:hAnsi="Times New Roman" w:cs="Times New Roman"/>
        </w:rPr>
      </w:pPr>
    </w:p>
    <w:p w14:paraId="5DF9A55B" w14:textId="77777777" w:rsidR="000B7A46" w:rsidRPr="000B7A46" w:rsidRDefault="000B7A46" w:rsidP="000D187A">
      <w:pPr>
        <w:pStyle w:val="Heading1"/>
        <w:numPr>
          <w:ilvl w:val="1"/>
          <w:numId w:val="1"/>
        </w:numPr>
        <w:spacing w:before="120" w:after="120"/>
        <w:rPr>
          <w:rFonts w:ascii="Times New Roman" w:eastAsia="Times New Roman" w:hAnsi="Times New Roman" w:cs="Times New Roman"/>
          <w:sz w:val="24"/>
          <w:szCs w:val="24"/>
          <w:lang w:val="en-US"/>
        </w:rPr>
        <w:sectPr w:rsidR="000B7A46" w:rsidRPr="000B7A46" w:rsidSect="000B7A4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pPr>
      <w:bookmarkStart w:id="5" w:name="_Ref180925546"/>
    </w:p>
    <w:bookmarkEnd w:id="5"/>
    <w:p w14:paraId="371A0392" w14:textId="3BDB5974" w:rsidR="00562848" w:rsidRPr="00422750" w:rsidRDefault="00562848" w:rsidP="00562848">
      <w:pPr>
        <w:pStyle w:val="Heading1"/>
        <w:numPr>
          <w:ilvl w:val="0"/>
          <w:numId w:val="1"/>
        </w:numPr>
        <w:spacing w:before="120" w:after="120"/>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lastRenderedPageBreak/>
        <w:t>Values</w:t>
      </w:r>
      <w:proofErr w:type="spellEnd"/>
      <w:r>
        <w:rPr>
          <w:rFonts w:ascii="Times New Roman" w:eastAsia="Times New Roman" w:hAnsi="Times New Roman" w:cs="Times New Roman"/>
          <w:b/>
          <w:bCs/>
          <w:i/>
          <w:iCs/>
          <w:sz w:val="24"/>
          <w:szCs w:val="24"/>
        </w:rPr>
        <w:t xml:space="preserve"> Distribution</w:t>
      </w:r>
    </w:p>
    <w:p w14:paraId="666ED2F8" w14:textId="77777777" w:rsidR="00562848" w:rsidRPr="000D187A" w:rsidRDefault="00562848" w:rsidP="000D187A">
      <w:pPr>
        <w:rPr>
          <w:lang w:val="en-US"/>
        </w:rPr>
      </w:pPr>
    </w:p>
    <w:p w14:paraId="1CD5DFFB" w14:textId="77777777" w:rsidR="000B7A46" w:rsidRPr="000B7A46" w:rsidRDefault="000B7A46" w:rsidP="000B7A46">
      <w:pPr>
        <w:spacing w:before="120" w:after="120"/>
        <w:rPr>
          <w:rFonts w:ascii="Times New Roman" w:hAnsi="Times New Roman" w:cs="Times New Roman"/>
          <w:lang w:val="en-US"/>
        </w:rPr>
      </w:pPr>
    </w:p>
    <w:p w14:paraId="53FE5FDF" w14:textId="76BE6F6C" w:rsidR="000B7A46" w:rsidRDefault="003134B6" w:rsidP="000B7A46">
      <w:pPr>
        <w:keepNext/>
        <w:spacing w:before="120" w:after="120"/>
      </w:pPr>
      <w:r>
        <w:rPr>
          <w:noProof/>
        </w:rPr>
        <w:drawing>
          <wp:inline distT="0" distB="0" distL="0" distR="0" wp14:anchorId="7A92700A" wp14:editId="0A7AAB99">
            <wp:extent cx="5731510" cy="3168650"/>
            <wp:effectExtent l="0" t="0" r="2540" b="0"/>
            <wp:docPr id="106710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05182" name="Picture 10671051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60B0D6FC" w14:textId="75A6867A" w:rsidR="000B7A46" w:rsidRDefault="000B7A46" w:rsidP="000B7A46">
      <w:pPr>
        <w:pStyle w:val="Caption"/>
        <w:jc w:val="both"/>
        <w:rPr>
          <w:rFonts w:ascii="Times New Roman" w:hAnsi="Times New Roman" w:cs="Times New Roman"/>
          <w:sz w:val="24"/>
          <w:szCs w:val="24"/>
        </w:rPr>
      </w:pPr>
      <w:bookmarkStart w:id="6" w:name="_Ref182384463"/>
      <w:bookmarkStart w:id="7" w:name="_Ref185234338"/>
      <w:r w:rsidRPr="00E11B25">
        <w:rPr>
          <w:rFonts w:ascii="Times New Roman" w:hAnsi="Times New Roman" w:cs="Times New Roman"/>
          <w:sz w:val="24"/>
          <w:szCs w:val="24"/>
        </w:rPr>
        <w:t xml:space="preserve">Figure </w:t>
      </w:r>
      <w:bookmarkEnd w:id="6"/>
      <w:r w:rsidR="00034824" w:rsidRPr="00E11B25">
        <w:rPr>
          <w:rFonts w:ascii="Times New Roman" w:hAnsi="Times New Roman" w:cs="Times New Roman"/>
          <w:sz w:val="24"/>
          <w:szCs w:val="24"/>
        </w:rPr>
        <w:t>S</w:t>
      </w:r>
      <w:r w:rsidR="00034824">
        <w:rPr>
          <w:rFonts w:ascii="Times New Roman" w:hAnsi="Times New Roman" w:cs="Times New Roman"/>
          <w:sz w:val="24"/>
          <w:szCs w:val="24"/>
        </w:rPr>
        <w:t>6</w:t>
      </w:r>
      <w:r w:rsidR="00034824" w:rsidRPr="00E11B25">
        <w:rPr>
          <w:rFonts w:ascii="Times New Roman" w:hAnsi="Times New Roman" w:cs="Times New Roman"/>
          <w:sz w:val="24"/>
          <w:szCs w:val="24"/>
        </w:rPr>
        <w:t xml:space="preserve"> </w:t>
      </w:r>
      <w:r w:rsidRPr="00E11B25">
        <w:rPr>
          <w:rFonts w:ascii="Times New Roman" w:hAnsi="Times New Roman" w:cs="Times New Roman"/>
          <w:sz w:val="24"/>
          <w:szCs w:val="24"/>
        </w:rPr>
        <w:t>Distribution of predicted T</w:t>
      </w:r>
      <w:r w:rsidRPr="00E11B25">
        <w:rPr>
          <w:rFonts w:ascii="Times New Roman" w:hAnsi="Times New Roman" w:cs="Times New Roman"/>
          <w:sz w:val="24"/>
          <w:szCs w:val="24"/>
          <w:vertAlign w:val="subscript"/>
        </w:rPr>
        <w:t xml:space="preserve">g </w:t>
      </w:r>
      <w:r w:rsidRPr="00E11B25">
        <w:rPr>
          <w:rFonts w:ascii="Times New Roman" w:hAnsi="Times New Roman" w:cs="Times New Roman"/>
          <w:sz w:val="24"/>
          <w:szCs w:val="24"/>
        </w:rPr>
        <w:t>values of the mapped results. Annotation counts are shown for the five T</w:t>
      </w:r>
      <w:r w:rsidRPr="00E11B25">
        <w:rPr>
          <w:rFonts w:ascii="Times New Roman" w:hAnsi="Times New Roman" w:cs="Times New Roman"/>
          <w:sz w:val="24"/>
          <w:szCs w:val="24"/>
          <w:vertAlign w:val="subscript"/>
        </w:rPr>
        <w:t>g</w:t>
      </w:r>
      <w:r w:rsidRPr="00E11B25">
        <w:rPr>
          <w:rFonts w:ascii="Times New Roman" w:hAnsi="Times New Roman" w:cs="Times New Roman"/>
          <w:sz w:val="24"/>
          <w:szCs w:val="24"/>
        </w:rPr>
        <w:t xml:space="preserve"> values: for top, median and lower data points.</w:t>
      </w:r>
      <w:bookmarkEnd w:id="7"/>
    </w:p>
    <w:p w14:paraId="7B346DBD" w14:textId="77777777" w:rsidR="000B7A46" w:rsidRDefault="000B7A46" w:rsidP="000B7A46">
      <w:pPr>
        <w:rPr>
          <w:ins w:id="8" w:author="Acaru, Silviu" w:date="2026-05-13T13:28:00Z" w16du:dateUtc="2026-05-13T11:28:00Z"/>
          <w:lang w:val="en-US"/>
        </w:rPr>
      </w:pPr>
    </w:p>
    <w:p w14:paraId="1FC6F39A" w14:textId="12AAE816" w:rsidR="00E35C4B" w:rsidRDefault="00E35C4B" w:rsidP="00E35C4B">
      <w:pPr>
        <w:pStyle w:val="Heading1"/>
        <w:numPr>
          <w:ilvl w:val="0"/>
          <w:numId w:val="1"/>
        </w:numPr>
        <w:spacing w:before="120" w:after="120"/>
        <w:rPr>
          <w:ins w:id="9" w:author="Acaru, Silviu" w:date="2026-05-13T13:28:00Z" w16du:dateUtc="2026-05-13T11:28:00Z"/>
          <w:rFonts w:ascii="Times New Roman" w:eastAsia="Times New Roman" w:hAnsi="Times New Roman" w:cs="Times New Roman"/>
          <w:b/>
          <w:bCs/>
          <w:i/>
          <w:iCs/>
          <w:sz w:val="24"/>
          <w:szCs w:val="24"/>
        </w:rPr>
      </w:pPr>
      <w:proofErr w:type="spellStart"/>
      <w:ins w:id="10" w:author="Acaru, Silviu" w:date="2026-05-13T13:28:00Z" w16du:dateUtc="2026-05-13T11:28:00Z">
        <w:r>
          <w:rPr>
            <w:rFonts w:ascii="Times New Roman" w:eastAsia="Times New Roman" w:hAnsi="Times New Roman" w:cs="Times New Roman"/>
            <w:b/>
            <w:bCs/>
            <w:i/>
            <w:iCs/>
            <w:sz w:val="24"/>
            <w:szCs w:val="24"/>
          </w:rPr>
          <w:lastRenderedPageBreak/>
          <w:t>Applicability</w:t>
        </w:r>
        <w:proofErr w:type="spellEnd"/>
        <w:r>
          <w:rPr>
            <w:rFonts w:ascii="Times New Roman" w:eastAsia="Times New Roman" w:hAnsi="Times New Roman" w:cs="Times New Roman"/>
            <w:b/>
            <w:bCs/>
            <w:i/>
            <w:iCs/>
            <w:sz w:val="24"/>
            <w:szCs w:val="24"/>
          </w:rPr>
          <w:t xml:space="preserve"> Domain Analysis</w:t>
        </w:r>
      </w:ins>
    </w:p>
    <w:p w14:paraId="5A028658" w14:textId="77777777" w:rsidR="007F546A" w:rsidRDefault="007F546A">
      <w:pPr>
        <w:keepNext/>
        <w:rPr>
          <w:ins w:id="11" w:author="Acaru, Silviu" w:date="2026-05-13T13:42:00Z" w16du:dateUtc="2026-05-13T11:42:00Z"/>
        </w:rPr>
        <w:pPrChange w:id="12" w:author="Acaru, Silviu" w:date="2026-05-13T13:42:00Z" w16du:dateUtc="2026-05-13T11:42:00Z">
          <w:pPr/>
        </w:pPrChange>
      </w:pPr>
      <w:ins w:id="13" w:author="Acaru, Silviu" w:date="2026-05-13T13:40:00Z" w16du:dateUtc="2026-05-13T11:40:00Z">
        <w:r>
          <w:rPr>
            <w:noProof/>
          </w:rPr>
          <w:drawing>
            <wp:inline distT="0" distB="0" distL="0" distR="0" wp14:anchorId="5127E9B0" wp14:editId="03E60FF5">
              <wp:extent cx="5731510" cy="3622675"/>
              <wp:effectExtent l="0" t="0" r="2540" b="0"/>
              <wp:docPr id="1123624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24213" name="Picture 11236242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ins>
    </w:p>
    <w:p w14:paraId="030AA151" w14:textId="7D23F012" w:rsidR="00E35C4B" w:rsidRPr="007F546A" w:rsidRDefault="007F546A">
      <w:pPr>
        <w:pStyle w:val="Caption"/>
        <w:rPr>
          <w:ins w:id="14" w:author="Acaru, Silviu" w:date="2026-05-13T13:28:00Z" w16du:dateUtc="2026-05-13T11:28:00Z"/>
          <w:rFonts w:ascii="Times New Roman" w:hAnsi="Times New Roman" w:cs="Times New Roman"/>
          <w:i w:val="0"/>
          <w:iCs w:val="0"/>
          <w:sz w:val="24"/>
          <w:szCs w:val="24"/>
          <w:rPrChange w:id="15" w:author="Acaru, Silviu" w:date="2026-05-13T13:42:00Z" w16du:dateUtc="2026-05-13T11:42:00Z">
            <w:rPr>
              <w:ins w:id="16" w:author="Acaru, Silviu" w:date="2026-05-13T13:28:00Z" w16du:dateUtc="2026-05-13T11:28:00Z"/>
              <w:rFonts w:ascii="Times New Roman" w:eastAsia="Times New Roman" w:hAnsi="Times New Roman" w:cs="Times New Roman"/>
              <w:b/>
              <w:bCs/>
              <w:i/>
              <w:iCs/>
              <w:sz w:val="24"/>
              <w:szCs w:val="24"/>
            </w:rPr>
          </w:rPrChange>
        </w:rPr>
        <w:pPrChange w:id="17" w:author="Acaru, Silviu" w:date="2026-05-13T13:42:00Z" w16du:dateUtc="2026-05-13T11:42:00Z">
          <w:pPr>
            <w:pStyle w:val="Heading1"/>
            <w:numPr>
              <w:numId w:val="1"/>
            </w:numPr>
            <w:spacing w:before="120" w:after="120"/>
            <w:ind w:left="360" w:hanging="360"/>
          </w:pPr>
        </w:pPrChange>
      </w:pPr>
      <w:ins w:id="18" w:author="Acaru, Silviu" w:date="2026-05-13T13:42:00Z" w16du:dateUtc="2026-05-13T11:42:00Z">
        <w:r w:rsidRPr="007F546A">
          <w:rPr>
            <w:rFonts w:ascii="Times New Roman" w:hAnsi="Times New Roman" w:cs="Times New Roman"/>
            <w:sz w:val="24"/>
            <w:szCs w:val="24"/>
            <w:rPrChange w:id="19" w:author="Acaru, Silviu" w:date="2026-05-13T13:42:00Z" w16du:dateUtc="2026-05-13T11:42:00Z">
              <w:rPr>
                <w:i/>
                <w:iCs/>
              </w:rPr>
            </w:rPrChange>
          </w:rPr>
          <w:t>Figure S</w:t>
        </w:r>
      </w:ins>
      <w:ins w:id="20" w:author="Acaru, Silviu" w:date="2026-05-13T14:13:00Z" w16du:dateUtc="2026-05-13T12:13:00Z">
        <w:r w:rsidR="002255E9">
          <w:rPr>
            <w:rFonts w:ascii="Times New Roman" w:hAnsi="Times New Roman" w:cs="Times New Roman"/>
            <w:sz w:val="24"/>
            <w:szCs w:val="24"/>
          </w:rPr>
          <w:t>7</w:t>
        </w:r>
      </w:ins>
      <w:ins w:id="21" w:author="Acaru, Silviu" w:date="2026-05-13T13:42:00Z" w16du:dateUtc="2026-05-13T11:42:00Z">
        <w:r w:rsidRPr="007F546A">
          <w:rPr>
            <w:rFonts w:ascii="Times New Roman" w:hAnsi="Times New Roman" w:cs="Times New Roman"/>
            <w:sz w:val="24"/>
            <w:szCs w:val="24"/>
            <w:rPrChange w:id="22" w:author="Acaru, Silviu" w:date="2026-05-13T13:42:00Z" w16du:dateUtc="2026-05-13T11:42:00Z">
              <w:rPr>
                <w:i/>
                <w:iCs/>
              </w:rPr>
            </w:rPrChange>
          </w:rPr>
          <w:t xml:space="preserve"> </w:t>
        </w:r>
      </w:ins>
      <w:ins w:id="23" w:author="Acaru, Silviu" w:date="2026-05-13T13:42:00Z">
        <w:r w:rsidRPr="007F546A">
          <w:rPr>
            <w:rFonts w:ascii="Times New Roman" w:hAnsi="Times New Roman" w:cs="Times New Roman"/>
            <w:sz w:val="24"/>
            <w:szCs w:val="24"/>
            <w:rPrChange w:id="24" w:author="Acaru, Silviu" w:date="2026-05-13T13:42:00Z" w16du:dateUtc="2026-05-13T11:42:00Z">
              <w:rPr>
                <w:i/>
                <w:iCs/>
              </w:rPr>
            </w:rPrChange>
          </w:rPr>
          <w:t>Permutation test for the stacking ensemble. The histogram shows the distribution of validation MAE values obtained from 1000 random permutations of the training set Tg labels. The red vertical line marks the true validation MAE (1</w:t>
        </w:r>
      </w:ins>
      <w:ins w:id="25" w:author="Acaru, Silviu" w:date="2026-05-13T13:42:00Z" w16du:dateUtc="2026-05-13T11:42:00Z">
        <w:r w:rsidRPr="007F546A">
          <w:rPr>
            <w:rFonts w:ascii="Times New Roman" w:hAnsi="Times New Roman" w:cs="Times New Roman"/>
            <w:sz w:val="24"/>
            <w:szCs w:val="24"/>
            <w:rPrChange w:id="26" w:author="Acaru, Silviu" w:date="2026-05-13T13:42:00Z" w16du:dateUtc="2026-05-13T11:42:00Z">
              <w:rPr>
                <w:i/>
                <w:iCs/>
              </w:rPr>
            </w:rPrChange>
          </w:rPr>
          <w:t>3</w:t>
        </w:r>
      </w:ins>
      <w:ins w:id="27" w:author="Acaru, Silviu" w:date="2026-05-13T13:42:00Z">
        <w:r w:rsidRPr="007F546A">
          <w:rPr>
            <w:rFonts w:ascii="Times New Roman" w:hAnsi="Times New Roman" w:cs="Times New Roman"/>
            <w:sz w:val="24"/>
            <w:szCs w:val="24"/>
            <w:rPrChange w:id="28" w:author="Acaru, Silviu" w:date="2026-05-13T13:42:00Z" w16du:dateUtc="2026-05-13T11:42:00Z">
              <w:rPr>
                <w:i/>
                <w:iCs/>
              </w:rPr>
            </w:rPrChange>
          </w:rPr>
          <w:t>.</w:t>
        </w:r>
      </w:ins>
      <w:ins w:id="29" w:author="Acaru, Silviu" w:date="2026-05-13T13:42:00Z" w16du:dateUtc="2026-05-13T11:42:00Z">
        <w:r w:rsidRPr="007F546A">
          <w:rPr>
            <w:rFonts w:ascii="Times New Roman" w:hAnsi="Times New Roman" w:cs="Times New Roman"/>
            <w:sz w:val="24"/>
            <w:szCs w:val="24"/>
            <w:rPrChange w:id="30" w:author="Acaru, Silviu" w:date="2026-05-13T13:42:00Z" w16du:dateUtc="2026-05-13T11:42:00Z">
              <w:rPr>
                <w:i/>
                <w:iCs/>
              </w:rPr>
            </w:rPrChange>
          </w:rPr>
          <w:t>41</w:t>
        </w:r>
      </w:ins>
      <w:ins w:id="31" w:author="Acaru, Silviu" w:date="2026-05-13T13:42:00Z">
        <w:r w:rsidRPr="007F546A">
          <w:rPr>
            <w:rFonts w:ascii="Times New Roman" w:hAnsi="Times New Roman" w:cs="Times New Roman"/>
            <w:sz w:val="24"/>
            <w:szCs w:val="24"/>
            <w:rPrChange w:id="32" w:author="Acaru, Silviu" w:date="2026-05-13T13:42:00Z" w16du:dateUtc="2026-05-13T11:42:00Z">
              <w:rPr>
                <w:i/>
                <w:iCs/>
              </w:rPr>
            </w:rPrChange>
          </w:rPr>
          <w:t xml:space="preserve"> °C) and the black dashed line the fifth percentile of the permuted distribution (22.01 °C). p &lt; 0.001, indicating that model performance is statistically significant and not attributable to chance.</w:t>
        </w:r>
      </w:ins>
    </w:p>
    <w:p w14:paraId="4082934A" w14:textId="77777777" w:rsidR="00E35C4B" w:rsidRPr="000B7A46" w:rsidRDefault="00E35C4B" w:rsidP="000B7A46">
      <w:pPr>
        <w:rPr>
          <w:lang w:val="en-US"/>
        </w:rPr>
      </w:pPr>
    </w:p>
    <w:p w14:paraId="70C3F319" w14:textId="77777777" w:rsidR="000B7A46" w:rsidRPr="000B7A46" w:rsidRDefault="000B7A46">
      <w:pPr>
        <w:rPr>
          <w:lang w:val="en-US"/>
        </w:rPr>
      </w:pPr>
    </w:p>
    <w:sectPr w:rsidR="000B7A46" w:rsidRPr="000B7A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160D" w14:textId="77777777" w:rsidR="00217E86" w:rsidRDefault="00217E86" w:rsidP="00422750">
      <w:pPr>
        <w:spacing w:after="0" w:line="240" w:lineRule="auto"/>
      </w:pPr>
      <w:r>
        <w:separator/>
      </w:r>
    </w:p>
  </w:endnote>
  <w:endnote w:type="continuationSeparator" w:id="0">
    <w:p w14:paraId="0C3D8AB8" w14:textId="77777777" w:rsidR="00217E86" w:rsidRDefault="00217E86" w:rsidP="0042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C572" w14:textId="2B76D0D2" w:rsidR="00E90D7E" w:rsidRDefault="00E90D7E">
    <w:pPr>
      <w:pStyle w:val="Footer"/>
    </w:pPr>
    <w:r>
      <w:rPr>
        <w:noProof/>
      </w:rPr>
      <mc:AlternateContent>
        <mc:Choice Requires="wps">
          <w:drawing>
            <wp:anchor distT="0" distB="0" distL="0" distR="0" simplePos="0" relativeHeight="251662336" behindDoc="0" locked="0" layoutInCell="1" allowOverlap="1" wp14:anchorId="0835D339" wp14:editId="42102D26">
              <wp:simplePos x="635" y="635"/>
              <wp:positionH relativeFrom="page">
                <wp:align>center</wp:align>
              </wp:positionH>
              <wp:positionV relativeFrom="page">
                <wp:align>bottom</wp:align>
              </wp:positionV>
              <wp:extent cx="892175" cy="370205"/>
              <wp:effectExtent l="0" t="0" r="3175" b="0"/>
              <wp:wrapNone/>
              <wp:docPr id="551862994"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5D339" id="_x0000_t202" coordsize="21600,21600" o:spt="202" path="m,l,21600r21600,l21600,xe">
              <v:stroke joinstyle="miter"/>
              <v:path gradientshapeok="t" o:connecttype="rect"/>
            </v:shapetype>
            <v:shape id="Text Box 5" o:spid="_x0000_s1028" type="#_x0000_t202" alt="Internal Use Only" style="position:absolute;margin-left:0;margin-top:0;width:70.2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" filled="f" stroked="f">
              <v:textbox style="mso-fit-shape-to-text:t" inset="0,0,0,15pt">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7F3B" w14:textId="6FEA3CE6" w:rsidR="00422750" w:rsidRDefault="00000000">
    <w:pPr>
      <w:pStyle w:val="Footer"/>
      <w:jc w:val="center"/>
    </w:pPr>
    <w:sdt>
      <w:sdtPr>
        <w:id w:val="-763695387"/>
        <w:docPartObj>
          <w:docPartGallery w:val="Page Numbers (Bottom of Page)"/>
          <w:docPartUnique/>
        </w:docPartObj>
      </w:sdtPr>
      <w:sdtEndPr>
        <w:rPr>
          <w:noProof/>
        </w:rPr>
      </w:sdtEndPr>
      <w:sdtContent>
        <w:r w:rsidR="00422750">
          <w:fldChar w:fldCharType="begin"/>
        </w:r>
        <w:r w:rsidR="00422750">
          <w:instrText xml:space="preserve"> PAGE   \* MERGEFORMAT </w:instrText>
        </w:r>
        <w:r w:rsidR="00422750">
          <w:fldChar w:fldCharType="separate"/>
        </w:r>
        <w:r w:rsidR="00422750">
          <w:rPr>
            <w:noProof/>
          </w:rPr>
          <w:t>2</w:t>
        </w:r>
        <w:r w:rsidR="00422750">
          <w:rPr>
            <w:noProof/>
          </w:rPr>
          <w:fldChar w:fldCharType="end"/>
        </w:r>
      </w:sdtContent>
    </w:sdt>
  </w:p>
  <w:p w14:paraId="09AA7E73" w14:textId="77777777" w:rsidR="00422750" w:rsidRDefault="004227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68A4" w14:textId="64CA5CFE" w:rsidR="00E90D7E" w:rsidRDefault="00E90D7E">
    <w:pPr>
      <w:pStyle w:val="Footer"/>
    </w:pPr>
    <w:r>
      <w:rPr>
        <w:noProof/>
      </w:rPr>
      <mc:AlternateContent>
        <mc:Choice Requires="wps">
          <w:drawing>
            <wp:anchor distT="0" distB="0" distL="0" distR="0" simplePos="0" relativeHeight="251661312" behindDoc="0" locked="0" layoutInCell="1" allowOverlap="1" wp14:anchorId="425E6480" wp14:editId="63CCE50F">
              <wp:simplePos x="635" y="635"/>
              <wp:positionH relativeFrom="page">
                <wp:align>center</wp:align>
              </wp:positionH>
              <wp:positionV relativeFrom="page">
                <wp:align>bottom</wp:align>
              </wp:positionV>
              <wp:extent cx="892175" cy="370205"/>
              <wp:effectExtent l="0" t="0" r="3175" b="0"/>
              <wp:wrapNone/>
              <wp:docPr id="246071687"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5E6480" id="_x0000_t202" coordsize="21600,21600" o:spt="202" path="m,l,21600r21600,l21600,xe">
              <v:stroke joinstyle="miter"/>
              <v:path gradientshapeok="t" o:connecttype="rect"/>
            </v:shapetype>
            <v:shape id="Text Box 4" o:spid="_x0000_s1030" type="#_x0000_t202" alt="Internal Use Only" style="position:absolute;margin-left:0;margin-top:0;width:70.2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9t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" filled="f" stroked="f">
              <v:textbox style="mso-fit-shape-to-text:t" inset="0,0,0,15pt">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FD3D" w14:textId="77777777" w:rsidR="00217E86" w:rsidRDefault="00217E86" w:rsidP="00422750">
      <w:pPr>
        <w:spacing w:after="0" w:line="240" w:lineRule="auto"/>
      </w:pPr>
      <w:r>
        <w:separator/>
      </w:r>
    </w:p>
  </w:footnote>
  <w:footnote w:type="continuationSeparator" w:id="0">
    <w:p w14:paraId="47F7D689" w14:textId="77777777" w:rsidR="00217E86" w:rsidRDefault="00217E86" w:rsidP="0042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DFF0" w14:textId="62D3E0AB" w:rsidR="00E90D7E" w:rsidRDefault="00E90D7E">
    <w:pPr>
      <w:pStyle w:val="Header"/>
    </w:pPr>
    <w:r>
      <w:rPr>
        <w:noProof/>
      </w:rPr>
      <mc:AlternateContent>
        <mc:Choice Requires="wps">
          <w:drawing>
            <wp:anchor distT="0" distB="0" distL="0" distR="0" simplePos="0" relativeHeight="251659264" behindDoc="0" locked="0" layoutInCell="1" allowOverlap="1" wp14:anchorId="755EFD79" wp14:editId="6291FFA5">
              <wp:simplePos x="635" y="635"/>
              <wp:positionH relativeFrom="page">
                <wp:align>center</wp:align>
              </wp:positionH>
              <wp:positionV relativeFrom="page">
                <wp:align>top</wp:align>
              </wp:positionV>
              <wp:extent cx="892175" cy="370205"/>
              <wp:effectExtent l="0" t="0" r="3175" b="10795"/>
              <wp:wrapNone/>
              <wp:docPr id="330279119"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5EFD79" id="_x0000_t202" coordsize="21600,21600" o:spt="202" path="m,l,21600r21600,l21600,xe">
              <v:stroke joinstyle="miter"/>
              <v:path gradientshapeok="t" o:connecttype="rect"/>
            </v:shapetype>
            <v:shape id="Text Box 2" o:spid="_x0000_s1026" type="#_x0000_t202" alt="Internal Use Only" style="position:absolute;margin-left:0;margin-top:0;width:70.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" filled="f" stroked="f">
              <v:textbox style="mso-fit-shape-to-text:t" inset="0,15pt,0,0">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E246" w14:textId="7CDA6D8E" w:rsidR="00E90D7E" w:rsidRDefault="00E90D7E">
    <w:pPr>
      <w:pStyle w:val="Header"/>
    </w:pPr>
    <w:r>
      <w:rPr>
        <w:noProof/>
      </w:rPr>
      <mc:AlternateContent>
        <mc:Choice Requires="wps">
          <w:drawing>
            <wp:anchor distT="0" distB="0" distL="0" distR="0" simplePos="0" relativeHeight="251660288" behindDoc="0" locked="0" layoutInCell="1" allowOverlap="1" wp14:anchorId="62A9D745" wp14:editId="002713EA">
              <wp:simplePos x="635" y="635"/>
              <wp:positionH relativeFrom="page">
                <wp:align>center</wp:align>
              </wp:positionH>
              <wp:positionV relativeFrom="page">
                <wp:align>top</wp:align>
              </wp:positionV>
              <wp:extent cx="892175" cy="370205"/>
              <wp:effectExtent l="0" t="0" r="3175" b="10795"/>
              <wp:wrapNone/>
              <wp:docPr id="1947178531" name="Text Box 3"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A9D745" id="_x0000_t202" coordsize="21600,21600" o:spt="202" path="m,l,21600r21600,l21600,xe">
              <v:stroke joinstyle="miter"/>
              <v:path gradientshapeok="t" o:connecttype="rect"/>
            </v:shapetype>
            <v:shape id="Text Box 3" o:spid="_x0000_s1027" type="#_x0000_t202" alt="Internal Use Only" style="position:absolute;margin-left:0;margin-top:0;width:70.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7YSDA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" filled="f" stroked="f">
              <v:textbox style="mso-fit-shape-to-text:t" inset="0,15pt,0,0">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445C" w14:textId="2D90058E" w:rsidR="00E90D7E" w:rsidRDefault="00E90D7E">
    <w:pPr>
      <w:pStyle w:val="Header"/>
    </w:pPr>
    <w:r>
      <w:rPr>
        <w:noProof/>
      </w:rPr>
      <mc:AlternateContent>
        <mc:Choice Requires="wps">
          <w:drawing>
            <wp:anchor distT="0" distB="0" distL="0" distR="0" simplePos="0" relativeHeight="251658240" behindDoc="0" locked="0" layoutInCell="1" allowOverlap="1" wp14:anchorId="0931F161" wp14:editId="42265275">
              <wp:simplePos x="635" y="635"/>
              <wp:positionH relativeFrom="page">
                <wp:align>center</wp:align>
              </wp:positionH>
              <wp:positionV relativeFrom="page">
                <wp:align>top</wp:align>
              </wp:positionV>
              <wp:extent cx="892175" cy="370205"/>
              <wp:effectExtent l="0" t="0" r="3175" b="10795"/>
              <wp:wrapNone/>
              <wp:docPr id="1150205503"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31F161" id="_x0000_t202" coordsize="21600,21600" o:spt="202" path="m,l,21600r21600,l21600,xe">
              <v:stroke joinstyle="miter"/>
              <v:path gradientshapeok="t" o:connecttype="rect"/>
            </v:shapetype>
            <v:shape id="Text Box 1" o:spid="_x0000_s1029" type="#_x0000_t202" alt="Internal Use Only" style="position:absolute;margin-left:0;margin-top:0;width:70.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NpDQ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" filled="f" stroked="f">
              <v:textbox style="mso-fit-shape-to-text:t" inset="0,15pt,0,0">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F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0968610">
    <w:abstractNumId w:val="1"/>
  </w:num>
  <w:num w:numId="2" w16cid:durableId="1678663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46"/>
    <w:rsid w:val="0000352E"/>
    <w:rsid w:val="00034824"/>
    <w:rsid w:val="000661E2"/>
    <w:rsid w:val="000B7A46"/>
    <w:rsid w:val="000D187A"/>
    <w:rsid w:val="000F0044"/>
    <w:rsid w:val="000F14C7"/>
    <w:rsid w:val="000F7789"/>
    <w:rsid w:val="001062A3"/>
    <w:rsid w:val="0017051E"/>
    <w:rsid w:val="001B164D"/>
    <w:rsid w:val="00217E86"/>
    <w:rsid w:val="002255E9"/>
    <w:rsid w:val="0023112E"/>
    <w:rsid w:val="002560DD"/>
    <w:rsid w:val="002D2ADE"/>
    <w:rsid w:val="003134B6"/>
    <w:rsid w:val="003404DB"/>
    <w:rsid w:val="00340E98"/>
    <w:rsid w:val="003944A2"/>
    <w:rsid w:val="00396C60"/>
    <w:rsid w:val="003C1353"/>
    <w:rsid w:val="00422750"/>
    <w:rsid w:val="004368CD"/>
    <w:rsid w:val="00562848"/>
    <w:rsid w:val="005A648E"/>
    <w:rsid w:val="005F050B"/>
    <w:rsid w:val="0064307A"/>
    <w:rsid w:val="0068698B"/>
    <w:rsid w:val="0071705D"/>
    <w:rsid w:val="007438A0"/>
    <w:rsid w:val="007F546A"/>
    <w:rsid w:val="00832084"/>
    <w:rsid w:val="00862E5C"/>
    <w:rsid w:val="00957FE6"/>
    <w:rsid w:val="009739BA"/>
    <w:rsid w:val="00994CD2"/>
    <w:rsid w:val="009B4C52"/>
    <w:rsid w:val="00A14FB6"/>
    <w:rsid w:val="00A23B67"/>
    <w:rsid w:val="00A54211"/>
    <w:rsid w:val="00A91F6C"/>
    <w:rsid w:val="00AB4E9D"/>
    <w:rsid w:val="00AD0BE6"/>
    <w:rsid w:val="00B26B09"/>
    <w:rsid w:val="00B45778"/>
    <w:rsid w:val="00B51E76"/>
    <w:rsid w:val="00BD2011"/>
    <w:rsid w:val="00C065FD"/>
    <w:rsid w:val="00C31B73"/>
    <w:rsid w:val="00C54B3F"/>
    <w:rsid w:val="00C80CDC"/>
    <w:rsid w:val="00CA75EE"/>
    <w:rsid w:val="00CC5F9A"/>
    <w:rsid w:val="00D019AD"/>
    <w:rsid w:val="00D04E16"/>
    <w:rsid w:val="00D10A49"/>
    <w:rsid w:val="00D6614B"/>
    <w:rsid w:val="00D740D8"/>
    <w:rsid w:val="00DD1A25"/>
    <w:rsid w:val="00E23F37"/>
    <w:rsid w:val="00E35C4B"/>
    <w:rsid w:val="00E90D7E"/>
    <w:rsid w:val="00EF5840"/>
    <w:rsid w:val="00F7378E"/>
    <w:rsid w:val="00FB119D"/>
    <w:rsid w:val="00FC08D5"/>
    <w:rsid w:val="00FC531B"/>
    <w:rsid w:val="00FF2226"/>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0FEF9"/>
  <w15:chartTrackingRefBased/>
  <w15:docId w15:val="{CAD158C3-B59B-4272-A24F-976B1BEF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824"/>
  </w:style>
  <w:style w:type="paragraph" w:styleId="Heading1">
    <w:name w:val="heading 1"/>
    <w:basedOn w:val="Normal"/>
    <w:next w:val="Normal"/>
    <w:link w:val="Heading1Char"/>
    <w:uiPriority w:val="9"/>
    <w:qFormat/>
    <w:rsid w:val="000B7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46"/>
    <w:rPr>
      <w:rFonts w:eastAsiaTheme="majorEastAsia" w:cstheme="majorBidi"/>
      <w:color w:val="272727" w:themeColor="text1" w:themeTint="D8"/>
    </w:rPr>
  </w:style>
  <w:style w:type="paragraph" w:styleId="Title">
    <w:name w:val="Title"/>
    <w:basedOn w:val="Normal"/>
    <w:next w:val="Normal"/>
    <w:link w:val="TitleChar"/>
    <w:uiPriority w:val="10"/>
    <w:qFormat/>
    <w:rsid w:val="000B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46"/>
    <w:pPr>
      <w:spacing w:before="160"/>
      <w:jc w:val="center"/>
    </w:pPr>
    <w:rPr>
      <w:i/>
      <w:iCs/>
      <w:color w:val="404040" w:themeColor="text1" w:themeTint="BF"/>
    </w:rPr>
  </w:style>
  <w:style w:type="character" w:customStyle="1" w:styleId="QuoteChar">
    <w:name w:val="Quote Char"/>
    <w:basedOn w:val="DefaultParagraphFont"/>
    <w:link w:val="Quote"/>
    <w:uiPriority w:val="29"/>
    <w:rsid w:val="000B7A46"/>
    <w:rPr>
      <w:i/>
      <w:iCs/>
      <w:color w:val="404040" w:themeColor="text1" w:themeTint="BF"/>
    </w:rPr>
  </w:style>
  <w:style w:type="paragraph" w:styleId="ListParagraph">
    <w:name w:val="List Paragraph"/>
    <w:basedOn w:val="Normal"/>
    <w:uiPriority w:val="34"/>
    <w:qFormat/>
    <w:rsid w:val="000B7A46"/>
    <w:pPr>
      <w:ind w:left="720"/>
      <w:contextualSpacing/>
    </w:pPr>
  </w:style>
  <w:style w:type="character" w:styleId="IntenseEmphasis">
    <w:name w:val="Intense Emphasis"/>
    <w:basedOn w:val="DefaultParagraphFont"/>
    <w:uiPriority w:val="21"/>
    <w:qFormat/>
    <w:rsid w:val="000B7A46"/>
    <w:rPr>
      <w:i/>
      <w:iCs/>
      <w:color w:val="0F4761" w:themeColor="accent1" w:themeShade="BF"/>
    </w:rPr>
  </w:style>
  <w:style w:type="paragraph" w:styleId="IntenseQuote">
    <w:name w:val="Intense Quote"/>
    <w:basedOn w:val="Normal"/>
    <w:next w:val="Normal"/>
    <w:link w:val="IntenseQuoteChar"/>
    <w:uiPriority w:val="30"/>
    <w:qFormat/>
    <w:rsid w:val="000B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46"/>
    <w:rPr>
      <w:i/>
      <w:iCs/>
      <w:color w:val="0F4761" w:themeColor="accent1" w:themeShade="BF"/>
    </w:rPr>
  </w:style>
  <w:style w:type="character" w:styleId="IntenseReference">
    <w:name w:val="Intense Reference"/>
    <w:basedOn w:val="DefaultParagraphFont"/>
    <w:uiPriority w:val="32"/>
    <w:qFormat/>
    <w:rsid w:val="000B7A46"/>
    <w:rPr>
      <w:b/>
      <w:bCs/>
      <w:smallCaps/>
      <w:color w:val="0F4761" w:themeColor="accent1" w:themeShade="BF"/>
      <w:spacing w:val="5"/>
    </w:rPr>
  </w:style>
  <w:style w:type="paragraph" w:styleId="Caption">
    <w:name w:val="caption"/>
    <w:basedOn w:val="Normal"/>
    <w:next w:val="Normal"/>
    <w:uiPriority w:val="35"/>
    <w:unhideWhenUsed/>
    <w:qFormat/>
    <w:rsid w:val="000B7A46"/>
    <w:pPr>
      <w:spacing w:after="200" w:line="240" w:lineRule="auto"/>
    </w:pPr>
    <w:rPr>
      <w:i/>
      <w:iCs/>
      <w:color w:val="0E2841" w:themeColor="text2"/>
      <w:kern w:val="0"/>
      <w:sz w:val="18"/>
      <w:szCs w:val="18"/>
      <w:lang w:val="en-US"/>
      <w14:ligatures w14:val="none"/>
    </w:rPr>
  </w:style>
  <w:style w:type="table" w:styleId="PlainTable5">
    <w:name w:val="Plain Table 5"/>
    <w:basedOn w:val="TableNormal"/>
    <w:uiPriority w:val="45"/>
    <w:rsid w:val="000B7A46"/>
    <w:pPr>
      <w:spacing w:after="0" w:line="240" w:lineRule="auto"/>
    </w:pPr>
    <w:rPr>
      <w:kern w:val="0"/>
      <w:sz w:val="22"/>
      <w:szCs w:val="22"/>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whitespace-pre-wrap">
    <w:name w:val="whitespace-pre-wrap"/>
    <w:basedOn w:val="Normal"/>
    <w:rsid w:val="000B7A4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22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750"/>
  </w:style>
  <w:style w:type="paragraph" w:styleId="Footer">
    <w:name w:val="footer"/>
    <w:basedOn w:val="Normal"/>
    <w:link w:val="FooterChar"/>
    <w:uiPriority w:val="99"/>
    <w:unhideWhenUsed/>
    <w:rsid w:val="00422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750"/>
  </w:style>
  <w:style w:type="character" w:styleId="CommentReference">
    <w:name w:val="annotation reference"/>
    <w:basedOn w:val="DefaultParagraphFont"/>
    <w:uiPriority w:val="99"/>
    <w:semiHidden/>
    <w:unhideWhenUsed/>
    <w:rsid w:val="00422750"/>
    <w:rPr>
      <w:sz w:val="16"/>
      <w:szCs w:val="16"/>
    </w:rPr>
  </w:style>
  <w:style w:type="paragraph" w:styleId="CommentText">
    <w:name w:val="annotation text"/>
    <w:basedOn w:val="Normal"/>
    <w:link w:val="CommentTextChar"/>
    <w:uiPriority w:val="99"/>
    <w:unhideWhenUsed/>
    <w:rsid w:val="00422750"/>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rsid w:val="00422750"/>
    <w:rPr>
      <w:kern w:val="0"/>
      <w:sz w:val="20"/>
      <w:szCs w:val="20"/>
      <w:lang w:val="en-US"/>
      <w14:ligatures w14:val="none"/>
    </w:rPr>
  </w:style>
  <w:style w:type="character" w:styleId="Hyperlink">
    <w:name w:val="Hyperlink"/>
    <w:basedOn w:val="DefaultParagraphFont"/>
    <w:uiPriority w:val="99"/>
    <w:unhideWhenUsed/>
    <w:rsid w:val="00422750"/>
    <w:rPr>
      <w:color w:val="467886" w:themeColor="hyperlink"/>
      <w:u w:val="single"/>
    </w:rPr>
  </w:style>
  <w:style w:type="paragraph" w:styleId="Revision">
    <w:name w:val="Revision"/>
    <w:hidden/>
    <w:uiPriority w:val="99"/>
    <w:semiHidden/>
    <w:rsid w:val="00A91F6C"/>
    <w:pPr>
      <w:spacing w:after="0" w:line="240" w:lineRule="auto"/>
    </w:pPr>
  </w:style>
  <w:style w:type="paragraph" w:styleId="CommentSubject">
    <w:name w:val="annotation subject"/>
    <w:basedOn w:val="CommentText"/>
    <w:next w:val="CommentText"/>
    <w:link w:val="CommentSubjectChar"/>
    <w:uiPriority w:val="99"/>
    <w:semiHidden/>
    <w:unhideWhenUsed/>
    <w:rsid w:val="00D10A49"/>
    <w:rPr>
      <w:b/>
      <w:bCs/>
      <w:kern w:val="2"/>
      <w:lang w:val="nl-NL"/>
      <w14:ligatures w14:val="standardContextual"/>
    </w:rPr>
  </w:style>
  <w:style w:type="character" w:customStyle="1" w:styleId="CommentSubjectChar">
    <w:name w:val="Comment Subject Char"/>
    <w:basedOn w:val="CommentTextChar"/>
    <w:link w:val="CommentSubject"/>
    <w:uiPriority w:val="99"/>
    <w:semiHidden/>
    <w:rsid w:val="00D10A49"/>
    <w:rPr>
      <w:b/>
      <w:bCs/>
      <w:kern w:val="0"/>
      <w:sz w:val="20"/>
      <w:szCs w:val="20"/>
      <w:lang w:val="en-US"/>
      <w14:ligatures w14:val="none"/>
    </w:rPr>
  </w:style>
  <w:style w:type="table" w:styleId="TableGrid">
    <w:name w:val="Table Grid"/>
    <w:basedOn w:val="TableNormal"/>
    <w:uiPriority w:val="39"/>
    <w:rsid w:val="0071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62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2.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44E81-EDA1-4E65-9538-BD69F32E0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Bernaerts, Katrien (AMIBM)</dc:creator>
  <cp:keywords/>
  <dc:description/>
  <cp:lastModifiedBy>Acaru, Silviu</cp:lastModifiedBy>
  <cp:revision>4</cp:revision>
  <dcterms:created xsi:type="dcterms:W3CDTF">2026-05-13T11:46:00Z</dcterms:created>
  <dcterms:modified xsi:type="dcterms:W3CDTF">2026-05-13T12:14:00Z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448ebe3f,13afa8cf,740f9623</vt:lpwstr>
  </property>
  <property fmtid="{D5CDD505-2E9C-101B-9397-08002B2CF9AE}" pid="3" name="ClassificationContentMarkingHeaderFontProps">
    <vt:lpwstr>#000000,10,Calibri</vt:lpwstr>
  </property>
  <property fmtid="{D5CDD505-2E9C-101B-9397-08002B2CF9AE}" pid="4" name="ClassificationContentMarkingHeaderText">
    <vt:lpwstr>Internal Use Only</vt:lpwstr>
  </property>
  <property fmtid="{D5CDD505-2E9C-101B-9397-08002B2CF9AE}" pid="5" name="ClassificationContentMarkingFooterShapeIds">
    <vt:lpwstr>eaac187,20e4c2d2,279faa62</vt:lpwstr>
  </property>
  <property fmtid="{D5CDD505-2E9C-101B-9397-08002B2CF9AE}" pid="6" name="ClassificationContentMarkingFooterFontProps">
    <vt:lpwstr>#000000,10,Calibri</vt:lpwstr>
  </property>
  <property fmtid="{D5CDD505-2E9C-101B-9397-08002B2CF9AE}" pid="7" name="ClassificationContentMarkingFooterText">
    <vt:lpwstr>Internal Use Only</vt:lpwstr>
  </property>
  <property fmtid="{D5CDD505-2E9C-101B-9397-08002B2CF9AE}" pid="8" name="MSIP_Label_027ad620-9833-42c5-b276-2511a635058c_Enabled">
    <vt:lpwstr>true</vt:lpwstr>
  </property>
  <property fmtid="{D5CDD505-2E9C-101B-9397-08002B2CF9AE}" pid="9" name="MSIP_Label_027ad620-9833-42c5-b276-2511a635058c_SetDate">
    <vt:lpwstr>2025-02-25T12:32:08Z</vt:lpwstr>
  </property>
  <property fmtid="{D5CDD505-2E9C-101B-9397-08002B2CF9AE}" pid="10" name="MSIP_Label_027ad620-9833-42c5-b276-2511a635058c_Method">
    <vt:lpwstr>Standard</vt:lpwstr>
  </property>
  <property fmtid="{D5CDD505-2E9C-101B-9397-08002B2CF9AE}" pid="11" name="MSIP_Label_027ad620-9833-42c5-b276-2511a635058c_Name">
    <vt:lpwstr>Internal Use Only</vt:lpwstr>
  </property>
  <property fmtid="{D5CDD505-2E9C-101B-9397-08002B2CF9AE}" pid="12" name="MSIP_Label_027ad620-9833-42c5-b276-2511a635058c_SiteId">
    <vt:lpwstr>f667ad43-b1c9-4e4c-a9de-24c46f58705a</vt:lpwstr>
  </property>
  <property fmtid="{D5CDD505-2E9C-101B-9397-08002B2CF9AE}" pid="13" name="MSIP_Label_027ad620-9833-42c5-b276-2511a635058c_ActionId">
    <vt:lpwstr>564c798d-8436-4e46-a69b-17a18700e074</vt:lpwstr>
  </property>
  <property fmtid="{D5CDD505-2E9C-101B-9397-08002B2CF9AE}" pid="14" name="MSIP_Label_027ad620-9833-42c5-b276-2511a635058c_ContentBits">
    <vt:lpwstr>3</vt:lpwstr>
  </property>
  <property fmtid="{D5CDD505-2E9C-101B-9397-08002B2CF9AE}" pid="15" name="MSIP_Label_027ad620-9833-42c5-b276-2511a635058c_Tag">
    <vt:lpwstr>10, 3, 0, 1</vt:lpwstr>
  </property>
</Properties>
</file>