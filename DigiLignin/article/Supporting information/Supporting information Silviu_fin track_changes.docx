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09DBC" w14:textId="6934FEFF" w:rsidR="00D740D8" w:rsidRPr="00422750" w:rsidRDefault="000B7A46" w:rsidP="00422750">
      <w:pPr>
        <w:jc w:val="center"/>
        <w:rPr>
          <w:rFonts w:ascii="Times New Roman" w:eastAsia="Times New Roman" w:hAnsi="Times New Roman" w:cs="Times New Roman"/>
          <w:b/>
          <w:bCs/>
          <w:sz w:val="32"/>
          <w:szCs w:val="32"/>
          <w:lang w:val="en-US"/>
        </w:rPr>
      </w:pPr>
      <w:r w:rsidRPr="00422750">
        <w:rPr>
          <w:rFonts w:ascii="Times New Roman" w:eastAsia="Times New Roman" w:hAnsi="Times New Roman" w:cs="Times New Roman"/>
          <w:b/>
          <w:bCs/>
          <w:sz w:val="32"/>
          <w:szCs w:val="32"/>
          <w:lang w:val="en-US"/>
        </w:rPr>
        <w:t>Supporting information</w:t>
      </w:r>
    </w:p>
    <w:p w14:paraId="0DB52840" w14:textId="77777777" w:rsidR="00422750" w:rsidRPr="00422750" w:rsidRDefault="00422750" w:rsidP="00422750">
      <w:pPr>
        <w:spacing w:before="120" w:after="120"/>
        <w:jc w:val="both"/>
        <w:rPr>
          <w:rFonts w:ascii="Times New Roman" w:eastAsia="Times New Roman" w:hAnsi="Times New Roman" w:cs="Times New Roman"/>
          <w:b/>
          <w:bCs/>
          <w:lang w:val="en-US"/>
        </w:rPr>
      </w:pPr>
      <w:r w:rsidRPr="00422750">
        <w:rPr>
          <w:rFonts w:ascii="Times New Roman" w:eastAsia="Times New Roman" w:hAnsi="Times New Roman" w:cs="Times New Roman"/>
          <w:b/>
          <w:bCs/>
          <w:lang w:val="en-US"/>
        </w:rPr>
        <w:t>Glass Transition Temperature Prediction in Lignin Polyurethanes Using Machine Learning on Small Experimental Dataset</w:t>
      </w:r>
    </w:p>
    <w:p w14:paraId="79D5E71A" w14:textId="77777777" w:rsidR="00422750" w:rsidRPr="00422750" w:rsidRDefault="00422750" w:rsidP="00422750">
      <w:pPr>
        <w:spacing w:before="120" w:after="120"/>
        <w:jc w:val="both"/>
        <w:rPr>
          <w:rFonts w:ascii="Times New Roman" w:eastAsia="Times New Roman" w:hAnsi="Times New Roman" w:cs="Times New Roman"/>
          <w:b/>
          <w:bCs/>
          <w:lang w:val="en-US"/>
        </w:rPr>
      </w:pPr>
    </w:p>
    <w:p w14:paraId="1E0FD811" w14:textId="56923358" w:rsidR="00422750" w:rsidRPr="001A165A" w:rsidRDefault="00422750" w:rsidP="00422750">
      <w:pPr>
        <w:spacing w:before="120" w:after="120" w:line="259" w:lineRule="auto"/>
        <w:rPr>
          <w:rFonts w:ascii="Times New Roman" w:eastAsia="Times New Roman" w:hAnsi="Times New Roman" w:cs="Times New Roman"/>
          <w:lang w:val="en-US"/>
        </w:rPr>
      </w:pPr>
      <w:r w:rsidRPr="00422750">
        <w:rPr>
          <w:rFonts w:ascii="Times New Roman" w:eastAsia="Times New Roman" w:hAnsi="Times New Roman" w:cs="Times New Roman"/>
          <w:lang w:val="en-US"/>
        </w:rPr>
        <w:t xml:space="preserve">Silviu </w:t>
      </w:r>
      <w:r w:rsidR="0068698B">
        <w:rPr>
          <w:rFonts w:ascii="Times New Roman" w:eastAsia="Times New Roman" w:hAnsi="Times New Roman" w:cs="Times New Roman"/>
          <w:lang w:val="en-US"/>
        </w:rPr>
        <w:t>Florin</w:t>
      </w:r>
      <w:r w:rsidRPr="00422750">
        <w:rPr>
          <w:rFonts w:ascii="Times New Roman" w:eastAsia="Times New Roman" w:hAnsi="Times New Roman" w:cs="Times New Roman"/>
          <w:lang w:val="en-US"/>
        </w:rPr>
        <w:t xml:space="preserve"> Acaru</w:t>
      </w:r>
      <w:r w:rsidRPr="00422750">
        <w:rPr>
          <w:rFonts w:ascii="Times New Roman" w:eastAsia="Times New Roman" w:hAnsi="Times New Roman" w:cs="Times New Roman"/>
          <w:vertAlign w:val="superscript"/>
          <w:lang w:val="en-US"/>
        </w:rPr>
        <w:t>1</w:t>
      </w:r>
      <w:r w:rsidRPr="00422750">
        <w:rPr>
          <w:rFonts w:ascii="Times New Roman" w:eastAsia="Times New Roman" w:hAnsi="Times New Roman" w:cs="Times New Roman"/>
          <w:lang w:val="en-US"/>
        </w:rPr>
        <w:t>, Marc Comí</w:t>
      </w:r>
      <w:r w:rsidRPr="00422750">
        <w:rPr>
          <w:rFonts w:ascii="Times New Roman" w:eastAsia="Times New Roman" w:hAnsi="Times New Roman" w:cs="Times New Roman"/>
          <w:vertAlign w:val="superscript"/>
          <w:lang w:val="en-US"/>
        </w:rPr>
        <w:t>2</w:t>
      </w:r>
      <w:r w:rsidRPr="00422750">
        <w:rPr>
          <w:rFonts w:ascii="Times New Roman" w:eastAsia="Times New Roman" w:hAnsi="Times New Roman" w:cs="Times New Roman"/>
          <w:lang w:val="en-US"/>
        </w:rPr>
        <w:t xml:space="preserve">, </w:t>
      </w:r>
      <w:r w:rsidR="00957FE6">
        <w:rPr>
          <w:rFonts w:ascii="Times New Roman" w:eastAsia="Times New Roman" w:hAnsi="Times New Roman" w:cs="Times New Roman"/>
          <w:lang w:val="en-US"/>
        </w:rPr>
        <w:t>Panagiotis Falireas</w:t>
      </w:r>
      <w:r w:rsidR="00957FE6" w:rsidRPr="00422750">
        <w:rPr>
          <w:rFonts w:ascii="Times New Roman" w:eastAsia="Times New Roman" w:hAnsi="Times New Roman" w:cs="Times New Roman"/>
          <w:vertAlign w:val="superscript"/>
          <w:lang w:val="en-US"/>
        </w:rPr>
        <w:t>2</w:t>
      </w:r>
      <w:r w:rsidR="00957FE6">
        <w:rPr>
          <w:rFonts w:ascii="Times New Roman" w:eastAsia="Times New Roman" w:hAnsi="Times New Roman" w:cs="Times New Roman"/>
          <w:lang w:val="en-US"/>
        </w:rPr>
        <w:t xml:space="preserve">, </w:t>
      </w:r>
      <w:r w:rsidRPr="001A165A">
        <w:rPr>
          <w:rFonts w:ascii="Times New Roman" w:eastAsia="Times New Roman" w:hAnsi="Times New Roman" w:cs="Times New Roman"/>
          <w:lang w:val="en-US"/>
        </w:rPr>
        <w:t>Danny E. P. Vanpoucke</w:t>
      </w:r>
      <w:r w:rsidRPr="00422750">
        <w:rPr>
          <w:rFonts w:ascii="Times New Roman" w:eastAsia="Times New Roman" w:hAnsi="Times New Roman" w:cs="Times New Roman"/>
          <w:vertAlign w:val="superscript"/>
          <w:lang w:val="en-US"/>
        </w:rPr>
        <w:t>3,4</w:t>
      </w:r>
      <w:r w:rsidRPr="001A165A">
        <w:rPr>
          <w:rFonts w:ascii="Times New Roman" w:eastAsia="Times New Roman" w:hAnsi="Times New Roman" w:cs="Times New Roman"/>
          <w:lang w:val="en-US"/>
        </w:rPr>
        <w:t>, Richard Vendamme</w:t>
      </w:r>
      <w:r w:rsidRPr="00422750">
        <w:rPr>
          <w:rFonts w:ascii="Times New Roman" w:eastAsia="Times New Roman" w:hAnsi="Times New Roman" w:cs="Times New Roman"/>
          <w:vertAlign w:val="superscript"/>
          <w:lang w:val="en-US"/>
        </w:rPr>
        <w:t>2</w:t>
      </w:r>
      <w:r w:rsidRPr="001A165A">
        <w:rPr>
          <w:rFonts w:ascii="Times New Roman" w:eastAsia="Times New Roman" w:hAnsi="Times New Roman" w:cs="Times New Roman"/>
          <w:lang w:val="en-US"/>
        </w:rPr>
        <w:t>, Katrien V. Ber</w:t>
      </w:r>
      <w:r w:rsidRPr="008F5566">
        <w:rPr>
          <w:rFonts w:ascii="Times New Roman" w:eastAsia="Times New Roman" w:hAnsi="Times New Roman" w:cs="Times New Roman"/>
          <w:lang w:val="en-US"/>
        </w:rPr>
        <w:t>n</w:t>
      </w:r>
      <w:r w:rsidRPr="001A165A">
        <w:rPr>
          <w:rFonts w:ascii="Times New Roman" w:eastAsia="Times New Roman" w:hAnsi="Times New Roman" w:cs="Times New Roman"/>
          <w:lang w:val="en-US"/>
        </w:rPr>
        <w:t>aerts</w:t>
      </w:r>
      <w:r w:rsidRPr="00422750">
        <w:rPr>
          <w:rFonts w:ascii="Times New Roman" w:eastAsia="Times New Roman" w:hAnsi="Times New Roman" w:cs="Times New Roman"/>
          <w:vertAlign w:val="superscript"/>
          <w:lang w:val="en-US"/>
        </w:rPr>
        <w:t>1</w:t>
      </w:r>
      <w:r w:rsidRPr="001A165A">
        <w:rPr>
          <w:rFonts w:ascii="Times New Roman" w:eastAsia="Times New Roman" w:hAnsi="Times New Roman" w:cs="Times New Roman"/>
          <w:lang w:val="en-US"/>
        </w:rPr>
        <w:t>*</w:t>
      </w:r>
    </w:p>
    <w:p w14:paraId="60E0D552" w14:textId="77777777" w:rsidR="00422750" w:rsidRPr="00422750" w:rsidRDefault="00422750" w:rsidP="00422750">
      <w:pPr>
        <w:spacing w:before="120" w:after="120"/>
        <w:jc w:val="both"/>
        <w:rPr>
          <w:rFonts w:ascii="Times New Roman" w:eastAsia="Times New Roman" w:hAnsi="Times New Roman" w:cs="Times New Roman"/>
          <w:lang w:val="en-US"/>
        </w:rPr>
      </w:pPr>
      <w:r w:rsidRPr="00422750">
        <w:rPr>
          <w:rFonts w:ascii="Times New Roman" w:eastAsia="Times New Roman" w:hAnsi="Times New Roman" w:cs="Times New Roman"/>
          <w:vertAlign w:val="superscript"/>
          <w:lang w:val="en-US"/>
        </w:rPr>
        <w:t>1</w:t>
      </w:r>
      <w:r w:rsidRPr="00422750">
        <w:rPr>
          <w:rFonts w:ascii="Times New Roman" w:eastAsia="Times New Roman" w:hAnsi="Times New Roman" w:cs="Times New Roman"/>
          <w:lang w:val="en-US"/>
        </w:rPr>
        <w:t xml:space="preserve"> Sustainable Polymer Synthesis group, Aachen-Maastricht Institute for Biobased Materials (AMIBM), Faculty of Science and Engineering, Maastricht University, Brightlands Chemelot Campus, Urmonderbaan 22, 6167 RD Geleen, the Netherlands</w:t>
      </w:r>
    </w:p>
    <w:p w14:paraId="2C64A021" w14:textId="3AC64E2E" w:rsidR="00422750" w:rsidRPr="001A165A" w:rsidRDefault="00422750" w:rsidP="00422750">
      <w:pPr>
        <w:spacing w:before="120" w:after="120" w:line="259" w:lineRule="auto"/>
        <w:jc w:val="both"/>
        <w:rPr>
          <w:rFonts w:ascii="Times New Roman" w:eastAsia="Times New Roman" w:hAnsi="Times New Roman" w:cs="Times New Roman"/>
          <w:lang w:val="en-US"/>
        </w:rPr>
      </w:pPr>
      <w:r w:rsidRPr="00422750">
        <w:rPr>
          <w:rFonts w:ascii="Times New Roman" w:eastAsia="Times New Roman" w:hAnsi="Times New Roman" w:cs="Times New Roman"/>
          <w:vertAlign w:val="superscript"/>
          <w:lang w:val="en-US"/>
        </w:rPr>
        <w:t>2</w:t>
      </w:r>
      <w:r w:rsidRPr="00422750">
        <w:rPr>
          <w:rFonts w:ascii="Times New Roman" w:eastAsia="Times New Roman" w:hAnsi="Times New Roman" w:cs="Times New Roman"/>
          <w:lang w:val="en-US"/>
        </w:rPr>
        <w:t xml:space="preserve"> </w:t>
      </w:r>
      <w:r w:rsidR="00C54B3F" w:rsidRPr="00C54B3F">
        <w:rPr>
          <w:rFonts w:ascii="Times New Roman" w:eastAsia="Times New Roman" w:hAnsi="Times New Roman" w:cs="Times New Roman"/>
          <w:lang w:val="en-US"/>
        </w:rPr>
        <w:t>Sustainable Polymer Technologies Team</w:t>
      </w:r>
      <w:r w:rsidR="00C54B3F">
        <w:rPr>
          <w:rFonts w:ascii="Times New Roman" w:eastAsia="Times New Roman" w:hAnsi="Times New Roman" w:cs="Times New Roman"/>
          <w:lang w:val="en-US"/>
        </w:rPr>
        <w:t xml:space="preserve">, </w:t>
      </w:r>
      <w:r w:rsidRPr="00422750">
        <w:rPr>
          <w:rFonts w:ascii="Times New Roman" w:eastAsia="Times New Roman" w:hAnsi="Times New Roman" w:cs="Times New Roman"/>
          <w:lang w:val="en-US"/>
        </w:rPr>
        <w:t>Flemish Institute for Technological Research (VITO N.V.), Mol, Belgium</w:t>
      </w:r>
    </w:p>
    <w:p w14:paraId="2B5FD6B3" w14:textId="77777777" w:rsidR="00422750" w:rsidRPr="001A165A" w:rsidRDefault="00422750" w:rsidP="00422750">
      <w:pPr>
        <w:spacing w:before="120" w:after="120" w:line="259" w:lineRule="auto"/>
        <w:jc w:val="both"/>
        <w:rPr>
          <w:rFonts w:ascii="Times New Roman" w:eastAsia="Times New Roman" w:hAnsi="Times New Roman" w:cs="Times New Roman"/>
          <w:lang w:val="en-US"/>
        </w:rPr>
      </w:pPr>
      <w:r w:rsidRPr="00422750">
        <w:rPr>
          <w:rFonts w:ascii="Times New Roman" w:eastAsia="Times New Roman" w:hAnsi="Times New Roman" w:cs="Times New Roman"/>
          <w:vertAlign w:val="superscript"/>
          <w:lang w:val="en-US"/>
        </w:rPr>
        <w:t>3</w:t>
      </w:r>
      <w:r w:rsidRPr="00422750">
        <w:rPr>
          <w:rFonts w:ascii="Times New Roman" w:eastAsia="Times New Roman" w:hAnsi="Times New Roman" w:cs="Times New Roman"/>
          <w:lang w:val="en-US"/>
        </w:rPr>
        <w:t xml:space="preserve"> </w:t>
      </w:r>
      <w:r w:rsidRPr="001A165A">
        <w:rPr>
          <w:rFonts w:ascii="Times New Roman" w:eastAsia="Times New Roman" w:hAnsi="Times New Roman" w:cs="Times New Roman"/>
          <w:lang w:val="en-US"/>
        </w:rPr>
        <w:t>Hasselt University, Institute for Materials Research (imo-imomec), Quantum &amp; Artificial inTelligence design Of Materials (QuATOMs), Martelarenlaan 42, B-3500 Hasselt, Belgium</w:t>
      </w:r>
    </w:p>
    <w:p w14:paraId="16BC5A29" w14:textId="77777777" w:rsidR="00422750" w:rsidRPr="003134B6" w:rsidRDefault="00422750" w:rsidP="00422750">
      <w:pPr>
        <w:spacing w:before="120" w:after="120" w:line="259" w:lineRule="auto"/>
        <w:jc w:val="both"/>
        <w:rPr>
          <w:rFonts w:ascii="Times New Roman" w:eastAsia="Times New Roman" w:hAnsi="Times New Roman" w:cs="Times New Roman"/>
          <w:lang w:val="en-US"/>
          <w:rPrChange w:id="0" w:author="Acaru, Silviu" w:date="2026-03-14T19:53:00Z" w16du:dateUtc="2026-03-14T18:53:00Z">
            <w:rPr>
              <w:rFonts w:ascii="Times New Roman" w:eastAsia="Times New Roman" w:hAnsi="Times New Roman" w:cs="Times New Roman"/>
            </w:rPr>
          </w:rPrChange>
        </w:rPr>
      </w:pPr>
      <w:r w:rsidRPr="003134B6">
        <w:rPr>
          <w:rFonts w:ascii="Times New Roman" w:eastAsia="Times New Roman" w:hAnsi="Times New Roman" w:cs="Times New Roman"/>
          <w:vertAlign w:val="superscript"/>
          <w:lang w:val="en-US"/>
          <w:rPrChange w:id="1" w:author="Acaru, Silviu" w:date="2026-03-14T19:53:00Z" w16du:dateUtc="2026-03-14T18:53:00Z">
            <w:rPr>
              <w:rFonts w:ascii="Times New Roman" w:eastAsia="Times New Roman" w:hAnsi="Times New Roman" w:cs="Times New Roman"/>
              <w:vertAlign w:val="superscript"/>
            </w:rPr>
          </w:rPrChange>
        </w:rPr>
        <w:t>4</w:t>
      </w:r>
      <w:r w:rsidRPr="003134B6">
        <w:rPr>
          <w:rFonts w:ascii="Times New Roman" w:eastAsia="Times New Roman" w:hAnsi="Times New Roman" w:cs="Times New Roman"/>
          <w:lang w:val="en-US"/>
          <w:rPrChange w:id="2" w:author="Acaru, Silviu" w:date="2026-03-14T19:53:00Z" w16du:dateUtc="2026-03-14T18:53:00Z">
            <w:rPr>
              <w:rFonts w:ascii="Times New Roman" w:eastAsia="Times New Roman" w:hAnsi="Times New Roman" w:cs="Times New Roman"/>
            </w:rPr>
          </w:rPrChange>
        </w:rPr>
        <w:t xml:space="preserve"> imec, imo-imomec, Wetenschapspark 1, B-3590 Diepenbeek, Belgium</w:t>
      </w:r>
    </w:p>
    <w:p w14:paraId="52DB9529" w14:textId="77777777" w:rsidR="00422750" w:rsidRPr="003134B6" w:rsidRDefault="00422750" w:rsidP="00422750">
      <w:pPr>
        <w:spacing w:before="120" w:after="120"/>
        <w:jc w:val="both"/>
        <w:rPr>
          <w:rFonts w:ascii="Times New Roman" w:eastAsia="Times New Roman" w:hAnsi="Times New Roman" w:cs="Times New Roman"/>
          <w:lang w:val="en-US"/>
          <w:rPrChange w:id="3" w:author="Acaru, Silviu" w:date="2026-03-14T19:53:00Z" w16du:dateUtc="2026-03-14T18:53:00Z">
            <w:rPr>
              <w:rFonts w:ascii="Times New Roman" w:eastAsia="Times New Roman" w:hAnsi="Times New Roman" w:cs="Times New Roman"/>
            </w:rPr>
          </w:rPrChange>
        </w:rPr>
      </w:pPr>
    </w:p>
    <w:p w14:paraId="4CF61D8F" w14:textId="669C44E3" w:rsidR="00422750" w:rsidRPr="00422750" w:rsidRDefault="00422750" w:rsidP="00422750">
      <w:pPr>
        <w:spacing w:before="120" w:after="120"/>
        <w:jc w:val="both"/>
        <w:rPr>
          <w:rFonts w:ascii="Times New Roman" w:eastAsia="Times New Roman" w:hAnsi="Times New Roman" w:cs="Times New Roman"/>
          <w:lang w:val="en-US"/>
        </w:rPr>
      </w:pPr>
      <w:r w:rsidRPr="001A165A">
        <w:rPr>
          <w:rFonts w:ascii="Times New Roman" w:eastAsia="Times New Roman" w:hAnsi="Times New Roman" w:cs="Times New Roman"/>
          <w:lang w:val="en-US"/>
        </w:rPr>
        <w:t xml:space="preserve">* </w:t>
      </w:r>
      <w:r w:rsidRPr="00422750">
        <w:rPr>
          <w:rFonts w:ascii="Times New Roman" w:eastAsia="Times New Roman" w:hAnsi="Times New Roman" w:cs="Times New Roman"/>
          <w:lang w:val="en-US"/>
        </w:rPr>
        <w:t xml:space="preserve">corresponding author, </w:t>
      </w:r>
      <w:r w:rsidR="0064307A" w:rsidRPr="0064307A">
        <w:rPr>
          <w:rFonts w:ascii="Times New Roman" w:eastAsia="Times New Roman" w:hAnsi="Times New Roman" w:cs="Times New Roman"/>
          <w:lang w:val="en-US"/>
        </w:rPr>
        <w:t>katrien.bernaerts@maastrichtuniversity.nl</w:t>
      </w:r>
    </w:p>
    <w:p w14:paraId="5F3046BD" w14:textId="1EAEE98E" w:rsidR="000F7789" w:rsidRPr="00422750" w:rsidRDefault="000F7789" w:rsidP="000F7789">
      <w:pPr>
        <w:pStyle w:val="Heading1"/>
        <w:numPr>
          <w:ilvl w:val="0"/>
          <w:numId w:val="1"/>
        </w:numPr>
        <w:spacing w:before="120" w:after="120" w:line="259" w:lineRule="auto"/>
        <w:rPr>
          <w:rFonts w:ascii="Times New Roman" w:eastAsia="Times New Roman" w:hAnsi="Times New Roman" w:cs="Times New Roman"/>
          <w:b/>
          <w:color w:val="auto"/>
          <w:kern w:val="0"/>
          <w:sz w:val="24"/>
          <w:szCs w:val="24"/>
          <w:lang w:val="en-US"/>
          <w14:ligatures w14:val="none"/>
        </w:rPr>
      </w:pPr>
      <w:r>
        <w:rPr>
          <w:rFonts w:ascii="Times New Roman" w:eastAsia="Times New Roman" w:hAnsi="Times New Roman" w:cs="Times New Roman"/>
          <w:b/>
          <w:color w:val="auto"/>
          <w:kern w:val="0"/>
          <w:sz w:val="24"/>
          <w:szCs w:val="24"/>
          <w:lang w:val="en-US"/>
          <w14:ligatures w14:val="none"/>
        </w:rPr>
        <w:t>Representative DSC curve</w:t>
      </w:r>
    </w:p>
    <w:p w14:paraId="3E618EBD" w14:textId="269A46ED" w:rsidR="000F7789" w:rsidRDefault="000F7789">
      <w:pPr>
        <w:rPr>
          <w:lang w:val="en-US"/>
        </w:rPr>
      </w:pPr>
      <w:r w:rsidRPr="00243EAF">
        <w:rPr>
          <w:noProof/>
          <w:lang w:val="en-US"/>
        </w:rPr>
        <w:drawing>
          <wp:anchor distT="0" distB="0" distL="114300" distR="114300" simplePos="0" relativeHeight="251659264" behindDoc="1" locked="0" layoutInCell="1" allowOverlap="1" wp14:anchorId="05E284E4" wp14:editId="079FB1B7">
            <wp:simplePos x="0" y="0"/>
            <wp:positionH relativeFrom="margin">
              <wp:align>left</wp:align>
            </wp:positionH>
            <wp:positionV relativeFrom="paragraph">
              <wp:posOffset>345440</wp:posOffset>
            </wp:positionV>
            <wp:extent cx="4585335" cy="1930400"/>
            <wp:effectExtent l="0" t="0" r="5715" b="0"/>
            <wp:wrapTopAndBottom/>
            <wp:docPr id="1086626076" name="Picture 1" descr="A graph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26076" name="Picture 1" descr="A graph of a temperature&#10;&#10;AI-generated content may be incorrect."/>
                    <pic:cNvPicPr/>
                  </pic:nvPicPr>
                  <pic:blipFill rotWithShape="1">
                    <a:blip r:embed="rId8" cstate="print">
                      <a:extLst>
                        <a:ext uri="{28A0092B-C50C-407E-A947-70E740481C1C}">
                          <a14:useLocalDpi xmlns:a14="http://schemas.microsoft.com/office/drawing/2010/main" val="0"/>
                        </a:ext>
                      </a:extLst>
                    </a:blip>
                    <a:srcRect l="1197" t="5941"/>
                    <a:stretch/>
                  </pic:blipFill>
                  <pic:spPr bwMode="auto">
                    <a:xfrm>
                      <a:off x="0" y="0"/>
                      <a:ext cx="4585335" cy="193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E18432" w14:textId="127A7257" w:rsidR="000F7789" w:rsidRPr="00203A30" w:rsidRDefault="000F7789" w:rsidP="000F7789">
      <w:pPr>
        <w:pStyle w:val="Caption"/>
        <w:jc w:val="both"/>
        <w:rPr>
          <w:rFonts w:ascii="Times New Roman" w:hAnsi="Times New Roman" w:cs="Times New Roman"/>
          <w:sz w:val="24"/>
          <w:szCs w:val="24"/>
        </w:rPr>
      </w:pPr>
      <w:r w:rsidRPr="00203A30">
        <w:rPr>
          <w:rFonts w:ascii="Times New Roman" w:hAnsi="Times New Roman" w:cs="Times New Roman"/>
          <w:sz w:val="24"/>
          <w:szCs w:val="24"/>
        </w:rPr>
        <w:t>Figure S</w:t>
      </w:r>
      <w:r w:rsidRPr="00203A30">
        <w:rPr>
          <w:rFonts w:ascii="Times New Roman" w:hAnsi="Times New Roman" w:cs="Times New Roman"/>
          <w:sz w:val="24"/>
          <w:szCs w:val="24"/>
        </w:rPr>
        <w:fldChar w:fldCharType="begin"/>
      </w:r>
      <w:r w:rsidRPr="00203A30">
        <w:rPr>
          <w:rFonts w:ascii="Times New Roman" w:hAnsi="Times New Roman" w:cs="Times New Roman"/>
          <w:sz w:val="24"/>
          <w:szCs w:val="24"/>
        </w:rPr>
        <w:instrText xml:space="preserve"> SEQ Figure_S \* ARABIC </w:instrText>
      </w:r>
      <w:r w:rsidRPr="00203A30">
        <w:rPr>
          <w:rFonts w:ascii="Times New Roman" w:hAnsi="Times New Roman" w:cs="Times New Roman"/>
          <w:sz w:val="24"/>
          <w:szCs w:val="24"/>
        </w:rPr>
        <w:fldChar w:fldCharType="separate"/>
      </w:r>
      <w:r w:rsidR="00FF2226">
        <w:rPr>
          <w:rFonts w:ascii="Times New Roman" w:hAnsi="Times New Roman" w:cs="Times New Roman"/>
          <w:noProof/>
          <w:sz w:val="24"/>
          <w:szCs w:val="24"/>
        </w:rPr>
        <w:t>1</w:t>
      </w:r>
      <w:r w:rsidRPr="00203A30">
        <w:rPr>
          <w:rFonts w:ascii="Times New Roman" w:hAnsi="Times New Roman" w:cs="Times New Roman"/>
          <w:sz w:val="24"/>
          <w:szCs w:val="24"/>
        </w:rPr>
        <w:fldChar w:fldCharType="end"/>
      </w:r>
      <w:r w:rsidRPr="00203A30">
        <w:rPr>
          <w:rFonts w:ascii="Times New Roman" w:hAnsi="Times New Roman" w:cs="Times New Roman"/>
          <w:sz w:val="24"/>
          <w:szCs w:val="24"/>
        </w:rPr>
        <w:t xml:space="preserve"> </w:t>
      </w:r>
      <w:r>
        <w:rPr>
          <w:rFonts w:ascii="Times New Roman" w:hAnsi="Times New Roman" w:cs="Times New Roman"/>
          <w:sz w:val="24"/>
          <w:szCs w:val="24"/>
        </w:rPr>
        <w:t xml:space="preserve">Representative DSC curve for a sample with </w:t>
      </w:r>
      <w:r w:rsidRPr="000F7789">
        <w:rPr>
          <w:rFonts w:ascii="Times New Roman" w:hAnsi="Times New Roman" w:cs="Times New Roman"/>
          <w:sz w:val="24"/>
          <w:szCs w:val="24"/>
        </w:rPr>
        <w:t xml:space="preserve">sample, with a target </w:t>
      </w:r>
      <w:r w:rsidRPr="78F197D4">
        <w:rPr>
          <w:rFonts w:ascii="Times New Roman" w:hAnsi="Times New Roman" w:cs="Times New Roman"/>
          <w:sz w:val="24"/>
          <w:szCs w:val="24"/>
        </w:rPr>
        <w:t xml:space="preserve">[NCO]/[OH] </w:t>
      </w:r>
      <w:r>
        <w:rPr>
          <w:rFonts w:ascii="Times New Roman" w:hAnsi="Times New Roman" w:cs="Times New Roman"/>
          <w:sz w:val="24"/>
          <w:szCs w:val="24"/>
        </w:rPr>
        <w:t>r</w:t>
      </w:r>
      <w:r w:rsidRPr="78F197D4">
        <w:rPr>
          <w:rFonts w:ascii="Times New Roman" w:hAnsi="Times New Roman" w:cs="Times New Roman"/>
          <w:sz w:val="24"/>
          <w:szCs w:val="24"/>
        </w:rPr>
        <w:t xml:space="preserve">atio </w:t>
      </w:r>
      <w:r w:rsidRPr="000F7789">
        <w:rPr>
          <w:rFonts w:ascii="Times New Roman" w:hAnsi="Times New Roman" w:cs="Times New Roman"/>
          <w:sz w:val="24"/>
          <w:szCs w:val="24"/>
        </w:rPr>
        <w:t>0.6, HDI as the isocyanate type, PTHF 250 as the polyol, and 20% lignin content</w:t>
      </w:r>
      <w:r>
        <w:rPr>
          <w:rFonts w:ascii="Times New Roman" w:hAnsi="Times New Roman" w:cs="Times New Roman"/>
          <w:sz w:val="24"/>
          <w:szCs w:val="24"/>
        </w:rPr>
        <w:t>. The blue curve corresponds to the first heating cycle, the red curve to the second heating cycle. T</w:t>
      </w:r>
      <w:r w:rsidRPr="00340E98">
        <w:rPr>
          <w:rFonts w:ascii="Times New Roman" w:hAnsi="Times New Roman" w:cs="Times New Roman"/>
          <w:sz w:val="24"/>
          <w:szCs w:val="24"/>
          <w:vertAlign w:val="subscript"/>
        </w:rPr>
        <w:t>g</w:t>
      </w:r>
      <w:r>
        <w:rPr>
          <w:rFonts w:ascii="Times New Roman" w:hAnsi="Times New Roman" w:cs="Times New Roman"/>
          <w:sz w:val="24"/>
          <w:szCs w:val="24"/>
          <w:vertAlign w:val="subscript"/>
        </w:rPr>
        <w:t xml:space="preserve"> </w:t>
      </w:r>
      <w:r>
        <w:rPr>
          <w:rFonts w:ascii="Times New Roman" w:hAnsi="Times New Roman" w:cs="Times New Roman"/>
          <w:sz w:val="24"/>
          <w:szCs w:val="24"/>
        </w:rPr>
        <w:t>values are determined as midpoint values from the second heating cycle.</w:t>
      </w:r>
    </w:p>
    <w:p w14:paraId="4E020E6C" w14:textId="0D5F9315" w:rsidR="000B7A46" w:rsidRPr="00422750" w:rsidRDefault="000B7A46">
      <w:pPr>
        <w:rPr>
          <w:lang w:val="en-US"/>
        </w:rPr>
      </w:pPr>
    </w:p>
    <w:p w14:paraId="3339C9F9" w14:textId="77777777" w:rsidR="00C31B73" w:rsidRPr="00422750" w:rsidRDefault="00C31B73" w:rsidP="00C31B73">
      <w:pPr>
        <w:pStyle w:val="Heading1"/>
        <w:numPr>
          <w:ilvl w:val="0"/>
          <w:numId w:val="1"/>
        </w:numPr>
        <w:spacing w:before="120" w:after="120" w:line="259" w:lineRule="auto"/>
        <w:rPr>
          <w:rFonts w:ascii="Times New Roman" w:eastAsia="Times New Roman" w:hAnsi="Times New Roman" w:cs="Times New Roman"/>
          <w:b/>
          <w:color w:val="auto"/>
          <w:kern w:val="0"/>
          <w:sz w:val="24"/>
          <w:szCs w:val="24"/>
          <w:lang w:val="en-US"/>
          <w14:ligatures w14:val="none"/>
        </w:rPr>
      </w:pPr>
      <w:r w:rsidRPr="00422750">
        <w:rPr>
          <w:rFonts w:ascii="Times New Roman" w:eastAsia="Times New Roman" w:hAnsi="Times New Roman" w:cs="Times New Roman"/>
          <w:b/>
          <w:color w:val="auto"/>
          <w:kern w:val="0"/>
          <w:sz w:val="24"/>
          <w:szCs w:val="24"/>
          <w:lang w:val="en-US"/>
          <w14:ligatures w14:val="none"/>
        </w:rPr>
        <w:lastRenderedPageBreak/>
        <w:t xml:space="preserve">Distribution of Swelling Ratio </w:t>
      </w:r>
    </w:p>
    <w:p w14:paraId="4B06246E"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The dataset was analyzed based on two primary factors: Ratio [NCO]/[OH] and Isocyanate type. Five levels of Ratio (1.4, 1.2, 1, 0.8, and 0.6) and two levels of Isocyanate (HDI and HDIt) were considered, resulting in ten distinct combinations. Each combination represents approximately 10 % of the total dataset, with percentages ranging from 8.09 % to 11.03 %, indicating a relatively even distribution among the groups.</w:t>
      </w:r>
    </w:p>
    <w:p w14:paraId="45B07B09"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For Ratio 1.4, the Isocyanate type significantly influenced the range of swelling ratios. With Isocyanate type HDI, swelling ratios ranged from 15.00 to 155.00 %, while with Isocyanate type HDIt, the range was more confined, extending from 21.00 to 64.00 %.</w:t>
      </w:r>
    </w:p>
    <w:p w14:paraId="1E6CD167"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Ratio 1.2 showed similar patterns but with wider ranges. Isocyanate type HDI exhibited a range of 15.00 to 249.00 %, compared to 25.00 to 75.00 % for type HDIt. For Ratio 1.00, the difference in swelling ratio ranges between Isocyanate types was even more pronounced. HDI had a range of 24.00 to 291.00 %, while HDIt ranged from 29.00 to 108.00 %.</w:t>
      </w:r>
    </w:p>
    <w:p w14:paraId="4FAA1AAF"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Ratio 0.8 continued this trend, with HDI showing a range of 6.00 to 328.00 %, compared to 19.00 to 113.00 % for HDIt. The widest ranges were observed for Ratio 0.6, where HDI exhibited a swelling ratio range of 11.00 to 472.00 %, while HDIt ranged from 7.00 to 275.00 %.</w:t>
      </w:r>
    </w:p>
    <w:p w14:paraId="4BCE833D"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The frequency distributions demonstrated consistent patterns across ratio levels. For HDI types, the distributions typically showed right-skewed patterns, indicating that while the ranges extended to higher values, the majority of observations clustered at lower swelling ratios. In contrast, HDIt distributions consistently showed more compact ranges with lower maximum values at each ratio level.</w:t>
      </w:r>
    </w:p>
    <w:p w14:paraId="4C8DA8EE" w14:textId="77777777" w:rsidR="00C31B73" w:rsidRPr="00E90D7E" w:rsidRDefault="00C31B73" w:rsidP="00C31B73">
      <w:pPr>
        <w:pStyle w:val="whitespace-pre-wrap"/>
        <w:jc w:val="both"/>
        <w:rPr>
          <w:kern w:val="2"/>
          <w14:ligatures w14:val="standardContextual"/>
        </w:rPr>
      </w:pPr>
      <w:r w:rsidRPr="00E90D7E">
        <w:rPr>
          <w:kern w:val="2"/>
          <w14:ligatures w14:val="standardContextual"/>
        </w:rPr>
        <w:t>To summarize, the data suggests that both Ratio and Isocyanate type have substantial effects on the swelling ratio. Consistently across all Ratio levels, HDI resulted in wider ranges and higher maximum swelling ratios compared to HDIt. Difunctional HDI results in a lower crosslinking density than multifunctional HDIt, explaining the higher swelling degrees that can be achieved. Additionally, as the Ratio [NCO]/[OH] decreased, the crosslinking density decreased resulting in an increased maximum swelling ratio. This increase if visible for both Isocyanate types, with the effect being more pronounced for difunctional HDI that results in less crosslinking. These findings indicate a significant interaction between the Ratio and Isocyanate type in determining the swelling behavior of the materials.</w:t>
      </w:r>
    </w:p>
    <w:p w14:paraId="71969045" w14:textId="77777777" w:rsidR="00C31B73" w:rsidRPr="000B7A46" w:rsidRDefault="00C31B73" w:rsidP="00C31B73">
      <w:pPr>
        <w:spacing w:line="240" w:lineRule="auto"/>
        <w:jc w:val="both"/>
        <w:rPr>
          <w:rFonts w:ascii="Times New Roman" w:eastAsia="Times New Roman" w:hAnsi="Times New Roman" w:cs="Times New Roman"/>
          <w:lang w:val="en-US"/>
        </w:rPr>
      </w:pPr>
    </w:p>
    <w:p w14:paraId="382990CB" w14:textId="77777777" w:rsidR="00C31B73" w:rsidRDefault="00C31B73" w:rsidP="00C31B73">
      <w:pPr>
        <w:keepNext/>
        <w:spacing w:before="120" w:after="120" w:line="240" w:lineRule="auto"/>
      </w:pPr>
      <w:r>
        <w:rPr>
          <w:noProof/>
        </w:rPr>
        <w:lastRenderedPageBreak/>
        <w:drawing>
          <wp:inline distT="0" distB="0" distL="0" distR="0" wp14:anchorId="2462D503" wp14:editId="7E928E88">
            <wp:extent cx="5943600" cy="6613525"/>
            <wp:effectExtent l="0" t="0" r="0" b="0"/>
            <wp:docPr id="1271947992" name="Picture 127194799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613525"/>
                    </a:xfrm>
                    <a:prstGeom prst="rect">
                      <a:avLst/>
                    </a:prstGeom>
                  </pic:spPr>
                </pic:pic>
              </a:graphicData>
            </a:graphic>
          </wp:inline>
        </w:drawing>
      </w:r>
    </w:p>
    <w:p w14:paraId="2DA47A9D" w14:textId="62AA1589" w:rsidR="00C31B73" w:rsidRPr="00203A30" w:rsidRDefault="00C31B73" w:rsidP="00C31B73">
      <w:pPr>
        <w:pStyle w:val="Caption"/>
        <w:jc w:val="both"/>
        <w:rPr>
          <w:rFonts w:ascii="Times New Roman" w:hAnsi="Times New Roman" w:cs="Times New Roman"/>
          <w:sz w:val="24"/>
          <w:szCs w:val="24"/>
        </w:rPr>
      </w:pPr>
      <w:r w:rsidRPr="00203A30">
        <w:rPr>
          <w:rFonts w:ascii="Times New Roman" w:hAnsi="Times New Roman" w:cs="Times New Roman"/>
          <w:sz w:val="24"/>
          <w:szCs w:val="24"/>
        </w:rPr>
        <w:t>Figure S</w:t>
      </w:r>
      <w:r w:rsidRPr="00203A30">
        <w:rPr>
          <w:rFonts w:ascii="Times New Roman" w:hAnsi="Times New Roman" w:cs="Times New Roman"/>
          <w:sz w:val="24"/>
          <w:szCs w:val="24"/>
        </w:rPr>
        <w:fldChar w:fldCharType="begin"/>
      </w:r>
      <w:r w:rsidRPr="00203A30">
        <w:rPr>
          <w:rFonts w:ascii="Times New Roman" w:hAnsi="Times New Roman" w:cs="Times New Roman"/>
          <w:sz w:val="24"/>
          <w:szCs w:val="24"/>
        </w:rPr>
        <w:instrText xml:space="preserve"> SEQ Figure_S \* ARABIC </w:instrText>
      </w:r>
      <w:r w:rsidRPr="00203A30">
        <w:rPr>
          <w:rFonts w:ascii="Times New Roman" w:hAnsi="Times New Roman" w:cs="Times New Roman"/>
          <w:sz w:val="24"/>
          <w:szCs w:val="24"/>
        </w:rPr>
        <w:fldChar w:fldCharType="separate"/>
      </w:r>
      <w:r w:rsidR="00FF2226">
        <w:rPr>
          <w:rFonts w:ascii="Times New Roman" w:hAnsi="Times New Roman" w:cs="Times New Roman"/>
          <w:noProof/>
          <w:sz w:val="24"/>
          <w:szCs w:val="24"/>
        </w:rPr>
        <w:t>2</w:t>
      </w:r>
      <w:r w:rsidRPr="00203A30">
        <w:rPr>
          <w:rFonts w:ascii="Times New Roman" w:hAnsi="Times New Roman" w:cs="Times New Roman"/>
          <w:sz w:val="24"/>
          <w:szCs w:val="24"/>
        </w:rPr>
        <w:fldChar w:fldCharType="end"/>
      </w:r>
      <w:r w:rsidRPr="00203A30">
        <w:rPr>
          <w:rFonts w:ascii="Times New Roman" w:hAnsi="Times New Roman" w:cs="Times New Roman"/>
          <w:sz w:val="24"/>
          <w:szCs w:val="24"/>
        </w:rPr>
        <w:t xml:space="preserve"> Distribution of Swelling ratio with respect to the Ratio</w:t>
      </w:r>
      <w:r>
        <w:rPr>
          <w:rFonts w:ascii="Times New Roman" w:hAnsi="Times New Roman" w:cs="Times New Roman"/>
          <w:sz w:val="24"/>
          <w:szCs w:val="24"/>
        </w:rPr>
        <w:t xml:space="preserve"> [NCO]/[OH]</w:t>
      </w:r>
      <w:r w:rsidRPr="00203A30">
        <w:rPr>
          <w:rFonts w:ascii="Times New Roman" w:hAnsi="Times New Roman" w:cs="Times New Roman"/>
          <w:sz w:val="24"/>
          <w:szCs w:val="24"/>
        </w:rPr>
        <w:t xml:space="preserve"> and Isocyanate type.</w:t>
      </w:r>
    </w:p>
    <w:p w14:paraId="1A009BB9" w14:textId="77777777" w:rsidR="00C31B73" w:rsidRPr="001A165A" w:rsidRDefault="00C31B73" w:rsidP="00C31B73">
      <w:pPr>
        <w:rPr>
          <w:rFonts w:ascii="Times New Roman" w:eastAsia="Times New Roman" w:hAnsi="Times New Roman" w:cs="Times New Roman"/>
          <w:lang w:val="en-US"/>
        </w:rPr>
      </w:pPr>
    </w:p>
    <w:p w14:paraId="7A1E6AFC" w14:textId="77777777" w:rsidR="000B7A46" w:rsidRPr="00422750" w:rsidRDefault="000B7A46">
      <w:pPr>
        <w:rPr>
          <w:lang w:val="en-US"/>
        </w:rPr>
      </w:pPr>
    </w:p>
    <w:p w14:paraId="02F40004" w14:textId="77777777" w:rsidR="000B7A46" w:rsidRPr="00422750" w:rsidRDefault="000B7A46" w:rsidP="00422750">
      <w:pPr>
        <w:pStyle w:val="Heading1"/>
        <w:numPr>
          <w:ilvl w:val="0"/>
          <w:numId w:val="1"/>
        </w:numPr>
        <w:spacing w:before="120" w:after="120" w:line="259" w:lineRule="auto"/>
        <w:rPr>
          <w:rFonts w:ascii="Times New Roman" w:eastAsia="Times New Roman" w:hAnsi="Times New Roman" w:cs="Times New Roman"/>
          <w:b/>
          <w:color w:val="auto"/>
          <w:kern w:val="0"/>
          <w:sz w:val="24"/>
          <w:szCs w:val="24"/>
          <w:lang w:val="en-US"/>
          <w14:ligatures w14:val="none"/>
        </w:rPr>
      </w:pPr>
      <w:bookmarkStart w:id="4" w:name="_Ref180910265"/>
      <w:r w:rsidRPr="00422750">
        <w:rPr>
          <w:rFonts w:ascii="Times New Roman" w:eastAsia="Times New Roman" w:hAnsi="Times New Roman" w:cs="Times New Roman"/>
          <w:b/>
          <w:color w:val="auto"/>
          <w:kern w:val="0"/>
          <w:sz w:val="24"/>
          <w:szCs w:val="24"/>
          <w:lang w:val="en-US"/>
          <w14:ligatures w14:val="none"/>
        </w:rPr>
        <w:lastRenderedPageBreak/>
        <w:t xml:space="preserve">Feature Selection  </w:t>
      </w:r>
    </w:p>
    <w:p w14:paraId="65B13E9E" w14:textId="77777777" w:rsidR="000B7A46" w:rsidRPr="00422750" w:rsidRDefault="000B7A46" w:rsidP="00422750">
      <w:pPr>
        <w:pStyle w:val="Heading1"/>
        <w:numPr>
          <w:ilvl w:val="1"/>
          <w:numId w:val="1"/>
        </w:numPr>
        <w:spacing w:before="120" w:after="120"/>
        <w:rPr>
          <w:rFonts w:ascii="Times New Roman" w:eastAsia="Times New Roman" w:hAnsi="Times New Roman" w:cs="Times New Roman"/>
          <w:b/>
          <w:bCs/>
          <w:i/>
          <w:iCs/>
          <w:sz w:val="24"/>
          <w:szCs w:val="24"/>
        </w:rPr>
      </w:pPr>
      <w:bookmarkStart w:id="5" w:name="_Ref185341231"/>
      <w:r w:rsidRPr="00422750">
        <w:rPr>
          <w:rFonts w:ascii="Times New Roman" w:eastAsia="Times New Roman" w:hAnsi="Times New Roman" w:cs="Times New Roman"/>
          <w:b/>
          <w:bCs/>
          <w:i/>
          <w:iCs/>
          <w:sz w:val="24"/>
          <w:szCs w:val="24"/>
        </w:rPr>
        <w:t>PCA Results</w:t>
      </w:r>
      <w:bookmarkEnd w:id="5"/>
    </w:p>
    <w:p w14:paraId="5BBC10D6" w14:textId="77777777" w:rsidR="000B7A46" w:rsidRDefault="000B7A46" w:rsidP="000B7A46">
      <w:pPr>
        <w:keepNext/>
        <w:jc w:val="center"/>
      </w:pPr>
      <w:r>
        <w:rPr>
          <w:noProof/>
        </w:rPr>
        <w:drawing>
          <wp:inline distT="0" distB="0" distL="0" distR="0" wp14:anchorId="6E1C221F" wp14:editId="02DFDE34">
            <wp:extent cx="4616067" cy="2869260"/>
            <wp:effectExtent l="0" t="0" r="0" b="7620"/>
            <wp:docPr id="4" name="Picture 4"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a blue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16717" cy="2869664"/>
                    </a:xfrm>
                    <a:prstGeom prst="rect">
                      <a:avLst/>
                    </a:prstGeom>
                  </pic:spPr>
                </pic:pic>
              </a:graphicData>
            </a:graphic>
          </wp:inline>
        </w:drawing>
      </w:r>
    </w:p>
    <w:p w14:paraId="58DEBFA0" w14:textId="5F69D946" w:rsidR="000B7A46" w:rsidRPr="00E20098" w:rsidRDefault="000B7A46" w:rsidP="000B7A46">
      <w:pPr>
        <w:pStyle w:val="Caption"/>
        <w:rPr>
          <w:rFonts w:ascii="Times New Roman" w:hAnsi="Times New Roman" w:cs="Times New Roman"/>
          <w:sz w:val="24"/>
          <w:szCs w:val="24"/>
        </w:rPr>
      </w:pPr>
      <w:bookmarkStart w:id="6" w:name="_Ref185341183"/>
      <w:r w:rsidRPr="00E20098">
        <w:rPr>
          <w:rFonts w:ascii="Times New Roman" w:hAnsi="Times New Roman" w:cs="Times New Roman"/>
          <w:sz w:val="24"/>
          <w:szCs w:val="24"/>
        </w:rPr>
        <w:t>Figure S</w:t>
      </w:r>
      <w:r w:rsidRPr="00E20098">
        <w:rPr>
          <w:rFonts w:ascii="Times New Roman" w:hAnsi="Times New Roman" w:cs="Times New Roman"/>
          <w:sz w:val="24"/>
          <w:szCs w:val="24"/>
        </w:rPr>
        <w:fldChar w:fldCharType="begin"/>
      </w:r>
      <w:r w:rsidRPr="00E20098">
        <w:rPr>
          <w:rFonts w:ascii="Times New Roman" w:hAnsi="Times New Roman" w:cs="Times New Roman"/>
          <w:sz w:val="24"/>
          <w:szCs w:val="24"/>
        </w:rPr>
        <w:instrText xml:space="preserve"> SEQ Figure_S \* ARABIC </w:instrText>
      </w:r>
      <w:r w:rsidRPr="00E20098">
        <w:rPr>
          <w:rFonts w:ascii="Times New Roman" w:hAnsi="Times New Roman" w:cs="Times New Roman"/>
          <w:sz w:val="24"/>
          <w:szCs w:val="24"/>
        </w:rPr>
        <w:fldChar w:fldCharType="separate"/>
      </w:r>
      <w:r w:rsidR="00FF2226">
        <w:rPr>
          <w:rFonts w:ascii="Times New Roman" w:hAnsi="Times New Roman" w:cs="Times New Roman"/>
          <w:noProof/>
          <w:sz w:val="24"/>
          <w:szCs w:val="24"/>
        </w:rPr>
        <w:t>3</w:t>
      </w:r>
      <w:r w:rsidRPr="00E20098">
        <w:rPr>
          <w:rFonts w:ascii="Times New Roman" w:hAnsi="Times New Roman" w:cs="Times New Roman"/>
          <w:sz w:val="24"/>
          <w:szCs w:val="24"/>
        </w:rPr>
        <w:fldChar w:fldCharType="end"/>
      </w:r>
      <w:bookmarkEnd w:id="6"/>
      <w:r w:rsidRPr="00E20098">
        <w:rPr>
          <w:rFonts w:ascii="Times New Roman" w:hAnsi="Times New Roman" w:cs="Times New Roman"/>
          <w:sz w:val="24"/>
          <w:szCs w:val="24"/>
        </w:rPr>
        <w:t xml:space="preserve"> Cumulative variance of the PC's</w:t>
      </w:r>
    </w:p>
    <w:p w14:paraId="746A4DD0" w14:textId="77777777" w:rsidR="000B7A46" w:rsidRPr="00422750" w:rsidRDefault="000B7A46" w:rsidP="00422750">
      <w:pPr>
        <w:pStyle w:val="Heading1"/>
        <w:numPr>
          <w:ilvl w:val="1"/>
          <w:numId w:val="1"/>
        </w:numPr>
        <w:spacing w:before="120" w:after="120"/>
        <w:rPr>
          <w:rFonts w:ascii="Times New Roman" w:eastAsia="Times New Roman" w:hAnsi="Times New Roman" w:cs="Times New Roman"/>
          <w:b/>
          <w:bCs/>
          <w:i/>
          <w:iCs/>
          <w:sz w:val="24"/>
          <w:szCs w:val="24"/>
        </w:rPr>
      </w:pPr>
      <w:bookmarkStart w:id="7" w:name="_Ref184113267"/>
      <w:r w:rsidRPr="00422750">
        <w:rPr>
          <w:rFonts w:ascii="Times New Roman" w:eastAsia="Times New Roman" w:hAnsi="Times New Roman" w:cs="Times New Roman"/>
          <w:b/>
          <w:bCs/>
          <w:i/>
          <w:iCs/>
          <w:sz w:val="24"/>
          <w:szCs w:val="24"/>
        </w:rPr>
        <w:t>Wrapper Results</w:t>
      </w:r>
      <w:bookmarkEnd w:id="4"/>
      <w:bookmarkEnd w:id="7"/>
    </w:p>
    <w:p w14:paraId="794813FD" w14:textId="709C447B" w:rsidR="0071705D" w:rsidRDefault="000B7A46" w:rsidP="00E90D7E">
      <w:pPr>
        <w:keepNext/>
        <w:jc w:val="both"/>
        <w:rPr>
          <w:ins w:id="8" w:author="Acaru, Silviu" w:date="2026-03-15T21:17:00Z" w16du:dateUtc="2026-03-15T20:17:00Z"/>
          <w:rFonts w:ascii="Times New Roman" w:hAnsi="Times New Roman" w:cs="Times New Roman"/>
          <w:lang w:val="en-US"/>
        </w:rPr>
      </w:pPr>
      <w:r w:rsidRPr="000B7A46">
        <w:rPr>
          <w:rFonts w:ascii="Times New Roman" w:hAnsi="Times New Roman" w:cs="Times New Roman"/>
          <w:lang w:val="en-US"/>
        </w:rPr>
        <w:t xml:space="preserve">The wrapper selection method, which incorporated 3 mandatory features (Lignin wt%, Co-polyol type PTHF, Ratio) and several optional features (Co-polyol wt%, Isocyanate wt%, Isocyanate mmol NCO, Isocyanate type, Tin(II) octoate, Swelling ratio %), was employed. All possible combinations of these features were tested, resulting in a total of 64 unique datasets. The performance of these datasets was </w:t>
      </w:r>
      <w:ins w:id="9" w:author="Acaru, Silviu" w:date="2026-03-15T21:16:00Z" w16du:dateUtc="2026-03-15T20:16:00Z">
        <w:r w:rsidR="0071705D">
          <w:rPr>
            <w:rFonts w:ascii="Times New Roman" w:hAnsi="Times New Roman" w:cs="Times New Roman"/>
            <w:lang w:val="en-US"/>
          </w:rPr>
          <w:t>initially evaluated on a</w:t>
        </w:r>
      </w:ins>
      <w:ins w:id="10" w:author="Acaru, Silviu" w:date="2026-03-15T21:17:00Z" w16du:dateUtc="2026-03-15T20:17:00Z">
        <w:r w:rsidR="0071705D">
          <w:rPr>
            <w:rFonts w:ascii="Times New Roman" w:hAnsi="Times New Roman" w:cs="Times New Roman"/>
            <w:lang w:val="en-US"/>
          </w:rPr>
          <w:t>n</w:t>
        </w:r>
      </w:ins>
      <w:ins w:id="11" w:author="Acaru, Silviu" w:date="2026-03-15T21:16:00Z" w16du:dateUtc="2026-03-15T20:16:00Z">
        <w:r w:rsidR="0071705D">
          <w:rPr>
            <w:rFonts w:ascii="Times New Roman" w:hAnsi="Times New Roman" w:cs="Times New Roman"/>
            <w:lang w:val="en-US"/>
          </w:rPr>
          <w:t xml:space="preserve"> Out-of-</w:t>
        </w:r>
      </w:ins>
      <w:ins w:id="12" w:author="Acaru, Silviu" w:date="2026-03-15T21:46:00Z" w16du:dateUtc="2026-03-15T20:46:00Z">
        <w:r w:rsidR="00FB119D">
          <w:rPr>
            <w:rFonts w:ascii="Times New Roman" w:hAnsi="Times New Roman" w:cs="Times New Roman"/>
            <w:lang w:val="en-US"/>
          </w:rPr>
          <w:t>Fold (</w:t>
        </w:r>
      </w:ins>
      <w:ins w:id="13" w:author="Acaru, Silviu" w:date="2026-03-15T21:17:00Z" w16du:dateUtc="2026-03-15T20:17:00Z">
        <w:r w:rsidR="0071705D">
          <w:rPr>
            <w:rFonts w:ascii="Times New Roman" w:hAnsi="Times New Roman" w:cs="Times New Roman"/>
            <w:lang w:val="en-US"/>
          </w:rPr>
          <w:t xml:space="preserve">OOF) </w:t>
        </w:r>
      </w:ins>
      <w:ins w:id="14" w:author="Acaru, Silviu" w:date="2026-03-15T21:16:00Z" w16du:dateUtc="2026-03-15T20:16:00Z">
        <w:r w:rsidR="0071705D">
          <w:rPr>
            <w:rFonts w:ascii="Times New Roman" w:hAnsi="Times New Roman" w:cs="Times New Roman"/>
            <w:lang w:val="en-US"/>
          </w:rPr>
          <w:t xml:space="preserve">cross validation </w:t>
        </w:r>
        <w:r w:rsidR="0071705D">
          <w:rPr>
            <w:rFonts w:ascii="Times New Roman" w:hAnsi="Times New Roman" w:cs="Times New Roman"/>
            <w:lang w:val="en-US"/>
          </w:rPr>
          <w:lastRenderedPageBreak/>
          <w:t>technique</w:t>
        </w:r>
      </w:ins>
      <w:ins w:id="15" w:author="Acaru, Silviu" w:date="2026-03-15T21:17:00Z" w16du:dateUtc="2026-03-15T20:17:00Z">
        <w:r w:rsidR="0071705D">
          <w:rPr>
            <w:rFonts w:ascii="Times New Roman" w:hAnsi="Times New Roman" w:cs="Times New Roman"/>
            <w:lang w:val="en-US"/>
          </w:rPr>
          <w:t xml:space="preserve"> and </w:t>
        </w:r>
      </w:ins>
      <w:r w:rsidRPr="000B7A46">
        <w:rPr>
          <w:rFonts w:ascii="Times New Roman" w:hAnsi="Times New Roman" w:cs="Times New Roman"/>
          <w:lang w:val="en-US"/>
        </w:rPr>
        <w:t xml:space="preserve">evaluated using Mean Absolute Error (MAE) </w:t>
      </w:r>
      <w:ins w:id="16" w:author="Acaru, Silviu" w:date="2026-03-15T21:17:00Z" w16du:dateUtc="2026-03-15T20:17:00Z">
        <w:r w:rsidR="0071705D">
          <w:rPr>
            <w:rFonts w:ascii="Times New Roman" w:hAnsi="Times New Roman" w:cs="Times New Roman"/>
            <w:lang w:val="en-US"/>
          </w:rPr>
          <w:t xml:space="preserve">of the </w:t>
        </w:r>
      </w:ins>
      <w:r w:rsidRPr="000B7A46">
        <w:rPr>
          <w:rFonts w:ascii="Times New Roman" w:hAnsi="Times New Roman" w:cs="Times New Roman"/>
          <w:lang w:val="en-US"/>
        </w:rPr>
        <w:t>validation</w:t>
      </w:r>
      <w:ins w:id="17" w:author="Acaru, Silviu" w:date="2026-03-15T21:17:00Z" w16du:dateUtc="2026-03-15T20:17:00Z">
        <w:r w:rsidR="0071705D">
          <w:rPr>
            <w:rFonts w:ascii="Times New Roman" w:hAnsi="Times New Roman" w:cs="Times New Roman"/>
            <w:lang w:val="en-US"/>
          </w:rPr>
          <w:t xml:space="preserve"> datasets. The results are presented I the table below: </w:t>
        </w:r>
      </w:ins>
    </w:p>
    <w:p w14:paraId="51BE18DC" w14:textId="6F9A7E70" w:rsidR="0071705D" w:rsidRDefault="0071705D">
      <w:pPr>
        <w:pStyle w:val="Caption"/>
        <w:keepNext/>
        <w:rPr>
          <w:ins w:id="18" w:author="Acaru, Silviu" w:date="2026-03-15T21:20:00Z" w16du:dateUtc="2026-03-15T20:20:00Z"/>
        </w:rPr>
        <w:pPrChange w:id="19" w:author="Acaru, Silviu" w:date="2026-03-15T21:20:00Z" w16du:dateUtc="2026-03-15T20:20:00Z">
          <w:pPr/>
        </w:pPrChange>
      </w:pPr>
    </w:p>
    <w:p w14:paraId="50ECB8C0" w14:textId="10ACA95A" w:rsidR="00D6614B" w:rsidRPr="001062A3" w:rsidRDefault="00D6614B">
      <w:pPr>
        <w:pStyle w:val="Caption"/>
        <w:keepNext/>
        <w:rPr>
          <w:ins w:id="20" w:author="Acaru, Silviu" w:date="2026-03-15T21:24:00Z" w16du:dateUtc="2026-03-15T20:24:00Z"/>
          <w:rFonts w:ascii="Times New Roman" w:hAnsi="Times New Roman" w:cs="Times New Roman"/>
          <w:rPrChange w:id="21" w:author="Acaru, Silviu" w:date="2026-03-17T09:21:00Z" w16du:dateUtc="2026-03-17T08:21:00Z">
            <w:rPr>
              <w:ins w:id="22" w:author="Acaru, Silviu" w:date="2026-03-15T21:24:00Z" w16du:dateUtc="2026-03-15T20:24:00Z"/>
            </w:rPr>
          </w:rPrChange>
        </w:rPr>
        <w:pPrChange w:id="23" w:author="Acaru, Silviu" w:date="2026-03-15T21:24:00Z" w16du:dateUtc="2026-03-15T20:24:00Z">
          <w:pPr/>
        </w:pPrChange>
      </w:pPr>
      <w:ins w:id="24" w:author="Acaru, Silviu" w:date="2026-03-15T21:24:00Z" w16du:dateUtc="2026-03-15T20:24:00Z">
        <w:r w:rsidRPr="001062A3">
          <w:rPr>
            <w:rFonts w:ascii="Times New Roman" w:hAnsi="Times New Roman" w:cs="Times New Roman"/>
            <w:sz w:val="24"/>
            <w:szCs w:val="24"/>
            <w:rPrChange w:id="25" w:author="Acaru, Silviu" w:date="2026-03-17T09:21:00Z" w16du:dateUtc="2026-03-17T08:21:00Z">
              <w:rPr>
                <w:i/>
                <w:iCs/>
              </w:rPr>
            </w:rPrChange>
          </w:rPr>
          <w:t>Table S</w:t>
        </w:r>
        <w:r w:rsidRPr="001062A3">
          <w:rPr>
            <w:rFonts w:ascii="Times New Roman" w:hAnsi="Times New Roman" w:cs="Times New Roman"/>
            <w:sz w:val="24"/>
            <w:szCs w:val="24"/>
            <w:rPrChange w:id="26" w:author="Acaru, Silviu" w:date="2026-03-17T09:21:00Z" w16du:dateUtc="2026-03-17T08:21:00Z">
              <w:rPr>
                <w:i/>
                <w:iCs/>
              </w:rPr>
            </w:rPrChange>
          </w:rPr>
          <w:fldChar w:fldCharType="begin"/>
        </w:r>
        <w:r w:rsidRPr="001062A3">
          <w:rPr>
            <w:rFonts w:ascii="Times New Roman" w:hAnsi="Times New Roman" w:cs="Times New Roman"/>
            <w:sz w:val="24"/>
            <w:szCs w:val="24"/>
            <w:rPrChange w:id="27" w:author="Acaru, Silviu" w:date="2026-03-17T09:21:00Z" w16du:dateUtc="2026-03-17T08:21:00Z">
              <w:rPr>
                <w:i/>
                <w:iCs/>
              </w:rPr>
            </w:rPrChange>
          </w:rPr>
          <w:instrText xml:space="preserve"> SEQ Table_S \* ARABIC </w:instrText>
        </w:r>
      </w:ins>
      <w:r w:rsidRPr="001062A3">
        <w:rPr>
          <w:rFonts w:ascii="Times New Roman" w:hAnsi="Times New Roman" w:cs="Times New Roman"/>
          <w:sz w:val="24"/>
          <w:szCs w:val="24"/>
          <w:rPrChange w:id="28" w:author="Acaru, Silviu" w:date="2026-03-17T09:21:00Z" w16du:dateUtc="2026-03-17T08:21:00Z">
            <w:rPr>
              <w:i/>
              <w:iCs/>
            </w:rPr>
          </w:rPrChange>
        </w:rPr>
        <w:fldChar w:fldCharType="separate"/>
      </w:r>
      <w:ins w:id="29" w:author="Acaru, Silviu" w:date="2026-03-15T21:24:00Z" w16du:dateUtc="2026-03-15T20:24:00Z">
        <w:r w:rsidRPr="001062A3">
          <w:rPr>
            <w:rFonts w:ascii="Times New Roman" w:hAnsi="Times New Roman" w:cs="Times New Roman"/>
            <w:noProof/>
            <w:sz w:val="24"/>
            <w:szCs w:val="24"/>
            <w:rPrChange w:id="30" w:author="Acaru, Silviu" w:date="2026-03-17T09:21:00Z" w16du:dateUtc="2026-03-17T08:21:00Z">
              <w:rPr>
                <w:i/>
                <w:iCs/>
                <w:noProof/>
              </w:rPr>
            </w:rPrChange>
          </w:rPr>
          <w:t>1</w:t>
        </w:r>
        <w:r w:rsidRPr="001062A3">
          <w:rPr>
            <w:rFonts w:ascii="Times New Roman" w:hAnsi="Times New Roman" w:cs="Times New Roman"/>
            <w:sz w:val="24"/>
            <w:szCs w:val="24"/>
            <w:rPrChange w:id="31" w:author="Acaru, Silviu" w:date="2026-03-17T09:21:00Z" w16du:dateUtc="2026-03-17T08:21:00Z">
              <w:rPr>
                <w:i/>
                <w:iCs/>
              </w:rPr>
            </w:rPrChange>
          </w:rPr>
          <w:fldChar w:fldCharType="end"/>
        </w:r>
        <w:r w:rsidRPr="001062A3">
          <w:rPr>
            <w:rFonts w:ascii="Times New Roman" w:hAnsi="Times New Roman" w:cs="Times New Roman"/>
            <w:sz w:val="24"/>
            <w:szCs w:val="24"/>
            <w:rPrChange w:id="32" w:author="Acaru, Silviu" w:date="2026-03-17T09:21:00Z" w16du:dateUtc="2026-03-17T08:21:00Z">
              <w:rPr>
                <w:i/>
                <w:iCs/>
              </w:rPr>
            </w:rPrChange>
          </w:rPr>
          <w:t xml:space="preserve"> Out-of-Fold cross validation top 5 best performing stacked ensemble models with Swelling Ratio included</w:t>
        </w:r>
      </w:ins>
    </w:p>
    <w:tbl>
      <w:tblPr>
        <w:tblStyle w:val="TableGrid"/>
        <w:tblW w:w="10112" w:type="dxa"/>
        <w:tblLook w:val="04A0" w:firstRow="1" w:lastRow="0" w:firstColumn="1" w:lastColumn="0" w:noHBand="0" w:noVBand="1"/>
        <w:tblPrChange w:id="33" w:author="Acaru, Silviu" w:date="2026-03-15T21:18:00Z" w16du:dateUtc="2026-03-15T20:18:00Z">
          <w:tblPr>
            <w:tblStyle w:val="TableGrid"/>
            <w:tblW w:w="0" w:type="auto"/>
            <w:tblLook w:val="04A0" w:firstRow="1" w:lastRow="0" w:firstColumn="1" w:lastColumn="0" w:noHBand="0" w:noVBand="1"/>
          </w:tblPr>
        </w:tblPrChange>
      </w:tblPr>
      <w:tblGrid>
        <w:gridCol w:w="1685"/>
        <w:gridCol w:w="1685"/>
        <w:gridCol w:w="1685"/>
        <w:gridCol w:w="1685"/>
        <w:gridCol w:w="1686"/>
        <w:gridCol w:w="1686"/>
        <w:tblGridChange w:id="34">
          <w:tblGrid>
            <w:gridCol w:w="1558"/>
            <w:gridCol w:w="127"/>
            <w:gridCol w:w="1431"/>
            <w:gridCol w:w="254"/>
            <w:gridCol w:w="1304"/>
            <w:gridCol w:w="381"/>
            <w:gridCol w:w="1177"/>
            <w:gridCol w:w="508"/>
            <w:gridCol w:w="1051"/>
            <w:gridCol w:w="635"/>
            <w:gridCol w:w="924"/>
            <w:gridCol w:w="762"/>
          </w:tblGrid>
        </w:tblGridChange>
      </w:tblGrid>
      <w:tr w:rsidR="0071705D" w14:paraId="4E8D0D45" w14:textId="77777777" w:rsidTr="0071705D">
        <w:trPr>
          <w:trHeight w:val="200"/>
          <w:ins w:id="35" w:author="Acaru, Silviu" w:date="2026-03-15T21:17:00Z"/>
          <w:trPrChange w:id="36" w:author="Acaru, Silviu" w:date="2026-03-15T21:18:00Z" w16du:dateUtc="2026-03-15T20:18:00Z">
            <w:trPr>
              <w:gridAfter w:val="0"/>
            </w:trPr>
          </w:trPrChange>
        </w:trPr>
        <w:tc>
          <w:tcPr>
            <w:tcW w:w="1685" w:type="dxa"/>
            <w:vAlign w:val="center"/>
            <w:tcPrChange w:id="37" w:author="Acaru, Silviu" w:date="2026-03-15T21:18:00Z" w16du:dateUtc="2026-03-15T20:18:00Z">
              <w:tcPr>
                <w:tcW w:w="1558" w:type="dxa"/>
              </w:tcPr>
            </w:tcPrChange>
          </w:tcPr>
          <w:p w14:paraId="4D2859C5" w14:textId="7AA78966" w:rsidR="0071705D" w:rsidRPr="0071705D" w:rsidRDefault="0071705D" w:rsidP="0071705D">
            <w:pPr>
              <w:keepNext/>
              <w:jc w:val="both"/>
              <w:rPr>
                <w:ins w:id="38" w:author="Acaru, Silviu" w:date="2026-03-15T21:17:00Z" w16du:dateUtc="2026-03-15T20:17:00Z"/>
                <w:rFonts w:ascii="Times New Roman" w:hAnsi="Times New Roman" w:cs="Times New Roman"/>
                <w:sz w:val="16"/>
                <w:szCs w:val="16"/>
                <w:lang w:val="en-US"/>
                <w:rPrChange w:id="39" w:author="Acaru, Silviu" w:date="2026-03-15T21:18:00Z" w16du:dateUtc="2026-03-15T20:18:00Z">
                  <w:rPr>
                    <w:ins w:id="40" w:author="Acaru, Silviu" w:date="2026-03-15T21:17:00Z" w16du:dateUtc="2026-03-15T20:17:00Z"/>
                    <w:rFonts w:ascii="Times New Roman" w:hAnsi="Times New Roman" w:cs="Times New Roman"/>
                    <w:lang w:val="en-US"/>
                  </w:rPr>
                </w:rPrChange>
              </w:rPr>
            </w:pPr>
            <w:ins w:id="41" w:author="Acaru, Silviu" w:date="2026-03-15T21:18:00Z" w16du:dateUtc="2026-03-15T20:18:00Z">
              <w:r w:rsidRPr="0071705D">
                <w:rPr>
                  <w:rFonts w:ascii="Segoe UI" w:eastAsia="Segoe UI" w:hAnsi="Segoe UI" w:cs="Segoe UI"/>
                  <w:b/>
                  <w:bCs/>
                  <w:color w:val="2F5496"/>
                  <w:kern w:val="24"/>
                  <w:sz w:val="16"/>
                  <w:szCs w:val="16"/>
                  <w:lang w:val="en-NL"/>
                  <w:rPrChange w:id="42" w:author="Acaru, Silviu" w:date="2026-03-15T21:18:00Z" w16du:dateUtc="2026-03-15T20:18:00Z">
                    <w:rPr>
                      <w:rFonts w:ascii="Segoe UI" w:eastAsia="Segoe UI" w:hAnsi="Segoe UI" w:cs="Segoe UI"/>
                      <w:b/>
                      <w:bCs/>
                      <w:color w:val="2F5496"/>
                      <w:kern w:val="24"/>
                      <w:sz w:val="28"/>
                      <w:szCs w:val="28"/>
                      <w:lang w:val="en-NL"/>
                    </w:rPr>
                  </w:rPrChange>
                </w:rPr>
                <w:t>Rank</w:t>
              </w:r>
            </w:ins>
          </w:p>
        </w:tc>
        <w:tc>
          <w:tcPr>
            <w:tcW w:w="1685" w:type="dxa"/>
            <w:vAlign w:val="center"/>
            <w:tcPrChange w:id="43" w:author="Acaru, Silviu" w:date="2026-03-15T21:18:00Z" w16du:dateUtc="2026-03-15T20:18:00Z">
              <w:tcPr>
                <w:tcW w:w="1558" w:type="dxa"/>
                <w:gridSpan w:val="2"/>
              </w:tcPr>
            </w:tcPrChange>
          </w:tcPr>
          <w:p w14:paraId="2008BB87" w14:textId="084EF5FC" w:rsidR="0071705D" w:rsidRPr="0071705D" w:rsidRDefault="0071705D" w:rsidP="0071705D">
            <w:pPr>
              <w:keepNext/>
              <w:jc w:val="both"/>
              <w:rPr>
                <w:ins w:id="44" w:author="Acaru, Silviu" w:date="2026-03-15T21:17:00Z" w16du:dateUtc="2026-03-15T20:17:00Z"/>
                <w:rFonts w:ascii="Times New Roman" w:hAnsi="Times New Roman" w:cs="Times New Roman"/>
                <w:sz w:val="16"/>
                <w:szCs w:val="16"/>
                <w:lang w:val="en-US"/>
                <w:rPrChange w:id="45" w:author="Acaru, Silviu" w:date="2026-03-15T21:18:00Z" w16du:dateUtc="2026-03-15T20:18:00Z">
                  <w:rPr>
                    <w:ins w:id="46" w:author="Acaru, Silviu" w:date="2026-03-15T21:17:00Z" w16du:dateUtc="2026-03-15T20:17:00Z"/>
                    <w:rFonts w:ascii="Times New Roman" w:hAnsi="Times New Roman" w:cs="Times New Roman"/>
                    <w:lang w:val="en-US"/>
                  </w:rPr>
                </w:rPrChange>
              </w:rPr>
            </w:pPr>
            <w:ins w:id="47" w:author="Acaru, Silviu" w:date="2026-03-15T21:18:00Z" w16du:dateUtc="2026-03-15T20:18:00Z">
              <w:r w:rsidRPr="0071705D">
                <w:rPr>
                  <w:rFonts w:ascii="Segoe UI" w:eastAsia="Segoe UI" w:hAnsi="Segoe UI" w:cs="Segoe UI"/>
                  <w:b/>
                  <w:bCs/>
                  <w:color w:val="2F5496"/>
                  <w:kern w:val="24"/>
                  <w:sz w:val="16"/>
                  <w:szCs w:val="16"/>
                  <w:lang w:val="en-NL"/>
                  <w:rPrChange w:id="48" w:author="Acaru, Silviu" w:date="2026-03-15T21:18:00Z" w16du:dateUtc="2026-03-15T20:18:00Z">
                    <w:rPr>
                      <w:rFonts w:ascii="Segoe UI" w:eastAsia="Segoe UI" w:hAnsi="Segoe UI" w:cs="Segoe UI"/>
                      <w:b/>
                      <w:bCs/>
                      <w:color w:val="2F5496"/>
                      <w:kern w:val="24"/>
                      <w:sz w:val="28"/>
                      <w:szCs w:val="28"/>
                      <w:lang w:val="en-NL"/>
                    </w:rPr>
                  </w:rPrChange>
                </w:rPr>
                <w:t>R²</w:t>
              </w:r>
            </w:ins>
          </w:p>
        </w:tc>
        <w:tc>
          <w:tcPr>
            <w:tcW w:w="1685" w:type="dxa"/>
            <w:vAlign w:val="center"/>
            <w:tcPrChange w:id="49" w:author="Acaru, Silviu" w:date="2026-03-15T21:18:00Z" w16du:dateUtc="2026-03-15T20:18:00Z">
              <w:tcPr>
                <w:tcW w:w="1558" w:type="dxa"/>
                <w:gridSpan w:val="2"/>
              </w:tcPr>
            </w:tcPrChange>
          </w:tcPr>
          <w:p w14:paraId="0A0EDF2C" w14:textId="583F75A0" w:rsidR="0071705D" w:rsidRPr="0071705D" w:rsidRDefault="0071705D" w:rsidP="0071705D">
            <w:pPr>
              <w:keepNext/>
              <w:jc w:val="both"/>
              <w:rPr>
                <w:ins w:id="50" w:author="Acaru, Silviu" w:date="2026-03-15T21:17:00Z" w16du:dateUtc="2026-03-15T20:17:00Z"/>
                <w:rFonts w:ascii="Times New Roman" w:hAnsi="Times New Roman" w:cs="Times New Roman"/>
                <w:sz w:val="16"/>
                <w:szCs w:val="16"/>
                <w:lang w:val="en-US"/>
                <w:rPrChange w:id="51" w:author="Acaru, Silviu" w:date="2026-03-15T21:18:00Z" w16du:dateUtc="2026-03-15T20:18:00Z">
                  <w:rPr>
                    <w:ins w:id="52" w:author="Acaru, Silviu" w:date="2026-03-15T21:17:00Z" w16du:dateUtc="2026-03-15T20:17:00Z"/>
                    <w:rFonts w:ascii="Times New Roman" w:hAnsi="Times New Roman" w:cs="Times New Roman"/>
                    <w:lang w:val="en-US"/>
                  </w:rPr>
                </w:rPrChange>
              </w:rPr>
            </w:pPr>
            <w:ins w:id="53" w:author="Acaru, Silviu" w:date="2026-03-15T21:18:00Z" w16du:dateUtc="2026-03-15T20:18:00Z">
              <w:r w:rsidRPr="0071705D">
                <w:rPr>
                  <w:rFonts w:ascii="Segoe UI" w:eastAsia="Segoe UI" w:hAnsi="Segoe UI" w:cs="Segoe UI"/>
                  <w:b/>
                  <w:bCs/>
                  <w:color w:val="2F5496"/>
                  <w:kern w:val="24"/>
                  <w:sz w:val="16"/>
                  <w:szCs w:val="16"/>
                  <w:lang w:val="en-NL"/>
                  <w:rPrChange w:id="54" w:author="Acaru, Silviu" w:date="2026-03-15T21:18:00Z" w16du:dateUtc="2026-03-15T20:18:00Z">
                    <w:rPr>
                      <w:rFonts w:ascii="Segoe UI" w:eastAsia="Segoe UI" w:hAnsi="Segoe UI" w:cs="Segoe UI"/>
                      <w:b/>
                      <w:bCs/>
                      <w:color w:val="2F5496"/>
                      <w:kern w:val="24"/>
                      <w:sz w:val="28"/>
                      <w:szCs w:val="28"/>
                      <w:lang w:val="en-NL"/>
                    </w:rPr>
                  </w:rPrChange>
                </w:rPr>
                <w:t>MSE</w:t>
              </w:r>
            </w:ins>
          </w:p>
        </w:tc>
        <w:tc>
          <w:tcPr>
            <w:tcW w:w="1685" w:type="dxa"/>
            <w:vAlign w:val="center"/>
            <w:tcPrChange w:id="55" w:author="Acaru, Silviu" w:date="2026-03-15T21:18:00Z" w16du:dateUtc="2026-03-15T20:18:00Z">
              <w:tcPr>
                <w:tcW w:w="1558" w:type="dxa"/>
                <w:gridSpan w:val="2"/>
              </w:tcPr>
            </w:tcPrChange>
          </w:tcPr>
          <w:p w14:paraId="77944624" w14:textId="159053FE" w:rsidR="0071705D" w:rsidRPr="0071705D" w:rsidRDefault="0071705D" w:rsidP="0071705D">
            <w:pPr>
              <w:keepNext/>
              <w:jc w:val="both"/>
              <w:rPr>
                <w:ins w:id="56" w:author="Acaru, Silviu" w:date="2026-03-15T21:17:00Z" w16du:dateUtc="2026-03-15T20:17:00Z"/>
                <w:rFonts w:ascii="Times New Roman" w:hAnsi="Times New Roman" w:cs="Times New Roman"/>
                <w:sz w:val="16"/>
                <w:szCs w:val="16"/>
                <w:lang w:val="en-US"/>
                <w:rPrChange w:id="57" w:author="Acaru, Silviu" w:date="2026-03-15T21:18:00Z" w16du:dateUtc="2026-03-15T20:18:00Z">
                  <w:rPr>
                    <w:ins w:id="58" w:author="Acaru, Silviu" w:date="2026-03-15T21:17:00Z" w16du:dateUtc="2026-03-15T20:17:00Z"/>
                    <w:rFonts w:ascii="Times New Roman" w:hAnsi="Times New Roman" w:cs="Times New Roman"/>
                    <w:lang w:val="en-US"/>
                  </w:rPr>
                </w:rPrChange>
              </w:rPr>
            </w:pPr>
            <w:ins w:id="59" w:author="Acaru, Silviu" w:date="2026-03-15T21:18:00Z" w16du:dateUtc="2026-03-15T20:18:00Z">
              <w:r w:rsidRPr="0071705D">
                <w:rPr>
                  <w:rFonts w:ascii="Segoe UI" w:eastAsia="Segoe UI" w:hAnsi="Segoe UI" w:cs="Segoe UI"/>
                  <w:b/>
                  <w:bCs/>
                  <w:color w:val="2F5496"/>
                  <w:kern w:val="24"/>
                  <w:sz w:val="16"/>
                  <w:szCs w:val="16"/>
                  <w:lang w:val="en-NL"/>
                  <w:rPrChange w:id="60" w:author="Acaru, Silviu" w:date="2026-03-15T21:18:00Z" w16du:dateUtc="2026-03-15T20:18:00Z">
                    <w:rPr>
                      <w:rFonts w:ascii="Segoe UI" w:eastAsia="Segoe UI" w:hAnsi="Segoe UI" w:cs="Segoe UI"/>
                      <w:b/>
                      <w:bCs/>
                      <w:color w:val="2F5496"/>
                      <w:kern w:val="24"/>
                      <w:sz w:val="28"/>
                      <w:szCs w:val="28"/>
                      <w:lang w:val="en-NL"/>
                    </w:rPr>
                  </w:rPrChange>
                </w:rPr>
                <w:t>MAE</w:t>
              </w:r>
            </w:ins>
          </w:p>
        </w:tc>
        <w:tc>
          <w:tcPr>
            <w:tcW w:w="1686" w:type="dxa"/>
            <w:vAlign w:val="center"/>
            <w:tcPrChange w:id="61" w:author="Acaru, Silviu" w:date="2026-03-15T21:18:00Z" w16du:dateUtc="2026-03-15T20:18:00Z">
              <w:tcPr>
                <w:tcW w:w="1559" w:type="dxa"/>
                <w:gridSpan w:val="2"/>
              </w:tcPr>
            </w:tcPrChange>
          </w:tcPr>
          <w:p w14:paraId="0E53C4E6" w14:textId="5CF2FB15" w:rsidR="0071705D" w:rsidRPr="0071705D" w:rsidRDefault="0071705D" w:rsidP="0071705D">
            <w:pPr>
              <w:keepNext/>
              <w:jc w:val="both"/>
              <w:rPr>
                <w:ins w:id="62" w:author="Acaru, Silviu" w:date="2026-03-15T21:17:00Z" w16du:dateUtc="2026-03-15T20:17:00Z"/>
                <w:rFonts w:ascii="Times New Roman" w:hAnsi="Times New Roman" w:cs="Times New Roman"/>
                <w:sz w:val="16"/>
                <w:szCs w:val="16"/>
                <w:lang w:val="en-US"/>
                <w:rPrChange w:id="63" w:author="Acaru, Silviu" w:date="2026-03-15T21:18:00Z" w16du:dateUtc="2026-03-15T20:18:00Z">
                  <w:rPr>
                    <w:ins w:id="64" w:author="Acaru, Silviu" w:date="2026-03-15T21:17:00Z" w16du:dateUtc="2026-03-15T20:17:00Z"/>
                    <w:rFonts w:ascii="Times New Roman" w:hAnsi="Times New Roman" w:cs="Times New Roman"/>
                    <w:lang w:val="en-US"/>
                  </w:rPr>
                </w:rPrChange>
              </w:rPr>
            </w:pPr>
            <w:ins w:id="65" w:author="Acaru, Silviu" w:date="2026-03-15T21:18:00Z" w16du:dateUtc="2026-03-15T20:18:00Z">
              <w:r w:rsidRPr="0071705D">
                <w:rPr>
                  <w:rFonts w:ascii="Segoe UI" w:eastAsia="Segoe UI" w:hAnsi="Segoe UI" w:cs="Segoe UI"/>
                  <w:b/>
                  <w:bCs/>
                  <w:color w:val="2F5496"/>
                  <w:kern w:val="24"/>
                  <w:sz w:val="16"/>
                  <w:szCs w:val="16"/>
                  <w:lang w:val="en-NL"/>
                  <w:rPrChange w:id="66" w:author="Acaru, Silviu" w:date="2026-03-15T21:18:00Z" w16du:dateUtc="2026-03-15T20:18:00Z">
                    <w:rPr>
                      <w:rFonts w:ascii="Segoe UI" w:eastAsia="Segoe UI" w:hAnsi="Segoe UI" w:cs="Segoe UI"/>
                      <w:b/>
                      <w:bCs/>
                      <w:color w:val="2F5496"/>
                      <w:kern w:val="24"/>
                      <w:sz w:val="28"/>
                      <w:szCs w:val="28"/>
                      <w:lang w:val="en-NL"/>
                    </w:rPr>
                  </w:rPrChange>
                </w:rPr>
                <w:t>Base Estimators</w:t>
              </w:r>
            </w:ins>
          </w:p>
        </w:tc>
        <w:tc>
          <w:tcPr>
            <w:tcW w:w="1686" w:type="dxa"/>
            <w:vAlign w:val="center"/>
            <w:tcPrChange w:id="67" w:author="Acaru, Silviu" w:date="2026-03-15T21:18:00Z" w16du:dateUtc="2026-03-15T20:18:00Z">
              <w:tcPr>
                <w:tcW w:w="1559" w:type="dxa"/>
                <w:gridSpan w:val="2"/>
              </w:tcPr>
            </w:tcPrChange>
          </w:tcPr>
          <w:p w14:paraId="3EB55BBC" w14:textId="70973D3A" w:rsidR="0071705D" w:rsidRPr="0071705D" w:rsidRDefault="0071705D" w:rsidP="0071705D">
            <w:pPr>
              <w:keepNext/>
              <w:jc w:val="both"/>
              <w:rPr>
                <w:ins w:id="68" w:author="Acaru, Silviu" w:date="2026-03-15T21:17:00Z" w16du:dateUtc="2026-03-15T20:17:00Z"/>
                <w:rFonts w:ascii="Times New Roman" w:hAnsi="Times New Roman" w:cs="Times New Roman"/>
                <w:sz w:val="16"/>
                <w:szCs w:val="16"/>
                <w:lang w:val="en-US"/>
                <w:rPrChange w:id="69" w:author="Acaru, Silviu" w:date="2026-03-15T21:18:00Z" w16du:dateUtc="2026-03-15T20:18:00Z">
                  <w:rPr>
                    <w:ins w:id="70" w:author="Acaru, Silviu" w:date="2026-03-15T21:17:00Z" w16du:dateUtc="2026-03-15T20:17:00Z"/>
                    <w:rFonts w:ascii="Times New Roman" w:hAnsi="Times New Roman" w:cs="Times New Roman"/>
                    <w:lang w:val="en-US"/>
                  </w:rPr>
                </w:rPrChange>
              </w:rPr>
            </w:pPr>
            <w:ins w:id="71" w:author="Acaru, Silviu" w:date="2026-03-15T21:18:00Z" w16du:dateUtc="2026-03-15T20:18:00Z">
              <w:r w:rsidRPr="0071705D">
                <w:rPr>
                  <w:rFonts w:ascii="Segoe UI" w:eastAsia="Segoe UI" w:hAnsi="Segoe UI" w:cs="Segoe UI"/>
                  <w:b/>
                  <w:bCs/>
                  <w:color w:val="2F5496"/>
                  <w:kern w:val="24"/>
                  <w:sz w:val="16"/>
                  <w:szCs w:val="16"/>
                  <w:lang w:val="en-NL"/>
                  <w:rPrChange w:id="72" w:author="Acaru, Silviu" w:date="2026-03-15T21:18:00Z" w16du:dateUtc="2026-03-15T20:18:00Z">
                    <w:rPr>
                      <w:rFonts w:ascii="Segoe UI" w:eastAsia="Segoe UI" w:hAnsi="Segoe UI" w:cs="Segoe UI"/>
                      <w:b/>
                      <w:bCs/>
                      <w:color w:val="2F5496"/>
                      <w:kern w:val="24"/>
                      <w:sz w:val="28"/>
                      <w:szCs w:val="28"/>
                      <w:lang w:val="en-NL"/>
                    </w:rPr>
                  </w:rPrChange>
                </w:rPr>
                <w:t>Key Features</w:t>
              </w:r>
            </w:ins>
          </w:p>
        </w:tc>
      </w:tr>
      <w:tr w:rsidR="0071705D" w:rsidRPr="0000352E" w14:paraId="381AC95A" w14:textId="77777777" w:rsidTr="0071705D">
        <w:trPr>
          <w:trHeight w:val="1004"/>
          <w:ins w:id="73" w:author="Acaru, Silviu" w:date="2026-03-15T21:17:00Z"/>
          <w:trPrChange w:id="74" w:author="Acaru, Silviu" w:date="2026-03-15T21:18:00Z" w16du:dateUtc="2026-03-15T20:18:00Z">
            <w:trPr>
              <w:gridAfter w:val="0"/>
            </w:trPr>
          </w:trPrChange>
        </w:trPr>
        <w:tc>
          <w:tcPr>
            <w:tcW w:w="1685" w:type="dxa"/>
            <w:vAlign w:val="center"/>
            <w:tcPrChange w:id="75" w:author="Acaru, Silviu" w:date="2026-03-15T21:18:00Z" w16du:dateUtc="2026-03-15T20:18:00Z">
              <w:tcPr>
                <w:tcW w:w="1558" w:type="dxa"/>
              </w:tcPr>
            </w:tcPrChange>
          </w:tcPr>
          <w:p w14:paraId="1442DEF8" w14:textId="7514C9C9" w:rsidR="0071705D" w:rsidRPr="0071705D" w:rsidRDefault="0071705D" w:rsidP="0071705D">
            <w:pPr>
              <w:keepNext/>
              <w:jc w:val="both"/>
              <w:rPr>
                <w:ins w:id="76" w:author="Acaru, Silviu" w:date="2026-03-15T21:17:00Z" w16du:dateUtc="2026-03-15T20:17:00Z"/>
                <w:rFonts w:ascii="Times New Roman" w:hAnsi="Times New Roman" w:cs="Times New Roman"/>
                <w:sz w:val="16"/>
                <w:szCs w:val="16"/>
                <w:lang w:val="en-US"/>
                <w:rPrChange w:id="77" w:author="Acaru, Silviu" w:date="2026-03-15T21:18:00Z" w16du:dateUtc="2026-03-15T20:18:00Z">
                  <w:rPr>
                    <w:ins w:id="78" w:author="Acaru, Silviu" w:date="2026-03-15T21:17:00Z" w16du:dateUtc="2026-03-15T20:17:00Z"/>
                    <w:rFonts w:ascii="Times New Roman" w:hAnsi="Times New Roman" w:cs="Times New Roman"/>
                    <w:lang w:val="en-US"/>
                  </w:rPr>
                </w:rPrChange>
              </w:rPr>
            </w:pPr>
            <w:ins w:id="79" w:author="Acaru, Silviu" w:date="2026-03-15T21:18:00Z" w16du:dateUtc="2026-03-15T20:18:00Z">
              <w:r w:rsidRPr="0071705D">
                <w:rPr>
                  <w:rFonts w:ascii="Segoe UI" w:eastAsia="Segoe UI" w:hAnsi="Segoe UI" w:cs="Segoe UI"/>
                  <w:color w:val="404040"/>
                  <w:kern w:val="24"/>
                  <w:sz w:val="16"/>
                  <w:szCs w:val="16"/>
                  <w:lang w:val="en-NL"/>
                  <w:rPrChange w:id="80" w:author="Acaru, Silviu" w:date="2026-03-15T21:18:00Z" w16du:dateUtc="2026-03-15T20:18:00Z">
                    <w:rPr>
                      <w:rFonts w:ascii="Segoe UI" w:eastAsia="Segoe UI" w:hAnsi="Segoe UI" w:cs="Segoe UI"/>
                      <w:color w:val="404040"/>
                      <w:kern w:val="24"/>
                      <w:sz w:val="28"/>
                      <w:szCs w:val="28"/>
                      <w:lang w:val="en-NL"/>
                    </w:rPr>
                  </w:rPrChange>
                </w:rPr>
                <w:t>1</w:t>
              </w:r>
            </w:ins>
          </w:p>
        </w:tc>
        <w:tc>
          <w:tcPr>
            <w:tcW w:w="1685" w:type="dxa"/>
            <w:vAlign w:val="center"/>
            <w:tcPrChange w:id="81" w:author="Acaru, Silviu" w:date="2026-03-15T21:18:00Z" w16du:dateUtc="2026-03-15T20:18:00Z">
              <w:tcPr>
                <w:tcW w:w="1558" w:type="dxa"/>
                <w:gridSpan w:val="2"/>
              </w:tcPr>
            </w:tcPrChange>
          </w:tcPr>
          <w:p w14:paraId="64708DD5" w14:textId="398E1DA1" w:rsidR="0071705D" w:rsidRPr="0071705D" w:rsidRDefault="0071705D" w:rsidP="0071705D">
            <w:pPr>
              <w:keepNext/>
              <w:jc w:val="both"/>
              <w:rPr>
                <w:ins w:id="82" w:author="Acaru, Silviu" w:date="2026-03-15T21:17:00Z" w16du:dateUtc="2026-03-15T20:17:00Z"/>
                <w:rFonts w:ascii="Times New Roman" w:hAnsi="Times New Roman" w:cs="Times New Roman"/>
                <w:sz w:val="16"/>
                <w:szCs w:val="16"/>
                <w:lang w:val="en-US"/>
                <w:rPrChange w:id="83" w:author="Acaru, Silviu" w:date="2026-03-15T21:18:00Z" w16du:dateUtc="2026-03-15T20:18:00Z">
                  <w:rPr>
                    <w:ins w:id="84" w:author="Acaru, Silviu" w:date="2026-03-15T21:17:00Z" w16du:dateUtc="2026-03-15T20:17:00Z"/>
                    <w:rFonts w:ascii="Times New Roman" w:hAnsi="Times New Roman" w:cs="Times New Roman"/>
                    <w:lang w:val="en-US"/>
                  </w:rPr>
                </w:rPrChange>
              </w:rPr>
            </w:pPr>
            <w:ins w:id="85" w:author="Acaru, Silviu" w:date="2026-03-15T21:18:00Z" w16du:dateUtc="2026-03-15T20:18:00Z">
              <w:r w:rsidRPr="0071705D">
                <w:rPr>
                  <w:rFonts w:ascii="Segoe UI" w:eastAsia="Segoe UI" w:hAnsi="Segoe UI" w:cs="Segoe UI"/>
                  <w:color w:val="404040"/>
                  <w:kern w:val="24"/>
                  <w:sz w:val="16"/>
                  <w:szCs w:val="16"/>
                  <w:lang w:val="en-NL"/>
                  <w:rPrChange w:id="86" w:author="Acaru, Silviu" w:date="2026-03-15T21:18:00Z" w16du:dateUtc="2026-03-15T20:18:00Z">
                    <w:rPr>
                      <w:rFonts w:ascii="Segoe UI" w:eastAsia="Segoe UI" w:hAnsi="Segoe UI" w:cs="Segoe UI"/>
                      <w:color w:val="404040"/>
                      <w:kern w:val="24"/>
                      <w:sz w:val="28"/>
                      <w:szCs w:val="28"/>
                      <w:lang w:val="en-NL"/>
                    </w:rPr>
                  </w:rPrChange>
                </w:rPr>
                <w:t>0.383</w:t>
              </w:r>
            </w:ins>
          </w:p>
        </w:tc>
        <w:tc>
          <w:tcPr>
            <w:tcW w:w="1685" w:type="dxa"/>
            <w:vAlign w:val="center"/>
            <w:tcPrChange w:id="87" w:author="Acaru, Silviu" w:date="2026-03-15T21:18:00Z" w16du:dateUtc="2026-03-15T20:18:00Z">
              <w:tcPr>
                <w:tcW w:w="1558" w:type="dxa"/>
                <w:gridSpan w:val="2"/>
              </w:tcPr>
            </w:tcPrChange>
          </w:tcPr>
          <w:p w14:paraId="4CFE17FE" w14:textId="1C137BD6" w:rsidR="0071705D" w:rsidRPr="0071705D" w:rsidRDefault="0071705D" w:rsidP="0071705D">
            <w:pPr>
              <w:keepNext/>
              <w:jc w:val="both"/>
              <w:rPr>
                <w:ins w:id="88" w:author="Acaru, Silviu" w:date="2026-03-15T21:17:00Z" w16du:dateUtc="2026-03-15T20:17:00Z"/>
                <w:rFonts w:ascii="Times New Roman" w:hAnsi="Times New Roman" w:cs="Times New Roman"/>
                <w:sz w:val="16"/>
                <w:szCs w:val="16"/>
                <w:lang w:val="en-US"/>
                <w:rPrChange w:id="89" w:author="Acaru, Silviu" w:date="2026-03-15T21:18:00Z" w16du:dateUtc="2026-03-15T20:18:00Z">
                  <w:rPr>
                    <w:ins w:id="90" w:author="Acaru, Silviu" w:date="2026-03-15T21:17:00Z" w16du:dateUtc="2026-03-15T20:17:00Z"/>
                    <w:rFonts w:ascii="Times New Roman" w:hAnsi="Times New Roman" w:cs="Times New Roman"/>
                    <w:lang w:val="en-US"/>
                  </w:rPr>
                </w:rPrChange>
              </w:rPr>
            </w:pPr>
            <w:ins w:id="91" w:author="Acaru, Silviu" w:date="2026-03-15T21:18:00Z" w16du:dateUtc="2026-03-15T20:18:00Z">
              <w:r w:rsidRPr="0071705D">
                <w:rPr>
                  <w:rFonts w:ascii="Segoe UI" w:eastAsia="Segoe UI" w:hAnsi="Segoe UI" w:cs="Segoe UI"/>
                  <w:color w:val="404040"/>
                  <w:kern w:val="24"/>
                  <w:sz w:val="16"/>
                  <w:szCs w:val="16"/>
                  <w:lang w:val="en-NL"/>
                  <w:rPrChange w:id="92" w:author="Acaru, Silviu" w:date="2026-03-15T21:18:00Z" w16du:dateUtc="2026-03-15T20:18:00Z">
                    <w:rPr>
                      <w:rFonts w:ascii="Segoe UI" w:eastAsia="Segoe UI" w:hAnsi="Segoe UI" w:cs="Segoe UI"/>
                      <w:color w:val="404040"/>
                      <w:kern w:val="24"/>
                      <w:sz w:val="28"/>
                      <w:szCs w:val="28"/>
                      <w:lang w:val="en-NL"/>
                    </w:rPr>
                  </w:rPrChange>
                </w:rPr>
                <w:t>436.24</w:t>
              </w:r>
            </w:ins>
          </w:p>
        </w:tc>
        <w:tc>
          <w:tcPr>
            <w:tcW w:w="1685" w:type="dxa"/>
            <w:vAlign w:val="center"/>
            <w:tcPrChange w:id="93" w:author="Acaru, Silviu" w:date="2026-03-15T21:18:00Z" w16du:dateUtc="2026-03-15T20:18:00Z">
              <w:tcPr>
                <w:tcW w:w="1558" w:type="dxa"/>
                <w:gridSpan w:val="2"/>
              </w:tcPr>
            </w:tcPrChange>
          </w:tcPr>
          <w:p w14:paraId="4AEB4F87" w14:textId="32828C1F" w:rsidR="0071705D" w:rsidRPr="0071705D" w:rsidRDefault="0071705D" w:rsidP="0071705D">
            <w:pPr>
              <w:keepNext/>
              <w:jc w:val="both"/>
              <w:rPr>
                <w:ins w:id="94" w:author="Acaru, Silviu" w:date="2026-03-15T21:17:00Z" w16du:dateUtc="2026-03-15T20:17:00Z"/>
                <w:rFonts w:ascii="Times New Roman" w:hAnsi="Times New Roman" w:cs="Times New Roman"/>
                <w:sz w:val="16"/>
                <w:szCs w:val="16"/>
                <w:lang w:val="en-US"/>
                <w:rPrChange w:id="95" w:author="Acaru, Silviu" w:date="2026-03-15T21:18:00Z" w16du:dateUtc="2026-03-15T20:18:00Z">
                  <w:rPr>
                    <w:ins w:id="96" w:author="Acaru, Silviu" w:date="2026-03-15T21:17:00Z" w16du:dateUtc="2026-03-15T20:17:00Z"/>
                    <w:rFonts w:ascii="Times New Roman" w:hAnsi="Times New Roman" w:cs="Times New Roman"/>
                    <w:lang w:val="en-US"/>
                  </w:rPr>
                </w:rPrChange>
              </w:rPr>
            </w:pPr>
            <w:ins w:id="97" w:author="Acaru, Silviu" w:date="2026-03-15T21:18:00Z" w16du:dateUtc="2026-03-15T20:18:00Z">
              <w:r w:rsidRPr="0071705D">
                <w:rPr>
                  <w:rFonts w:ascii="Segoe UI" w:eastAsia="Segoe UI" w:hAnsi="Segoe UI" w:cs="Segoe UI"/>
                  <w:color w:val="404040"/>
                  <w:kern w:val="24"/>
                  <w:sz w:val="16"/>
                  <w:szCs w:val="16"/>
                  <w:lang w:val="en-NL"/>
                  <w:rPrChange w:id="98" w:author="Acaru, Silviu" w:date="2026-03-15T21:18:00Z" w16du:dateUtc="2026-03-15T20:18:00Z">
                    <w:rPr>
                      <w:rFonts w:ascii="Segoe UI" w:eastAsia="Segoe UI" w:hAnsi="Segoe UI" w:cs="Segoe UI"/>
                      <w:color w:val="404040"/>
                      <w:kern w:val="24"/>
                      <w:sz w:val="28"/>
                      <w:szCs w:val="28"/>
                      <w:lang w:val="en-NL"/>
                    </w:rPr>
                  </w:rPrChange>
                </w:rPr>
                <w:t>15.423</w:t>
              </w:r>
            </w:ins>
          </w:p>
        </w:tc>
        <w:tc>
          <w:tcPr>
            <w:tcW w:w="1686" w:type="dxa"/>
            <w:vAlign w:val="center"/>
            <w:tcPrChange w:id="99" w:author="Acaru, Silviu" w:date="2026-03-15T21:18:00Z" w16du:dateUtc="2026-03-15T20:18:00Z">
              <w:tcPr>
                <w:tcW w:w="1559" w:type="dxa"/>
                <w:gridSpan w:val="2"/>
              </w:tcPr>
            </w:tcPrChange>
          </w:tcPr>
          <w:p w14:paraId="4056C93B" w14:textId="554650C2" w:rsidR="0071705D" w:rsidRPr="0071705D" w:rsidRDefault="0071705D" w:rsidP="0071705D">
            <w:pPr>
              <w:keepNext/>
              <w:jc w:val="both"/>
              <w:rPr>
                <w:ins w:id="100" w:author="Acaru, Silviu" w:date="2026-03-15T21:17:00Z" w16du:dateUtc="2026-03-15T20:17:00Z"/>
                <w:rFonts w:ascii="Times New Roman" w:hAnsi="Times New Roman" w:cs="Times New Roman"/>
                <w:sz w:val="16"/>
                <w:szCs w:val="16"/>
                <w:lang w:val="en-US"/>
                <w:rPrChange w:id="101" w:author="Acaru, Silviu" w:date="2026-03-15T21:18:00Z" w16du:dateUtc="2026-03-15T20:18:00Z">
                  <w:rPr>
                    <w:ins w:id="102" w:author="Acaru, Silviu" w:date="2026-03-15T21:17:00Z" w16du:dateUtc="2026-03-15T20:17:00Z"/>
                    <w:rFonts w:ascii="Times New Roman" w:hAnsi="Times New Roman" w:cs="Times New Roman"/>
                    <w:lang w:val="en-US"/>
                  </w:rPr>
                </w:rPrChange>
              </w:rPr>
            </w:pPr>
            <w:ins w:id="103" w:author="Acaru, Silviu" w:date="2026-03-15T21:18:00Z" w16du:dateUtc="2026-03-15T20:18:00Z">
              <w:r w:rsidRPr="0071705D">
                <w:rPr>
                  <w:rFonts w:ascii="Segoe UI" w:eastAsia="Segoe UI" w:hAnsi="Segoe UI" w:cs="Segoe UI"/>
                  <w:color w:val="404040"/>
                  <w:kern w:val="24"/>
                  <w:sz w:val="16"/>
                  <w:szCs w:val="16"/>
                  <w:lang w:val="en-NL"/>
                  <w:rPrChange w:id="104" w:author="Acaru, Silviu" w:date="2026-03-15T21:18:00Z" w16du:dateUtc="2026-03-15T20:18:00Z">
                    <w:rPr>
                      <w:rFonts w:ascii="Segoe UI" w:eastAsia="Segoe UI" w:hAnsi="Segoe UI" w:cs="Segoe UI"/>
                      <w:color w:val="404040"/>
                      <w:kern w:val="24"/>
                      <w:sz w:val="28"/>
                      <w:szCs w:val="28"/>
                      <w:lang w:val="en-NL"/>
                    </w:rPr>
                  </w:rPrChange>
                </w:rPr>
                <w:t>50</w:t>
              </w:r>
            </w:ins>
          </w:p>
        </w:tc>
        <w:tc>
          <w:tcPr>
            <w:tcW w:w="1686" w:type="dxa"/>
            <w:vAlign w:val="center"/>
            <w:tcPrChange w:id="105" w:author="Acaru, Silviu" w:date="2026-03-15T21:18:00Z" w16du:dateUtc="2026-03-15T20:18:00Z">
              <w:tcPr>
                <w:tcW w:w="1559" w:type="dxa"/>
                <w:gridSpan w:val="2"/>
              </w:tcPr>
            </w:tcPrChange>
          </w:tcPr>
          <w:p w14:paraId="5C72B872" w14:textId="059517F8" w:rsidR="0071705D" w:rsidRPr="0071705D" w:rsidRDefault="0071705D" w:rsidP="0071705D">
            <w:pPr>
              <w:keepNext/>
              <w:jc w:val="both"/>
              <w:rPr>
                <w:ins w:id="106" w:author="Acaru, Silviu" w:date="2026-03-15T21:17:00Z" w16du:dateUtc="2026-03-15T20:17:00Z"/>
                <w:rFonts w:ascii="Times New Roman" w:hAnsi="Times New Roman" w:cs="Times New Roman"/>
                <w:sz w:val="16"/>
                <w:szCs w:val="16"/>
                <w:lang w:val="en-US"/>
                <w:rPrChange w:id="107" w:author="Acaru, Silviu" w:date="2026-03-15T21:18:00Z" w16du:dateUtc="2026-03-15T20:18:00Z">
                  <w:rPr>
                    <w:ins w:id="108" w:author="Acaru, Silviu" w:date="2026-03-15T21:17:00Z" w16du:dateUtc="2026-03-15T20:17:00Z"/>
                    <w:rFonts w:ascii="Times New Roman" w:hAnsi="Times New Roman" w:cs="Times New Roman"/>
                    <w:lang w:val="en-US"/>
                  </w:rPr>
                </w:rPrChange>
              </w:rPr>
            </w:pPr>
            <w:ins w:id="109" w:author="Acaru, Silviu" w:date="2026-03-15T21:18:00Z" w16du:dateUtc="2026-03-15T20:18:00Z">
              <w:r w:rsidRPr="0071705D">
                <w:rPr>
                  <w:rFonts w:ascii="Segoe UI" w:eastAsia="Segoe UI" w:hAnsi="Segoe UI" w:cs="Segoe UI"/>
                  <w:color w:val="404040"/>
                  <w:kern w:val="24"/>
                  <w:sz w:val="16"/>
                  <w:szCs w:val="16"/>
                  <w:lang w:val="en-NL"/>
                  <w:rPrChange w:id="110" w:author="Acaru, Silviu" w:date="2026-03-15T21:18:00Z" w16du:dateUtc="2026-03-15T20:18:00Z">
                    <w:rPr>
                      <w:rFonts w:ascii="Segoe UI" w:eastAsia="Segoe UI" w:hAnsi="Segoe UI" w:cs="Segoe UI"/>
                      <w:color w:val="404040"/>
                      <w:kern w:val="24"/>
                      <w:sz w:val="28"/>
                      <w:szCs w:val="28"/>
                      <w:lang w:val="en-NL"/>
                    </w:rPr>
                  </w:rPrChange>
                </w:rPr>
                <w:t xml:space="preserve">Lignin + PTHF + Ratio + Co-polyol + Isocyanate + Tin(II) octoate + </w:t>
              </w:r>
              <w:r w:rsidRPr="0071705D">
                <w:rPr>
                  <w:rFonts w:ascii="Segoe UI" w:eastAsia="Segoe UI" w:hAnsi="Segoe UI" w:cs="Segoe UI"/>
                  <w:b/>
                  <w:bCs/>
                  <w:color w:val="404040"/>
                  <w:kern w:val="24"/>
                  <w:sz w:val="16"/>
                  <w:szCs w:val="16"/>
                  <w:lang w:val="en-NL"/>
                  <w:rPrChange w:id="111" w:author="Acaru, Silviu" w:date="2026-03-15T21:18:00Z" w16du:dateUtc="2026-03-15T20:18:00Z">
                    <w:rPr>
                      <w:rFonts w:ascii="Segoe UI" w:eastAsia="Segoe UI" w:hAnsi="Segoe UI" w:cs="Segoe UI"/>
                      <w:b/>
                      <w:bCs/>
                      <w:color w:val="404040"/>
                      <w:kern w:val="24"/>
                      <w:sz w:val="28"/>
                      <w:szCs w:val="28"/>
                      <w:lang w:val="en-NL"/>
                    </w:rPr>
                  </w:rPrChange>
                </w:rPr>
                <w:t>Swelling Ratio</w:t>
              </w:r>
            </w:ins>
          </w:p>
        </w:tc>
      </w:tr>
      <w:tr w:rsidR="0071705D" w:rsidRPr="0000352E" w14:paraId="7D7755F3" w14:textId="77777777" w:rsidTr="0071705D">
        <w:trPr>
          <w:trHeight w:val="617"/>
          <w:ins w:id="112" w:author="Acaru, Silviu" w:date="2026-03-15T21:17:00Z"/>
          <w:trPrChange w:id="113" w:author="Acaru, Silviu" w:date="2026-03-15T21:18:00Z" w16du:dateUtc="2026-03-15T20:18:00Z">
            <w:trPr>
              <w:gridAfter w:val="0"/>
            </w:trPr>
          </w:trPrChange>
        </w:trPr>
        <w:tc>
          <w:tcPr>
            <w:tcW w:w="1685" w:type="dxa"/>
            <w:vAlign w:val="center"/>
            <w:tcPrChange w:id="114" w:author="Acaru, Silviu" w:date="2026-03-15T21:18:00Z" w16du:dateUtc="2026-03-15T20:18:00Z">
              <w:tcPr>
                <w:tcW w:w="1558" w:type="dxa"/>
              </w:tcPr>
            </w:tcPrChange>
          </w:tcPr>
          <w:p w14:paraId="76AB56A9" w14:textId="43C53160" w:rsidR="0071705D" w:rsidRPr="0071705D" w:rsidRDefault="0071705D" w:rsidP="0071705D">
            <w:pPr>
              <w:keepNext/>
              <w:jc w:val="both"/>
              <w:rPr>
                <w:ins w:id="115" w:author="Acaru, Silviu" w:date="2026-03-15T21:17:00Z" w16du:dateUtc="2026-03-15T20:17:00Z"/>
                <w:rFonts w:ascii="Times New Roman" w:hAnsi="Times New Roman" w:cs="Times New Roman"/>
                <w:sz w:val="16"/>
                <w:szCs w:val="16"/>
                <w:lang w:val="en-US"/>
                <w:rPrChange w:id="116" w:author="Acaru, Silviu" w:date="2026-03-15T21:18:00Z" w16du:dateUtc="2026-03-15T20:18:00Z">
                  <w:rPr>
                    <w:ins w:id="117" w:author="Acaru, Silviu" w:date="2026-03-15T21:17:00Z" w16du:dateUtc="2026-03-15T20:17:00Z"/>
                    <w:rFonts w:ascii="Times New Roman" w:hAnsi="Times New Roman" w:cs="Times New Roman"/>
                    <w:lang w:val="en-US"/>
                  </w:rPr>
                </w:rPrChange>
              </w:rPr>
            </w:pPr>
            <w:ins w:id="118" w:author="Acaru, Silviu" w:date="2026-03-15T21:18:00Z" w16du:dateUtc="2026-03-15T20:18:00Z">
              <w:r w:rsidRPr="0071705D">
                <w:rPr>
                  <w:rFonts w:ascii="Segoe UI" w:eastAsia="Segoe UI" w:hAnsi="Segoe UI" w:cs="Segoe UI"/>
                  <w:color w:val="404040"/>
                  <w:kern w:val="24"/>
                  <w:sz w:val="16"/>
                  <w:szCs w:val="16"/>
                  <w:lang w:val="en-NL"/>
                  <w:rPrChange w:id="119" w:author="Acaru, Silviu" w:date="2026-03-15T21:18:00Z" w16du:dateUtc="2026-03-15T20:18:00Z">
                    <w:rPr>
                      <w:rFonts w:ascii="Segoe UI" w:eastAsia="Segoe UI" w:hAnsi="Segoe UI" w:cs="Segoe UI"/>
                      <w:color w:val="404040"/>
                      <w:kern w:val="24"/>
                      <w:sz w:val="28"/>
                      <w:szCs w:val="28"/>
                      <w:lang w:val="en-NL"/>
                    </w:rPr>
                  </w:rPrChange>
                </w:rPr>
                <w:t>2</w:t>
              </w:r>
            </w:ins>
          </w:p>
        </w:tc>
        <w:tc>
          <w:tcPr>
            <w:tcW w:w="1685" w:type="dxa"/>
            <w:vAlign w:val="center"/>
            <w:tcPrChange w:id="120" w:author="Acaru, Silviu" w:date="2026-03-15T21:18:00Z" w16du:dateUtc="2026-03-15T20:18:00Z">
              <w:tcPr>
                <w:tcW w:w="1558" w:type="dxa"/>
                <w:gridSpan w:val="2"/>
              </w:tcPr>
            </w:tcPrChange>
          </w:tcPr>
          <w:p w14:paraId="262890D9" w14:textId="7F04171F" w:rsidR="0071705D" w:rsidRPr="0071705D" w:rsidRDefault="0071705D" w:rsidP="0071705D">
            <w:pPr>
              <w:keepNext/>
              <w:jc w:val="both"/>
              <w:rPr>
                <w:ins w:id="121" w:author="Acaru, Silviu" w:date="2026-03-15T21:17:00Z" w16du:dateUtc="2026-03-15T20:17:00Z"/>
                <w:rFonts w:ascii="Times New Roman" w:hAnsi="Times New Roman" w:cs="Times New Roman"/>
                <w:sz w:val="16"/>
                <w:szCs w:val="16"/>
                <w:lang w:val="en-US"/>
                <w:rPrChange w:id="122" w:author="Acaru, Silviu" w:date="2026-03-15T21:18:00Z" w16du:dateUtc="2026-03-15T20:18:00Z">
                  <w:rPr>
                    <w:ins w:id="123" w:author="Acaru, Silviu" w:date="2026-03-15T21:17:00Z" w16du:dateUtc="2026-03-15T20:17:00Z"/>
                    <w:rFonts w:ascii="Times New Roman" w:hAnsi="Times New Roman" w:cs="Times New Roman"/>
                    <w:lang w:val="en-US"/>
                  </w:rPr>
                </w:rPrChange>
              </w:rPr>
            </w:pPr>
            <w:ins w:id="124" w:author="Acaru, Silviu" w:date="2026-03-15T21:18:00Z" w16du:dateUtc="2026-03-15T20:18:00Z">
              <w:r w:rsidRPr="0071705D">
                <w:rPr>
                  <w:rFonts w:ascii="Segoe UI" w:eastAsia="Segoe UI" w:hAnsi="Segoe UI" w:cs="Segoe UI"/>
                  <w:color w:val="404040"/>
                  <w:kern w:val="24"/>
                  <w:sz w:val="16"/>
                  <w:szCs w:val="16"/>
                  <w:lang w:val="en-NL"/>
                  <w:rPrChange w:id="125" w:author="Acaru, Silviu" w:date="2026-03-15T21:18:00Z" w16du:dateUtc="2026-03-15T20:18:00Z">
                    <w:rPr>
                      <w:rFonts w:ascii="Segoe UI" w:eastAsia="Segoe UI" w:hAnsi="Segoe UI" w:cs="Segoe UI"/>
                      <w:color w:val="404040"/>
                      <w:kern w:val="24"/>
                      <w:sz w:val="28"/>
                      <w:szCs w:val="28"/>
                      <w:lang w:val="en-NL"/>
                    </w:rPr>
                  </w:rPrChange>
                </w:rPr>
                <w:t>0.361</w:t>
              </w:r>
            </w:ins>
          </w:p>
        </w:tc>
        <w:tc>
          <w:tcPr>
            <w:tcW w:w="1685" w:type="dxa"/>
            <w:vAlign w:val="center"/>
            <w:tcPrChange w:id="126" w:author="Acaru, Silviu" w:date="2026-03-15T21:18:00Z" w16du:dateUtc="2026-03-15T20:18:00Z">
              <w:tcPr>
                <w:tcW w:w="1558" w:type="dxa"/>
                <w:gridSpan w:val="2"/>
              </w:tcPr>
            </w:tcPrChange>
          </w:tcPr>
          <w:p w14:paraId="7D49AD9E" w14:textId="5AF80C00" w:rsidR="0071705D" w:rsidRPr="0071705D" w:rsidRDefault="0071705D" w:rsidP="0071705D">
            <w:pPr>
              <w:keepNext/>
              <w:jc w:val="both"/>
              <w:rPr>
                <w:ins w:id="127" w:author="Acaru, Silviu" w:date="2026-03-15T21:17:00Z" w16du:dateUtc="2026-03-15T20:17:00Z"/>
                <w:rFonts w:ascii="Times New Roman" w:hAnsi="Times New Roman" w:cs="Times New Roman"/>
                <w:sz w:val="16"/>
                <w:szCs w:val="16"/>
                <w:lang w:val="en-US"/>
                <w:rPrChange w:id="128" w:author="Acaru, Silviu" w:date="2026-03-15T21:18:00Z" w16du:dateUtc="2026-03-15T20:18:00Z">
                  <w:rPr>
                    <w:ins w:id="129" w:author="Acaru, Silviu" w:date="2026-03-15T21:17:00Z" w16du:dateUtc="2026-03-15T20:17:00Z"/>
                    <w:rFonts w:ascii="Times New Roman" w:hAnsi="Times New Roman" w:cs="Times New Roman"/>
                    <w:lang w:val="en-US"/>
                  </w:rPr>
                </w:rPrChange>
              </w:rPr>
            </w:pPr>
            <w:ins w:id="130" w:author="Acaru, Silviu" w:date="2026-03-15T21:18:00Z" w16du:dateUtc="2026-03-15T20:18:00Z">
              <w:r w:rsidRPr="0071705D">
                <w:rPr>
                  <w:rFonts w:ascii="Segoe UI" w:eastAsia="Segoe UI" w:hAnsi="Segoe UI" w:cs="Segoe UI"/>
                  <w:color w:val="404040"/>
                  <w:kern w:val="24"/>
                  <w:sz w:val="16"/>
                  <w:szCs w:val="16"/>
                  <w:lang w:val="en-NL"/>
                  <w:rPrChange w:id="131" w:author="Acaru, Silviu" w:date="2026-03-15T21:18:00Z" w16du:dateUtc="2026-03-15T20:18:00Z">
                    <w:rPr>
                      <w:rFonts w:ascii="Segoe UI" w:eastAsia="Segoe UI" w:hAnsi="Segoe UI" w:cs="Segoe UI"/>
                      <w:color w:val="404040"/>
                      <w:kern w:val="24"/>
                      <w:sz w:val="28"/>
                      <w:szCs w:val="28"/>
                      <w:lang w:val="en-NL"/>
                    </w:rPr>
                  </w:rPrChange>
                </w:rPr>
                <w:t>452.03</w:t>
              </w:r>
            </w:ins>
          </w:p>
        </w:tc>
        <w:tc>
          <w:tcPr>
            <w:tcW w:w="1685" w:type="dxa"/>
            <w:vAlign w:val="center"/>
            <w:tcPrChange w:id="132" w:author="Acaru, Silviu" w:date="2026-03-15T21:18:00Z" w16du:dateUtc="2026-03-15T20:18:00Z">
              <w:tcPr>
                <w:tcW w:w="1558" w:type="dxa"/>
                <w:gridSpan w:val="2"/>
              </w:tcPr>
            </w:tcPrChange>
          </w:tcPr>
          <w:p w14:paraId="0E968FF8" w14:textId="78F1530F" w:rsidR="0071705D" w:rsidRPr="0071705D" w:rsidRDefault="0071705D" w:rsidP="0071705D">
            <w:pPr>
              <w:keepNext/>
              <w:jc w:val="both"/>
              <w:rPr>
                <w:ins w:id="133" w:author="Acaru, Silviu" w:date="2026-03-15T21:17:00Z" w16du:dateUtc="2026-03-15T20:17:00Z"/>
                <w:rFonts w:ascii="Times New Roman" w:hAnsi="Times New Roman" w:cs="Times New Roman"/>
                <w:sz w:val="16"/>
                <w:szCs w:val="16"/>
                <w:lang w:val="en-US"/>
                <w:rPrChange w:id="134" w:author="Acaru, Silviu" w:date="2026-03-15T21:18:00Z" w16du:dateUtc="2026-03-15T20:18:00Z">
                  <w:rPr>
                    <w:ins w:id="135" w:author="Acaru, Silviu" w:date="2026-03-15T21:17:00Z" w16du:dateUtc="2026-03-15T20:17:00Z"/>
                    <w:rFonts w:ascii="Times New Roman" w:hAnsi="Times New Roman" w:cs="Times New Roman"/>
                    <w:lang w:val="en-US"/>
                  </w:rPr>
                </w:rPrChange>
              </w:rPr>
            </w:pPr>
            <w:ins w:id="136" w:author="Acaru, Silviu" w:date="2026-03-15T21:18:00Z" w16du:dateUtc="2026-03-15T20:18:00Z">
              <w:r w:rsidRPr="0071705D">
                <w:rPr>
                  <w:rFonts w:ascii="Segoe UI" w:eastAsia="Segoe UI" w:hAnsi="Segoe UI" w:cs="Segoe UI"/>
                  <w:color w:val="404040"/>
                  <w:kern w:val="24"/>
                  <w:sz w:val="16"/>
                  <w:szCs w:val="16"/>
                  <w:lang w:val="en-NL"/>
                  <w:rPrChange w:id="137" w:author="Acaru, Silviu" w:date="2026-03-15T21:18:00Z" w16du:dateUtc="2026-03-15T20:18:00Z">
                    <w:rPr>
                      <w:rFonts w:ascii="Segoe UI" w:eastAsia="Segoe UI" w:hAnsi="Segoe UI" w:cs="Segoe UI"/>
                      <w:color w:val="404040"/>
                      <w:kern w:val="24"/>
                      <w:sz w:val="28"/>
                      <w:szCs w:val="28"/>
                      <w:lang w:val="en-NL"/>
                    </w:rPr>
                  </w:rPrChange>
                </w:rPr>
                <w:t>15.476</w:t>
              </w:r>
            </w:ins>
          </w:p>
        </w:tc>
        <w:tc>
          <w:tcPr>
            <w:tcW w:w="1686" w:type="dxa"/>
            <w:vAlign w:val="center"/>
            <w:tcPrChange w:id="138" w:author="Acaru, Silviu" w:date="2026-03-15T21:18:00Z" w16du:dateUtc="2026-03-15T20:18:00Z">
              <w:tcPr>
                <w:tcW w:w="1559" w:type="dxa"/>
                <w:gridSpan w:val="2"/>
              </w:tcPr>
            </w:tcPrChange>
          </w:tcPr>
          <w:p w14:paraId="411DE374" w14:textId="5D0C5857" w:rsidR="0071705D" w:rsidRPr="0071705D" w:rsidRDefault="0071705D" w:rsidP="0071705D">
            <w:pPr>
              <w:keepNext/>
              <w:jc w:val="both"/>
              <w:rPr>
                <w:ins w:id="139" w:author="Acaru, Silviu" w:date="2026-03-15T21:17:00Z" w16du:dateUtc="2026-03-15T20:17:00Z"/>
                <w:rFonts w:ascii="Times New Roman" w:hAnsi="Times New Roman" w:cs="Times New Roman"/>
                <w:sz w:val="16"/>
                <w:szCs w:val="16"/>
                <w:lang w:val="en-US"/>
                <w:rPrChange w:id="140" w:author="Acaru, Silviu" w:date="2026-03-15T21:18:00Z" w16du:dateUtc="2026-03-15T20:18:00Z">
                  <w:rPr>
                    <w:ins w:id="141" w:author="Acaru, Silviu" w:date="2026-03-15T21:17:00Z" w16du:dateUtc="2026-03-15T20:17:00Z"/>
                    <w:rFonts w:ascii="Times New Roman" w:hAnsi="Times New Roman" w:cs="Times New Roman"/>
                    <w:lang w:val="en-US"/>
                  </w:rPr>
                </w:rPrChange>
              </w:rPr>
            </w:pPr>
            <w:ins w:id="142" w:author="Acaru, Silviu" w:date="2026-03-15T21:18:00Z" w16du:dateUtc="2026-03-15T20:18:00Z">
              <w:r w:rsidRPr="0071705D">
                <w:rPr>
                  <w:rFonts w:ascii="Segoe UI" w:eastAsia="Segoe UI" w:hAnsi="Segoe UI" w:cs="Segoe UI"/>
                  <w:color w:val="404040"/>
                  <w:kern w:val="24"/>
                  <w:sz w:val="16"/>
                  <w:szCs w:val="16"/>
                  <w:lang w:val="en-NL"/>
                  <w:rPrChange w:id="143" w:author="Acaru, Silviu" w:date="2026-03-15T21:18:00Z" w16du:dateUtc="2026-03-15T20:18:00Z">
                    <w:rPr>
                      <w:rFonts w:ascii="Segoe UI" w:eastAsia="Segoe UI" w:hAnsi="Segoe UI" w:cs="Segoe UI"/>
                      <w:color w:val="404040"/>
                      <w:kern w:val="24"/>
                      <w:sz w:val="28"/>
                      <w:szCs w:val="28"/>
                      <w:lang w:val="en-NL"/>
                    </w:rPr>
                  </w:rPrChange>
                </w:rPr>
                <w:t>50</w:t>
              </w:r>
            </w:ins>
          </w:p>
        </w:tc>
        <w:tc>
          <w:tcPr>
            <w:tcW w:w="1686" w:type="dxa"/>
            <w:vAlign w:val="center"/>
            <w:tcPrChange w:id="144" w:author="Acaru, Silviu" w:date="2026-03-15T21:18:00Z" w16du:dateUtc="2026-03-15T20:18:00Z">
              <w:tcPr>
                <w:tcW w:w="1559" w:type="dxa"/>
                <w:gridSpan w:val="2"/>
              </w:tcPr>
            </w:tcPrChange>
          </w:tcPr>
          <w:p w14:paraId="32ABA21F" w14:textId="3DA5DF0B" w:rsidR="0071705D" w:rsidRPr="0071705D" w:rsidRDefault="0071705D" w:rsidP="0071705D">
            <w:pPr>
              <w:keepNext/>
              <w:jc w:val="both"/>
              <w:rPr>
                <w:ins w:id="145" w:author="Acaru, Silviu" w:date="2026-03-15T21:17:00Z" w16du:dateUtc="2026-03-15T20:17:00Z"/>
                <w:rFonts w:ascii="Times New Roman" w:hAnsi="Times New Roman" w:cs="Times New Roman"/>
                <w:sz w:val="16"/>
                <w:szCs w:val="16"/>
                <w:lang w:val="en-US"/>
                <w:rPrChange w:id="146" w:author="Acaru, Silviu" w:date="2026-03-15T21:18:00Z" w16du:dateUtc="2026-03-15T20:18:00Z">
                  <w:rPr>
                    <w:ins w:id="147" w:author="Acaru, Silviu" w:date="2026-03-15T21:17:00Z" w16du:dateUtc="2026-03-15T20:17:00Z"/>
                    <w:rFonts w:ascii="Times New Roman" w:hAnsi="Times New Roman" w:cs="Times New Roman"/>
                    <w:lang w:val="en-US"/>
                  </w:rPr>
                </w:rPrChange>
              </w:rPr>
            </w:pPr>
            <w:ins w:id="148" w:author="Acaru, Silviu" w:date="2026-03-15T21:18:00Z" w16du:dateUtc="2026-03-15T20:18:00Z">
              <w:r w:rsidRPr="0071705D">
                <w:rPr>
                  <w:rFonts w:ascii="Segoe UI" w:eastAsia="Segoe UI" w:hAnsi="Segoe UI" w:cs="Segoe UI"/>
                  <w:color w:val="404040"/>
                  <w:kern w:val="24"/>
                  <w:sz w:val="16"/>
                  <w:szCs w:val="16"/>
                  <w:lang w:val="en-NL"/>
                  <w:rPrChange w:id="149" w:author="Acaru, Silviu" w:date="2026-03-15T21:18:00Z" w16du:dateUtc="2026-03-15T20:18:00Z">
                    <w:rPr>
                      <w:rFonts w:ascii="Segoe UI" w:eastAsia="Segoe UI" w:hAnsi="Segoe UI" w:cs="Segoe UI"/>
                      <w:color w:val="404040"/>
                      <w:kern w:val="24"/>
                      <w:sz w:val="28"/>
                      <w:szCs w:val="28"/>
                      <w:lang w:val="en-NL"/>
                    </w:rPr>
                  </w:rPrChange>
                </w:rPr>
                <w:t xml:space="preserve">Lignin + PTHF + Ratio + Co-polyol + </w:t>
              </w:r>
              <w:r w:rsidRPr="0071705D">
                <w:rPr>
                  <w:rFonts w:ascii="Segoe UI" w:eastAsia="Segoe UI" w:hAnsi="Segoe UI" w:cs="Segoe UI"/>
                  <w:b/>
                  <w:bCs/>
                  <w:color w:val="404040"/>
                  <w:kern w:val="24"/>
                  <w:sz w:val="16"/>
                  <w:szCs w:val="16"/>
                  <w:lang w:val="en-NL"/>
                  <w:rPrChange w:id="150" w:author="Acaru, Silviu" w:date="2026-03-15T21:18:00Z" w16du:dateUtc="2026-03-15T20:18:00Z">
                    <w:rPr>
                      <w:rFonts w:ascii="Segoe UI" w:eastAsia="Segoe UI" w:hAnsi="Segoe UI" w:cs="Segoe UI"/>
                      <w:b/>
                      <w:bCs/>
                      <w:color w:val="404040"/>
                      <w:kern w:val="24"/>
                      <w:sz w:val="28"/>
                      <w:szCs w:val="28"/>
                      <w:lang w:val="en-NL"/>
                    </w:rPr>
                  </w:rPrChange>
                </w:rPr>
                <w:t>Swelling Ratio</w:t>
              </w:r>
            </w:ins>
          </w:p>
        </w:tc>
      </w:tr>
      <w:tr w:rsidR="0071705D" w:rsidRPr="0000352E" w14:paraId="5FA723D7" w14:textId="77777777" w:rsidTr="0071705D">
        <w:trPr>
          <w:trHeight w:val="1205"/>
          <w:ins w:id="151" w:author="Acaru, Silviu" w:date="2026-03-15T21:17:00Z"/>
          <w:trPrChange w:id="152" w:author="Acaru, Silviu" w:date="2026-03-15T21:18:00Z" w16du:dateUtc="2026-03-15T20:18:00Z">
            <w:trPr>
              <w:gridAfter w:val="0"/>
            </w:trPr>
          </w:trPrChange>
        </w:trPr>
        <w:tc>
          <w:tcPr>
            <w:tcW w:w="1685" w:type="dxa"/>
            <w:vAlign w:val="center"/>
            <w:tcPrChange w:id="153" w:author="Acaru, Silviu" w:date="2026-03-15T21:18:00Z" w16du:dateUtc="2026-03-15T20:18:00Z">
              <w:tcPr>
                <w:tcW w:w="1558" w:type="dxa"/>
              </w:tcPr>
            </w:tcPrChange>
          </w:tcPr>
          <w:p w14:paraId="6629518C" w14:textId="1F6A6FE1" w:rsidR="0071705D" w:rsidRPr="0071705D" w:rsidRDefault="0071705D" w:rsidP="0071705D">
            <w:pPr>
              <w:keepNext/>
              <w:jc w:val="both"/>
              <w:rPr>
                <w:ins w:id="154" w:author="Acaru, Silviu" w:date="2026-03-15T21:17:00Z" w16du:dateUtc="2026-03-15T20:17:00Z"/>
                <w:rFonts w:ascii="Times New Roman" w:hAnsi="Times New Roman" w:cs="Times New Roman"/>
                <w:sz w:val="16"/>
                <w:szCs w:val="16"/>
                <w:lang w:val="en-US"/>
                <w:rPrChange w:id="155" w:author="Acaru, Silviu" w:date="2026-03-15T21:18:00Z" w16du:dateUtc="2026-03-15T20:18:00Z">
                  <w:rPr>
                    <w:ins w:id="156" w:author="Acaru, Silviu" w:date="2026-03-15T21:17:00Z" w16du:dateUtc="2026-03-15T20:17:00Z"/>
                    <w:rFonts w:ascii="Times New Roman" w:hAnsi="Times New Roman" w:cs="Times New Roman"/>
                    <w:lang w:val="en-US"/>
                  </w:rPr>
                </w:rPrChange>
              </w:rPr>
            </w:pPr>
            <w:ins w:id="157" w:author="Acaru, Silviu" w:date="2026-03-15T21:18:00Z" w16du:dateUtc="2026-03-15T20:18:00Z">
              <w:r w:rsidRPr="0071705D">
                <w:rPr>
                  <w:rFonts w:ascii="Segoe UI" w:eastAsia="Segoe UI" w:hAnsi="Segoe UI" w:cs="Segoe UI"/>
                  <w:color w:val="404040"/>
                  <w:kern w:val="24"/>
                  <w:sz w:val="16"/>
                  <w:szCs w:val="16"/>
                  <w:lang w:val="en-NL"/>
                  <w:rPrChange w:id="158" w:author="Acaru, Silviu" w:date="2026-03-15T21:18:00Z" w16du:dateUtc="2026-03-15T20:18:00Z">
                    <w:rPr>
                      <w:rFonts w:ascii="Segoe UI" w:eastAsia="Segoe UI" w:hAnsi="Segoe UI" w:cs="Segoe UI"/>
                      <w:color w:val="404040"/>
                      <w:kern w:val="24"/>
                      <w:sz w:val="28"/>
                      <w:szCs w:val="28"/>
                      <w:lang w:val="en-NL"/>
                    </w:rPr>
                  </w:rPrChange>
                </w:rPr>
                <w:t>3</w:t>
              </w:r>
            </w:ins>
          </w:p>
        </w:tc>
        <w:tc>
          <w:tcPr>
            <w:tcW w:w="1685" w:type="dxa"/>
            <w:vAlign w:val="center"/>
            <w:tcPrChange w:id="159" w:author="Acaru, Silviu" w:date="2026-03-15T21:18:00Z" w16du:dateUtc="2026-03-15T20:18:00Z">
              <w:tcPr>
                <w:tcW w:w="1558" w:type="dxa"/>
                <w:gridSpan w:val="2"/>
              </w:tcPr>
            </w:tcPrChange>
          </w:tcPr>
          <w:p w14:paraId="5A2A54E1" w14:textId="5152DE22" w:rsidR="0071705D" w:rsidRPr="0071705D" w:rsidRDefault="0071705D" w:rsidP="0071705D">
            <w:pPr>
              <w:keepNext/>
              <w:jc w:val="both"/>
              <w:rPr>
                <w:ins w:id="160" w:author="Acaru, Silviu" w:date="2026-03-15T21:17:00Z" w16du:dateUtc="2026-03-15T20:17:00Z"/>
                <w:rFonts w:ascii="Times New Roman" w:hAnsi="Times New Roman" w:cs="Times New Roman"/>
                <w:sz w:val="16"/>
                <w:szCs w:val="16"/>
                <w:lang w:val="en-US"/>
                <w:rPrChange w:id="161" w:author="Acaru, Silviu" w:date="2026-03-15T21:18:00Z" w16du:dateUtc="2026-03-15T20:18:00Z">
                  <w:rPr>
                    <w:ins w:id="162" w:author="Acaru, Silviu" w:date="2026-03-15T21:17:00Z" w16du:dateUtc="2026-03-15T20:17:00Z"/>
                    <w:rFonts w:ascii="Times New Roman" w:hAnsi="Times New Roman" w:cs="Times New Roman"/>
                    <w:lang w:val="en-US"/>
                  </w:rPr>
                </w:rPrChange>
              </w:rPr>
            </w:pPr>
            <w:ins w:id="163" w:author="Acaru, Silviu" w:date="2026-03-15T21:18:00Z" w16du:dateUtc="2026-03-15T20:18:00Z">
              <w:r w:rsidRPr="0071705D">
                <w:rPr>
                  <w:rFonts w:ascii="Segoe UI" w:eastAsia="Segoe UI" w:hAnsi="Segoe UI" w:cs="Segoe UI"/>
                  <w:color w:val="404040"/>
                  <w:kern w:val="24"/>
                  <w:sz w:val="16"/>
                  <w:szCs w:val="16"/>
                  <w:lang w:val="en-NL"/>
                  <w:rPrChange w:id="164" w:author="Acaru, Silviu" w:date="2026-03-15T21:18:00Z" w16du:dateUtc="2026-03-15T20:18:00Z">
                    <w:rPr>
                      <w:rFonts w:ascii="Segoe UI" w:eastAsia="Segoe UI" w:hAnsi="Segoe UI" w:cs="Segoe UI"/>
                      <w:color w:val="404040"/>
                      <w:kern w:val="24"/>
                      <w:sz w:val="28"/>
                      <w:szCs w:val="28"/>
                      <w:lang w:val="en-NL"/>
                    </w:rPr>
                  </w:rPrChange>
                </w:rPr>
                <w:t>0.380</w:t>
              </w:r>
            </w:ins>
          </w:p>
        </w:tc>
        <w:tc>
          <w:tcPr>
            <w:tcW w:w="1685" w:type="dxa"/>
            <w:vAlign w:val="center"/>
            <w:tcPrChange w:id="165" w:author="Acaru, Silviu" w:date="2026-03-15T21:18:00Z" w16du:dateUtc="2026-03-15T20:18:00Z">
              <w:tcPr>
                <w:tcW w:w="1558" w:type="dxa"/>
                <w:gridSpan w:val="2"/>
              </w:tcPr>
            </w:tcPrChange>
          </w:tcPr>
          <w:p w14:paraId="25072098" w14:textId="73209E8F" w:rsidR="0071705D" w:rsidRPr="0071705D" w:rsidRDefault="0071705D" w:rsidP="0071705D">
            <w:pPr>
              <w:keepNext/>
              <w:jc w:val="both"/>
              <w:rPr>
                <w:ins w:id="166" w:author="Acaru, Silviu" w:date="2026-03-15T21:17:00Z" w16du:dateUtc="2026-03-15T20:17:00Z"/>
                <w:rFonts w:ascii="Times New Roman" w:hAnsi="Times New Roman" w:cs="Times New Roman"/>
                <w:sz w:val="16"/>
                <w:szCs w:val="16"/>
                <w:lang w:val="en-US"/>
                <w:rPrChange w:id="167" w:author="Acaru, Silviu" w:date="2026-03-15T21:18:00Z" w16du:dateUtc="2026-03-15T20:18:00Z">
                  <w:rPr>
                    <w:ins w:id="168" w:author="Acaru, Silviu" w:date="2026-03-15T21:17:00Z" w16du:dateUtc="2026-03-15T20:17:00Z"/>
                    <w:rFonts w:ascii="Times New Roman" w:hAnsi="Times New Roman" w:cs="Times New Roman"/>
                    <w:lang w:val="en-US"/>
                  </w:rPr>
                </w:rPrChange>
              </w:rPr>
            </w:pPr>
            <w:ins w:id="169" w:author="Acaru, Silviu" w:date="2026-03-15T21:18:00Z" w16du:dateUtc="2026-03-15T20:18:00Z">
              <w:r w:rsidRPr="0071705D">
                <w:rPr>
                  <w:rFonts w:ascii="Segoe UI" w:eastAsia="Segoe UI" w:hAnsi="Segoe UI" w:cs="Segoe UI"/>
                  <w:color w:val="404040"/>
                  <w:kern w:val="24"/>
                  <w:sz w:val="16"/>
                  <w:szCs w:val="16"/>
                  <w:lang w:val="en-NL"/>
                  <w:rPrChange w:id="170" w:author="Acaru, Silviu" w:date="2026-03-15T21:18:00Z" w16du:dateUtc="2026-03-15T20:18:00Z">
                    <w:rPr>
                      <w:rFonts w:ascii="Segoe UI" w:eastAsia="Segoe UI" w:hAnsi="Segoe UI" w:cs="Segoe UI"/>
                      <w:color w:val="404040"/>
                      <w:kern w:val="24"/>
                      <w:sz w:val="28"/>
                      <w:szCs w:val="28"/>
                      <w:lang w:val="en-NL"/>
                    </w:rPr>
                  </w:rPrChange>
                </w:rPr>
                <w:t>437.96</w:t>
              </w:r>
            </w:ins>
          </w:p>
        </w:tc>
        <w:tc>
          <w:tcPr>
            <w:tcW w:w="1685" w:type="dxa"/>
            <w:vAlign w:val="center"/>
            <w:tcPrChange w:id="171" w:author="Acaru, Silviu" w:date="2026-03-15T21:18:00Z" w16du:dateUtc="2026-03-15T20:18:00Z">
              <w:tcPr>
                <w:tcW w:w="1558" w:type="dxa"/>
                <w:gridSpan w:val="2"/>
              </w:tcPr>
            </w:tcPrChange>
          </w:tcPr>
          <w:p w14:paraId="1D7A2D6E" w14:textId="456FB67B" w:rsidR="0071705D" w:rsidRPr="0071705D" w:rsidRDefault="0071705D" w:rsidP="0071705D">
            <w:pPr>
              <w:keepNext/>
              <w:jc w:val="both"/>
              <w:rPr>
                <w:ins w:id="172" w:author="Acaru, Silviu" w:date="2026-03-15T21:17:00Z" w16du:dateUtc="2026-03-15T20:17:00Z"/>
                <w:rFonts w:ascii="Times New Roman" w:hAnsi="Times New Roman" w:cs="Times New Roman"/>
                <w:sz w:val="16"/>
                <w:szCs w:val="16"/>
                <w:lang w:val="en-US"/>
                <w:rPrChange w:id="173" w:author="Acaru, Silviu" w:date="2026-03-15T21:18:00Z" w16du:dateUtc="2026-03-15T20:18:00Z">
                  <w:rPr>
                    <w:ins w:id="174" w:author="Acaru, Silviu" w:date="2026-03-15T21:17:00Z" w16du:dateUtc="2026-03-15T20:17:00Z"/>
                    <w:rFonts w:ascii="Times New Roman" w:hAnsi="Times New Roman" w:cs="Times New Roman"/>
                    <w:lang w:val="en-US"/>
                  </w:rPr>
                </w:rPrChange>
              </w:rPr>
            </w:pPr>
            <w:ins w:id="175" w:author="Acaru, Silviu" w:date="2026-03-15T21:18:00Z" w16du:dateUtc="2026-03-15T20:18:00Z">
              <w:r w:rsidRPr="0071705D">
                <w:rPr>
                  <w:rFonts w:ascii="Segoe UI" w:eastAsia="Segoe UI" w:hAnsi="Segoe UI" w:cs="Segoe UI"/>
                  <w:color w:val="404040"/>
                  <w:kern w:val="24"/>
                  <w:sz w:val="16"/>
                  <w:szCs w:val="16"/>
                  <w:lang w:val="en-NL"/>
                  <w:rPrChange w:id="176" w:author="Acaru, Silviu" w:date="2026-03-15T21:18:00Z" w16du:dateUtc="2026-03-15T20:18:00Z">
                    <w:rPr>
                      <w:rFonts w:ascii="Segoe UI" w:eastAsia="Segoe UI" w:hAnsi="Segoe UI" w:cs="Segoe UI"/>
                      <w:color w:val="404040"/>
                      <w:kern w:val="24"/>
                      <w:sz w:val="28"/>
                      <w:szCs w:val="28"/>
                      <w:lang w:val="en-NL"/>
                    </w:rPr>
                  </w:rPrChange>
                </w:rPr>
                <w:t>15.478</w:t>
              </w:r>
            </w:ins>
          </w:p>
        </w:tc>
        <w:tc>
          <w:tcPr>
            <w:tcW w:w="1686" w:type="dxa"/>
            <w:vAlign w:val="center"/>
            <w:tcPrChange w:id="177" w:author="Acaru, Silviu" w:date="2026-03-15T21:18:00Z" w16du:dateUtc="2026-03-15T20:18:00Z">
              <w:tcPr>
                <w:tcW w:w="1559" w:type="dxa"/>
                <w:gridSpan w:val="2"/>
              </w:tcPr>
            </w:tcPrChange>
          </w:tcPr>
          <w:p w14:paraId="732D9000" w14:textId="69B86120" w:rsidR="0071705D" w:rsidRPr="0071705D" w:rsidRDefault="0071705D" w:rsidP="0071705D">
            <w:pPr>
              <w:keepNext/>
              <w:jc w:val="both"/>
              <w:rPr>
                <w:ins w:id="178" w:author="Acaru, Silviu" w:date="2026-03-15T21:17:00Z" w16du:dateUtc="2026-03-15T20:17:00Z"/>
                <w:rFonts w:ascii="Times New Roman" w:hAnsi="Times New Roman" w:cs="Times New Roman"/>
                <w:sz w:val="16"/>
                <w:szCs w:val="16"/>
                <w:lang w:val="en-US"/>
                <w:rPrChange w:id="179" w:author="Acaru, Silviu" w:date="2026-03-15T21:18:00Z" w16du:dateUtc="2026-03-15T20:18:00Z">
                  <w:rPr>
                    <w:ins w:id="180" w:author="Acaru, Silviu" w:date="2026-03-15T21:17:00Z" w16du:dateUtc="2026-03-15T20:17:00Z"/>
                    <w:rFonts w:ascii="Times New Roman" w:hAnsi="Times New Roman" w:cs="Times New Roman"/>
                    <w:lang w:val="en-US"/>
                  </w:rPr>
                </w:rPrChange>
              </w:rPr>
            </w:pPr>
            <w:ins w:id="181" w:author="Acaru, Silviu" w:date="2026-03-15T21:18:00Z" w16du:dateUtc="2026-03-15T20:18:00Z">
              <w:r w:rsidRPr="0071705D">
                <w:rPr>
                  <w:rFonts w:ascii="Segoe UI" w:eastAsia="Segoe UI" w:hAnsi="Segoe UI" w:cs="Segoe UI"/>
                  <w:color w:val="404040"/>
                  <w:kern w:val="24"/>
                  <w:sz w:val="16"/>
                  <w:szCs w:val="16"/>
                  <w:lang w:val="en-NL"/>
                  <w:rPrChange w:id="182" w:author="Acaru, Silviu" w:date="2026-03-15T21:18:00Z" w16du:dateUtc="2026-03-15T20:18:00Z">
                    <w:rPr>
                      <w:rFonts w:ascii="Segoe UI" w:eastAsia="Segoe UI" w:hAnsi="Segoe UI" w:cs="Segoe UI"/>
                      <w:color w:val="404040"/>
                      <w:kern w:val="24"/>
                      <w:sz w:val="28"/>
                      <w:szCs w:val="28"/>
                      <w:lang w:val="en-NL"/>
                    </w:rPr>
                  </w:rPrChange>
                </w:rPr>
                <w:t>50</w:t>
              </w:r>
            </w:ins>
          </w:p>
        </w:tc>
        <w:tc>
          <w:tcPr>
            <w:tcW w:w="1686" w:type="dxa"/>
            <w:vAlign w:val="center"/>
            <w:tcPrChange w:id="183" w:author="Acaru, Silviu" w:date="2026-03-15T21:18:00Z" w16du:dateUtc="2026-03-15T20:18:00Z">
              <w:tcPr>
                <w:tcW w:w="1559" w:type="dxa"/>
                <w:gridSpan w:val="2"/>
              </w:tcPr>
            </w:tcPrChange>
          </w:tcPr>
          <w:p w14:paraId="35FA554C" w14:textId="6172FDA9" w:rsidR="0071705D" w:rsidRPr="0071705D" w:rsidRDefault="0071705D" w:rsidP="0071705D">
            <w:pPr>
              <w:keepNext/>
              <w:jc w:val="both"/>
              <w:rPr>
                <w:ins w:id="184" w:author="Acaru, Silviu" w:date="2026-03-15T21:17:00Z" w16du:dateUtc="2026-03-15T20:17:00Z"/>
                <w:rFonts w:ascii="Times New Roman" w:hAnsi="Times New Roman" w:cs="Times New Roman"/>
                <w:sz w:val="16"/>
                <w:szCs w:val="16"/>
                <w:lang w:val="en-US"/>
                <w:rPrChange w:id="185" w:author="Acaru, Silviu" w:date="2026-03-15T21:18:00Z" w16du:dateUtc="2026-03-15T20:18:00Z">
                  <w:rPr>
                    <w:ins w:id="186" w:author="Acaru, Silviu" w:date="2026-03-15T21:17:00Z" w16du:dateUtc="2026-03-15T20:17:00Z"/>
                    <w:rFonts w:ascii="Times New Roman" w:hAnsi="Times New Roman" w:cs="Times New Roman"/>
                    <w:lang w:val="en-US"/>
                  </w:rPr>
                </w:rPrChange>
              </w:rPr>
            </w:pPr>
            <w:ins w:id="187" w:author="Acaru, Silviu" w:date="2026-03-15T21:18:00Z" w16du:dateUtc="2026-03-15T20:18:00Z">
              <w:r w:rsidRPr="0071705D">
                <w:rPr>
                  <w:rFonts w:ascii="Segoe UI" w:eastAsia="Segoe UI" w:hAnsi="Segoe UI" w:cs="Segoe UI"/>
                  <w:color w:val="404040"/>
                  <w:kern w:val="24"/>
                  <w:sz w:val="16"/>
                  <w:szCs w:val="16"/>
                  <w:lang w:val="en-NL"/>
                  <w:rPrChange w:id="188" w:author="Acaru, Silviu" w:date="2026-03-15T21:18:00Z" w16du:dateUtc="2026-03-15T20:18:00Z">
                    <w:rPr>
                      <w:rFonts w:ascii="Segoe UI" w:eastAsia="Segoe UI" w:hAnsi="Segoe UI" w:cs="Segoe UI"/>
                      <w:color w:val="404040"/>
                      <w:kern w:val="24"/>
                      <w:sz w:val="28"/>
                      <w:szCs w:val="28"/>
                      <w:lang w:val="en-NL"/>
                    </w:rPr>
                  </w:rPrChange>
                </w:rPr>
                <w:t xml:space="preserve">Lignin + PTHF + Ratio + Co-polyol + Isocyanate + Isocyanate type + Tin(II) octoate + </w:t>
              </w:r>
              <w:r w:rsidRPr="0071705D">
                <w:rPr>
                  <w:rFonts w:ascii="Segoe UI" w:eastAsia="Segoe UI" w:hAnsi="Segoe UI" w:cs="Segoe UI"/>
                  <w:b/>
                  <w:bCs/>
                  <w:color w:val="404040"/>
                  <w:kern w:val="24"/>
                  <w:sz w:val="16"/>
                  <w:szCs w:val="16"/>
                  <w:lang w:val="en-NL"/>
                  <w:rPrChange w:id="189" w:author="Acaru, Silviu" w:date="2026-03-15T21:18:00Z" w16du:dateUtc="2026-03-15T20:18:00Z">
                    <w:rPr>
                      <w:rFonts w:ascii="Segoe UI" w:eastAsia="Segoe UI" w:hAnsi="Segoe UI" w:cs="Segoe UI"/>
                      <w:b/>
                      <w:bCs/>
                      <w:color w:val="404040"/>
                      <w:kern w:val="24"/>
                      <w:sz w:val="28"/>
                      <w:szCs w:val="28"/>
                      <w:lang w:val="en-NL"/>
                    </w:rPr>
                  </w:rPrChange>
                </w:rPr>
                <w:t>Swelling Ratio</w:t>
              </w:r>
            </w:ins>
          </w:p>
        </w:tc>
      </w:tr>
      <w:tr w:rsidR="0071705D" w:rsidRPr="0000352E" w14:paraId="05F3CC4F" w14:textId="77777777" w:rsidTr="0071705D">
        <w:trPr>
          <w:trHeight w:val="617"/>
          <w:ins w:id="190" w:author="Acaru, Silviu" w:date="2026-03-15T21:17:00Z"/>
          <w:trPrChange w:id="191" w:author="Acaru, Silviu" w:date="2026-03-15T21:18:00Z" w16du:dateUtc="2026-03-15T20:18:00Z">
            <w:trPr>
              <w:gridAfter w:val="0"/>
            </w:trPr>
          </w:trPrChange>
        </w:trPr>
        <w:tc>
          <w:tcPr>
            <w:tcW w:w="1685" w:type="dxa"/>
            <w:vAlign w:val="center"/>
            <w:tcPrChange w:id="192" w:author="Acaru, Silviu" w:date="2026-03-15T21:18:00Z" w16du:dateUtc="2026-03-15T20:18:00Z">
              <w:tcPr>
                <w:tcW w:w="1558" w:type="dxa"/>
              </w:tcPr>
            </w:tcPrChange>
          </w:tcPr>
          <w:p w14:paraId="2A16EA24" w14:textId="137A31F6" w:rsidR="0071705D" w:rsidRPr="0071705D" w:rsidRDefault="0071705D" w:rsidP="0071705D">
            <w:pPr>
              <w:keepNext/>
              <w:jc w:val="both"/>
              <w:rPr>
                <w:ins w:id="193" w:author="Acaru, Silviu" w:date="2026-03-15T21:17:00Z" w16du:dateUtc="2026-03-15T20:17:00Z"/>
                <w:rFonts w:ascii="Times New Roman" w:hAnsi="Times New Roman" w:cs="Times New Roman"/>
                <w:sz w:val="16"/>
                <w:szCs w:val="16"/>
                <w:lang w:val="en-US"/>
                <w:rPrChange w:id="194" w:author="Acaru, Silviu" w:date="2026-03-15T21:18:00Z" w16du:dateUtc="2026-03-15T20:18:00Z">
                  <w:rPr>
                    <w:ins w:id="195" w:author="Acaru, Silviu" w:date="2026-03-15T21:17:00Z" w16du:dateUtc="2026-03-15T20:17:00Z"/>
                    <w:rFonts w:ascii="Times New Roman" w:hAnsi="Times New Roman" w:cs="Times New Roman"/>
                    <w:lang w:val="en-US"/>
                  </w:rPr>
                </w:rPrChange>
              </w:rPr>
            </w:pPr>
            <w:ins w:id="196" w:author="Acaru, Silviu" w:date="2026-03-15T21:18:00Z" w16du:dateUtc="2026-03-15T20:18:00Z">
              <w:r w:rsidRPr="0071705D">
                <w:rPr>
                  <w:rFonts w:ascii="Segoe UI" w:eastAsia="Segoe UI" w:hAnsi="Segoe UI" w:cs="Segoe UI"/>
                  <w:color w:val="404040"/>
                  <w:kern w:val="24"/>
                  <w:sz w:val="16"/>
                  <w:szCs w:val="16"/>
                  <w:lang w:val="en-NL"/>
                  <w:rPrChange w:id="197" w:author="Acaru, Silviu" w:date="2026-03-15T21:18:00Z" w16du:dateUtc="2026-03-15T20:18:00Z">
                    <w:rPr>
                      <w:rFonts w:ascii="Segoe UI" w:eastAsia="Segoe UI" w:hAnsi="Segoe UI" w:cs="Segoe UI"/>
                      <w:color w:val="404040"/>
                      <w:kern w:val="24"/>
                      <w:sz w:val="28"/>
                      <w:szCs w:val="28"/>
                      <w:lang w:val="en-NL"/>
                    </w:rPr>
                  </w:rPrChange>
                </w:rPr>
                <w:t>4</w:t>
              </w:r>
            </w:ins>
          </w:p>
        </w:tc>
        <w:tc>
          <w:tcPr>
            <w:tcW w:w="1685" w:type="dxa"/>
            <w:vAlign w:val="center"/>
            <w:tcPrChange w:id="198" w:author="Acaru, Silviu" w:date="2026-03-15T21:18:00Z" w16du:dateUtc="2026-03-15T20:18:00Z">
              <w:tcPr>
                <w:tcW w:w="1558" w:type="dxa"/>
                <w:gridSpan w:val="2"/>
              </w:tcPr>
            </w:tcPrChange>
          </w:tcPr>
          <w:p w14:paraId="4C21244B" w14:textId="51DB5D9E" w:rsidR="0071705D" w:rsidRPr="0071705D" w:rsidRDefault="0071705D" w:rsidP="0071705D">
            <w:pPr>
              <w:keepNext/>
              <w:jc w:val="both"/>
              <w:rPr>
                <w:ins w:id="199" w:author="Acaru, Silviu" w:date="2026-03-15T21:17:00Z" w16du:dateUtc="2026-03-15T20:17:00Z"/>
                <w:rFonts w:ascii="Times New Roman" w:hAnsi="Times New Roman" w:cs="Times New Roman"/>
                <w:sz w:val="16"/>
                <w:szCs w:val="16"/>
                <w:lang w:val="en-US"/>
                <w:rPrChange w:id="200" w:author="Acaru, Silviu" w:date="2026-03-15T21:18:00Z" w16du:dateUtc="2026-03-15T20:18:00Z">
                  <w:rPr>
                    <w:ins w:id="201" w:author="Acaru, Silviu" w:date="2026-03-15T21:17:00Z" w16du:dateUtc="2026-03-15T20:17:00Z"/>
                    <w:rFonts w:ascii="Times New Roman" w:hAnsi="Times New Roman" w:cs="Times New Roman"/>
                    <w:lang w:val="en-US"/>
                  </w:rPr>
                </w:rPrChange>
              </w:rPr>
            </w:pPr>
            <w:ins w:id="202" w:author="Acaru, Silviu" w:date="2026-03-15T21:18:00Z" w16du:dateUtc="2026-03-15T20:18:00Z">
              <w:r w:rsidRPr="0071705D">
                <w:rPr>
                  <w:rFonts w:ascii="Segoe UI" w:eastAsia="Segoe UI" w:hAnsi="Segoe UI" w:cs="Segoe UI"/>
                  <w:color w:val="404040"/>
                  <w:kern w:val="24"/>
                  <w:sz w:val="16"/>
                  <w:szCs w:val="16"/>
                  <w:lang w:val="en-NL"/>
                  <w:rPrChange w:id="203" w:author="Acaru, Silviu" w:date="2026-03-15T21:18:00Z" w16du:dateUtc="2026-03-15T20:18:00Z">
                    <w:rPr>
                      <w:rFonts w:ascii="Segoe UI" w:eastAsia="Segoe UI" w:hAnsi="Segoe UI" w:cs="Segoe UI"/>
                      <w:color w:val="404040"/>
                      <w:kern w:val="24"/>
                      <w:sz w:val="28"/>
                      <w:szCs w:val="28"/>
                      <w:lang w:val="en-NL"/>
                    </w:rPr>
                  </w:rPrChange>
                </w:rPr>
                <w:t>0.353</w:t>
              </w:r>
            </w:ins>
          </w:p>
        </w:tc>
        <w:tc>
          <w:tcPr>
            <w:tcW w:w="1685" w:type="dxa"/>
            <w:vAlign w:val="center"/>
            <w:tcPrChange w:id="204" w:author="Acaru, Silviu" w:date="2026-03-15T21:18:00Z" w16du:dateUtc="2026-03-15T20:18:00Z">
              <w:tcPr>
                <w:tcW w:w="1558" w:type="dxa"/>
                <w:gridSpan w:val="2"/>
              </w:tcPr>
            </w:tcPrChange>
          </w:tcPr>
          <w:p w14:paraId="2E7A3A72" w14:textId="67A35987" w:rsidR="0071705D" w:rsidRPr="0071705D" w:rsidRDefault="0071705D" w:rsidP="0071705D">
            <w:pPr>
              <w:keepNext/>
              <w:jc w:val="both"/>
              <w:rPr>
                <w:ins w:id="205" w:author="Acaru, Silviu" w:date="2026-03-15T21:17:00Z" w16du:dateUtc="2026-03-15T20:17:00Z"/>
                <w:rFonts w:ascii="Times New Roman" w:hAnsi="Times New Roman" w:cs="Times New Roman"/>
                <w:sz w:val="16"/>
                <w:szCs w:val="16"/>
                <w:lang w:val="en-US"/>
                <w:rPrChange w:id="206" w:author="Acaru, Silviu" w:date="2026-03-15T21:18:00Z" w16du:dateUtc="2026-03-15T20:18:00Z">
                  <w:rPr>
                    <w:ins w:id="207" w:author="Acaru, Silviu" w:date="2026-03-15T21:17:00Z" w16du:dateUtc="2026-03-15T20:17:00Z"/>
                    <w:rFonts w:ascii="Times New Roman" w:hAnsi="Times New Roman" w:cs="Times New Roman"/>
                    <w:lang w:val="en-US"/>
                  </w:rPr>
                </w:rPrChange>
              </w:rPr>
            </w:pPr>
            <w:ins w:id="208" w:author="Acaru, Silviu" w:date="2026-03-15T21:18:00Z" w16du:dateUtc="2026-03-15T20:18:00Z">
              <w:r w:rsidRPr="0071705D">
                <w:rPr>
                  <w:rFonts w:ascii="Segoe UI" w:eastAsia="Segoe UI" w:hAnsi="Segoe UI" w:cs="Segoe UI"/>
                  <w:color w:val="404040"/>
                  <w:kern w:val="24"/>
                  <w:sz w:val="16"/>
                  <w:szCs w:val="16"/>
                  <w:lang w:val="en-NL"/>
                  <w:rPrChange w:id="209" w:author="Acaru, Silviu" w:date="2026-03-15T21:18:00Z" w16du:dateUtc="2026-03-15T20:18:00Z">
                    <w:rPr>
                      <w:rFonts w:ascii="Segoe UI" w:eastAsia="Segoe UI" w:hAnsi="Segoe UI" w:cs="Segoe UI"/>
                      <w:color w:val="404040"/>
                      <w:kern w:val="24"/>
                      <w:sz w:val="28"/>
                      <w:szCs w:val="28"/>
                      <w:lang w:val="en-NL"/>
                    </w:rPr>
                  </w:rPrChange>
                </w:rPr>
                <w:t>458.24</w:t>
              </w:r>
            </w:ins>
          </w:p>
        </w:tc>
        <w:tc>
          <w:tcPr>
            <w:tcW w:w="1685" w:type="dxa"/>
            <w:vAlign w:val="center"/>
            <w:tcPrChange w:id="210" w:author="Acaru, Silviu" w:date="2026-03-15T21:18:00Z" w16du:dateUtc="2026-03-15T20:18:00Z">
              <w:tcPr>
                <w:tcW w:w="1558" w:type="dxa"/>
                <w:gridSpan w:val="2"/>
              </w:tcPr>
            </w:tcPrChange>
          </w:tcPr>
          <w:p w14:paraId="22210228" w14:textId="00AE75CD" w:rsidR="0071705D" w:rsidRPr="0071705D" w:rsidRDefault="0071705D" w:rsidP="0071705D">
            <w:pPr>
              <w:keepNext/>
              <w:jc w:val="both"/>
              <w:rPr>
                <w:ins w:id="211" w:author="Acaru, Silviu" w:date="2026-03-15T21:17:00Z" w16du:dateUtc="2026-03-15T20:17:00Z"/>
                <w:rFonts w:ascii="Times New Roman" w:hAnsi="Times New Roman" w:cs="Times New Roman"/>
                <w:sz w:val="16"/>
                <w:szCs w:val="16"/>
                <w:lang w:val="en-US"/>
                <w:rPrChange w:id="212" w:author="Acaru, Silviu" w:date="2026-03-15T21:18:00Z" w16du:dateUtc="2026-03-15T20:18:00Z">
                  <w:rPr>
                    <w:ins w:id="213" w:author="Acaru, Silviu" w:date="2026-03-15T21:17:00Z" w16du:dateUtc="2026-03-15T20:17:00Z"/>
                    <w:rFonts w:ascii="Times New Roman" w:hAnsi="Times New Roman" w:cs="Times New Roman"/>
                    <w:lang w:val="en-US"/>
                  </w:rPr>
                </w:rPrChange>
              </w:rPr>
            </w:pPr>
            <w:ins w:id="214" w:author="Acaru, Silviu" w:date="2026-03-15T21:18:00Z" w16du:dateUtc="2026-03-15T20:18:00Z">
              <w:r w:rsidRPr="0071705D">
                <w:rPr>
                  <w:rFonts w:ascii="Segoe UI" w:eastAsia="Segoe UI" w:hAnsi="Segoe UI" w:cs="Segoe UI"/>
                  <w:color w:val="404040"/>
                  <w:kern w:val="24"/>
                  <w:sz w:val="16"/>
                  <w:szCs w:val="16"/>
                  <w:lang w:val="en-NL"/>
                  <w:rPrChange w:id="215" w:author="Acaru, Silviu" w:date="2026-03-15T21:18:00Z" w16du:dateUtc="2026-03-15T20:18:00Z">
                    <w:rPr>
                      <w:rFonts w:ascii="Segoe UI" w:eastAsia="Segoe UI" w:hAnsi="Segoe UI" w:cs="Segoe UI"/>
                      <w:color w:val="404040"/>
                      <w:kern w:val="24"/>
                      <w:sz w:val="28"/>
                      <w:szCs w:val="28"/>
                      <w:lang w:val="en-NL"/>
                    </w:rPr>
                  </w:rPrChange>
                </w:rPr>
                <w:t>15.498</w:t>
              </w:r>
            </w:ins>
          </w:p>
        </w:tc>
        <w:tc>
          <w:tcPr>
            <w:tcW w:w="1686" w:type="dxa"/>
            <w:vAlign w:val="center"/>
            <w:tcPrChange w:id="216" w:author="Acaru, Silviu" w:date="2026-03-15T21:18:00Z" w16du:dateUtc="2026-03-15T20:18:00Z">
              <w:tcPr>
                <w:tcW w:w="1559" w:type="dxa"/>
                <w:gridSpan w:val="2"/>
              </w:tcPr>
            </w:tcPrChange>
          </w:tcPr>
          <w:p w14:paraId="675C6ABB" w14:textId="3FE9E036" w:rsidR="0071705D" w:rsidRPr="0071705D" w:rsidRDefault="0071705D" w:rsidP="0071705D">
            <w:pPr>
              <w:keepNext/>
              <w:jc w:val="both"/>
              <w:rPr>
                <w:ins w:id="217" w:author="Acaru, Silviu" w:date="2026-03-15T21:17:00Z" w16du:dateUtc="2026-03-15T20:17:00Z"/>
                <w:rFonts w:ascii="Times New Roman" w:hAnsi="Times New Roman" w:cs="Times New Roman"/>
                <w:sz w:val="16"/>
                <w:szCs w:val="16"/>
                <w:lang w:val="en-US"/>
                <w:rPrChange w:id="218" w:author="Acaru, Silviu" w:date="2026-03-15T21:18:00Z" w16du:dateUtc="2026-03-15T20:18:00Z">
                  <w:rPr>
                    <w:ins w:id="219" w:author="Acaru, Silviu" w:date="2026-03-15T21:17:00Z" w16du:dateUtc="2026-03-15T20:17:00Z"/>
                    <w:rFonts w:ascii="Times New Roman" w:hAnsi="Times New Roman" w:cs="Times New Roman"/>
                    <w:lang w:val="en-US"/>
                  </w:rPr>
                </w:rPrChange>
              </w:rPr>
            </w:pPr>
            <w:ins w:id="220" w:author="Acaru, Silviu" w:date="2026-03-15T21:18:00Z" w16du:dateUtc="2026-03-15T20:18:00Z">
              <w:r w:rsidRPr="0071705D">
                <w:rPr>
                  <w:rFonts w:ascii="Segoe UI" w:eastAsia="Segoe UI" w:hAnsi="Segoe UI" w:cs="Segoe UI"/>
                  <w:color w:val="404040"/>
                  <w:kern w:val="24"/>
                  <w:sz w:val="16"/>
                  <w:szCs w:val="16"/>
                  <w:lang w:val="en-NL"/>
                  <w:rPrChange w:id="221" w:author="Acaru, Silviu" w:date="2026-03-15T21:18:00Z" w16du:dateUtc="2026-03-15T20:18:00Z">
                    <w:rPr>
                      <w:rFonts w:ascii="Segoe UI" w:eastAsia="Segoe UI" w:hAnsi="Segoe UI" w:cs="Segoe UI"/>
                      <w:color w:val="404040"/>
                      <w:kern w:val="24"/>
                      <w:sz w:val="28"/>
                      <w:szCs w:val="28"/>
                      <w:lang w:val="en-NL"/>
                    </w:rPr>
                  </w:rPrChange>
                </w:rPr>
                <w:t>1000</w:t>
              </w:r>
            </w:ins>
          </w:p>
        </w:tc>
        <w:tc>
          <w:tcPr>
            <w:tcW w:w="1686" w:type="dxa"/>
            <w:vAlign w:val="center"/>
            <w:tcPrChange w:id="222" w:author="Acaru, Silviu" w:date="2026-03-15T21:18:00Z" w16du:dateUtc="2026-03-15T20:18:00Z">
              <w:tcPr>
                <w:tcW w:w="1559" w:type="dxa"/>
                <w:gridSpan w:val="2"/>
              </w:tcPr>
            </w:tcPrChange>
          </w:tcPr>
          <w:p w14:paraId="5F777C98" w14:textId="0A4B4DF0" w:rsidR="0071705D" w:rsidRPr="0071705D" w:rsidRDefault="0071705D" w:rsidP="0071705D">
            <w:pPr>
              <w:keepNext/>
              <w:jc w:val="both"/>
              <w:rPr>
                <w:ins w:id="223" w:author="Acaru, Silviu" w:date="2026-03-15T21:17:00Z" w16du:dateUtc="2026-03-15T20:17:00Z"/>
                <w:rFonts w:ascii="Times New Roman" w:hAnsi="Times New Roman" w:cs="Times New Roman"/>
                <w:sz w:val="16"/>
                <w:szCs w:val="16"/>
                <w:lang w:val="en-US"/>
                <w:rPrChange w:id="224" w:author="Acaru, Silviu" w:date="2026-03-15T21:18:00Z" w16du:dateUtc="2026-03-15T20:18:00Z">
                  <w:rPr>
                    <w:ins w:id="225" w:author="Acaru, Silviu" w:date="2026-03-15T21:17:00Z" w16du:dateUtc="2026-03-15T20:17:00Z"/>
                    <w:rFonts w:ascii="Times New Roman" w:hAnsi="Times New Roman" w:cs="Times New Roman"/>
                    <w:lang w:val="en-US"/>
                  </w:rPr>
                </w:rPrChange>
              </w:rPr>
            </w:pPr>
            <w:ins w:id="226" w:author="Acaru, Silviu" w:date="2026-03-15T21:18:00Z" w16du:dateUtc="2026-03-15T20:18:00Z">
              <w:r w:rsidRPr="0071705D">
                <w:rPr>
                  <w:rFonts w:ascii="Segoe UI" w:eastAsia="Segoe UI" w:hAnsi="Segoe UI" w:cs="Segoe UI"/>
                  <w:color w:val="404040"/>
                  <w:kern w:val="24"/>
                  <w:sz w:val="16"/>
                  <w:szCs w:val="16"/>
                  <w:lang w:val="en-NL"/>
                  <w:rPrChange w:id="227" w:author="Acaru, Silviu" w:date="2026-03-15T21:18:00Z" w16du:dateUtc="2026-03-15T20:18:00Z">
                    <w:rPr>
                      <w:rFonts w:ascii="Segoe UI" w:eastAsia="Segoe UI" w:hAnsi="Segoe UI" w:cs="Segoe UI"/>
                      <w:color w:val="404040"/>
                      <w:kern w:val="24"/>
                      <w:sz w:val="28"/>
                      <w:szCs w:val="28"/>
                      <w:lang w:val="en-NL"/>
                    </w:rPr>
                  </w:rPrChange>
                </w:rPr>
                <w:t xml:space="preserve">Lignin + PTHF + Ratio + Co-polyol + </w:t>
              </w:r>
              <w:r w:rsidRPr="0071705D">
                <w:rPr>
                  <w:rFonts w:ascii="Segoe UI" w:eastAsia="Segoe UI" w:hAnsi="Segoe UI" w:cs="Segoe UI"/>
                  <w:b/>
                  <w:bCs/>
                  <w:color w:val="404040"/>
                  <w:kern w:val="24"/>
                  <w:sz w:val="16"/>
                  <w:szCs w:val="16"/>
                  <w:lang w:val="en-NL"/>
                  <w:rPrChange w:id="228" w:author="Acaru, Silviu" w:date="2026-03-15T21:18:00Z" w16du:dateUtc="2026-03-15T20:18:00Z">
                    <w:rPr>
                      <w:rFonts w:ascii="Segoe UI" w:eastAsia="Segoe UI" w:hAnsi="Segoe UI" w:cs="Segoe UI"/>
                      <w:b/>
                      <w:bCs/>
                      <w:color w:val="404040"/>
                      <w:kern w:val="24"/>
                      <w:sz w:val="28"/>
                      <w:szCs w:val="28"/>
                      <w:lang w:val="en-NL"/>
                    </w:rPr>
                  </w:rPrChange>
                </w:rPr>
                <w:t>Swelling Ratio</w:t>
              </w:r>
            </w:ins>
          </w:p>
        </w:tc>
      </w:tr>
      <w:tr w:rsidR="0071705D" w:rsidRPr="0000352E" w14:paraId="4CEBAC83" w14:textId="77777777" w:rsidTr="0071705D">
        <w:trPr>
          <w:trHeight w:val="602"/>
          <w:ins w:id="229" w:author="Acaru, Silviu" w:date="2026-03-15T21:17:00Z"/>
          <w:trPrChange w:id="230" w:author="Acaru, Silviu" w:date="2026-03-15T21:18:00Z" w16du:dateUtc="2026-03-15T20:18:00Z">
            <w:trPr>
              <w:gridAfter w:val="0"/>
            </w:trPr>
          </w:trPrChange>
        </w:trPr>
        <w:tc>
          <w:tcPr>
            <w:tcW w:w="1685" w:type="dxa"/>
            <w:vAlign w:val="center"/>
            <w:tcPrChange w:id="231" w:author="Acaru, Silviu" w:date="2026-03-15T21:18:00Z" w16du:dateUtc="2026-03-15T20:18:00Z">
              <w:tcPr>
                <w:tcW w:w="1558" w:type="dxa"/>
              </w:tcPr>
            </w:tcPrChange>
          </w:tcPr>
          <w:p w14:paraId="74F19430" w14:textId="05F9B8B9" w:rsidR="0071705D" w:rsidRPr="0071705D" w:rsidRDefault="0071705D" w:rsidP="0071705D">
            <w:pPr>
              <w:keepNext/>
              <w:jc w:val="both"/>
              <w:rPr>
                <w:ins w:id="232" w:author="Acaru, Silviu" w:date="2026-03-15T21:17:00Z" w16du:dateUtc="2026-03-15T20:17:00Z"/>
                <w:rFonts w:ascii="Times New Roman" w:hAnsi="Times New Roman" w:cs="Times New Roman"/>
                <w:sz w:val="16"/>
                <w:szCs w:val="16"/>
                <w:lang w:val="en-US"/>
                <w:rPrChange w:id="233" w:author="Acaru, Silviu" w:date="2026-03-15T21:18:00Z" w16du:dateUtc="2026-03-15T20:18:00Z">
                  <w:rPr>
                    <w:ins w:id="234" w:author="Acaru, Silviu" w:date="2026-03-15T21:17:00Z" w16du:dateUtc="2026-03-15T20:17:00Z"/>
                    <w:rFonts w:ascii="Times New Roman" w:hAnsi="Times New Roman" w:cs="Times New Roman"/>
                    <w:lang w:val="en-US"/>
                  </w:rPr>
                </w:rPrChange>
              </w:rPr>
            </w:pPr>
            <w:ins w:id="235" w:author="Acaru, Silviu" w:date="2026-03-15T21:18:00Z" w16du:dateUtc="2026-03-15T20:18:00Z">
              <w:r w:rsidRPr="0071705D">
                <w:rPr>
                  <w:rFonts w:ascii="Segoe UI" w:eastAsia="Segoe UI" w:hAnsi="Segoe UI" w:cs="Segoe UI"/>
                  <w:color w:val="404040"/>
                  <w:kern w:val="24"/>
                  <w:sz w:val="16"/>
                  <w:szCs w:val="16"/>
                  <w:lang w:val="en-NL"/>
                  <w:rPrChange w:id="236" w:author="Acaru, Silviu" w:date="2026-03-15T21:18:00Z" w16du:dateUtc="2026-03-15T20:18:00Z">
                    <w:rPr>
                      <w:rFonts w:ascii="Segoe UI" w:eastAsia="Segoe UI" w:hAnsi="Segoe UI" w:cs="Segoe UI"/>
                      <w:color w:val="404040"/>
                      <w:kern w:val="24"/>
                      <w:sz w:val="28"/>
                      <w:szCs w:val="28"/>
                      <w:lang w:val="en-NL"/>
                    </w:rPr>
                  </w:rPrChange>
                </w:rPr>
                <w:t>5</w:t>
              </w:r>
            </w:ins>
          </w:p>
        </w:tc>
        <w:tc>
          <w:tcPr>
            <w:tcW w:w="1685" w:type="dxa"/>
            <w:vAlign w:val="center"/>
            <w:tcPrChange w:id="237" w:author="Acaru, Silviu" w:date="2026-03-15T21:18:00Z" w16du:dateUtc="2026-03-15T20:18:00Z">
              <w:tcPr>
                <w:tcW w:w="1558" w:type="dxa"/>
                <w:gridSpan w:val="2"/>
              </w:tcPr>
            </w:tcPrChange>
          </w:tcPr>
          <w:p w14:paraId="72CEFD0E" w14:textId="58303E17" w:rsidR="0071705D" w:rsidRPr="0071705D" w:rsidRDefault="0071705D" w:rsidP="0071705D">
            <w:pPr>
              <w:keepNext/>
              <w:jc w:val="both"/>
              <w:rPr>
                <w:ins w:id="238" w:author="Acaru, Silviu" w:date="2026-03-15T21:17:00Z" w16du:dateUtc="2026-03-15T20:17:00Z"/>
                <w:rFonts w:ascii="Times New Roman" w:hAnsi="Times New Roman" w:cs="Times New Roman"/>
                <w:sz w:val="16"/>
                <w:szCs w:val="16"/>
                <w:lang w:val="en-US"/>
                <w:rPrChange w:id="239" w:author="Acaru, Silviu" w:date="2026-03-15T21:18:00Z" w16du:dateUtc="2026-03-15T20:18:00Z">
                  <w:rPr>
                    <w:ins w:id="240" w:author="Acaru, Silviu" w:date="2026-03-15T21:17:00Z" w16du:dateUtc="2026-03-15T20:17:00Z"/>
                    <w:rFonts w:ascii="Times New Roman" w:hAnsi="Times New Roman" w:cs="Times New Roman"/>
                    <w:lang w:val="en-US"/>
                  </w:rPr>
                </w:rPrChange>
              </w:rPr>
            </w:pPr>
            <w:ins w:id="241" w:author="Acaru, Silviu" w:date="2026-03-15T21:18:00Z" w16du:dateUtc="2026-03-15T20:18:00Z">
              <w:r w:rsidRPr="0071705D">
                <w:rPr>
                  <w:rFonts w:ascii="Segoe UI" w:eastAsia="Segoe UI" w:hAnsi="Segoe UI" w:cs="Segoe UI"/>
                  <w:color w:val="404040"/>
                  <w:kern w:val="24"/>
                  <w:sz w:val="16"/>
                  <w:szCs w:val="16"/>
                  <w:lang w:val="en-NL"/>
                  <w:rPrChange w:id="242" w:author="Acaru, Silviu" w:date="2026-03-15T21:18:00Z" w16du:dateUtc="2026-03-15T20:18:00Z">
                    <w:rPr>
                      <w:rFonts w:ascii="Segoe UI" w:eastAsia="Segoe UI" w:hAnsi="Segoe UI" w:cs="Segoe UI"/>
                      <w:color w:val="404040"/>
                      <w:kern w:val="24"/>
                      <w:sz w:val="28"/>
                      <w:szCs w:val="28"/>
                      <w:lang w:val="en-NL"/>
                    </w:rPr>
                  </w:rPrChange>
                </w:rPr>
                <w:t>0.354</w:t>
              </w:r>
            </w:ins>
          </w:p>
        </w:tc>
        <w:tc>
          <w:tcPr>
            <w:tcW w:w="1685" w:type="dxa"/>
            <w:vAlign w:val="center"/>
            <w:tcPrChange w:id="243" w:author="Acaru, Silviu" w:date="2026-03-15T21:18:00Z" w16du:dateUtc="2026-03-15T20:18:00Z">
              <w:tcPr>
                <w:tcW w:w="1558" w:type="dxa"/>
                <w:gridSpan w:val="2"/>
              </w:tcPr>
            </w:tcPrChange>
          </w:tcPr>
          <w:p w14:paraId="09CEF99A" w14:textId="4DCACAA0" w:rsidR="0071705D" w:rsidRPr="0071705D" w:rsidRDefault="0071705D" w:rsidP="0071705D">
            <w:pPr>
              <w:keepNext/>
              <w:jc w:val="both"/>
              <w:rPr>
                <w:ins w:id="244" w:author="Acaru, Silviu" w:date="2026-03-15T21:17:00Z" w16du:dateUtc="2026-03-15T20:17:00Z"/>
                <w:rFonts w:ascii="Times New Roman" w:hAnsi="Times New Roman" w:cs="Times New Roman"/>
                <w:sz w:val="16"/>
                <w:szCs w:val="16"/>
                <w:lang w:val="en-US"/>
                <w:rPrChange w:id="245" w:author="Acaru, Silviu" w:date="2026-03-15T21:18:00Z" w16du:dateUtc="2026-03-15T20:18:00Z">
                  <w:rPr>
                    <w:ins w:id="246" w:author="Acaru, Silviu" w:date="2026-03-15T21:17:00Z" w16du:dateUtc="2026-03-15T20:17:00Z"/>
                    <w:rFonts w:ascii="Times New Roman" w:hAnsi="Times New Roman" w:cs="Times New Roman"/>
                    <w:lang w:val="en-US"/>
                  </w:rPr>
                </w:rPrChange>
              </w:rPr>
            </w:pPr>
            <w:ins w:id="247" w:author="Acaru, Silviu" w:date="2026-03-15T21:18:00Z" w16du:dateUtc="2026-03-15T20:18:00Z">
              <w:r w:rsidRPr="0071705D">
                <w:rPr>
                  <w:rFonts w:ascii="Segoe UI" w:eastAsia="Segoe UI" w:hAnsi="Segoe UI" w:cs="Segoe UI"/>
                  <w:color w:val="404040"/>
                  <w:kern w:val="24"/>
                  <w:sz w:val="16"/>
                  <w:szCs w:val="16"/>
                  <w:lang w:val="en-NL"/>
                  <w:rPrChange w:id="248" w:author="Acaru, Silviu" w:date="2026-03-15T21:18:00Z" w16du:dateUtc="2026-03-15T20:18:00Z">
                    <w:rPr>
                      <w:rFonts w:ascii="Segoe UI" w:eastAsia="Segoe UI" w:hAnsi="Segoe UI" w:cs="Segoe UI"/>
                      <w:color w:val="404040"/>
                      <w:kern w:val="24"/>
                      <w:sz w:val="28"/>
                      <w:szCs w:val="28"/>
                      <w:lang w:val="en-NL"/>
                    </w:rPr>
                  </w:rPrChange>
                </w:rPr>
                <w:t>457.09</w:t>
              </w:r>
            </w:ins>
          </w:p>
        </w:tc>
        <w:tc>
          <w:tcPr>
            <w:tcW w:w="1685" w:type="dxa"/>
            <w:vAlign w:val="center"/>
            <w:tcPrChange w:id="249" w:author="Acaru, Silviu" w:date="2026-03-15T21:18:00Z" w16du:dateUtc="2026-03-15T20:18:00Z">
              <w:tcPr>
                <w:tcW w:w="1558" w:type="dxa"/>
                <w:gridSpan w:val="2"/>
              </w:tcPr>
            </w:tcPrChange>
          </w:tcPr>
          <w:p w14:paraId="644A31A1" w14:textId="77CC46E5" w:rsidR="0071705D" w:rsidRPr="0071705D" w:rsidRDefault="0071705D" w:rsidP="0071705D">
            <w:pPr>
              <w:keepNext/>
              <w:jc w:val="both"/>
              <w:rPr>
                <w:ins w:id="250" w:author="Acaru, Silviu" w:date="2026-03-15T21:17:00Z" w16du:dateUtc="2026-03-15T20:17:00Z"/>
                <w:rFonts w:ascii="Times New Roman" w:hAnsi="Times New Roman" w:cs="Times New Roman"/>
                <w:sz w:val="16"/>
                <w:szCs w:val="16"/>
                <w:lang w:val="en-US"/>
                <w:rPrChange w:id="251" w:author="Acaru, Silviu" w:date="2026-03-15T21:18:00Z" w16du:dateUtc="2026-03-15T20:18:00Z">
                  <w:rPr>
                    <w:ins w:id="252" w:author="Acaru, Silviu" w:date="2026-03-15T21:17:00Z" w16du:dateUtc="2026-03-15T20:17:00Z"/>
                    <w:rFonts w:ascii="Times New Roman" w:hAnsi="Times New Roman" w:cs="Times New Roman"/>
                    <w:lang w:val="en-US"/>
                  </w:rPr>
                </w:rPrChange>
              </w:rPr>
            </w:pPr>
            <w:ins w:id="253" w:author="Acaru, Silviu" w:date="2026-03-15T21:18:00Z" w16du:dateUtc="2026-03-15T20:18:00Z">
              <w:r w:rsidRPr="0071705D">
                <w:rPr>
                  <w:rFonts w:ascii="Segoe UI" w:eastAsia="Segoe UI" w:hAnsi="Segoe UI" w:cs="Segoe UI"/>
                  <w:color w:val="404040"/>
                  <w:kern w:val="24"/>
                  <w:sz w:val="16"/>
                  <w:szCs w:val="16"/>
                  <w:lang w:val="en-NL"/>
                  <w:rPrChange w:id="254" w:author="Acaru, Silviu" w:date="2026-03-15T21:18:00Z" w16du:dateUtc="2026-03-15T20:18:00Z">
                    <w:rPr>
                      <w:rFonts w:ascii="Segoe UI" w:eastAsia="Segoe UI" w:hAnsi="Segoe UI" w:cs="Segoe UI"/>
                      <w:color w:val="404040"/>
                      <w:kern w:val="24"/>
                      <w:sz w:val="28"/>
                      <w:szCs w:val="28"/>
                      <w:lang w:val="en-NL"/>
                    </w:rPr>
                  </w:rPrChange>
                </w:rPr>
                <w:t>15.508</w:t>
              </w:r>
            </w:ins>
          </w:p>
        </w:tc>
        <w:tc>
          <w:tcPr>
            <w:tcW w:w="1686" w:type="dxa"/>
            <w:vAlign w:val="center"/>
            <w:tcPrChange w:id="255" w:author="Acaru, Silviu" w:date="2026-03-15T21:18:00Z" w16du:dateUtc="2026-03-15T20:18:00Z">
              <w:tcPr>
                <w:tcW w:w="1559" w:type="dxa"/>
                <w:gridSpan w:val="2"/>
              </w:tcPr>
            </w:tcPrChange>
          </w:tcPr>
          <w:p w14:paraId="0D5EDF88" w14:textId="72C8B92C" w:rsidR="0071705D" w:rsidRPr="0071705D" w:rsidRDefault="0071705D" w:rsidP="0071705D">
            <w:pPr>
              <w:keepNext/>
              <w:jc w:val="both"/>
              <w:rPr>
                <w:ins w:id="256" w:author="Acaru, Silviu" w:date="2026-03-15T21:17:00Z" w16du:dateUtc="2026-03-15T20:17:00Z"/>
                <w:rFonts w:ascii="Times New Roman" w:hAnsi="Times New Roman" w:cs="Times New Roman"/>
                <w:sz w:val="16"/>
                <w:szCs w:val="16"/>
                <w:lang w:val="en-US"/>
                <w:rPrChange w:id="257" w:author="Acaru, Silviu" w:date="2026-03-15T21:18:00Z" w16du:dateUtc="2026-03-15T20:18:00Z">
                  <w:rPr>
                    <w:ins w:id="258" w:author="Acaru, Silviu" w:date="2026-03-15T21:17:00Z" w16du:dateUtc="2026-03-15T20:17:00Z"/>
                    <w:rFonts w:ascii="Times New Roman" w:hAnsi="Times New Roman" w:cs="Times New Roman"/>
                    <w:lang w:val="en-US"/>
                  </w:rPr>
                </w:rPrChange>
              </w:rPr>
            </w:pPr>
            <w:ins w:id="259" w:author="Acaru, Silviu" w:date="2026-03-15T21:18:00Z" w16du:dateUtc="2026-03-15T20:18:00Z">
              <w:r w:rsidRPr="0071705D">
                <w:rPr>
                  <w:rFonts w:ascii="Segoe UI" w:eastAsia="Segoe UI" w:hAnsi="Segoe UI" w:cs="Segoe UI"/>
                  <w:color w:val="404040"/>
                  <w:kern w:val="24"/>
                  <w:sz w:val="16"/>
                  <w:szCs w:val="16"/>
                  <w:lang w:val="en-NL"/>
                  <w:rPrChange w:id="260" w:author="Acaru, Silviu" w:date="2026-03-15T21:18:00Z" w16du:dateUtc="2026-03-15T20:18:00Z">
                    <w:rPr>
                      <w:rFonts w:ascii="Segoe UI" w:eastAsia="Segoe UI" w:hAnsi="Segoe UI" w:cs="Segoe UI"/>
                      <w:color w:val="404040"/>
                      <w:kern w:val="24"/>
                      <w:sz w:val="28"/>
                      <w:szCs w:val="28"/>
                      <w:lang w:val="en-NL"/>
                    </w:rPr>
                  </w:rPrChange>
                </w:rPr>
                <w:t>700</w:t>
              </w:r>
            </w:ins>
          </w:p>
        </w:tc>
        <w:tc>
          <w:tcPr>
            <w:tcW w:w="1686" w:type="dxa"/>
            <w:vAlign w:val="center"/>
            <w:tcPrChange w:id="261" w:author="Acaru, Silviu" w:date="2026-03-15T21:18:00Z" w16du:dateUtc="2026-03-15T20:18:00Z">
              <w:tcPr>
                <w:tcW w:w="1559" w:type="dxa"/>
                <w:gridSpan w:val="2"/>
              </w:tcPr>
            </w:tcPrChange>
          </w:tcPr>
          <w:p w14:paraId="0BB2296B" w14:textId="1974C21A" w:rsidR="0071705D" w:rsidRPr="0071705D" w:rsidRDefault="0071705D" w:rsidP="0071705D">
            <w:pPr>
              <w:keepNext/>
              <w:jc w:val="both"/>
              <w:rPr>
                <w:ins w:id="262" w:author="Acaru, Silviu" w:date="2026-03-15T21:17:00Z" w16du:dateUtc="2026-03-15T20:17:00Z"/>
                <w:rFonts w:ascii="Times New Roman" w:hAnsi="Times New Roman" w:cs="Times New Roman"/>
                <w:sz w:val="16"/>
                <w:szCs w:val="16"/>
                <w:lang w:val="en-US"/>
                <w:rPrChange w:id="263" w:author="Acaru, Silviu" w:date="2026-03-15T21:18:00Z" w16du:dateUtc="2026-03-15T20:18:00Z">
                  <w:rPr>
                    <w:ins w:id="264" w:author="Acaru, Silviu" w:date="2026-03-15T21:17:00Z" w16du:dateUtc="2026-03-15T20:17:00Z"/>
                    <w:rFonts w:ascii="Times New Roman" w:hAnsi="Times New Roman" w:cs="Times New Roman"/>
                    <w:lang w:val="en-US"/>
                  </w:rPr>
                </w:rPrChange>
              </w:rPr>
            </w:pPr>
            <w:ins w:id="265" w:author="Acaru, Silviu" w:date="2026-03-15T21:18:00Z" w16du:dateUtc="2026-03-15T20:18:00Z">
              <w:r w:rsidRPr="0071705D">
                <w:rPr>
                  <w:rFonts w:ascii="Segoe UI" w:eastAsia="Segoe UI" w:hAnsi="Segoe UI" w:cs="Segoe UI"/>
                  <w:color w:val="404040"/>
                  <w:kern w:val="24"/>
                  <w:sz w:val="16"/>
                  <w:szCs w:val="16"/>
                  <w:lang w:val="en-NL"/>
                  <w:rPrChange w:id="266" w:author="Acaru, Silviu" w:date="2026-03-15T21:18:00Z" w16du:dateUtc="2026-03-15T20:18:00Z">
                    <w:rPr>
                      <w:rFonts w:ascii="Segoe UI" w:eastAsia="Segoe UI" w:hAnsi="Segoe UI" w:cs="Segoe UI"/>
                      <w:color w:val="404040"/>
                      <w:kern w:val="24"/>
                      <w:sz w:val="28"/>
                      <w:szCs w:val="28"/>
                      <w:lang w:val="en-NL"/>
                    </w:rPr>
                  </w:rPrChange>
                </w:rPr>
                <w:t xml:space="preserve">Lignin + PTHF + Ratio + Co-polyol + </w:t>
              </w:r>
              <w:r w:rsidRPr="0071705D">
                <w:rPr>
                  <w:rFonts w:ascii="Segoe UI" w:eastAsia="Segoe UI" w:hAnsi="Segoe UI" w:cs="Segoe UI"/>
                  <w:b/>
                  <w:bCs/>
                  <w:color w:val="404040"/>
                  <w:kern w:val="24"/>
                  <w:sz w:val="16"/>
                  <w:szCs w:val="16"/>
                  <w:lang w:val="en-NL"/>
                  <w:rPrChange w:id="267" w:author="Acaru, Silviu" w:date="2026-03-15T21:18:00Z" w16du:dateUtc="2026-03-15T20:18:00Z">
                    <w:rPr>
                      <w:rFonts w:ascii="Segoe UI" w:eastAsia="Segoe UI" w:hAnsi="Segoe UI" w:cs="Segoe UI"/>
                      <w:b/>
                      <w:bCs/>
                      <w:color w:val="404040"/>
                      <w:kern w:val="24"/>
                      <w:sz w:val="28"/>
                      <w:szCs w:val="28"/>
                      <w:lang w:val="en-NL"/>
                    </w:rPr>
                  </w:rPrChange>
                </w:rPr>
                <w:t>Swelling Ratio</w:t>
              </w:r>
            </w:ins>
          </w:p>
        </w:tc>
      </w:tr>
    </w:tbl>
    <w:p w14:paraId="09B55170" w14:textId="2C0780E8" w:rsidR="0071705D" w:rsidRDefault="0071705D" w:rsidP="0071705D">
      <w:pPr>
        <w:keepNext/>
        <w:tabs>
          <w:tab w:val="left" w:pos="3945"/>
        </w:tabs>
        <w:jc w:val="both"/>
        <w:rPr>
          <w:ins w:id="268" w:author="Acaru, Silviu" w:date="2026-03-15T21:18:00Z" w16du:dateUtc="2026-03-15T20:18:00Z"/>
          <w:rFonts w:ascii="Times New Roman" w:hAnsi="Times New Roman" w:cs="Times New Roman"/>
          <w:lang w:val="en-US"/>
        </w:rPr>
      </w:pPr>
      <w:ins w:id="269" w:author="Acaru, Silviu" w:date="2026-03-15T21:18:00Z" w16du:dateUtc="2026-03-15T20:18:00Z">
        <w:r>
          <w:rPr>
            <w:rFonts w:ascii="Times New Roman" w:hAnsi="Times New Roman" w:cs="Times New Roman"/>
            <w:lang w:val="en-US"/>
          </w:rPr>
          <w:tab/>
        </w:r>
      </w:ins>
    </w:p>
    <w:p w14:paraId="21162A7B" w14:textId="3D59F50E" w:rsidR="0071705D" w:rsidRDefault="0071705D">
      <w:pPr>
        <w:pStyle w:val="Caption"/>
        <w:keepNext/>
        <w:rPr>
          <w:ins w:id="270" w:author="Acaru, Silviu" w:date="2026-03-15T21:20:00Z" w16du:dateUtc="2026-03-15T20:20:00Z"/>
        </w:rPr>
        <w:pPrChange w:id="271" w:author="Acaru, Silviu" w:date="2026-03-15T21:20:00Z" w16du:dateUtc="2026-03-15T20:20:00Z">
          <w:pPr/>
        </w:pPrChange>
      </w:pPr>
    </w:p>
    <w:p w14:paraId="5989AEF9" w14:textId="1C22646F" w:rsidR="00D6614B" w:rsidRPr="001062A3" w:rsidRDefault="00D6614B">
      <w:pPr>
        <w:pStyle w:val="Caption"/>
        <w:keepNext/>
        <w:rPr>
          <w:ins w:id="272" w:author="Acaru, Silviu" w:date="2026-03-15T21:24:00Z" w16du:dateUtc="2026-03-15T20:24:00Z"/>
          <w:rFonts w:ascii="Times New Roman" w:hAnsi="Times New Roman" w:cs="Times New Roman"/>
          <w:rPrChange w:id="273" w:author="Acaru, Silviu" w:date="2026-03-17T09:21:00Z" w16du:dateUtc="2026-03-17T08:21:00Z">
            <w:rPr>
              <w:ins w:id="274" w:author="Acaru, Silviu" w:date="2026-03-15T21:24:00Z" w16du:dateUtc="2026-03-15T20:24:00Z"/>
            </w:rPr>
          </w:rPrChange>
        </w:rPr>
        <w:pPrChange w:id="275" w:author="Acaru, Silviu" w:date="2026-03-15T21:24:00Z" w16du:dateUtc="2026-03-15T20:24:00Z">
          <w:pPr/>
        </w:pPrChange>
      </w:pPr>
      <w:ins w:id="276" w:author="Acaru, Silviu" w:date="2026-03-15T21:24:00Z" w16du:dateUtc="2026-03-15T20:24:00Z">
        <w:r w:rsidRPr="001062A3">
          <w:rPr>
            <w:rFonts w:ascii="Times New Roman" w:hAnsi="Times New Roman" w:cs="Times New Roman"/>
            <w:sz w:val="24"/>
            <w:szCs w:val="24"/>
            <w:rPrChange w:id="277" w:author="Acaru, Silviu" w:date="2026-03-17T09:21:00Z" w16du:dateUtc="2026-03-17T08:21:00Z">
              <w:rPr>
                <w:i/>
                <w:iCs/>
              </w:rPr>
            </w:rPrChange>
          </w:rPr>
          <w:t>Table S</w:t>
        </w:r>
        <w:r w:rsidRPr="001062A3">
          <w:rPr>
            <w:rFonts w:ascii="Times New Roman" w:hAnsi="Times New Roman" w:cs="Times New Roman"/>
            <w:sz w:val="24"/>
            <w:szCs w:val="24"/>
            <w:rPrChange w:id="278" w:author="Acaru, Silviu" w:date="2026-03-17T09:21:00Z" w16du:dateUtc="2026-03-17T08:21:00Z">
              <w:rPr>
                <w:i/>
                <w:iCs/>
              </w:rPr>
            </w:rPrChange>
          </w:rPr>
          <w:fldChar w:fldCharType="begin"/>
        </w:r>
        <w:r w:rsidRPr="001062A3">
          <w:rPr>
            <w:rFonts w:ascii="Times New Roman" w:hAnsi="Times New Roman" w:cs="Times New Roman"/>
            <w:sz w:val="24"/>
            <w:szCs w:val="24"/>
            <w:rPrChange w:id="279" w:author="Acaru, Silviu" w:date="2026-03-17T09:21:00Z" w16du:dateUtc="2026-03-17T08:21:00Z">
              <w:rPr>
                <w:i/>
                <w:iCs/>
              </w:rPr>
            </w:rPrChange>
          </w:rPr>
          <w:instrText xml:space="preserve"> SEQ Table_S \* ARABIC </w:instrText>
        </w:r>
      </w:ins>
      <w:r w:rsidRPr="001062A3">
        <w:rPr>
          <w:rFonts w:ascii="Times New Roman" w:hAnsi="Times New Roman" w:cs="Times New Roman"/>
          <w:sz w:val="24"/>
          <w:szCs w:val="24"/>
          <w:rPrChange w:id="280" w:author="Acaru, Silviu" w:date="2026-03-17T09:21:00Z" w16du:dateUtc="2026-03-17T08:21:00Z">
            <w:rPr>
              <w:i/>
              <w:iCs/>
            </w:rPr>
          </w:rPrChange>
        </w:rPr>
        <w:fldChar w:fldCharType="separate"/>
      </w:r>
      <w:ins w:id="281" w:author="Acaru, Silviu" w:date="2026-03-15T21:24:00Z" w16du:dateUtc="2026-03-15T20:24:00Z">
        <w:r w:rsidRPr="001062A3">
          <w:rPr>
            <w:rFonts w:ascii="Times New Roman" w:hAnsi="Times New Roman" w:cs="Times New Roman"/>
            <w:noProof/>
            <w:sz w:val="24"/>
            <w:szCs w:val="24"/>
            <w:rPrChange w:id="282" w:author="Acaru, Silviu" w:date="2026-03-17T09:21:00Z" w16du:dateUtc="2026-03-17T08:21:00Z">
              <w:rPr>
                <w:i/>
                <w:iCs/>
                <w:noProof/>
              </w:rPr>
            </w:rPrChange>
          </w:rPr>
          <w:t>2</w:t>
        </w:r>
        <w:r w:rsidRPr="001062A3">
          <w:rPr>
            <w:rFonts w:ascii="Times New Roman" w:hAnsi="Times New Roman" w:cs="Times New Roman"/>
            <w:sz w:val="24"/>
            <w:szCs w:val="24"/>
            <w:rPrChange w:id="283" w:author="Acaru, Silviu" w:date="2026-03-17T09:21:00Z" w16du:dateUtc="2026-03-17T08:21:00Z">
              <w:rPr>
                <w:i/>
                <w:iCs/>
              </w:rPr>
            </w:rPrChange>
          </w:rPr>
          <w:fldChar w:fldCharType="end"/>
        </w:r>
        <w:r w:rsidRPr="001062A3">
          <w:rPr>
            <w:rFonts w:ascii="Times New Roman" w:hAnsi="Times New Roman" w:cs="Times New Roman"/>
            <w:sz w:val="24"/>
            <w:szCs w:val="24"/>
            <w:rPrChange w:id="284" w:author="Acaru, Silviu" w:date="2026-03-17T09:21:00Z" w16du:dateUtc="2026-03-17T08:21:00Z">
              <w:rPr>
                <w:i/>
                <w:iCs/>
              </w:rPr>
            </w:rPrChange>
          </w:rPr>
          <w:t xml:space="preserve"> Out-of-Fold cross validation top 5 best performing stacked ensemble models without Swelling Ratio as a</w:t>
        </w:r>
      </w:ins>
      <w:ins w:id="285" w:author="Acaru, Silviu" w:date="2026-03-15T21:25:00Z" w16du:dateUtc="2026-03-15T20:25:00Z">
        <w:r w:rsidRPr="001062A3">
          <w:rPr>
            <w:rFonts w:ascii="Times New Roman" w:hAnsi="Times New Roman" w:cs="Times New Roman"/>
            <w:sz w:val="24"/>
            <w:szCs w:val="24"/>
            <w:rPrChange w:id="286" w:author="Acaru, Silviu" w:date="2026-03-17T09:21:00Z" w16du:dateUtc="2026-03-17T08:21:00Z">
              <w:rPr>
                <w:i/>
                <w:iCs/>
              </w:rPr>
            </w:rPrChange>
          </w:rPr>
          <w:t>n</w:t>
        </w:r>
      </w:ins>
      <w:ins w:id="287" w:author="Acaru, Silviu" w:date="2026-03-15T21:24:00Z" w16du:dateUtc="2026-03-15T20:24:00Z">
        <w:r w:rsidRPr="001062A3">
          <w:rPr>
            <w:rFonts w:ascii="Times New Roman" w:hAnsi="Times New Roman" w:cs="Times New Roman"/>
            <w:sz w:val="24"/>
            <w:szCs w:val="24"/>
            <w:rPrChange w:id="288" w:author="Acaru, Silviu" w:date="2026-03-17T09:21:00Z" w16du:dateUtc="2026-03-17T08:21:00Z">
              <w:rPr>
                <w:i/>
                <w:iCs/>
              </w:rPr>
            </w:rPrChange>
          </w:rPr>
          <w:t xml:space="preserve"> input feature.</w:t>
        </w:r>
      </w:ins>
    </w:p>
    <w:tbl>
      <w:tblPr>
        <w:tblStyle w:val="TableGrid"/>
        <w:tblW w:w="10112" w:type="dxa"/>
        <w:tblLook w:val="04A0" w:firstRow="1" w:lastRow="0" w:firstColumn="1" w:lastColumn="0" w:noHBand="0" w:noVBand="1"/>
        <w:tblPrChange w:id="289" w:author="Acaru, Silviu" w:date="2026-03-15T21:20:00Z" w16du:dateUtc="2026-03-15T20:20:00Z">
          <w:tblPr>
            <w:tblStyle w:val="TableGrid"/>
            <w:tblW w:w="0" w:type="auto"/>
            <w:tblLook w:val="04A0" w:firstRow="1" w:lastRow="0" w:firstColumn="1" w:lastColumn="0" w:noHBand="0" w:noVBand="1"/>
          </w:tblPr>
        </w:tblPrChange>
      </w:tblPr>
      <w:tblGrid>
        <w:gridCol w:w="1685"/>
        <w:gridCol w:w="1685"/>
        <w:gridCol w:w="1685"/>
        <w:gridCol w:w="1685"/>
        <w:gridCol w:w="1686"/>
        <w:gridCol w:w="1686"/>
        <w:tblGridChange w:id="290">
          <w:tblGrid>
            <w:gridCol w:w="1558"/>
            <w:gridCol w:w="127"/>
            <w:gridCol w:w="1431"/>
            <w:gridCol w:w="254"/>
            <w:gridCol w:w="1304"/>
            <w:gridCol w:w="381"/>
            <w:gridCol w:w="1177"/>
            <w:gridCol w:w="508"/>
            <w:gridCol w:w="1051"/>
            <w:gridCol w:w="635"/>
            <w:gridCol w:w="924"/>
            <w:gridCol w:w="762"/>
          </w:tblGrid>
        </w:tblGridChange>
      </w:tblGrid>
      <w:tr w:rsidR="0071705D" w14:paraId="7610C1B9" w14:textId="77777777" w:rsidTr="0071705D">
        <w:trPr>
          <w:trHeight w:val="188"/>
          <w:ins w:id="291" w:author="Acaru, Silviu" w:date="2026-03-15T21:19:00Z"/>
          <w:trPrChange w:id="292" w:author="Acaru, Silviu" w:date="2026-03-15T21:20:00Z" w16du:dateUtc="2026-03-15T20:20:00Z">
            <w:trPr>
              <w:gridAfter w:val="0"/>
            </w:trPr>
          </w:trPrChange>
        </w:trPr>
        <w:tc>
          <w:tcPr>
            <w:tcW w:w="1685" w:type="dxa"/>
            <w:tcPrChange w:id="293" w:author="Acaru, Silviu" w:date="2026-03-15T21:20:00Z" w16du:dateUtc="2026-03-15T20:20:00Z">
              <w:tcPr>
                <w:tcW w:w="1558" w:type="dxa"/>
              </w:tcPr>
            </w:tcPrChange>
          </w:tcPr>
          <w:p w14:paraId="4B8CD18E" w14:textId="1C74A73B" w:rsidR="0071705D" w:rsidRPr="0071705D" w:rsidRDefault="0071705D" w:rsidP="0071705D">
            <w:pPr>
              <w:keepNext/>
              <w:tabs>
                <w:tab w:val="left" w:pos="3945"/>
              </w:tabs>
              <w:jc w:val="both"/>
              <w:rPr>
                <w:ins w:id="294" w:author="Acaru, Silviu" w:date="2026-03-15T21:19:00Z" w16du:dateUtc="2026-03-15T20:19:00Z"/>
                <w:rFonts w:ascii="Times New Roman" w:hAnsi="Times New Roman" w:cs="Times New Roman"/>
                <w:sz w:val="16"/>
                <w:szCs w:val="16"/>
                <w:lang w:val="en-NL"/>
                <w:rPrChange w:id="295" w:author="Acaru, Silviu" w:date="2026-03-15T21:19:00Z" w16du:dateUtc="2026-03-15T20:19:00Z">
                  <w:rPr>
                    <w:ins w:id="296" w:author="Acaru, Silviu" w:date="2026-03-15T21:19:00Z" w16du:dateUtc="2026-03-15T20:19:00Z"/>
                    <w:rFonts w:ascii="Times New Roman" w:hAnsi="Times New Roman" w:cs="Times New Roman"/>
                    <w:lang w:val="en-NL"/>
                  </w:rPr>
                </w:rPrChange>
              </w:rPr>
            </w:pPr>
            <w:ins w:id="297" w:author="Acaru, Silviu" w:date="2026-03-15T21:19:00Z" w16du:dateUtc="2026-03-15T20:19:00Z">
              <w:r w:rsidRPr="0071705D">
                <w:rPr>
                  <w:rFonts w:ascii="Aptos" w:hAnsi="Aptos" w:cs="Arial"/>
                  <w:b/>
                  <w:bCs/>
                  <w:color w:val="FFFFFF" w:themeColor="light1"/>
                  <w:kern w:val="24"/>
                  <w:sz w:val="16"/>
                  <w:szCs w:val="16"/>
                  <w:lang w:val="en-NL"/>
                  <w:rPrChange w:id="298" w:author="Acaru, Silviu" w:date="2026-03-15T21:19:00Z" w16du:dateUtc="2026-03-15T20:19:00Z">
                    <w:rPr>
                      <w:rFonts w:ascii="Aptos" w:hAnsi="Aptos" w:cs="Arial"/>
                      <w:b/>
                      <w:bCs/>
                      <w:color w:val="FFFFFF" w:themeColor="light1"/>
                      <w:kern w:val="24"/>
                      <w:sz w:val="28"/>
                      <w:szCs w:val="28"/>
                      <w:lang w:val="en-NL"/>
                    </w:rPr>
                  </w:rPrChange>
                </w:rPr>
                <w:t>Rank</w:t>
              </w:r>
            </w:ins>
          </w:p>
        </w:tc>
        <w:tc>
          <w:tcPr>
            <w:tcW w:w="1685" w:type="dxa"/>
            <w:tcPrChange w:id="299" w:author="Acaru, Silviu" w:date="2026-03-15T21:20:00Z" w16du:dateUtc="2026-03-15T20:20:00Z">
              <w:tcPr>
                <w:tcW w:w="1558" w:type="dxa"/>
                <w:gridSpan w:val="2"/>
              </w:tcPr>
            </w:tcPrChange>
          </w:tcPr>
          <w:p w14:paraId="74501A1C" w14:textId="4240401A" w:rsidR="0071705D" w:rsidRPr="0071705D" w:rsidRDefault="0071705D" w:rsidP="0071705D">
            <w:pPr>
              <w:keepNext/>
              <w:tabs>
                <w:tab w:val="left" w:pos="3945"/>
              </w:tabs>
              <w:jc w:val="both"/>
              <w:rPr>
                <w:ins w:id="300" w:author="Acaru, Silviu" w:date="2026-03-15T21:19:00Z" w16du:dateUtc="2026-03-15T20:19:00Z"/>
                <w:rFonts w:ascii="Times New Roman" w:hAnsi="Times New Roman" w:cs="Times New Roman"/>
                <w:sz w:val="16"/>
                <w:szCs w:val="16"/>
                <w:lang w:val="en-NL"/>
                <w:rPrChange w:id="301" w:author="Acaru, Silviu" w:date="2026-03-15T21:19:00Z" w16du:dateUtc="2026-03-15T20:19:00Z">
                  <w:rPr>
                    <w:ins w:id="302" w:author="Acaru, Silviu" w:date="2026-03-15T21:19:00Z" w16du:dateUtc="2026-03-15T20:19:00Z"/>
                    <w:rFonts w:ascii="Times New Roman" w:hAnsi="Times New Roman" w:cs="Times New Roman"/>
                    <w:lang w:val="en-NL"/>
                  </w:rPr>
                </w:rPrChange>
              </w:rPr>
            </w:pPr>
            <w:ins w:id="303" w:author="Acaru, Silviu" w:date="2026-03-15T21:19:00Z" w16du:dateUtc="2026-03-15T20:19:00Z">
              <w:r w:rsidRPr="0071705D">
                <w:rPr>
                  <w:rFonts w:ascii="Aptos" w:hAnsi="Aptos" w:cs="Arial"/>
                  <w:b/>
                  <w:bCs/>
                  <w:color w:val="FFFFFF" w:themeColor="light1"/>
                  <w:kern w:val="24"/>
                  <w:sz w:val="16"/>
                  <w:szCs w:val="16"/>
                  <w:lang w:val="en-NL"/>
                  <w:rPrChange w:id="304" w:author="Acaru, Silviu" w:date="2026-03-15T21:19:00Z" w16du:dateUtc="2026-03-15T20:19:00Z">
                    <w:rPr>
                      <w:rFonts w:ascii="Aptos" w:hAnsi="Aptos" w:cs="Arial"/>
                      <w:b/>
                      <w:bCs/>
                      <w:color w:val="FFFFFF" w:themeColor="light1"/>
                      <w:kern w:val="24"/>
                      <w:sz w:val="28"/>
                      <w:szCs w:val="28"/>
                      <w:lang w:val="en-NL"/>
                    </w:rPr>
                  </w:rPrChange>
                </w:rPr>
                <w:t>R²</w:t>
              </w:r>
            </w:ins>
          </w:p>
        </w:tc>
        <w:tc>
          <w:tcPr>
            <w:tcW w:w="1685" w:type="dxa"/>
            <w:tcPrChange w:id="305" w:author="Acaru, Silviu" w:date="2026-03-15T21:20:00Z" w16du:dateUtc="2026-03-15T20:20:00Z">
              <w:tcPr>
                <w:tcW w:w="1558" w:type="dxa"/>
                <w:gridSpan w:val="2"/>
              </w:tcPr>
            </w:tcPrChange>
          </w:tcPr>
          <w:p w14:paraId="4006A918" w14:textId="35E7EBBB" w:rsidR="0071705D" w:rsidRPr="0071705D" w:rsidRDefault="0071705D" w:rsidP="0071705D">
            <w:pPr>
              <w:keepNext/>
              <w:tabs>
                <w:tab w:val="left" w:pos="3945"/>
              </w:tabs>
              <w:jc w:val="both"/>
              <w:rPr>
                <w:ins w:id="306" w:author="Acaru, Silviu" w:date="2026-03-15T21:19:00Z" w16du:dateUtc="2026-03-15T20:19:00Z"/>
                <w:rFonts w:ascii="Times New Roman" w:hAnsi="Times New Roman" w:cs="Times New Roman"/>
                <w:sz w:val="16"/>
                <w:szCs w:val="16"/>
                <w:lang w:val="en-NL"/>
                <w:rPrChange w:id="307" w:author="Acaru, Silviu" w:date="2026-03-15T21:19:00Z" w16du:dateUtc="2026-03-15T20:19:00Z">
                  <w:rPr>
                    <w:ins w:id="308" w:author="Acaru, Silviu" w:date="2026-03-15T21:19:00Z" w16du:dateUtc="2026-03-15T20:19:00Z"/>
                    <w:rFonts w:ascii="Times New Roman" w:hAnsi="Times New Roman" w:cs="Times New Roman"/>
                    <w:lang w:val="en-NL"/>
                  </w:rPr>
                </w:rPrChange>
              </w:rPr>
            </w:pPr>
            <w:ins w:id="309" w:author="Acaru, Silviu" w:date="2026-03-15T21:19:00Z" w16du:dateUtc="2026-03-15T20:19:00Z">
              <w:r w:rsidRPr="0071705D">
                <w:rPr>
                  <w:rFonts w:ascii="Aptos" w:hAnsi="Aptos" w:cs="Arial"/>
                  <w:b/>
                  <w:bCs/>
                  <w:color w:val="FFFFFF" w:themeColor="light1"/>
                  <w:kern w:val="24"/>
                  <w:sz w:val="16"/>
                  <w:szCs w:val="16"/>
                  <w:lang w:val="en-NL"/>
                  <w:rPrChange w:id="310" w:author="Acaru, Silviu" w:date="2026-03-15T21:19:00Z" w16du:dateUtc="2026-03-15T20:19:00Z">
                    <w:rPr>
                      <w:rFonts w:ascii="Aptos" w:hAnsi="Aptos" w:cs="Arial"/>
                      <w:b/>
                      <w:bCs/>
                      <w:color w:val="FFFFFF" w:themeColor="light1"/>
                      <w:kern w:val="24"/>
                      <w:sz w:val="28"/>
                      <w:szCs w:val="28"/>
                      <w:lang w:val="en-NL"/>
                    </w:rPr>
                  </w:rPrChange>
                </w:rPr>
                <w:t>MSE</w:t>
              </w:r>
            </w:ins>
          </w:p>
        </w:tc>
        <w:tc>
          <w:tcPr>
            <w:tcW w:w="1685" w:type="dxa"/>
            <w:tcPrChange w:id="311" w:author="Acaru, Silviu" w:date="2026-03-15T21:20:00Z" w16du:dateUtc="2026-03-15T20:20:00Z">
              <w:tcPr>
                <w:tcW w:w="1558" w:type="dxa"/>
                <w:gridSpan w:val="2"/>
              </w:tcPr>
            </w:tcPrChange>
          </w:tcPr>
          <w:p w14:paraId="5A91E08C" w14:textId="1D4B26F3" w:rsidR="0071705D" w:rsidRPr="0071705D" w:rsidRDefault="0071705D" w:rsidP="0071705D">
            <w:pPr>
              <w:keepNext/>
              <w:tabs>
                <w:tab w:val="left" w:pos="3945"/>
              </w:tabs>
              <w:jc w:val="both"/>
              <w:rPr>
                <w:ins w:id="312" w:author="Acaru, Silviu" w:date="2026-03-15T21:19:00Z" w16du:dateUtc="2026-03-15T20:19:00Z"/>
                <w:rFonts w:ascii="Times New Roman" w:hAnsi="Times New Roman" w:cs="Times New Roman"/>
                <w:sz w:val="16"/>
                <w:szCs w:val="16"/>
                <w:lang w:val="en-NL"/>
                <w:rPrChange w:id="313" w:author="Acaru, Silviu" w:date="2026-03-15T21:19:00Z" w16du:dateUtc="2026-03-15T20:19:00Z">
                  <w:rPr>
                    <w:ins w:id="314" w:author="Acaru, Silviu" w:date="2026-03-15T21:19:00Z" w16du:dateUtc="2026-03-15T20:19:00Z"/>
                    <w:rFonts w:ascii="Times New Roman" w:hAnsi="Times New Roman" w:cs="Times New Roman"/>
                    <w:lang w:val="en-NL"/>
                  </w:rPr>
                </w:rPrChange>
              </w:rPr>
            </w:pPr>
            <w:ins w:id="315" w:author="Acaru, Silviu" w:date="2026-03-15T21:19:00Z" w16du:dateUtc="2026-03-15T20:19:00Z">
              <w:r w:rsidRPr="0071705D">
                <w:rPr>
                  <w:rFonts w:ascii="Aptos" w:hAnsi="Aptos" w:cs="Arial"/>
                  <w:b/>
                  <w:bCs/>
                  <w:color w:val="FFFFFF" w:themeColor="light1"/>
                  <w:kern w:val="24"/>
                  <w:sz w:val="16"/>
                  <w:szCs w:val="16"/>
                  <w:lang w:val="en-NL"/>
                  <w:rPrChange w:id="316" w:author="Acaru, Silviu" w:date="2026-03-15T21:19:00Z" w16du:dateUtc="2026-03-15T20:19:00Z">
                    <w:rPr>
                      <w:rFonts w:ascii="Aptos" w:hAnsi="Aptos" w:cs="Arial"/>
                      <w:b/>
                      <w:bCs/>
                      <w:color w:val="FFFFFF" w:themeColor="light1"/>
                      <w:kern w:val="24"/>
                      <w:sz w:val="28"/>
                      <w:szCs w:val="28"/>
                      <w:lang w:val="en-NL"/>
                    </w:rPr>
                  </w:rPrChange>
                </w:rPr>
                <w:t>MAE</w:t>
              </w:r>
            </w:ins>
          </w:p>
        </w:tc>
        <w:tc>
          <w:tcPr>
            <w:tcW w:w="1686" w:type="dxa"/>
            <w:tcPrChange w:id="317" w:author="Acaru, Silviu" w:date="2026-03-15T21:20:00Z" w16du:dateUtc="2026-03-15T20:20:00Z">
              <w:tcPr>
                <w:tcW w:w="1559" w:type="dxa"/>
                <w:gridSpan w:val="2"/>
              </w:tcPr>
            </w:tcPrChange>
          </w:tcPr>
          <w:p w14:paraId="29604B1B" w14:textId="6721ECBA" w:rsidR="0071705D" w:rsidRPr="0071705D" w:rsidRDefault="0071705D" w:rsidP="0071705D">
            <w:pPr>
              <w:keepNext/>
              <w:tabs>
                <w:tab w:val="left" w:pos="3945"/>
              </w:tabs>
              <w:jc w:val="both"/>
              <w:rPr>
                <w:ins w:id="318" w:author="Acaru, Silviu" w:date="2026-03-15T21:19:00Z" w16du:dateUtc="2026-03-15T20:19:00Z"/>
                <w:rFonts w:ascii="Times New Roman" w:hAnsi="Times New Roman" w:cs="Times New Roman"/>
                <w:sz w:val="16"/>
                <w:szCs w:val="16"/>
                <w:lang w:val="en-NL"/>
                <w:rPrChange w:id="319" w:author="Acaru, Silviu" w:date="2026-03-15T21:19:00Z" w16du:dateUtc="2026-03-15T20:19:00Z">
                  <w:rPr>
                    <w:ins w:id="320" w:author="Acaru, Silviu" w:date="2026-03-15T21:19:00Z" w16du:dateUtc="2026-03-15T20:19:00Z"/>
                    <w:rFonts w:ascii="Times New Roman" w:hAnsi="Times New Roman" w:cs="Times New Roman"/>
                    <w:lang w:val="en-NL"/>
                  </w:rPr>
                </w:rPrChange>
              </w:rPr>
            </w:pPr>
            <w:ins w:id="321" w:author="Acaru, Silviu" w:date="2026-03-15T21:19:00Z" w16du:dateUtc="2026-03-15T20:19:00Z">
              <w:r w:rsidRPr="0071705D">
                <w:rPr>
                  <w:rFonts w:ascii="Aptos" w:hAnsi="Aptos" w:cs="Arial"/>
                  <w:b/>
                  <w:bCs/>
                  <w:color w:val="FFFFFF" w:themeColor="light1"/>
                  <w:kern w:val="24"/>
                  <w:sz w:val="16"/>
                  <w:szCs w:val="16"/>
                  <w:lang w:val="en-NL"/>
                  <w:rPrChange w:id="322" w:author="Acaru, Silviu" w:date="2026-03-15T21:19:00Z" w16du:dateUtc="2026-03-15T20:19:00Z">
                    <w:rPr>
                      <w:rFonts w:ascii="Aptos" w:hAnsi="Aptos" w:cs="Arial"/>
                      <w:b/>
                      <w:bCs/>
                      <w:color w:val="FFFFFF" w:themeColor="light1"/>
                      <w:kern w:val="24"/>
                      <w:sz w:val="28"/>
                      <w:szCs w:val="28"/>
                      <w:lang w:val="en-NL"/>
                    </w:rPr>
                  </w:rPrChange>
                </w:rPr>
                <w:t>Base Estimators</w:t>
              </w:r>
            </w:ins>
          </w:p>
        </w:tc>
        <w:tc>
          <w:tcPr>
            <w:tcW w:w="1686" w:type="dxa"/>
            <w:tcPrChange w:id="323" w:author="Acaru, Silviu" w:date="2026-03-15T21:20:00Z" w16du:dateUtc="2026-03-15T20:20:00Z">
              <w:tcPr>
                <w:tcW w:w="1559" w:type="dxa"/>
                <w:gridSpan w:val="2"/>
              </w:tcPr>
            </w:tcPrChange>
          </w:tcPr>
          <w:p w14:paraId="6E2E0207" w14:textId="1B837B1B" w:rsidR="0071705D" w:rsidRPr="0071705D" w:rsidRDefault="0071705D" w:rsidP="0071705D">
            <w:pPr>
              <w:keepNext/>
              <w:tabs>
                <w:tab w:val="left" w:pos="3945"/>
              </w:tabs>
              <w:jc w:val="both"/>
              <w:rPr>
                <w:ins w:id="324" w:author="Acaru, Silviu" w:date="2026-03-15T21:19:00Z" w16du:dateUtc="2026-03-15T20:19:00Z"/>
                <w:rFonts w:ascii="Times New Roman" w:hAnsi="Times New Roman" w:cs="Times New Roman"/>
                <w:sz w:val="16"/>
                <w:szCs w:val="16"/>
                <w:lang w:val="en-NL"/>
                <w:rPrChange w:id="325" w:author="Acaru, Silviu" w:date="2026-03-15T21:19:00Z" w16du:dateUtc="2026-03-15T20:19:00Z">
                  <w:rPr>
                    <w:ins w:id="326" w:author="Acaru, Silviu" w:date="2026-03-15T21:19:00Z" w16du:dateUtc="2026-03-15T20:19:00Z"/>
                    <w:rFonts w:ascii="Times New Roman" w:hAnsi="Times New Roman" w:cs="Times New Roman"/>
                    <w:lang w:val="en-NL"/>
                  </w:rPr>
                </w:rPrChange>
              </w:rPr>
            </w:pPr>
            <w:ins w:id="327" w:author="Acaru, Silviu" w:date="2026-03-15T21:19:00Z" w16du:dateUtc="2026-03-15T20:19:00Z">
              <w:r w:rsidRPr="0071705D">
                <w:rPr>
                  <w:rFonts w:ascii="Aptos" w:hAnsi="Aptos" w:cs="Arial"/>
                  <w:b/>
                  <w:bCs/>
                  <w:color w:val="FFFFFF" w:themeColor="light1"/>
                  <w:kern w:val="24"/>
                  <w:sz w:val="16"/>
                  <w:szCs w:val="16"/>
                  <w:lang w:val="en-NL"/>
                  <w:rPrChange w:id="328" w:author="Acaru, Silviu" w:date="2026-03-15T21:19:00Z" w16du:dateUtc="2026-03-15T20:19:00Z">
                    <w:rPr>
                      <w:rFonts w:ascii="Aptos" w:hAnsi="Aptos" w:cs="Arial"/>
                      <w:b/>
                      <w:bCs/>
                      <w:color w:val="FFFFFF" w:themeColor="light1"/>
                      <w:kern w:val="24"/>
                      <w:sz w:val="28"/>
                      <w:szCs w:val="28"/>
                      <w:lang w:val="en-NL"/>
                    </w:rPr>
                  </w:rPrChange>
                </w:rPr>
                <w:t>Key Features</w:t>
              </w:r>
            </w:ins>
          </w:p>
        </w:tc>
      </w:tr>
      <w:tr w:rsidR="0071705D" w:rsidRPr="0000352E" w14:paraId="57124480" w14:textId="77777777" w:rsidTr="0071705D">
        <w:trPr>
          <w:trHeight w:val="549"/>
          <w:ins w:id="329" w:author="Acaru, Silviu" w:date="2026-03-15T21:19:00Z"/>
          <w:trPrChange w:id="330" w:author="Acaru, Silviu" w:date="2026-03-15T21:20:00Z" w16du:dateUtc="2026-03-15T20:20:00Z">
            <w:trPr>
              <w:gridAfter w:val="0"/>
            </w:trPr>
          </w:trPrChange>
        </w:trPr>
        <w:tc>
          <w:tcPr>
            <w:tcW w:w="1685" w:type="dxa"/>
            <w:tcPrChange w:id="331" w:author="Acaru, Silviu" w:date="2026-03-15T21:20:00Z" w16du:dateUtc="2026-03-15T20:20:00Z">
              <w:tcPr>
                <w:tcW w:w="1558" w:type="dxa"/>
              </w:tcPr>
            </w:tcPrChange>
          </w:tcPr>
          <w:p w14:paraId="7BE4C7B8" w14:textId="1E1684FD" w:rsidR="0071705D" w:rsidRPr="0071705D" w:rsidRDefault="0071705D" w:rsidP="0071705D">
            <w:pPr>
              <w:keepNext/>
              <w:tabs>
                <w:tab w:val="left" w:pos="3945"/>
              </w:tabs>
              <w:jc w:val="both"/>
              <w:rPr>
                <w:ins w:id="332" w:author="Acaru, Silviu" w:date="2026-03-15T21:19:00Z" w16du:dateUtc="2026-03-15T20:19:00Z"/>
                <w:rFonts w:ascii="Times New Roman" w:hAnsi="Times New Roman" w:cs="Times New Roman"/>
                <w:sz w:val="16"/>
                <w:szCs w:val="16"/>
                <w:lang w:val="en-NL"/>
                <w:rPrChange w:id="333" w:author="Acaru, Silviu" w:date="2026-03-15T21:19:00Z" w16du:dateUtc="2026-03-15T20:19:00Z">
                  <w:rPr>
                    <w:ins w:id="334" w:author="Acaru, Silviu" w:date="2026-03-15T21:19:00Z" w16du:dateUtc="2026-03-15T20:19:00Z"/>
                    <w:rFonts w:ascii="Times New Roman" w:hAnsi="Times New Roman" w:cs="Times New Roman"/>
                    <w:lang w:val="en-NL"/>
                  </w:rPr>
                </w:rPrChange>
              </w:rPr>
            </w:pPr>
            <w:ins w:id="335" w:author="Acaru, Silviu" w:date="2026-03-15T21:19:00Z" w16du:dateUtc="2026-03-15T20:19:00Z">
              <w:r w:rsidRPr="0071705D">
                <w:rPr>
                  <w:rFonts w:ascii="Aptos" w:hAnsi="Aptos" w:cs="Arial"/>
                  <w:b/>
                  <w:bCs/>
                  <w:color w:val="FFFFFF" w:themeColor="light1"/>
                  <w:kern w:val="24"/>
                  <w:sz w:val="16"/>
                  <w:szCs w:val="16"/>
                  <w:lang w:val="en-NL"/>
                  <w:rPrChange w:id="336" w:author="Acaru, Silviu" w:date="2026-03-15T21:19:00Z" w16du:dateUtc="2026-03-15T20:19:00Z">
                    <w:rPr>
                      <w:rFonts w:ascii="Aptos" w:hAnsi="Aptos" w:cs="Arial"/>
                      <w:b/>
                      <w:bCs/>
                      <w:color w:val="FFFFFF" w:themeColor="light1"/>
                      <w:kern w:val="24"/>
                      <w:sz w:val="28"/>
                      <w:szCs w:val="28"/>
                      <w:lang w:val="en-NL"/>
                    </w:rPr>
                  </w:rPrChange>
                </w:rPr>
                <w:t>1</w:t>
              </w:r>
            </w:ins>
          </w:p>
        </w:tc>
        <w:tc>
          <w:tcPr>
            <w:tcW w:w="1685" w:type="dxa"/>
            <w:tcPrChange w:id="337" w:author="Acaru, Silviu" w:date="2026-03-15T21:20:00Z" w16du:dateUtc="2026-03-15T20:20:00Z">
              <w:tcPr>
                <w:tcW w:w="1558" w:type="dxa"/>
                <w:gridSpan w:val="2"/>
              </w:tcPr>
            </w:tcPrChange>
          </w:tcPr>
          <w:p w14:paraId="12CEE53E" w14:textId="60F8B101" w:rsidR="0071705D" w:rsidRPr="0071705D" w:rsidRDefault="0071705D" w:rsidP="0071705D">
            <w:pPr>
              <w:keepNext/>
              <w:tabs>
                <w:tab w:val="left" w:pos="3945"/>
              </w:tabs>
              <w:jc w:val="both"/>
              <w:rPr>
                <w:ins w:id="338" w:author="Acaru, Silviu" w:date="2026-03-15T21:19:00Z" w16du:dateUtc="2026-03-15T20:19:00Z"/>
                <w:rFonts w:ascii="Times New Roman" w:hAnsi="Times New Roman" w:cs="Times New Roman"/>
                <w:sz w:val="16"/>
                <w:szCs w:val="16"/>
                <w:lang w:val="en-NL"/>
                <w:rPrChange w:id="339" w:author="Acaru, Silviu" w:date="2026-03-15T21:19:00Z" w16du:dateUtc="2026-03-15T20:19:00Z">
                  <w:rPr>
                    <w:ins w:id="340" w:author="Acaru, Silviu" w:date="2026-03-15T21:19:00Z" w16du:dateUtc="2026-03-15T20:19:00Z"/>
                    <w:rFonts w:ascii="Times New Roman" w:hAnsi="Times New Roman" w:cs="Times New Roman"/>
                    <w:lang w:val="en-NL"/>
                  </w:rPr>
                </w:rPrChange>
              </w:rPr>
            </w:pPr>
            <w:ins w:id="341" w:author="Acaru, Silviu" w:date="2026-03-15T21:19:00Z" w16du:dateUtc="2026-03-15T20:19:00Z">
              <w:r w:rsidRPr="0071705D">
                <w:rPr>
                  <w:rFonts w:ascii="Aptos" w:hAnsi="Aptos" w:cs="Arial"/>
                  <w:color w:val="000000" w:themeColor="dark1"/>
                  <w:kern w:val="24"/>
                  <w:sz w:val="16"/>
                  <w:szCs w:val="16"/>
                  <w:lang w:val="en-NL"/>
                  <w:rPrChange w:id="342" w:author="Acaru, Silviu" w:date="2026-03-15T21:19:00Z" w16du:dateUtc="2026-03-15T20:19:00Z">
                    <w:rPr>
                      <w:rFonts w:ascii="Aptos" w:hAnsi="Aptos" w:cs="Arial"/>
                      <w:color w:val="000000" w:themeColor="dark1"/>
                      <w:kern w:val="24"/>
                      <w:sz w:val="28"/>
                      <w:szCs w:val="28"/>
                      <w:lang w:val="en-NL"/>
                    </w:rPr>
                  </w:rPrChange>
                </w:rPr>
                <w:t>0.337</w:t>
              </w:r>
            </w:ins>
          </w:p>
        </w:tc>
        <w:tc>
          <w:tcPr>
            <w:tcW w:w="1685" w:type="dxa"/>
            <w:tcPrChange w:id="343" w:author="Acaru, Silviu" w:date="2026-03-15T21:20:00Z" w16du:dateUtc="2026-03-15T20:20:00Z">
              <w:tcPr>
                <w:tcW w:w="1558" w:type="dxa"/>
                <w:gridSpan w:val="2"/>
              </w:tcPr>
            </w:tcPrChange>
          </w:tcPr>
          <w:p w14:paraId="263D37B1" w14:textId="3FAB5E10" w:rsidR="0071705D" w:rsidRPr="0071705D" w:rsidRDefault="0071705D" w:rsidP="0071705D">
            <w:pPr>
              <w:keepNext/>
              <w:tabs>
                <w:tab w:val="left" w:pos="3945"/>
              </w:tabs>
              <w:jc w:val="both"/>
              <w:rPr>
                <w:ins w:id="344" w:author="Acaru, Silviu" w:date="2026-03-15T21:19:00Z" w16du:dateUtc="2026-03-15T20:19:00Z"/>
                <w:rFonts w:ascii="Times New Roman" w:hAnsi="Times New Roman" w:cs="Times New Roman"/>
                <w:sz w:val="16"/>
                <w:szCs w:val="16"/>
                <w:lang w:val="en-NL"/>
                <w:rPrChange w:id="345" w:author="Acaru, Silviu" w:date="2026-03-15T21:19:00Z" w16du:dateUtc="2026-03-15T20:19:00Z">
                  <w:rPr>
                    <w:ins w:id="346" w:author="Acaru, Silviu" w:date="2026-03-15T21:19:00Z" w16du:dateUtc="2026-03-15T20:19:00Z"/>
                    <w:rFonts w:ascii="Times New Roman" w:hAnsi="Times New Roman" w:cs="Times New Roman"/>
                    <w:lang w:val="en-NL"/>
                  </w:rPr>
                </w:rPrChange>
              </w:rPr>
            </w:pPr>
            <w:ins w:id="347" w:author="Acaru, Silviu" w:date="2026-03-15T21:19:00Z" w16du:dateUtc="2026-03-15T20:19:00Z">
              <w:r w:rsidRPr="0071705D">
                <w:rPr>
                  <w:rFonts w:ascii="Aptos" w:hAnsi="Aptos" w:cs="Arial"/>
                  <w:color w:val="000000" w:themeColor="dark1"/>
                  <w:kern w:val="24"/>
                  <w:sz w:val="16"/>
                  <w:szCs w:val="16"/>
                  <w:lang w:val="en-NL"/>
                  <w:rPrChange w:id="348" w:author="Acaru, Silviu" w:date="2026-03-15T21:19:00Z" w16du:dateUtc="2026-03-15T20:19:00Z">
                    <w:rPr>
                      <w:rFonts w:ascii="Aptos" w:hAnsi="Aptos" w:cs="Arial"/>
                      <w:color w:val="000000" w:themeColor="dark1"/>
                      <w:kern w:val="24"/>
                      <w:sz w:val="28"/>
                      <w:szCs w:val="28"/>
                      <w:lang w:val="en-NL"/>
                    </w:rPr>
                  </w:rPrChange>
                </w:rPr>
                <w:t>468.17</w:t>
              </w:r>
            </w:ins>
          </w:p>
        </w:tc>
        <w:tc>
          <w:tcPr>
            <w:tcW w:w="1685" w:type="dxa"/>
            <w:tcPrChange w:id="349" w:author="Acaru, Silviu" w:date="2026-03-15T21:20:00Z" w16du:dateUtc="2026-03-15T20:20:00Z">
              <w:tcPr>
                <w:tcW w:w="1558" w:type="dxa"/>
                <w:gridSpan w:val="2"/>
              </w:tcPr>
            </w:tcPrChange>
          </w:tcPr>
          <w:p w14:paraId="158E55AC" w14:textId="2C445877" w:rsidR="0071705D" w:rsidRPr="0071705D" w:rsidRDefault="0071705D" w:rsidP="0071705D">
            <w:pPr>
              <w:keepNext/>
              <w:tabs>
                <w:tab w:val="left" w:pos="3945"/>
              </w:tabs>
              <w:jc w:val="both"/>
              <w:rPr>
                <w:ins w:id="350" w:author="Acaru, Silviu" w:date="2026-03-15T21:19:00Z" w16du:dateUtc="2026-03-15T20:19:00Z"/>
                <w:rFonts w:ascii="Times New Roman" w:hAnsi="Times New Roman" w:cs="Times New Roman"/>
                <w:sz w:val="16"/>
                <w:szCs w:val="16"/>
                <w:lang w:val="en-NL"/>
                <w:rPrChange w:id="351" w:author="Acaru, Silviu" w:date="2026-03-15T21:19:00Z" w16du:dateUtc="2026-03-15T20:19:00Z">
                  <w:rPr>
                    <w:ins w:id="352" w:author="Acaru, Silviu" w:date="2026-03-15T21:19:00Z" w16du:dateUtc="2026-03-15T20:19:00Z"/>
                    <w:rFonts w:ascii="Times New Roman" w:hAnsi="Times New Roman" w:cs="Times New Roman"/>
                    <w:lang w:val="en-NL"/>
                  </w:rPr>
                </w:rPrChange>
              </w:rPr>
            </w:pPr>
            <w:ins w:id="353" w:author="Acaru, Silviu" w:date="2026-03-15T21:19:00Z" w16du:dateUtc="2026-03-15T20:19:00Z">
              <w:r w:rsidRPr="0071705D">
                <w:rPr>
                  <w:rFonts w:ascii="Aptos" w:hAnsi="Aptos" w:cs="Arial"/>
                  <w:color w:val="000000" w:themeColor="dark1"/>
                  <w:kern w:val="24"/>
                  <w:sz w:val="16"/>
                  <w:szCs w:val="16"/>
                  <w:lang w:val="en-NL"/>
                  <w:rPrChange w:id="354" w:author="Acaru, Silviu" w:date="2026-03-15T21:19:00Z" w16du:dateUtc="2026-03-15T20:19:00Z">
                    <w:rPr>
                      <w:rFonts w:ascii="Aptos" w:hAnsi="Aptos" w:cs="Arial"/>
                      <w:color w:val="000000" w:themeColor="dark1"/>
                      <w:kern w:val="24"/>
                      <w:sz w:val="28"/>
                      <w:szCs w:val="28"/>
                      <w:lang w:val="en-NL"/>
                    </w:rPr>
                  </w:rPrChange>
                </w:rPr>
                <w:t>15.714</w:t>
              </w:r>
            </w:ins>
          </w:p>
        </w:tc>
        <w:tc>
          <w:tcPr>
            <w:tcW w:w="1686" w:type="dxa"/>
            <w:tcPrChange w:id="355" w:author="Acaru, Silviu" w:date="2026-03-15T21:20:00Z" w16du:dateUtc="2026-03-15T20:20:00Z">
              <w:tcPr>
                <w:tcW w:w="1559" w:type="dxa"/>
                <w:gridSpan w:val="2"/>
              </w:tcPr>
            </w:tcPrChange>
          </w:tcPr>
          <w:p w14:paraId="10796F32" w14:textId="5502A01A" w:rsidR="0071705D" w:rsidRPr="0071705D" w:rsidRDefault="0071705D" w:rsidP="0071705D">
            <w:pPr>
              <w:keepNext/>
              <w:tabs>
                <w:tab w:val="left" w:pos="3945"/>
              </w:tabs>
              <w:jc w:val="both"/>
              <w:rPr>
                <w:ins w:id="356" w:author="Acaru, Silviu" w:date="2026-03-15T21:19:00Z" w16du:dateUtc="2026-03-15T20:19:00Z"/>
                <w:rFonts w:ascii="Times New Roman" w:hAnsi="Times New Roman" w:cs="Times New Roman"/>
                <w:sz w:val="16"/>
                <w:szCs w:val="16"/>
                <w:lang w:val="en-NL"/>
                <w:rPrChange w:id="357" w:author="Acaru, Silviu" w:date="2026-03-15T21:19:00Z" w16du:dateUtc="2026-03-15T20:19:00Z">
                  <w:rPr>
                    <w:ins w:id="358" w:author="Acaru, Silviu" w:date="2026-03-15T21:19:00Z" w16du:dateUtc="2026-03-15T20:19:00Z"/>
                    <w:rFonts w:ascii="Times New Roman" w:hAnsi="Times New Roman" w:cs="Times New Roman"/>
                    <w:lang w:val="en-NL"/>
                  </w:rPr>
                </w:rPrChange>
              </w:rPr>
            </w:pPr>
            <w:ins w:id="359" w:author="Acaru, Silviu" w:date="2026-03-15T21:19:00Z" w16du:dateUtc="2026-03-15T20:19:00Z">
              <w:r w:rsidRPr="0071705D">
                <w:rPr>
                  <w:rFonts w:ascii="Aptos" w:hAnsi="Aptos" w:cs="Arial"/>
                  <w:color w:val="000000" w:themeColor="dark1"/>
                  <w:kern w:val="24"/>
                  <w:sz w:val="16"/>
                  <w:szCs w:val="16"/>
                  <w:lang w:val="en-NL"/>
                  <w:rPrChange w:id="360" w:author="Acaru, Silviu" w:date="2026-03-15T21:19:00Z" w16du:dateUtc="2026-03-15T20:19:00Z">
                    <w:rPr>
                      <w:rFonts w:ascii="Aptos" w:hAnsi="Aptos" w:cs="Arial"/>
                      <w:color w:val="000000" w:themeColor="dark1"/>
                      <w:kern w:val="24"/>
                      <w:sz w:val="28"/>
                      <w:szCs w:val="28"/>
                      <w:lang w:val="en-NL"/>
                    </w:rPr>
                  </w:rPrChange>
                </w:rPr>
                <w:t>700</w:t>
              </w:r>
            </w:ins>
          </w:p>
        </w:tc>
        <w:tc>
          <w:tcPr>
            <w:tcW w:w="1686" w:type="dxa"/>
            <w:tcPrChange w:id="361" w:author="Acaru, Silviu" w:date="2026-03-15T21:20:00Z" w16du:dateUtc="2026-03-15T20:20:00Z">
              <w:tcPr>
                <w:tcW w:w="1559" w:type="dxa"/>
                <w:gridSpan w:val="2"/>
              </w:tcPr>
            </w:tcPrChange>
          </w:tcPr>
          <w:p w14:paraId="1DAB7E20" w14:textId="60C4DB3D" w:rsidR="0071705D" w:rsidRPr="0071705D" w:rsidRDefault="0071705D" w:rsidP="0071705D">
            <w:pPr>
              <w:keepNext/>
              <w:tabs>
                <w:tab w:val="left" w:pos="3945"/>
              </w:tabs>
              <w:jc w:val="both"/>
              <w:rPr>
                <w:ins w:id="362" w:author="Acaru, Silviu" w:date="2026-03-15T21:19:00Z" w16du:dateUtc="2026-03-15T20:19:00Z"/>
                <w:rFonts w:ascii="Times New Roman" w:hAnsi="Times New Roman" w:cs="Times New Roman"/>
                <w:sz w:val="16"/>
                <w:szCs w:val="16"/>
                <w:lang w:val="en-NL"/>
                <w:rPrChange w:id="363" w:author="Acaru, Silviu" w:date="2026-03-15T21:19:00Z" w16du:dateUtc="2026-03-15T20:19:00Z">
                  <w:rPr>
                    <w:ins w:id="364" w:author="Acaru, Silviu" w:date="2026-03-15T21:19:00Z" w16du:dateUtc="2026-03-15T20:19:00Z"/>
                    <w:rFonts w:ascii="Times New Roman" w:hAnsi="Times New Roman" w:cs="Times New Roman"/>
                    <w:lang w:val="en-NL"/>
                  </w:rPr>
                </w:rPrChange>
              </w:rPr>
            </w:pPr>
            <w:ins w:id="365" w:author="Acaru, Silviu" w:date="2026-03-15T21:19:00Z" w16du:dateUtc="2026-03-15T20:19:00Z">
              <w:r w:rsidRPr="0071705D">
                <w:rPr>
                  <w:rFonts w:ascii="Aptos" w:hAnsi="Aptos" w:cs="Arial"/>
                  <w:color w:val="000000" w:themeColor="dark1"/>
                  <w:kern w:val="24"/>
                  <w:sz w:val="16"/>
                  <w:szCs w:val="16"/>
                  <w:lang w:val="en-NL"/>
                  <w:rPrChange w:id="366" w:author="Acaru, Silviu" w:date="2026-03-15T21:19:00Z" w16du:dateUtc="2026-03-15T20:19:00Z">
                    <w:rPr>
                      <w:rFonts w:ascii="Aptos" w:hAnsi="Aptos" w:cs="Arial"/>
                      <w:color w:val="000000" w:themeColor="dark1"/>
                      <w:kern w:val="24"/>
                      <w:sz w:val="28"/>
                      <w:szCs w:val="28"/>
                      <w:lang w:val="en-NL"/>
                    </w:rPr>
                  </w:rPrChange>
                </w:rPr>
                <w:t>Lignin + PTHF + Ratio + Co-polyol + Isocyanate type</w:t>
              </w:r>
            </w:ins>
          </w:p>
        </w:tc>
      </w:tr>
      <w:tr w:rsidR="0071705D" w:rsidRPr="0000352E" w14:paraId="06E92E66" w14:textId="77777777" w:rsidTr="0071705D">
        <w:trPr>
          <w:trHeight w:val="564"/>
          <w:ins w:id="367" w:author="Acaru, Silviu" w:date="2026-03-15T21:19:00Z"/>
          <w:trPrChange w:id="368" w:author="Acaru, Silviu" w:date="2026-03-15T21:20:00Z" w16du:dateUtc="2026-03-15T20:20:00Z">
            <w:trPr>
              <w:gridAfter w:val="0"/>
            </w:trPr>
          </w:trPrChange>
        </w:trPr>
        <w:tc>
          <w:tcPr>
            <w:tcW w:w="1685" w:type="dxa"/>
            <w:tcPrChange w:id="369" w:author="Acaru, Silviu" w:date="2026-03-15T21:20:00Z" w16du:dateUtc="2026-03-15T20:20:00Z">
              <w:tcPr>
                <w:tcW w:w="1558" w:type="dxa"/>
              </w:tcPr>
            </w:tcPrChange>
          </w:tcPr>
          <w:p w14:paraId="72DAC926" w14:textId="7B1B8C2C" w:rsidR="0071705D" w:rsidRPr="0071705D" w:rsidRDefault="0071705D" w:rsidP="0071705D">
            <w:pPr>
              <w:keepNext/>
              <w:tabs>
                <w:tab w:val="left" w:pos="3945"/>
              </w:tabs>
              <w:jc w:val="both"/>
              <w:rPr>
                <w:ins w:id="370" w:author="Acaru, Silviu" w:date="2026-03-15T21:19:00Z" w16du:dateUtc="2026-03-15T20:19:00Z"/>
                <w:rFonts w:ascii="Times New Roman" w:hAnsi="Times New Roman" w:cs="Times New Roman"/>
                <w:sz w:val="16"/>
                <w:szCs w:val="16"/>
                <w:lang w:val="en-NL"/>
                <w:rPrChange w:id="371" w:author="Acaru, Silviu" w:date="2026-03-15T21:19:00Z" w16du:dateUtc="2026-03-15T20:19:00Z">
                  <w:rPr>
                    <w:ins w:id="372" w:author="Acaru, Silviu" w:date="2026-03-15T21:19:00Z" w16du:dateUtc="2026-03-15T20:19:00Z"/>
                    <w:rFonts w:ascii="Times New Roman" w:hAnsi="Times New Roman" w:cs="Times New Roman"/>
                    <w:lang w:val="en-NL"/>
                  </w:rPr>
                </w:rPrChange>
              </w:rPr>
            </w:pPr>
            <w:ins w:id="373" w:author="Acaru, Silviu" w:date="2026-03-15T21:19:00Z" w16du:dateUtc="2026-03-15T20:19:00Z">
              <w:r w:rsidRPr="0071705D">
                <w:rPr>
                  <w:rFonts w:ascii="Aptos" w:hAnsi="Aptos" w:cs="Arial"/>
                  <w:b/>
                  <w:bCs/>
                  <w:color w:val="FFFFFF" w:themeColor="light1"/>
                  <w:kern w:val="24"/>
                  <w:sz w:val="16"/>
                  <w:szCs w:val="16"/>
                  <w:lang w:val="en-NL"/>
                  <w:rPrChange w:id="374" w:author="Acaru, Silviu" w:date="2026-03-15T21:19:00Z" w16du:dateUtc="2026-03-15T20:19:00Z">
                    <w:rPr>
                      <w:rFonts w:ascii="Aptos" w:hAnsi="Aptos" w:cs="Arial"/>
                      <w:b/>
                      <w:bCs/>
                      <w:color w:val="FFFFFF" w:themeColor="light1"/>
                      <w:kern w:val="24"/>
                      <w:sz w:val="28"/>
                      <w:szCs w:val="28"/>
                      <w:lang w:val="en-NL"/>
                    </w:rPr>
                  </w:rPrChange>
                </w:rPr>
                <w:t>2</w:t>
              </w:r>
            </w:ins>
          </w:p>
        </w:tc>
        <w:tc>
          <w:tcPr>
            <w:tcW w:w="1685" w:type="dxa"/>
            <w:tcPrChange w:id="375" w:author="Acaru, Silviu" w:date="2026-03-15T21:20:00Z" w16du:dateUtc="2026-03-15T20:20:00Z">
              <w:tcPr>
                <w:tcW w:w="1558" w:type="dxa"/>
                <w:gridSpan w:val="2"/>
              </w:tcPr>
            </w:tcPrChange>
          </w:tcPr>
          <w:p w14:paraId="4E63B129" w14:textId="6ADD6C18" w:rsidR="0071705D" w:rsidRPr="0071705D" w:rsidRDefault="0071705D" w:rsidP="0071705D">
            <w:pPr>
              <w:keepNext/>
              <w:tabs>
                <w:tab w:val="left" w:pos="3945"/>
              </w:tabs>
              <w:jc w:val="both"/>
              <w:rPr>
                <w:ins w:id="376" w:author="Acaru, Silviu" w:date="2026-03-15T21:19:00Z" w16du:dateUtc="2026-03-15T20:19:00Z"/>
                <w:rFonts w:ascii="Times New Roman" w:hAnsi="Times New Roman" w:cs="Times New Roman"/>
                <w:sz w:val="16"/>
                <w:szCs w:val="16"/>
                <w:lang w:val="en-NL"/>
                <w:rPrChange w:id="377" w:author="Acaru, Silviu" w:date="2026-03-15T21:19:00Z" w16du:dateUtc="2026-03-15T20:19:00Z">
                  <w:rPr>
                    <w:ins w:id="378" w:author="Acaru, Silviu" w:date="2026-03-15T21:19:00Z" w16du:dateUtc="2026-03-15T20:19:00Z"/>
                    <w:rFonts w:ascii="Times New Roman" w:hAnsi="Times New Roman" w:cs="Times New Roman"/>
                    <w:lang w:val="en-NL"/>
                  </w:rPr>
                </w:rPrChange>
              </w:rPr>
            </w:pPr>
            <w:ins w:id="379" w:author="Acaru, Silviu" w:date="2026-03-15T21:19:00Z" w16du:dateUtc="2026-03-15T20:19:00Z">
              <w:r w:rsidRPr="0071705D">
                <w:rPr>
                  <w:rFonts w:ascii="Aptos" w:hAnsi="Aptos" w:cs="Arial"/>
                  <w:color w:val="000000" w:themeColor="dark1"/>
                  <w:kern w:val="24"/>
                  <w:sz w:val="16"/>
                  <w:szCs w:val="16"/>
                  <w:lang w:val="en-NL"/>
                  <w:rPrChange w:id="380" w:author="Acaru, Silviu" w:date="2026-03-15T21:19:00Z" w16du:dateUtc="2026-03-15T20:19:00Z">
                    <w:rPr>
                      <w:rFonts w:ascii="Aptos" w:hAnsi="Aptos" w:cs="Arial"/>
                      <w:color w:val="000000" w:themeColor="dark1"/>
                      <w:kern w:val="24"/>
                      <w:sz w:val="28"/>
                      <w:szCs w:val="28"/>
                      <w:lang w:val="en-NL"/>
                    </w:rPr>
                  </w:rPrChange>
                </w:rPr>
                <w:t>0.328</w:t>
              </w:r>
            </w:ins>
          </w:p>
        </w:tc>
        <w:tc>
          <w:tcPr>
            <w:tcW w:w="1685" w:type="dxa"/>
            <w:tcPrChange w:id="381" w:author="Acaru, Silviu" w:date="2026-03-15T21:20:00Z" w16du:dateUtc="2026-03-15T20:20:00Z">
              <w:tcPr>
                <w:tcW w:w="1558" w:type="dxa"/>
                <w:gridSpan w:val="2"/>
              </w:tcPr>
            </w:tcPrChange>
          </w:tcPr>
          <w:p w14:paraId="6190638F" w14:textId="4B88B527" w:rsidR="0071705D" w:rsidRPr="0071705D" w:rsidRDefault="0071705D" w:rsidP="0071705D">
            <w:pPr>
              <w:keepNext/>
              <w:tabs>
                <w:tab w:val="left" w:pos="3945"/>
              </w:tabs>
              <w:jc w:val="both"/>
              <w:rPr>
                <w:ins w:id="382" w:author="Acaru, Silviu" w:date="2026-03-15T21:19:00Z" w16du:dateUtc="2026-03-15T20:19:00Z"/>
                <w:rFonts w:ascii="Times New Roman" w:hAnsi="Times New Roman" w:cs="Times New Roman"/>
                <w:sz w:val="16"/>
                <w:szCs w:val="16"/>
                <w:lang w:val="en-NL"/>
                <w:rPrChange w:id="383" w:author="Acaru, Silviu" w:date="2026-03-15T21:19:00Z" w16du:dateUtc="2026-03-15T20:19:00Z">
                  <w:rPr>
                    <w:ins w:id="384" w:author="Acaru, Silviu" w:date="2026-03-15T21:19:00Z" w16du:dateUtc="2026-03-15T20:19:00Z"/>
                    <w:rFonts w:ascii="Times New Roman" w:hAnsi="Times New Roman" w:cs="Times New Roman"/>
                    <w:lang w:val="en-NL"/>
                  </w:rPr>
                </w:rPrChange>
              </w:rPr>
            </w:pPr>
            <w:ins w:id="385" w:author="Acaru, Silviu" w:date="2026-03-15T21:19:00Z" w16du:dateUtc="2026-03-15T20:19:00Z">
              <w:r w:rsidRPr="0071705D">
                <w:rPr>
                  <w:rFonts w:ascii="Aptos" w:hAnsi="Aptos" w:cs="Arial"/>
                  <w:color w:val="000000" w:themeColor="dark1"/>
                  <w:kern w:val="24"/>
                  <w:sz w:val="16"/>
                  <w:szCs w:val="16"/>
                  <w:lang w:val="en-NL"/>
                  <w:rPrChange w:id="386" w:author="Acaru, Silviu" w:date="2026-03-15T21:19:00Z" w16du:dateUtc="2026-03-15T20:19:00Z">
                    <w:rPr>
                      <w:rFonts w:ascii="Aptos" w:hAnsi="Aptos" w:cs="Arial"/>
                      <w:color w:val="000000" w:themeColor="dark1"/>
                      <w:kern w:val="24"/>
                      <w:sz w:val="28"/>
                      <w:szCs w:val="28"/>
                      <w:lang w:val="en-NL"/>
                    </w:rPr>
                  </w:rPrChange>
                </w:rPr>
                <w:t>473.75</w:t>
              </w:r>
            </w:ins>
          </w:p>
        </w:tc>
        <w:tc>
          <w:tcPr>
            <w:tcW w:w="1685" w:type="dxa"/>
            <w:tcPrChange w:id="387" w:author="Acaru, Silviu" w:date="2026-03-15T21:20:00Z" w16du:dateUtc="2026-03-15T20:20:00Z">
              <w:tcPr>
                <w:tcW w:w="1558" w:type="dxa"/>
                <w:gridSpan w:val="2"/>
              </w:tcPr>
            </w:tcPrChange>
          </w:tcPr>
          <w:p w14:paraId="7B4853D7" w14:textId="569A6A50" w:rsidR="0071705D" w:rsidRPr="0071705D" w:rsidRDefault="0071705D" w:rsidP="0071705D">
            <w:pPr>
              <w:keepNext/>
              <w:tabs>
                <w:tab w:val="left" w:pos="3945"/>
              </w:tabs>
              <w:jc w:val="both"/>
              <w:rPr>
                <w:ins w:id="388" w:author="Acaru, Silviu" w:date="2026-03-15T21:19:00Z" w16du:dateUtc="2026-03-15T20:19:00Z"/>
                <w:rFonts w:ascii="Times New Roman" w:hAnsi="Times New Roman" w:cs="Times New Roman"/>
                <w:sz w:val="16"/>
                <w:szCs w:val="16"/>
                <w:lang w:val="en-NL"/>
                <w:rPrChange w:id="389" w:author="Acaru, Silviu" w:date="2026-03-15T21:19:00Z" w16du:dateUtc="2026-03-15T20:19:00Z">
                  <w:rPr>
                    <w:ins w:id="390" w:author="Acaru, Silviu" w:date="2026-03-15T21:19:00Z" w16du:dateUtc="2026-03-15T20:19:00Z"/>
                    <w:rFonts w:ascii="Times New Roman" w:hAnsi="Times New Roman" w:cs="Times New Roman"/>
                    <w:lang w:val="en-NL"/>
                  </w:rPr>
                </w:rPrChange>
              </w:rPr>
            </w:pPr>
            <w:ins w:id="391" w:author="Acaru, Silviu" w:date="2026-03-15T21:19:00Z" w16du:dateUtc="2026-03-15T20:19:00Z">
              <w:r w:rsidRPr="0071705D">
                <w:rPr>
                  <w:rFonts w:ascii="Aptos" w:hAnsi="Aptos" w:cs="Arial"/>
                  <w:color w:val="000000" w:themeColor="dark1"/>
                  <w:kern w:val="24"/>
                  <w:sz w:val="16"/>
                  <w:szCs w:val="16"/>
                  <w:lang w:val="en-NL"/>
                  <w:rPrChange w:id="392" w:author="Acaru, Silviu" w:date="2026-03-15T21:19:00Z" w16du:dateUtc="2026-03-15T20:19:00Z">
                    <w:rPr>
                      <w:rFonts w:ascii="Aptos" w:hAnsi="Aptos" w:cs="Arial"/>
                      <w:color w:val="000000" w:themeColor="dark1"/>
                      <w:kern w:val="24"/>
                      <w:sz w:val="28"/>
                      <w:szCs w:val="28"/>
                      <w:lang w:val="en-NL"/>
                    </w:rPr>
                  </w:rPrChange>
                </w:rPr>
                <w:t>15.772</w:t>
              </w:r>
            </w:ins>
          </w:p>
        </w:tc>
        <w:tc>
          <w:tcPr>
            <w:tcW w:w="1686" w:type="dxa"/>
            <w:tcPrChange w:id="393" w:author="Acaru, Silviu" w:date="2026-03-15T21:20:00Z" w16du:dateUtc="2026-03-15T20:20:00Z">
              <w:tcPr>
                <w:tcW w:w="1559" w:type="dxa"/>
                <w:gridSpan w:val="2"/>
              </w:tcPr>
            </w:tcPrChange>
          </w:tcPr>
          <w:p w14:paraId="20C558B7" w14:textId="7CED7466" w:rsidR="0071705D" w:rsidRPr="0071705D" w:rsidRDefault="0071705D" w:rsidP="0071705D">
            <w:pPr>
              <w:keepNext/>
              <w:tabs>
                <w:tab w:val="left" w:pos="3945"/>
              </w:tabs>
              <w:jc w:val="both"/>
              <w:rPr>
                <w:ins w:id="394" w:author="Acaru, Silviu" w:date="2026-03-15T21:19:00Z" w16du:dateUtc="2026-03-15T20:19:00Z"/>
                <w:rFonts w:ascii="Times New Roman" w:hAnsi="Times New Roman" w:cs="Times New Roman"/>
                <w:sz w:val="16"/>
                <w:szCs w:val="16"/>
                <w:lang w:val="en-NL"/>
                <w:rPrChange w:id="395" w:author="Acaru, Silviu" w:date="2026-03-15T21:19:00Z" w16du:dateUtc="2026-03-15T20:19:00Z">
                  <w:rPr>
                    <w:ins w:id="396" w:author="Acaru, Silviu" w:date="2026-03-15T21:19:00Z" w16du:dateUtc="2026-03-15T20:19:00Z"/>
                    <w:rFonts w:ascii="Times New Roman" w:hAnsi="Times New Roman" w:cs="Times New Roman"/>
                    <w:lang w:val="en-NL"/>
                  </w:rPr>
                </w:rPrChange>
              </w:rPr>
            </w:pPr>
            <w:ins w:id="397" w:author="Acaru, Silviu" w:date="2026-03-15T21:19:00Z" w16du:dateUtc="2026-03-15T20:19:00Z">
              <w:r w:rsidRPr="0071705D">
                <w:rPr>
                  <w:rFonts w:ascii="Aptos" w:hAnsi="Aptos" w:cs="Arial"/>
                  <w:color w:val="000000" w:themeColor="dark1"/>
                  <w:kern w:val="24"/>
                  <w:sz w:val="16"/>
                  <w:szCs w:val="16"/>
                  <w:lang w:val="en-NL"/>
                  <w:rPrChange w:id="398" w:author="Acaru, Silviu" w:date="2026-03-15T21:19:00Z" w16du:dateUtc="2026-03-15T20:19:00Z">
                    <w:rPr>
                      <w:rFonts w:ascii="Aptos" w:hAnsi="Aptos" w:cs="Arial"/>
                      <w:color w:val="000000" w:themeColor="dark1"/>
                      <w:kern w:val="24"/>
                      <w:sz w:val="28"/>
                      <w:szCs w:val="28"/>
                      <w:lang w:val="en-NL"/>
                    </w:rPr>
                  </w:rPrChange>
                </w:rPr>
                <w:t>1000</w:t>
              </w:r>
            </w:ins>
          </w:p>
        </w:tc>
        <w:tc>
          <w:tcPr>
            <w:tcW w:w="1686" w:type="dxa"/>
            <w:tcPrChange w:id="399" w:author="Acaru, Silviu" w:date="2026-03-15T21:20:00Z" w16du:dateUtc="2026-03-15T20:20:00Z">
              <w:tcPr>
                <w:tcW w:w="1559" w:type="dxa"/>
                <w:gridSpan w:val="2"/>
              </w:tcPr>
            </w:tcPrChange>
          </w:tcPr>
          <w:p w14:paraId="4DE936D3" w14:textId="3C975821" w:rsidR="0071705D" w:rsidRPr="0071705D" w:rsidRDefault="0071705D" w:rsidP="0071705D">
            <w:pPr>
              <w:keepNext/>
              <w:tabs>
                <w:tab w:val="left" w:pos="3945"/>
              </w:tabs>
              <w:jc w:val="both"/>
              <w:rPr>
                <w:ins w:id="400" w:author="Acaru, Silviu" w:date="2026-03-15T21:19:00Z" w16du:dateUtc="2026-03-15T20:19:00Z"/>
                <w:rFonts w:ascii="Times New Roman" w:hAnsi="Times New Roman" w:cs="Times New Roman"/>
                <w:sz w:val="16"/>
                <w:szCs w:val="16"/>
                <w:lang w:val="en-NL"/>
                <w:rPrChange w:id="401" w:author="Acaru, Silviu" w:date="2026-03-15T21:19:00Z" w16du:dateUtc="2026-03-15T20:19:00Z">
                  <w:rPr>
                    <w:ins w:id="402" w:author="Acaru, Silviu" w:date="2026-03-15T21:19:00Z" w16du:dateUtc="2026-03-15T20:19:00Z"/>
                    <w:rFonts w:ascii="Times New Roman" w:hAnsi="Times New Roman" w:cs="Times New Roman"/>
                    <w:lang w:val="en-NL"/>
                  </w:rPr>
                </w:rPrChange>
              </w:rPr>
            </w:pPr>
            <w:ins w:id="403" w:author="Acaru, Silviu" w:date="2026-03-15T21:19:00Z" w16du:dateUtc="2026-03-15T20:19:00Z">
              <w:r w:rsidRPr="0071705D">
                <w:rPr>
                  <w:rFonts w:ascii="Aptos" w:hAnsi="Aptos" w:cs="Arial"/>
                  <w:color w:val="000000" w:themeColor="dark1"/>
                  <w:kern w:val="24"/>
                  <w:sz w:val="16"/>
                  <w:szCs w:val="16"/>
                  <w:lang w:val="en-NL"/>
                  <w:rPrChange w:id="404" w:author="Acaru, Silviu" w:date="2026-03-15T21:19:00Z" w16du:dateUtc="2026-03-15T20:19:00Z">
                    <w:rPr>
                      <w:rFonts w:ascii="Aptos" w:hAnsi="Aptos" w:cs="Arial"/>
                      <w:color w:val="000000" w:themeColor="dark1"/>
                      <w:kern w:val="24"/>
                      <w:sz w:val="28"/>
                      <w:szCs w:val="28"/>
                      <w:lang w:val="en-NL"/>
                    </w:rPr>
                  </w:rPrChange>
                </w:rPr>
                <w:t>Lignin + PTHF + Ratio + Co-polyol + Isocyanate type</w:t>
              </w:r>
            </w:ins>
          </w:p>
        </w:tc>
      </w:tr>
      <w:tr w:rsidR="0071705D" w:rsidRPr="0000352E" w14:paraId="0357CD39" w14:textId="77777777" w:rsidTr="0071705D">
        <w:trPr>
          <w:trHeight w:val="564"/>
          <w:ins w:id="405" w:author="Acaru, Silviu" w:date="2026-03-15T21:19:00Z"/>
          <w:trPrChange w:id="406" w:author="Acaru, Silviu" w:date="2026-03-15T21:20:00Z" w16du:dateUtc="2026-03-15T20:20:00Z">
            <w:trPr>
              <w:gridAfter w:val="0"/>
            </w:trPr>
          </w:trPrChange>
        </w:trPr>
        <w:tc>
          <w:tcPr>
            <w:tcW w:w="1685" w:type="dxa"/>
            <w:tcPrChange w:id="407" w:author="Acaru, Silviu" w:date="2026-03-15T21:20:00Z" w16du:dateUtc="2026-03-15T20:20:00Z">
              <w:tcPr>
                <w:tcW w:w="1558" w:type="dxa"/>
              </w:tcPr>
            </w:tcPrChange>
          </w:tcPr>
          <w:p w14:paraId="3AA5A831" w14:textId="151CB332" w:rsidR="0071705D" w:rsidRPr="0071705D" w:rsidRDefault="0071705D" w:rsidP="0071705D">
            <w:pPr>
              <w:keepNext/>
              <w:tabs>
                <w:tab w:val="left" w:pos="3945"/>
              </w:tabs>
              <w:jc w:val="both"/>
              <w:rPr>
                <w:ins w:id="408" w:author="Acaru, Silviu" w:date="2026-03-15T21:19:00Z" w16du:dateUtc="2026-03-15T20:19:00Z"/>
                <w:rFonts w:ascii="Times New Roman" w:hAnsi="Times New Roman" w:cs="Times New Roman"/>
                <w:sz w:val="16"/>
                <w:szCs w:val="16"/>
                <w:lang w:val="en-NL"/>
                <w:rPrChange w:id="409" w:author="Acaru, Silviu" w:date="2026-03-15T21:19:00Z" w16du:dateUtc="2026-03-15T20:19:00Z">
                  <w:rPr>
                    <w:ins w:id="410" w:author="Acaru, Silviu" w:date="2026-03-15T21:19:00Z" w16du:dateUtc="2026-03-15T20:19:00Z"/>
                    <w:rFonts w:ascii="Times New Roman" w:hAnsi="Times New Roman" w:cs="Times New Roman"/>
                    <w:lang w:val="en-NL"/>
                  </w:rPr>
                </w:rPrChange>
              </w:rPr>
            </w:pPr>
            <w:ins w:id="411" w:author="Acaru, Silviu" w:date="2026-03-15T21:19:00Z" w16du:dateUtc="2026-03-15T20:19:00Z">
              <w:r w:rsidRPr="0071705D">
                <w:rPr>
                  <w:rFonts w:ascii="Aptos" w:hAnsi="Aptos" w:cs="Arial"/>
                  <w:b/>
                  <w:bCs/>
                  <w:color w:val="FFFFFF" w:themeColor="light1"/>
                  <w:kern w:val="24"/>
                  <w:sz w:val="16"/>
                  <w:szCs w:val="16"/>
                  <w:lang w:val="en-NL"/>
                  <w:rPrChange w:id="412" w:author="Acaru, Silviu" w:date="2026-03-15T21:19:00Z" w16du:dateUtc="2026-03-15T20:19:00Z">
                    <w:rPr>
                      <w:rFonts w:ascii="Aptos" w:hAnsi="Aptos" w:cs="Arial"/>
                      <w:b/>
                      <w:bCs/>
                      <w:color w:val="FFFFFF" w:themeColor="light1"/>
                      <w:kern w:val="24"/>
                      <w:sz w:val="28"/>
                      <w:szCs w:val="28"/>
                      <w:lang w:val="en-NL"/>
                    </w:rPr>
                  </w:rPrChange>
                </w:rPr>
                <w:t>3</w:t>
              </w:r>
            </w:ins>
          </w:p>
        </w:tc>
        <w:tc>
          <w:tcPr>
            <w:tcW w:w="1685" w:type="dxa"/>
            <w:tcPrChange w:id="413" w:author="Acaru, Silviu" w:date="2026-03-15T21:20:00Z" w16du:dateUtc="2026-03-15T20:20:00Z">
              <w:tcPr>
                <w:tcW w:w="1558" w:type="dxa"/>
                <w:gridSpan w:val="2"/>
              </w:tcPr>
            </w:tcPrChange>
          </w:tcPr>
          <w:p w14:paraId="00322EEE" w14:textId="09134A67" w:rsidR="0071705D" w:rsidRPr="0071705D" w:rsidRDefault="0071705D" w:rsidP="0071705D">
            <w:pPr>
              <w:keepNext/>
              <w:tabs>
                <w:tab w:val="left" w:pos="3945"/>
              </w:tabs>
              <w:jc w:val="both"/>
              <w:rPr>
                <w:ins w:id="414" w:author="Acaru, Silviu" w:date="2026-03-15T21:19:00Z" w16du:dateUtc="2026-03-15T20:19:00Z"/>
                <w:rFonts w:ascii="Times New Roman" w:hAnsi="Times New Roman" w:cs="Times New Roman"/>
                <w:sz w:val="16"/>
                <w:szCs w:val="16"/>
                <w:lang w:val="en-NL"/>
                <w:rPrChange w:id="415" w:author="Acaru, Silviu" w:date="2026-03-15T21:19:00Z" w16du:dateUtc="2026-03-15T20:19:00Z">
                  <w:rPr>
                    <w:ins w:id="416" w:author="Acaru, Silviu" w:date="2026-03-15T21:19:00Z" w16du:dateUtc="2026-03-15T20:19:00Z"/>
                    <w:rFonts w:ascii="Times New Roman" w:hAnsi="Times New Roman" w:cs="Times New Roman"/>
                    <w:lang w:val="en-NL"/>
                  </w:rPr>
                </w:rPrChange>
              </w:rPr>
            </w:pPr>
            <w:ins w:id="417" w:author="Acaru, Silviu" w:date="2026-03-15T21:19:00Z" w16du:dateUtc="2026-03-15T20:19:00Z">
              <w:r w:rsidRPr="0071705D">
                <w:rPr>
                  <w:rFonts w:ascii="Aptos" w:hAnsi="Aptos" w:cs="Arial"/>
                  <w:color w:val="000000" w:themeColor="dark1"/>
                  <w:kern w:val="24"/>
                  <w:sz w:val="16"/>
                  <w:szCs w:val="16"/>
                  <w:lang w:val="en-NL"/>
                  <w:rPrChange w:id="418" w:author="Acaru, Silviu" w:date="2026-03-15T21:19:00Z" w16du:dateUtc="2026-03-15T20:19:00Z">
                    <w:rPr>
                      <w:rFonts w:ascii="Aptos" w:hAnsi="Aptos" w:cs="Arial"/>
                      <w:color w:val="000000" w:themeColor="dark1"/>
                      <w:kern w:val="24"/>
                      <w:sz w:val="28"/>
                      <w:szCs w:val="28"/>
                      <w:lang w:val="en-NL"/>
                    </w:rPr>
                  </w:rPrChange>
                </w:rPr>
                <w:t>0.328</w:t>
              </w:r>
            </w:ins>
          </w:p>
        </w:tc>
        <w:tc>
          <w:tcPr>
            <w:tcW w:w="1685" w:type="dxa"/>
            <w:tcPrChange w:id="419" w:author="Acaru, Silviu" w:date="2026-03-15T21:20:00Z" w16du:dateUtc="2026-03-15T20:20:00Z">
              <w:tcPr>
                <w:tcW w:w="1558" w:type="dxa"/>
                <w:gridSpan w:val="2"/>
              </w:tcPr>
            </w:tcPrChange>
          </w:tcPr>
          <w:p w14:paraId="203F0CBF" w14:textId="4419FE9A" w:rsidR="0071705D" w:rsidRPr="0071705D" w:rsidRDefault="0071705D" w:rsidP="0071705D">
            <w:pPr>
              <w:keepNext/>
              <w:tabs>
                <w:tab w:val="left" w:pos="3945"/>
              </w:tabs>
              <w:jc w:val="both"/>
              <w:rPr>
                <w:ins w:id="420" w:author="Acaru, Silviu" w:date="2026-03-15T21:19:00Z" w16du:dateUtc="2026-03-15T20:19:00Z"/>
                <w:rFonts w:ascii="Times New Roman" w:hAnsi="Times New Roman" w:cs="Times New Roman"/>
                <w:sz w:val="16"/>
                <w:szCs w:val="16"/>
                <w:lang w:val="en-NL"/>
                <w:rPrChange w:id="421" w:author="Acaru, Silviu" w:date="2026-03-15T21:19:00Z" w16du:dateUtc="2026-03-15T20:19:00Z">
                  <w:rPr>
                    <w:ins w:id="422" w:author="Acaru, Silviu" w:date="2026-03-15T21:19:00Z" w16du:dateUtc="2026-03-15T20:19:00Z"/>
                    <w:rFonts w:ascii="Times New Roman" w:hAnsi="Times New Roman" w:cs="Times New Roman"/>
                    <w:lang w:val="en-NL"/>
                  </w:rPr>
                </w:rPrChange>
              </w:rPr>
            </w:pPr>
            <w:ins w:id="423" w:author="Acaru, Silviu" w:date="2026-03-15T21:19:00Z" w16du:dateUtc="2026-03-15T20:19:00Z">
              <w:r w:rsidRPr="0071705D">
                <w:rPr>
                  <w:rFonts w:ascii="Aptos" w:hAnsi="Aptos" w:cs="Arial"/>
                  <w:color w:val="000000" w:themeColor="dark1"/>
                  <w:kern w:val="24"/>
                  <w:sz w:val="16"/>
                  <w:szCs w:val="16"/>
                  <w:lang w:val="en-NL"/>
                  <w:rPrChange w:id="424" w:author="Acaru, Silviu" w:date="2026-03-15T21:19:00Z" w16du:dateUtc="2026-03-15T20:19:00Z">
                    <w:rPr>
                      <w:rFonts w:ascii="Aptos" w:hAnsi="Aptos" w:cs="Arial"/>
                      <w:color w:val="000000" w:themeColor="dark1"/>
                      <w:kern w:val="24"/>
                      <w:sz w:val="28"/>
                      <w:szCs w:val="28"/>
                      <w:lang w:val="en-NL"/>
                    </w:rPr>
                  </w:rPrChange>
                </w:rPr>
                <w:t>473.62</w:t>
              </w:r>
            </w:ins>
          </w:p>
        </w:tc>
        <w:tc>
          <w:tcPr>
            <w:tcW w:w="1685" w:type="dxa"/>
            <w:tcPrChange w:id="425" w:author="Acaru, Silviu" w:date="2026-03-15T21:20:00Z" w16du:dateUtc="2026-03-15T20:20:00Z">
              <w:tcPr>
                <w:tcW w:w="1558" w:type="dxa"/>
                <w:gridSpan w:val="2"/>
              </w:tcPr>
            </w:tcPrChange>
          </w:tcPr>
          <w:p w14:paraId="2DD8BC47" w14:textId="344921BA" w:rsidR="0071705D" w:rsidRPr="0071705D" w:rsidRDefault="0071705D" w:rsidP="0071705D">
            <w:pPr>
              <w:keepNext/>
              <w:tabs>
                <w:tab w:val="left" w:pos="3945"/>
              </w:tabs>
              <w:jc w:val="both"/>
              <w:rPr>
                <w:ins w:id="426" w:author="Acaru, Silviu" w:date="2026-03-15T21:19:00Z" w16du:dateUtc="2026-03-15T20:19:00Z"/>
                <w:rFonts w:ascii="Times New Roman" w:hAnsi="Times New Roman" w:cs="Times New Roman"/>
                <w:sz w:val="16"/>
                <w:szCs w:val="16"/>
                <w:lang w:val="en-NL"/>
                <w:rPrChange w:id="427" w:author="Acaru, Silviu" w:date="2026-03-15T21:19:00Z" w16du:dateUtc="2026-03-15T20:19:00Z">
                  <w:rPr>
                    <w:ins w:id="428" w:author="Acaru, Silviu" w:date="2026-03-15T21:19:00Z" w16du:dateUtc="2026-03-15T20:19:00Z"/>
                    <w:rFonts w:ascii="Times New Roman" w:hAnsi="Times New Roman" w:cs="Times New Roman"/>
                    <w:lang w:val="en-NL"/>
                  </w:rPr>
                </w:rPrChange>
              </w:rPr>
            </w:pPr>
            <w:ins w:id="429" w:author="Acaru, Silviu" w:date="2026-03-15T21:19:00Z" w16du:dateUtc="2026-03-15T20:19:00Z">
              <w:r w:rsidRPr="0071705D">
                <w:rPr>
                  <w:rFonts w:ascii="Aptos" w:hAnsi="Aptos" w:cs="Arial"/>
                  <w:color w:val="000000" w:themeColor="dark1"/>
                  <w:kern w:val="24"/>
                  <w:sz w:val="16"/>
                  <w:szCs w:val="16"/>
                  <w:lang w:val="en-NL"/>
                  <w:rPrChange w:id="430" w:author="Acaru, Silviu" w:date="2026-03-15T21:19:00Z" w16du:dateUtc="2026-03-15T20:19:00Z">
                    <w:rPr>
                      <w:rFonts w:ascii="Aptos" w:hAnsi="Aptos" w:cs="Arial"/>
                      <w:color w:val="000000" w:themeColor="dark1"/>
                      <w:kern w:val="24"/>
                      <w:sz w:val="28"/>
                      <w:szCs w:val="28"/>
                      <w:lang w:val="en-NL"/>
                    </w:rPr>
                  </w:rPrChange>
                </w:rPr>
                <w:t>15.783</w:t>
              </w:r>
            </w:ins>
          </w:p>
        </w:tc>
        <w:tc>
          <w:tcPr>
            <w:tcW w:w="1686" w:type="dxa"/>
            <w:tcPrChange w:id="431" w:author="Acaru, Silviu" w:date="2026-03-15T21:20:00Z" w16du:dateUtc="2026-03-15T20:20:00Z">
              <w:tcPr>
                <w:tcW w:w="1559" w:type="dxa"/>
                <w:gridSpan w:val="2"/>
              </w:tcPr>
            </w:tcPrChange>
          </w:tcPr>
          <w:p w14:paraId="6EBBBD31" w14:textId="749FB6DB" w:rsidR="0071705D" w:rsidRPr="0071705D" w:rsidRDefault="0071705D" w:rsidP="0071705D">
            <w:pPr>
              <w:keepNext/>
              <w:tabs>
                <w:tab w:val="left" w:pos="3945"/>
              </w:tabs>
              <w:jc w:val="both"/>
              <w:rPr>
                <w:ins w:id="432" w:author="Acaru, Silviu" w:date="2026-03-15T21:19:00Z" w16du:dateUtc="2026-03-15T20:19:00Z"/>
                <w:rFonts w:ascii="Times New Roman" w:hAnsi="Times New Roman" w:cs="Times New Roman"/>
                <w:sz w:val="16"/>
                <w:szCs w:val="16"/>
                <w:lang w:val="en-NL"/>
                <w:rPrChange w:id="433" w:author="Acaru, Silviu" w:date="2026-03-15T21:19:00Z" w16du:dateUtc="2026-03-15T20:19:00Z">
                  <w:rPr>
                    <w:ins w:id="434" w:author="Acaru, Silviu" w:date="2026-03-15T21:19:00Z" w16du:dateUtc="2026-03-15T20:19:00Z"/>
                    <w:rFonts w:ascii="Times New Roman" w:hAnsi="Times New Roman" w:cs="Times New Roman"/>
                    <w:lang w:val="en-NL"/>
                  </w:rPr>
                </w:rPrChange>
              </w:rPr>
            </w:pPr>
            <w:ins w:id="435" w:author="Acaru, Silviu" w:date="2026-03-15T21:19:00Z" w16du:dateUtc="2026-03-15T20:19:00Z">
              <w:r w:rsidRPr="0071705D">
                <w:rPr>
                  <w:rFonts w:ascii="Aptos" w:hAnsi="Aptos" w:cs="Arial"/>
                  <w:color w:val="000000" w:themeColor="dark1"/>
                  <w:kern w:val="24"/>
                  <w:sz w:val="16"/>
                  <w:szCs w:val="16"/>
                  <w:lang w:val="en-NL"/>
                  <w:rPrChange w:id="436" w:author="Acaru, Silviu" w:date="2026-03-15T21:19:00Z" w16du:dateUtc="2026-03-15T20:19:00Z">
                    <w:rPr>
                      <w:rFonts w:ascii="Aptos" w:hAnsi="Aptos" w:cs="Arial"/>
                      <w:color w:val="000000" w:themeColor="dark1"/>
                      <w:kern w:val="24"/>
                      <w:sz w:val="28"/>
                      <w:szCs w:val="28"/>
                      <w:lang w:val="en-NL"/>
                    </w:rPr>
                  </w:rPrChange>
                </w:rPr>
                <w:t>900</w:t>
              </w:r>
            </w:ins>
          </w:p>
        </w:tc>
        <w:tc>
          <w:tcPr>
            <w:tcW w:w="1686" w:type="dxa"/>
            <w:tcPrChange w:id="437" w:author="Acaru, Silviu" w:date="2026-03-15T21:20:00Z" w16du:dateUtc="2026-03-15T20:20:00Z">
              <w:tcPr>
                <w:tcW w:w="1559" w:type="dxa"/>
                <w:gridSpan w:val="2"/>
              </w:tcPr>
            </w:tcPrChange>
          </w:tcPr>
          <w:p w14:paraId="3355F2FE" w14:textId="2E36EB0B" w:rsidR="0071705D" w:rsidRPr="0071705D" w:rsidRDefault="0071705D" w:rsidP="0071705D">
            <w:pPr>
              <w:keepNext/>
              <w:tabs>
                <w:tab w:val="left" w:pos="3945"/>
              </w:tabs>
              <w:jc w:val="both"/>
              <w:rPr>
                <w:ins w:id="438" w:author="Acaru, Silviu" w:date="2026-03-15T21:19:00Z" w16du:dateUtc="2026-03-15T20:19:00Z"/>
                <w:rFonts w:ascii="Times New Roman" w:hAnsi="Times New Roman" w:cs="Times New Roman"/>
                <w:sz w:val="16"/>
                <w:szCs w:val="16"/>
                <w:lang w:val="en-NL"/>
                <w:rPrChange w:id="439" w:author="Acaru, Silviu" w:date="2026-03-15T21:19:00Z" w16du:dateUtc="2026-03-15T20:19:00Z">
                  <w:rPr>
                    <w:ins w:id="440" w:author="Acaru, Silviu" w:date="2026-03-15T21:19:00Z" w16du:dateUtc="2026-03-15T20:19:00Z"/>
                    <w:rFonts w:ascii="Times New Roman" w:hAnsi="Times New Roman" w:cs="Times New Roman"/>
                    <w:lang w:val="en-NL"/>
                  </w:rPr>
                </w:rPrChange>
              </w:rPr>
            </w:pPr>
            <w:ins w:id="441" w:author="Acaru, Silviu" w:date="2026-03-15T21:19:00Z" w16du:dateUtc="2026-03-15T20:19:00Z">
              <w:r w:rsidRPr="0071705D">
                <w:rPr>
                  <w:rFonts w:ascii="Aptos" w:hAnsi="Aptos" w:cs="Arial"/>
                  <w:color w:val="000000" w:themeColor="dark1"/>
                  <w:kern w:val="24"/>
                  <w:sz w:val="16"/>
                  <w:szCs w:val="16"/>
                  <w:lang w:val="en-NL"/>
                  <w:rPrChange w:id="442" w:author="Acaru, Silviu" w:date="2026-03-15T21:19:00Z" w16du:dateUtc="2026-03-15T20:19:00Z">
                    <w:rPr>
                      <w:rFonts w:ascii="Aptos" w:hAnsi="Aptos" w:cs="Arial"/>
                      <w:color w:val="000000" w:themeColor="dark1"/>
                      <w:kern w:val="24"/>
                      <w:sz w:val="28"/>
                      <w:szCs w:val="28"/>
                      <w:lang w:val="en-NL"/>
                    </w:rPr>
                  </w:rPrChange>
                </w:rPr>
                <w:t>Lignin + PTHF + Ratio + Co-polyol + Isocyanate type</w:t>
              </w:r>
            </w:ins>
          </w:p>
        </w:tc>
      </w:tr>
      <w:tr w:rsidR="0071705D" w:rsidRPr="0000352E" w14:paraId="747761EE" w14:textId="77777777" w:rsidTr="0071705D">
        <w:trPr>
          <w:trHeight w:val="564"/>
          <w:ins w:id="443" w:author="Acaru, Silviu" w:date="2026-03-15T21:19:00Z"/>
          <w:trPrChange w:id="444" w:author="Acaru, Silviu" w:date="2026-03-15T21:20:00Z" w16du:dateUtc="2026-03-15T20:20:00Z">
            <w:trPr>
              <w:gridAfter w:val="0"/>
            </w:trPr>
          </w:trPrChange>
        </w:trPr>
        <w:tc>
          <w:tcPr>
            <w:tcW w:w="1685" w:type="dxa"/>
            <w:tcPrChange w:id="445" w:author="Acaru, Silviu" w:date="2026-03-15T21:20:00Z" w16du:dateUtc="2026-03-15T20:20:00Z">
              <w:tcPr>
                <w:tcW w:w="1558" w:type="dxa"/>
              </w:tcPr>
            </w:tcPrChange>
          </w:tcPr>
          <w:p w14:paraId="5A68BA1B" w14:textId="0BE3C5AA" w:rsidR="0071705D" w:rsidRPr="0071705D" w:rsidRDefault="0071705D" w:rsidP="0071705D">
            <w:pPr>
              <w:keepNext/>
              <w:tabs>
                <w:tab w:val="left" w:pos="3945"/>
              </w:tabs>
              <w:jc w:val="both"/>
              <w:rPr>
                <w:ins w:id="446" w:author="Acaru, Silviu" w:date="2026-03-15T21:19:00Z" w16du:dateUtc="2026-03-15T20:19:00Z"/>
                <w:rFonts w:ascii="Times New Roman" w:hAnsi="Times New Roman" w:cs="Times New Roman"/>
                <w:sz w:val="16"/>
                <w:szCs w:val="16"/>
                <w:lang w:val="en-NL"/>
                <w:rPrChange w:id="447" w:author="Acaru, Silviu" w:date="2026-03-15T21:19:00Z" w16du:dateUtc="2026-03-15T20:19:00Z">
                  <w:rPr>
                    <w:ins w:id="448" w:author="Acaru, Silviu" w:date="2026-03-15T21:19:00Z" w16du:dateUtc="2026-03-15T20:19:00Z"/>
                    <w:rFonts w:ascii="Times New Roman" w:hAnsi="Times New Roman" w:cs="Times New Roman"/>
                    <w:lang w:val="en-NL"/>
                  </w:rPr>
                </w:rPrChange>
              </w:rPr>
            </w:pPr>
            <w:ins w:id="449" w:author="Acaru, Silviu" w:date="2026-03-15T21:19:00Z" w16du:dateUtc="2026-03-15T20:19:00Z">
              <w:r w:rsidRPr="0071705D">
                <w:rPr>
                  <w:rFonts w:ascii="Aptos" w:hAnsi="Aptos" w:cs="Arial"/>
                  <w:b/>
                  <w:bCs/>
                  <w:color w:val="FFFFFF" w:themeColor="light1"/>
                  <w:kern w:val="24"/>
                  <w:sz w:val="16"/>
                  <w:szCs w:val="16"/>
                  <w:lang w:val="en-NL"/>
                  <w:rPrChange w:id="450" w:author="Acaru, Silviu" w:date="2026-03-15T21:19:00Z" w16du:dateUtc="2026-03-15T20:19:00Z">
                    <w:rPr>
                      <w:rFonts w:ascii="Aptos" w:hAnsi="Aptos" w:cs="Arial"/>
                      <w:b/>
                      <w:bCs/>
                      <w:color w:val="FFFFFF" w:themeColor="light1"/>
                      <w:kern w:val="24"/>
                      <w:sz w:val="28"/>
                      <w:szCs w:val="28"/>
                      <w:lang w:val="en-NL"/>
                    </w:rPr>
                  </w:rPrChange>
                </w:rPr>
                <w:t>4</w:t>
              </w:r>
            </w:ins>
          </w:p>
        </w:tc>
        <w:tc>
          <w:tcPr>
            <w:tcW w:w="1685" w:type="dxa"/>
            <w:tcPrChange w:id="451" w:author="Acaru, Silviu" w:date="2026-03-15T21:20:00Z" w16du:dateUtc="2026-03-15T20:20:00Z">
              <w:tcPr>
                <w:tcW w:w="1558" w:type="dxa"/>
                <w:gridSpan w:val="2"/>
              </w:tcPr>
            </w:tcPrChange>
          </w:tcPr>
          <w:p w14:paraId="7EB872B3" w14:textId="3C22B4DE" w:rsidR="0071705D" w:rsidRPr="0071705D" w:rsidRDefault="0071705D" w:rsidP="0071705D">
            <w:pPr>
              <w:keepNext/>
              <w:tabs>
                <w:tab w:val="left" w:pos="3945"/>
              </w:tabs>
              <w:jc w:val="both"/>
              <w:rPr>
                <w:ins w:id="452" w:author="Acaru, Silviu" w:date="2026-03-15T21:19:00Z" w16du:dateUtc="2026-03-15T20:19:00Z"/>
                <w:rFonts w:ascii="Times New Roman" w:hAnsi="Times New Roman" w:cs="Times New Roman"/>
                <w:sz w:val="16"/>
                <w:szCs w:val="16"/>
                <w:lang w:val="en-NL"/>
                <w:rPrChange w:id="453" w:author="Acaru, Silviu" w:date="2026-03-15T21:19:00Z" w16du:dateUtc="2026-03-15T20:19:00Z">
                  <w:rPr>
                    <w:ins w:id="454" w:author="Acaru, Silviu" w:date="2026-03-15T21:19:00Z" w16du:dateUtc="2026-03-15T20:19:00Z"/>
                    <w:rFonts w:ascii="Times New Roman" w:hAnsi="Times New Roman" w:cs="Times New Roman"/>
                    <w:lang w:val="en-NL"/>
                  </w:rPr>
                </w:rPrChange>
              </w:rPr>
            </w:pPr>
            <w:ins w:id="455" w:author="Acaru, Silviu" w:date="2026-03-15T21:19:00Z" w16du:dateUtc="2026-03-15T20:19:00Z">
              <w:r w:rsidRPr="0071705D">
                <w:rPr>
                  <w:rFonts w:ascii="Aptos" w:hAnsi="Aptos" w:cs="Arial"/>
                  <w:color w:val="000000" w:themeColor="dark1"/>
                  <w:kern w:val="24"/>
                  <w:sz w:val="16"/>
                  <w:szCs w:val="16"/>
                  <w:lang w:val="en-NL"/>
                  <w:rPrChange w:id="456" w:author="Acaru, Silviu" w:date="2026-03-15T21:19:00Z" w16du:dateUtc="2026-03-15T20:19:00Z">
                    <w:rPr>
                      <w:rFonts w:ascii="Aptos" w:hAnsi="Aptos" w:cs="Arial"/>
                      <w:color w:val="000000" w:themeColor="dark1"/>
                      <w:kern w:val="24"/>
                      <w:sz w:val="28"/>
                      <w:szCs w:val="28"/>
                      <w:lang w:val="en-NL"/>
                    </w:rPr>
                  </w:rPrChange>
                </w:rPr>
                <w:t>0.328</w:t>
              </w:r>
            </w:ins>
          </w:p>
        </w:tc>
        <w:tc>
          <w:tcPr>
            <w:tcW w:w="1685" w:type="dxa"/>
            <w:tcPrChange w:id="457" w:author="Acaru, Silviu" w:date="2026-03-15T21:20:00Z" w16du:dateUtc="2026-03-15T20:20:00Z">
              <w:tcPr>
                <w:tcW w:w="1558" w:type="dxa"/>
                <w:gridSpan w:val="2"/>
              </w:tcPr>
            </w:tcPrChange>
          </w:tcPr>
          <w:p w14:paraId="05153584" w14:textId="1A8185A3" w:rsidR="0071705D" w:rsidRPr="0071705D" w:rsidRDefault="0071705D" w:rsidP="0071705D">
            <w:pPr>
              <w:keepNext/>
              <w:tabs>
                <w:tab w:val="left" w:pos="3945"/>
              </w:tabs>
              <w:jc w:val="both"/>
              <w:rPr>
                <w:ins w:id="458" w:author="Acaru, Silviu" w:date="2026-03-15T21:19:00Z" w16du:dateUtc="2026-03-15T20:19:00Z"/>
                <w:rFonts w:ascii="Times New Roman" w:hAnsi="Times New Roman" w:cs="Times New Roman"/>
                <w:sz w:val="16"/>
                <w:szCs w:val="16"/>
                <w:lang w:val="en-NL"/>
                <w:rPrChange w:id="459" w:author="Acaru, Silviu" w:date="2026-03-15T21:19:00Z" w16du:dateUtc="2026-03-15T20:19:00Z">
                  <w:rPr>
                    <w:ins w:id="460" w:author="Acaru, Silviu" w:date="2026-03-15T21:19:00Z" w16du:dateUtc="2026-03-15T20:19:00Z"/>
                    <w:rFonts w:ascii="Times New Roman" w:hAnsi="Times New Roman" w:cs="Times New Roman"/>
                    <w:lang w:val="en-NL"/>
                  </w:rPr>
                </w:rPrChange>
              </w:rPr>
            </w:pPr>
            <w:ins w:id="461" w:author="Acaru, Silviu" w:date="2026-03-15T21:19:00Z" w16du:dateUtc="2026-03-15T20:19:00Z">
              <w:r w:rsidRPr="0071705D">
                <w:rPr>
                  <w:rFonts w:ascii="Aptos" w:hAnsi="Aptos" w:cs="Arial"/>
                  <w:color w:val="000000" w:themeColor="dark1"/>
                  <w:kern w:val="24"/>
                  <w:sz w:val="16"/>
                  <w:szCs w:val="16"/>
                  <w:lang w:val="en-NL"/>
                  <w:rPrChange w:id="462" w:author="Acaru, Silviu" w:date="2026-03-15T21:19:00Z" w16du:dateUtc="2026-03-15T20:19:00Z">
                    <w:rPr>
                      <w:rFonts w:ascii="Aptos" w:hAnsi="Aptos" w:cs="Arial"/>
                      <w:color w:val="000000" w:themeColor="dark1"/>
                      <w:kern w:val="24"/>
                      <w:sz w:val="28"/>
                      <w:szCs w:val="28"/>
                      <w:lang w:val="en-NL"/>
                    </w:rPr>
                  </w:rPrChange>
                </w:rPr>
                <w:t>473.73</w:t>
              </w:r>
            </w:ins>
          </w:p>
        </w:tc>
        <w:tc>
          <w:tcPr>
            <w:tcW w:w="1685" w:type="dxa"/>
            <w:tcPrChange w:id="463" w:author="Acaru, Silviu" w:date="2026-03-15T21:20:00Z" w16du:dateUtc="2026-03-15T20:20:00Z">
              <w:tcPr>
                <w:tcW w:w="1558" w:type="dxa"/>
                <w:gridSpan w:val="2"/>
              </w:tcPr>
            </w:tcPrChange>
          </w:tcPr>
          <w:p w14:paraId="19B2BF6E" w14:textId="75F081A6" w:rsidR="0071705D" w:rsidRPr="0071705D" w:rsidRDefault="0071705D" w:rsidP="0071705D">
            <w:pPr>
              <w:keepNext/>
              <w:tabs>
                <w:tab w:val="left" w:pos="3945"/>
              </w:tabs>
              <w:jc w:val="both"/>
              <w:rPr>
                <w:ins w:id="464" w:author="Acaru, Silviu" w:date="2026-03-15T21:19:00Z" w16du:dateUtc="2026-03-15T20:19:00Z"/>
                <w:rFonts w:ascii="Times New Roman" w:hAnsi="Times New Roman" w:cs="Times New Roman"/>
                <w:sz w:val="16"/>
                <w:szCs w:val="16"/>
                <w:lang w:val="en-NL"/>
                <w:rPrChange w:id="465" w:author="Acaru, Silviu" w:date="2026-03-15T21:19:00Z" w16du:dateUtc="2026-03-15T20:19:00Z">
                  <w:rPr>
                    <w:ins w:id="466" w:author="Acaru, Silviu" w:date="2026-03-15T21:19:00Z" w16du:dateUtc="2026-03-15T20:19:00Z"/>
                    <w:rFonts w:ascii="Times New Roman" w:hAnsi="Times New Roman" w:cs="Times New Roman"/>
                    <w:lang w:val="en-NL"/>
                  </w:rPr>
                </w:rPrChange>
              </w:rPr>
            </w:pPr>
            <w:ins w:id="467" w:author="Acaru, Silviu" w:date="2026-03-15T21:19:00Z" w16du:dateUtc="2026-03-15T20:19:00Z">
              <w:r w:rsidRPr="0071705D">
                <w:rPr>
                  <w:rFonts w:ascii="Aptos" w:hAnsi="Aptos" w:cs="Arial"/>
                  <w:color w:val="000000" w:themeColor="dark1"/>
                  <w:kern w:val="24"/>
                  <w:sz w:val="16"/>
                  <w:szCs w:val="16"/>
                  <w:lang w:val="en-NL"/>
                  <w:rPrChange w:id="468" w:author="Acaru, Silviu" w:date="2026-03-15T21:19:00Z" w16du:dateUtc="2026-03-15T20:19:00Z">
                    <w:rPr>
                      <w:rFonts w:ascii="Aptos" w:hAnsi="Aptos" w:cs="Arial"/>
                      <w:color w:val="000000" w:themeColor="dark1"/>
                      <w:kern w:val="24"/>
                      <w:sz w:val="28"/>
                      <w:szCs w:val="28"/>
                      <w:lang w:val="en-NL"/>
                    </w:rPr>
                  </w:rPrChange>
                </w:rPr>
                <w:t>15.799</w:t>
              </w:r>
            </w:ins>
          </w:p>
        </w:tc>
        <w:tc>
          <w:tcPr>
            <w:tcW w:w="1686" w:type="dxa"/>
            <w:tcPrChange w:id="469" w:author="Acaru, Silviu" w:date="2026-03-15T21:20:00Z" w16du:dateUtc="2026-03-15T20:20:00Z">
              <w:tcPr>
                <w:tcW w:w="1559" w:type="dxa"/>
                <w:gridSpan w:val="2"/>
              </w:tcPr>
            </w:tcPrChange>
          </w:tcPr>
          <w:p w14:paraId="79669475" w14:textId="26AAA96E" w:rsidR="0071705D" w:rsidRPr="0071705D" w:rsidRDefault="0071705D" w:rsidP="0071705D">
            <w:pPr>
              <w:keepNext/>
              <w:tabs>
                <w:tab w:val="left" w:pos="3945"/>
              </w:tabs>
              <w:jc w:val="both"/>
              <w:rPr>
                <w:ins w:id="470" w:author="Acaru, Silviu" w:date="2026-03-15T21:19:00Z" w16du:dateUtc="2026-03-15T20:19:00Z"/>
                <w:rFonts w:ascii="Times New Roman" w:hAnsi="Times New Roman" w:cs="Times New Roman"/>
                <w:sz w:val="16"/>
                <w:szCs w:val="16"/>
                <w:lang w:val="en-NL"/>
                <w:rPrChange w:id="471" w:author="Acaru, Silviu" w:date="2026-03-15T21:19:00Z" w16du:dateUtc="2026-03-15T20:19:00Z">
                  <w:rPr>
                    <w:ins w:id="472" w:author="Acaru, Silviu" w:date="2026-03-15T21:19:00Z" w16du:dateUtc="2026-03-15T20:19:00Z"/>
                    <w:rFonts w:ascii="Times New Roman" w:hAnsi="Times New Roman" w:cs="Times New Roman"/>
                    <w:lang w:val="en-NL"/>
                  </w:rPr>
                </w:rPrChange>
              </w:rPr>
            </w:pPr>
            <w:ins w:id="473" w:author="Acaru, Silviu" w:date="2026-03-15T21:19:00Z" w16du:dateUtc="2026-03-15T20:19:00Z">
              <w:r w:rsidRPr="0071705D">
                <w:rPr>
                  <w:rFonts w:ascii="Aptos" w:hAnsi="Aptos" w:cs="Arial"/>
                  <w:color w:val="000000" w:themeColor="dark1"/>
                  <w:kern w:val="24"/>
                  <w:sz w:val="16"/>
                  <w:szCs w:val="16"/>
                  <w:lang w:val="en-NL"/>
                  <w:rPrChange w:id="474" w:author="Acaru, Silviu" w:date="2026-03-15T21:19:00Z" w16du:dateUtc="2026-03-15T20:19:00Z">
                    <w:rPr>
                      <w:rFonts w:ascii="Aptos" w:hAnsi="Aptos" w:cs="Arial"/>
                      <w:color w:val="000000" w:themeColor="dark1"/>
                      <w:kern w:val="24"/>
                      <w:sz w:val="28"/>
                      <w:szCs w:val="28"/>
                      <w:lang w:val="en-NL"/>
                    </w:rPr>
                  </w:rPrChange>
                </w:rPr>
                <w:t>800</w:t>
              </w:r>
            </w:ins>
          </w:p>
        </w:tc>
        <w:tc>
          <w:tcPr>
            <w:tcW w:w="1686" w:type="dxa"/>
            <w:tcPrChange w:id="475" w:author="Acaru, Silviu" w:date="2026-03-15T21:20:00Z" w16du:dateUtc="2026-03-15T20:20:00Z">
              <w:tcPr>
                <w:tcW w:w="1559" w:type="dxa"/>
                <w:gridSpan w:val="2"/>
              </w:tcPr>
            </w:tcPrChange>
          </w:tcPr>
          <w:p w14:paraId="6F5A40DD" w14:textId="7C3298A1" w:rsidR="0071705D" w:rsidRPr="0071705D" w:rsidRDefault="0071705D" w:rsidP="0071705D">
            <w:pPr>
              <w:keepNext/>
              <w:tabs>
                <w:tab w:val="left" w:pos="3945"/>
              </w:tabs>
              <w:jc w:val="both"/>
              <w:rPr>
                <w:ins w:id="476" w:author="Acaru, Silviu" w:date="2026-03-15T21:19:00Z" w16du:dateUtc="2026-03-15T20:19:00Z"/>
                <w:rFonts w:ascii="Times New Roman" w:hAnsi="Times New Roman" w:cs="Times New Roman"/>
                <w:sz w:val="16"/>
                <w:szCs w:val="16"/>
                <w:lang w:val="en-NL"/>
                <w:rPrChange w:id="477" w:author="Acaru, Silviu" w:date="2026-03-15T21:19:00Z" w16du:dateUtc="2026-03-15T20:19:00Z">
                  <w:rPr>
                    <w:ins w:id="478" w:author="Acaru, Silviu" w:date="2026-03-15T21:19:00Z" w16du:dateUtc="2026-03-15T20:19:00Z"/>
                    <w:rFonts w:ascii="Times New Roman" w:hAnsi="Times New Roman" w:cs="Times New Roman"/>
                    <w:lang w:val="en-NL"/>
                  </w:rPr>
                </w:rPrChange>
              </w:rPr>
            </w:pPr>
            <w:ins w:id="479" w:author="Acaru, Silviu" w:date="2026-03-15T21:19:00Z" w16du:dateUtc="2026-03-15T20:19:00Z">
              <w:r w:rsidRPr="0071705D">
                <w:rPr>
                  <w:rFonts w:ascii="Aptos" w:hAnsi="Aptos" w:cs="Arial"/>
                  <w:color w:val="000000" w:themeColor="dark1"/>
                  <w:kern w:val="24"/>
                  <w:sz w:val="16"/>
                  <w:szCs w:val="16"/>
                  <w:lang w:val="en-NL"/>
                  <w:rPrChange w:id="480" w:author="Acaru, Silviu" w:date="2026-03-15T21:19:00Z" w16du:dateUtc="2026-03-15T20:19:00Z">
                    <w:rPr>
                      <w:rFonts w:ascii="Aptos" w:hAnsi="Aptos" w:cs="Arial"/>
                      <w:color w:val="000000" w:themeColor="dark1"/>
                      <w:kern w:val="24"/>
                      <w:sz w:val="28"/>
                      <w:szCs w:val="28"/>
                      <w:lang w:val="en-NL"/>
                    </w:rPr>
                  </w:rPrChange>
                </w:rPr>
                <w:t>Lignin + PTHF + Ratio + Co-polyol + Isocyanate type</w:t>
              </w:r>
            </w:ins>
          </w:p>
        </w:tc>
      </w:tr>
      <w:tr w:rsidR="0071705D" w:rsidRPr="0000352E" w14:paraId="41AF962F" w14:textId="77777777" w:rsidTr="0071705D">
        <w:trPr>
          <w:trHeight w:val="737"/>
          <w:ins w:id="481" w:author="Acaru, Silviu" w:date="2026-03-15T21:19:00Z"/>
          <w:trPrChange w:id="482" w:author="Acaru, Silviu" w:date="2026-03-15T21:20:00Z" w16du:dateUtc="2026-03-15T20:20:00Z">
            <w:trPr>
              <w:gridAfter w:val="0"/>
            </w:trPr>
          </w:trPrChange>
        </w:trPr>
        <w:tc>
          <w:tcPr>
            <w:tcW w:w="1685" w:type="dxa"/>
            <w:tcPrChange w:id="483" w:author="Acaru, Silviu" w:date="2026-03-15T21:20:00Z" w16du:dateUtc="2026-03-15T20:20:00Z">
              <w:tcPr>
                <w:tcW w:w="1558" w:type="dxa"/>
              </w:tcPr>
            </w:tcPrChange>
          </w:tcPr>
          <w:p w14:paraId="22F4ED36" w14:textId="3C16571E" w:rsidR="0071705D" w:rsidRPr="0071705D" w:rsidRDefault="0071705D" w:rsidP="0071705D">
            <w:pPr>
              <w:keepNext/>
              <w:tabs>
                <w:tab w:val="left" w:pos="3945"/>
              </w:tabs>
              <w:jc w:val="both"/>
              <w:rPr>
                <w:ins w:id="484" w:author="Acaru, Silviu" w:date="2026-03-15T21:19:00Z" w16du:dateUtc="2026-03-15T20:19:00Z"/>
                <w:rFonts w:ascii="Times New Roman" w:hAnsi="Times New Roman" w:cs="Times New Roman"/>
                <w:sz w:val="16"/>
                <w:szCs w:val="16"/>
                <w:lang w:val="en-NL"/>
                <w:rPrChange w:id="485" w:author="Acaru, Silviu" w:date="2026-03-15T21:19:00Z" w16du:dateUtc="2026-03-15T20:19:00Z">
                  <w:rPr>
                    <w:ins w:id="486" w:author="Acaru, Silviu" w:date="2026-03-15T21:19:00Z" w16du:dateUtc="2026-03-15T20:19:00Z"/>
                    <w:rFonts w:ascii="Times New Roman" w:hAnsi="Times New Roman" w:cs="Times New Roman"/>
                    <w:lang w:val="en-NL"/>
                  </w:rPr>
                </w:rPrChange>
              </w:rPr>
            </w:pPr>
            <w:ins w:id="487" w:author="Acaru, Silviu" w:date="2026-03-15T21:19:00Z" w16du:dateUtc="2026-03-15T20:19:00Z">
              <w:r w:rsidRPr="0071705D">
                <w:rPr>
                  <w:rFonts w:ascii="Aptos" w:hAnsi="Aptos" w:cs="Arial"/>
                  <w:b/>
                  <w:bCs/>
                  <w:color w:val="FFFFFF" w:themeColor="light1"/>
                  <w:kern w:val="24"/>
                  <w:sz w:val="16"/>
                  <w:szCs w:val="16"/>
                  <w:lang w:val="en-NL"/>
                  <w:rPrChange w:id="488" w:author="Acaru, Silviu" w:date="2026-03-15T21:19:00Z" w16du:dateUtc="2026-03-15T20:19:00Z">
                    <w:rPr>
                      <w:rFonts w:ascii="Aptos" w:hAnsi="Aptos" w:cs="Arial"/>
                      <w:b/>
                      <w:bCs/>
                      <w:color w:val="FFFFFF" w:themeColor="light1"/>
                      <w:kern w:val="24"/>
                      <w:sz w:val="28"/>
                      <w:szCs w:val="28"/>
                      <w:lang w:val="en-NL"/>
                    </w:rPr>
                  </w:rPrChange>
                </w:rPr>
                <w:t>5</w:t>
              </w:r>
            </w:ins>
          </w:p>
        </w:tc>
        <w:tc>
          <w:tcPr>
            <w:tcW w:w="1685" w:type="dxa"/>
            <w:tcPrChange w:id="489" w:author="Acaru, Silviu" w:date="2026-03-15T21:20:00Z" w16du:dateUtc="2026-03-15T20:20:00Z">
              <w:tcPr>
                <w:tcW w:w="1558" w:type="dxa"/>
                <w:gridSpan w:val="2"/>
              </w:tcPr>
            </w:tcPrChange>
          </w:tcPr>
          <w:p w14:paraId="293CECF0" w14:textId="4018F2D7" w:rsidR="0071705D" w:rsidRPr="0071705D" w:rsidRDefault="0071705D" w:rsidP="0071705D">
            <w:pPr>
              <w:keepNext/>
              <w:tabs>
                <w:tab w:val="left" w:pos="3945"/>
              </w:tabs>
              <w:jc w:val="both"/>
              <w:rPr>
                <w:ins w:id="490" w:author="Acaru, Silviu" w:date="2026-03-15T21:19:00Z" w16du:dateUtc="2026-03-15T20:19:00Z"/>
                <w:rFonts w:ascii="Times New Roman" w:hAnsi="Times New Roman" w:cs="Times New Roman"/>
                <w:sz w:val="16"/>
                <w:szCs w:val="16"/>
                <w:lang w:val="en-NL"/>
                <w:rPrChange w:id="491" w:author="Acaru, Silviu" w:date="2026-03-15T21:19:00Z" w16du:dateUtc="2026-03-15T20:19:00Z">
                  <w:rPr>
                    <w:ins w:id="492" w:author="Acaru, Silviu" w:date="2026-03-15T21:19:00Z" w16du:dateUtc="2026-03-15T20:19:00Z"/>
                    <w:rFonts w:ascii="Times New Roman" w:hAnsi="Times New Roman" w:cs="Times New Roman"/>
                    <w:lang w:val="en-NL"/>
                  </w:rPr>
                </w:rPrChange>
              </w:rPr>
            </w:pPr>
            <w:ins w:id="493" w:author="Acaru, Silviu" w:date="2026-03-15T21:19:00Z" w16du:dateUtc="2026-03-15T20:19:00Z">
              <w:r w:rsidRPr="0071705D">
                <w:rPr>
                  <w:rFonts w:ascii="Aptos" w:hAnsi="Aptos" w:cs="Arial"/>
                  <w:color w:val="000000" w:themeColor="dark1"/>
                  <w:kern w:val="24"/>
                  <w:sz w:val="16"/>
                  <w:szCs w:val="16"/>
                  <w:lang w:val="en-NL"/>
                  <w:rPrChange w:id="494" w:author="Acaru, Silviu" w:date="2026-03-15T21:19:00Z" w16du:dateUtc="2026-03-15T20:19:00Z">
                    <w:rPr>
                      <w:rFonts w:ascii="Aptos" w:hAnsi="Aptos" w:cs="Arial"/>
                      <w:color w:val="000000" w:themeColor="dark1"/>
                      <w:kern w:val="24"/>
                      <w:sz w:val="28"/>
                      <w:szCs w:val="28"/>
                      <w:lang w:val="en-NL"/>
                    </w:rPr>
                  </w:rPrChange>
                </w:rPr>
                <w:t>0.346</w:t>
              </w:r>
            </w:ins>
          </w:p>
        </w:tc>
        <w:tc>
          <w:tcPr>
            <w:tcW w:w="1685" w:type="dxa"/>
            <w:tcPrChange w:id="495" w:author="Acaru, Silviu" w:date="2026-03-15T21:20:00Z" w16du:dateUtc="2026-03-15T20:20:00Z">
              <w:tcPr>
                <w:tcW w:w="1558" w:type="dxa"/>
                <w:gridSpan w:val="2"/>
              </w:tcPr>
            </w:tcPrChange>
          </w:tcPr>
          <w:p w14:paraId="215A6F22" w14:textId="1828ECE3" w:rsidR="0071705D" w:rsidRPr="0071705D" w:rsidRDefault="0071705D" w:rsidP="0071705D">
            <w:pPr>
              <w:keepNext/>
              <w:tabs>
                <w:tab w:val="left" w:pos="3945"/>
              </w:tabs>
              <w:jc w:val="both"/>
              <w:rPr>
                <w:ins w:id="496" w:author="Acaru, Silviu" w:date="2026-03-15T21:19:00Z" w16du:dateUtc="2026-03-15T20:19:00Z"/>
                <w:rFonts w:ascii="Times New Roman" w:hAnsi="Times New Roman" w:cs="Times New Roman"/>
                <w:sz w:val="16"/>
                <w:szCs w:val="16"/>
                <w:lang w:val="en-NL"/>
                <w:rPrChange w:id="497" w:author="Acaru, Silviu" w:date="2026-03-15T21:19:00Z" w16du:dateUtc="2026-03-15T20:19:00Z">
                  <w:rPr>
                    <w:ins w:id="498" w:author="Acaru, Silviu" w:date="2026-03-15T21:19:00Z" w16du:dateUtc="2026-03-15T20:19:00Z"/>
                    <w:rFonts w:ascii="Times New Roman" w:hAnsi="Times New Roman" w:cs="Times New Roman"/>
                    <w:lang w:val="en-NL"/>
                  </w:rPr>
                </w:rPrChange>
              </w:rPr>
            </w:pPr>
            <w:ins w:id="499" w:author="Acaru, Silviu" w:date="2026-03-15T21:19:00Z" w16du:dateUtc="2026-03-15T20:19:00Z">
              <w:r w:rsidRPr="0071705D">
                <w:rPr>
                  <w:rFonts w:ascii="Aptos" w:hAnsi="Aptos" w:cs="Arial"/>
                  <w:color w:val="000000" w:themeColor="dark1"/>
                  <w:kern w:val="24"/>
                  <w:sz w:val="16"/>
                  <w:szCs w:val="16"/>
                  <w:lang w:val="en-NL"/>
                  <w:rPrChange w:id="500" w:author="Acaru, Silviu" w:date="2026-03-15T21:19:00Z" w16du:dateUtc="2026-03-15T20:19:00Z">
                    <w:rPr>
                      <w:rFonts w:ascii="Aptos" w:hAnsi="Aptos" w:cs="Arial"/>
                      <w:color w:val="000000" w:themeColor="dark1"/>
                      <w:kern w:val="24"/>
                      <w:sz w:val="28"/>
                      <w:szCs w:val="28"/>
                      <w:lang w:val="en-NL"/>
                    </w:rPr>
                  </w:rPrChange>
                </w:rPr>
                <w:t>462.01</w:t>
              </w:r>
            </w:ins>
          </w:p>
        </w:tc>
        <w:tc>
          <w:tcPr>
            <w:tcW w:w="1685" w:type="dxa"/>
            <w:tcPrChange w:id="501" w:author="Acaru, Silviu" w:date="2026-03-15T21:20:00Z" w16du:dateUtc="2026-03-15T20:20:00Z">
              <w:tcPr>
                <w:tcW w:w="1558" w:type="dxa"/>
                <w:gridSpan w:val="2"/>
              </w:tcPr>
            </w:tcPrChange>
          </w:tcPr>
          <w:p w14:paraId="25662AD1" w14:textId="75147E94" w:rsidR="0071705D" w:rsidRPr="0071705D" w:rsidRDefault="0071705D" w:rsidP="0071705D">
            <w:pPr>
              <w:keepNext/>
              <w:tabs>
                <w:tab w:val="left" w:pos="3945"/>
              </w:tabs>
              <w:jc w:val="both"/>
              <w:rPr>
                <w:ins w:id="502" w:author="Acaru, Silviu" w:date="2026-03-15T21:19:00Z" w16du:dateUtc="2026-03-15T20:19:00Z"/>
                <w:rFonts w:ascii="Times New Roman" w:hAnsi="Times New Roman" w:cs="Times New Roman"/>
                <w:sz w:val="16"/>
                <w:szCs w:val="16"/>
                <w:lang w:val="en-NL"/>
                <w:rPrChange w:id="503" w:author="Acaru, Silviu" w:date="2026-03-15T21:19:00Z" w16du:dateUtc="2026-03-15T20:19:00Z">
                  <w:rPr>
                    <w:ins w:id="504" w:author="Acaru, Silviu" w:date="2026-03-15T21:19:00Z" w16du:dateUtc="2026-03-15T20:19:00Z"/>
                    <w:rFonts w:ascii="Times New Roman" w:hAnsi="Times New Roman" w:cs="Times New Roman"/>
                    <w:lang w:val="en-NL"/>
                  </w:rPr>
                </w:rPrChange>
              </w:rPr>
            </w:pPr>
            <w:ins w:id="505" w:author="Acaru, Silviu" w:date="2026-03-15T21:19:00Z" w16du:dateUtc="2026-03-15T20:19:00Z">
              <w:r w:rsidRPr="0071705D">
                <w:rPr>
                  <w:rFonts w:ascii="Aptos" w:hAnsi="Aptos" w:cs="Arial"/>
                  <w:color w:val="000000" w:themeColor="dark1"/>
                  <w:kern w:val="24"/>
                  <w:sz w:val="16"/>
                  <w:szCs w:val="16"/>
                  <w:lang w:val="en-NL"/>
                  <w:rPrChange w:id="506" w:author="Acaru, Silviu" w:date="2026-03-15T21:19:00Z" w16du:dateUtc="2026-03-15T20:19:00Z">
                    <w:rPr>
                      <w:rFonts w:ascii="Aptos" w:hAnsi="Aptos" w:cs="Arial"/>
                      <w:color w:val="000000" w:themeColor="dark1"/>
                      <w:kern w:val="24"/>
                      <w:sz w:val="28"/>
                      <w:szCs w:val="28"/>
                      <w:lang w:val="en-NL"/>
                    </w:rPr>
                  </w:rPrChange>
                </w:rPr>
                <w:t>15.818</w:t>
              </w:r>
            </w:ins>
          </w:p>
        </w:tc>
        <w:tc>
          <w:tcPr>
            <w:tcW w:w="1686" w:type="dxa"/>
            <w:tcPrChange w:id="507" w:author="Acaru, Silviu" w:date="2026-03-15T21:20:00Z" w16du:dateUtc="2026-03-15T20:20:00Z">
              <w:tcPr>
                <w:tcW w:w="1559" w:type="dxa"/>
                <w:gridSpan w:val="2"/>
              </w:tcPr>
            </w:tcPrChange>
          </w:tcPr>
          <w:p w14:paraId="5B8567FE" w14:textId="2E48E3DC" w:rsidR="0071705D" w:rsidRPr="0071705D" w:rsidRDefault="0071705D" w:rsidP="0071705D">
            <w:pPr>
              <w:keepNext/>
              <w:tabs>
                <w:tab w:val="left" w:pos="3945"/>
              </w:tabs>
              <w:jc w:val="both"/>
              <w:rPr>
                <w:ins w:id="508" w:author="Acaru, Silviu" w:date="2026-03-15T21:19:00Z" w16du:dateUtc="2026-03-15T20:19:00Z"/>
                <w:rFonts w:ascii="Times New Roman" w:hAnsi="Times New Roman" w:cs="Times New Roman"/>
                <w:sz w:val="16"/>
                <w:szCs w:val="16"/>
                <w:lang w:val="en-NL"/>
                <w:rPrChange w:id="509" w:author="Acaru, Silviu" w:date="2026-03-15T21:19:00Z" w16du:dateUtc="2026-03-15T20:19:00Z">
                  <w:rPr>
                    <w:ins w:id="510" w:author="Acaru, Silviu" w:date="2026-03-15T21:19:00Z" w16du:dateUtc="2026-03-15T20:19:00Z"/>
                    <w:rFonts w:ascii="Times New Roman" w:hAnsi="Times New Roman" w:cs="Times New Roman"/>
                    <w:lang w:val="en-NL"/>
                  </w:rPr>
                </w:rPrChange>
              </w:rPr>
            </w:pPr>
            <w:ins w:id="511" w:author="Acaru, Silviu" w:date="2026-03-15T21:19:00Z" w16du:dateUtc="2026-03-15T20:19:00Z">
              <w:r w:rsidRPr="0071705D">
                <w:rPr>
                  <w:rFonts w:ascii="Aptos" w:hAnsi="Aptos" w:cs="Arial"/>
                  <w:color w:val="000000" w:themeColor="dark1"/>
                  <w:kern w:val="24"/>
                  <w:sz w:val="16"/>
                  <w:szCs w:val="16"/>
                  <w:lang w:val="en-NL"/>
                  <w:rPrChange w:id="512" w:author="Acaru, Silviu" w:date="2026-03-15T21:19:00Z" w16du:dateUtc="2026-03-15T20:19:00Z">
                    <w:rPr>
                      <w:rFonts w:ascii="Aptos" w:hAnsi="Aptos" w:cs="Arial"/>
                      <w:color w:val="000000" w:themeColor="dark1"/>
                      <w:kern w:val="24"/>
                      <w:sz w:val="28"/>
                      <w:szCs w:val="28"/>
                      <w:lang w:val="en-NL"/>
                    </w:rPr>
                  </w:rPrChange>
                </w:rPr>
                <w:t>1000</w:t>
              </w:r>
            </w:ins>
          </w:p>
        </w:tc>
        <w:tc>
          <w:tcPr>
            <w:tcW w:w="1686" w:type="dxa"/>
            <w:tcPrChange w:id="513" w:author="Acaru, Silviu" w:date="2026-03-15T21:20:00Z" w16du:dateUtc="2026-03-15T20:20:00Z">
              <w:tcPr>
                <w:tcW w:w="1559" w:type="dxa"/>
                <w:gridSpan w:val="2"/>
              </w:tcPr>
            </w:tcPrChange>
          </w:tcPr>
          <w:p w14:paraId="27F373D6" w14:textId="3D5A3E92" w:rsidR="0071705D" w:rsidRPr="0071705D" w:rsidRDefault="0071705D" w:rsidP="0071705D">
            <w:pPr>
              <w:keepNext/>
              <w:tabs>
                <w:tab w:val="left" w:pos="3945"/>
              </w:tabs>
              <w:jc w:val="both"/>
              <w:rPr>
                <w:ins w:id="514" w:author="Acaru, Silviu" w:date="2026-03-15T21:19:00Z" w16du:dateUtc="2026-03-15T20:19:00Z"/>
                <w:rFonts w:ascii="Times New Roman" w:hAnsi="Times New Roman" w:cs="Times New Roman"/>
                <w:sz w:val="16"/>
                <w:szCs w:val="16"/>
                <w:lang w:val="en-NL"/>
                <w:rPrChange w:id="515" w:author="Acaru, Silviu" w:date="2026-03-15T21:19:00Z" w16du:dateUtc="2026-03-15T20:19:00Z">
                  <w:rPr>
                    <w:ins w:id="516" w:author="Acaru, Silviu" w:date="2026-03-15T21:19:00Z" w16du:dateUtc="2026-03-15T20:19:00Z"/>
                    <w:rFonts w:ascii="Times New Roman" w:hAnsi="Times New Roman" w:cs="Times New Roman"/>
                    <w:lang w:val="en-NL"/>
                  </w:rPr>
                </w:rPrChange>
              </w:rPr>
            </w:pPr>
            <w:ins w:id="517" w:author="Acaru, Silviu" w:date="2026-03-15T21:19:00Z" w16du:dateUtc="2026-03-15T20:19:00Z">
              <w:r w:rsidRPr="0071705D">
                <w:rPr>
                  <w:rFonts w:ascii="Aptos" w:hAnsi="Aptos" w:cs="Arial"/>
                  <w:color w:val="000000" w:themeColor="dark1"/>
                  <w:kern w:val="24"/>
                  <w:sz w:val="16"/>
                  <w:szCs w:val="16"/>
                  <w:lang w:val="en-NL"/>
                  <w:rPrChange w:id="518" w:author="Acaru, Silviu" w:date="2026-03-15T21:19:00Z" w16du:dateUtc="2026-03-15T20:19:00Z">
                    <w:rPr>
                      <w:rFonts w:ascii="Aptos" w:hAnsi="Aptos" w:cs="Arial"/>
                      <w:color w:val="000000" w:themeColor="dark1"/>
                      <w:kern w:val="24"/>
                      <w:sz w:val="28"/>
                      <w:szCs w:val="28"/>
                      <w:lang w:val="en-NL"/>
                    </w:rPr>
                  </w:rPrChange>
                </w:rPr>
                <w:t xml:space="preserve">Lignin + PTHF + Ratio + Co-polyol + Isocyanate + </w:t>
              </w:r>
              <w:r w:rsidRPr="0071705D">
                <w:rPr>
                  <w:rFonts w:ascii="Aptos" w:hAnsi="Aptos" w:cs="Arial"/>
                  <w:b/>
                  <w:bCs/>
                  <w:color w:val="000000" w:themeColor="dark1"/>
                  <w:kern w:val="24"/>
                  <w:sz w:val="16"/>
                  <w:szCs w:val="16"/>
                  <w:lang w:val="en-NL"/>
                  <w:rPrChange w:id="519" w:author="Acaru, Silviu" w:date="2026-03-15T21:19:00Z" w16du:dateUtc="2026-03-15T20:19:00Z">
                    <w:rPr>
                      <w:rFonts w:ascii="Aptos" w:hAnsi="Aptos" w:cs="Arial"/>
                      <w:b/>
                      <w:bCs/>
                      <w:color w:val="000000" w:themeColor="dark1"/>
                      <w:kern w:val="24"/>
                      <w:sz w:val="28"/>
                      <w:szCs w:val="28"/>
                      <w:lang w:val="en-NL"/>
                    </w:rPr>
                  </w:rPrChange>
                </w:rPr>
                <w:t xml:space="preserve">Tin(II) </w:t>
              </w:r>
              <w:r w:rsidRPr="0071705D">
                <w:rPr>
                  <w:rFonts w:ascii="Aptos" w:hAnsi="Aptos" w:cs="Arial"/>
                  <w:color w:val="000000" w:themeColor="dark1"/>
                  <w:kern w:val="24"/>
                  <w:sz w:val="16"/>
                  <w:szCs w:val="16"/>
                  <w:lang w:val="en-NL"/>
                  <w:rPrChange w:id="520" w:author="Acaru, Silviu" w:date="2026-03-15T21:19:00Z" w16du:dateUtc="2026-03-15T20:19:00Z">
                    <w:rPr>
                      <w:rFonts w:ascii="Aptos" w:hAnsi="Aptos" w:cs="Arial"/>
                      <w:color w:val="000000" w:themeColor="dark1"/>
                      <w:kern w:val="24"/>
                      <w:sz w:val="28"/>
                      <w:szCs w:val="28"/>
                      <w:lang w:val="en-NL"/>
                    </w:rPr>
                  </w:rPrChange>
                </w:rPr>
                <w:t>octoate</w:t>
              </w:r>
            </w:ins>
          </w:p>
        </w:tc>
      </w:tr>
    </w:tbl>
    <w:p w14:paraId="049CCE70" w14:textId="77777777" w:rsidR="0071705D" w:rsidRPr="0071705D" w:rsidRDefault="0071705D">
      <w:pPr>
        <w:keepNext/>
        <w:tabs>
          <w:tab w:val="left" w:pos="3945"/>
        </w:tabs>
        <w:jc w:val="both"/>
        <w:rPr>
          <w:ins w:id="521" w:author="Acaru, Silviu" w:date="2026-03-15T21:17:00Z" w16du:dateUtc="2026-03-15T20:17:00Z"/>
          <w:rFonts w:ascii="Times New Roman" w:hAnsi="Times New Roman" w:cs="Times New Roman"/>
          <w:lang w:val="en-NL"/>
          <w:rPrChange w:id="522" w:author="Acaru, Silviu" w:date="2026-03-15T21:18:00Z" w16du:dateUtc="2026-03-15T20:18:00Z">
            <w:rPr>
              <w:ins w:id="523" w:author="Acaru, Silviu" w:date="2026-03-15T21:17:00Z" w16du:dateUtc="2026-03-15T20:17:00Z"/>
              <w:rFonts w:ascii="Times New Roman" w:hAnsi="Times New Roman" w:cs="Times New Roman"/>
              <w:lang w:val="en-US"/>
            </w:rPr>
          </w:rPrChange>
        </w:rPr>
        <w:pPrChange w:id="524" w:author="Acaru, Silviu" w:date="2026-03-15T21:18:00Z" w16du:dateUtc="2026-03-15T20:18:00Z">
          <w:pPr>
            <w:keepNext/>
            <w:jc w:val="both"/>
          </w:pPr>
        </w:pPrChange>
      </w:pPr>
    </w:p>
    <w:p w14:paraId="1D703406" w14:textId="77777777" w:rsidR="0071705D" w:rsidRDefault="0071705D" w:rsidP="00E90D7E">
      <w:pPr>
        <w:keepNext/>
        <w:jc w:val="both"/>
        <w:rPr>
          <w:ins w:id="525" w:author="Acaru, Silviu" w:date="2026-03-15T21:17:00Z" w16du:dateUtc="2026-03-15T20:17:00Z"/>
          <w:rFonts w:ascii="Times New Roman" w:hAnsi="Times New Roman" w:cs="Times New Roman"/>
          <w:lang w:val="en-US"/>
        </w:rPr>
      </w:pPr>
    </w:p>
    <w:p w14:paraId="2D382BF6" w14:textId="537DD564" w:rsidR="0017051E" w:rsidRDefault="000B7A46" w:rsidP="00E90D7E">
      <w:pPr>
        <w:keepNext/>
        <w:jc w:val="both"/>
        <w:rPr>
          <w:rFonts w:ascii="Times New Roman" w:hAnsi="Times New Roman" w:cs="Times New Roman"/>
          <w:lang w:val="en-US"/>
        </w:rPr>
      </w:pPr>
      <w:r w:rsidRPr="000B7A46">
        <w:rPr>
          <w:rFonts w:ascii="Times New Roman" w:hAnsi="Times New Roman" w:cs="Times New Roman"/>
          <w:lang w:val="en-US"/>
        </w:rPr>
        <w:t xml:space="preserve">, </w:t>
      </w:r>
      <w:del w:id="526" w:author="Acaru, Silviu" w:date="2026-03-15T21:16:00Z" w16du:dateUtc="2026-03-15T20:16:00Z">
        <w:r w:rsidRPr="000B7A46" w:rsidDel="0071705D">
          <w:rPr>
            <w:rFonts w:ascii="Times New Roman" w:hAnsi="Times New Roman" w:cs="Times New Roman"/>
            <w:lang w:val="en-US"/>
          </w:rPr>
          <w:delText>and the results are presented visually in the figures below.</w:delText>
        </w:r>
      </w:del>
    </w:p>
    <w:p w14:paraId="1BEF425B" w14:textId="77777777" w:rsidR="00FF2226" w:rsidRDefault="0017051E">
      <w:pPr>
        <w:keepNext/>
        <w:rPr>
          <w:ins w:id="527" w:author="Acaru, Silviu" w:date="2026-03-15T22:23:00Z" w16du:dateUtc="2026-03-15T21:23:00Z"/>
        </w:rPr>
        <w:pPrChange w:id="528" w:author="Acaru, Silviu" w:date="2026-03-15T22:23:00Z" w16du:dateUtc="2026-03-15T21:23:00Z">
          <w:pPr/>
        </w:pPrChange>
      </w:pPr>
      <w:r>
        <w:rPr>
          <w:rFonts w:ascii="Times New Roman" w:hAnsi="Times New Roman" w:cs="Times New Roman"/>
          <w:lang w:val="en-US"/>
        </w:rPr>
        <w:br w:type="page"/>
      </w:r>
      <w:ins w:id="529" w:author="Acaru, Silviu" w:date="2026-03-15T22:23:00Z">
        <w:r w:rsidR="00FF2226" w:rsidRPr="00FF2226">
          <w:rPr>
            <w:rFonts w:ascii="Times New Roman" w:hAnsi="Times New Roman" w:cs="Times New Roman"/>
            <w:noProof/>
          </w:rPr>
          <w:lastRenderedPageBreak/>
          <w:drawing>
            <wp:inline distT="0" distB="0" distL="0" distR="0" wp14:anchorId="50F434CD" wp14:editId="53003513">
              <wp:extent cx="5943600" cy="2053590"/>
              <wp:effectExtent l="0" t="0" r="0" b="3810"/>
              <wp:docPr id="5" name="Content Placeholder 4">
                <a:extLst xmlns:a="http://schemas.openxmlformats.org/drawingml/2006/main">
                  <a:ext uri="{FF2B5EF4-FFF2-40B4-BE49-F238E27FC236}">
                    <a16:creationId xmlns:a16="http://schemas.microsoft.com/office/drawing/2014/main" id="{FEA6F580-0FCB-CC5D-68BC-F607EC192D0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EA6F580-0FCB-CC5D-68BC-F607EC192D01}"/>
                          </a:ext>
                        </a:extLst>
                      </pic:cNvPr>
                      <pic:cNvPicPr>
                        <a:picLocks noGrp="1"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053590"/>
                      </a:xfrm>
                      <a:prstGeom prst="rect">
                        <a:avLst/>
                      </a:prstGeom>
                    </pic:spPr>
                  </pic:pic>
                </a:graphicData>
              </a:graphic>
            </wp:inline>
          </w:drawing>
        </w:r>
      </w:ins>
    </w:p>
    <w:p w14:paraId="28C36222" w14:textId="5F263078" w:rsidR="0017051E" w:rsidRPr="0000352E" w:rsidRDefault="00FF2226">
      <w:pPr>
        <w:pStyle w:val="Caption"/>
        <w:rPr>
          <w:ins w:id="530" w:author="Acaru, Silviu" w:date="2026-03-15T22:23:00Z" w16du:dateUtc="2026-03-15T21:23:00Z"/>
          <w:rFonts w:ascii="Times New Roman" w:hAnsi="Times New Roman" w:cs="Times New Roman"/>
        </w:rPr>
        <w:pPrChange w:id="531" w:author="Acaru, Silviu" w:date="2026-03-15T22:23:00Z" w16du:dateUtc="2026-03-15T21:23:00Z">
          <w:pPr/>
        </w:pPrChange>
      </w:pPr>
      <w:ins w:id="532" w:author="Acaru, Silviu" w:date="2026-03-15T22:23:00Z" w16du:dateUtc="2026-03-15T21:23:00Z">
        <w:r w:rsidRPr="001062A3">
          <w:rPr>
            <w:rFonts w:ascii="Times New Roman" w:hAnsi="Times New Roman" w:cs="Times New Roman"/>
            <w:sz w:val="24"/>
            <w:szCs w:val="24"/>
            <w:rPrChange w:id="533" w:author="Acaru, Silviu" w:date="2026-03-17T09:25:00Z" w16du:dateUtc="2026-03-17T08:25:00Z">
              <w:rPr>
                <w:i/>
                <w:iCs/>
              </w:rPr>
            </w:rPrChange>
          </w:rPr>
          <w:t>Figure S</w:t>
        </w:r>
        <w:r w:rsidRPr="001062A3">
          <w:rPr>
            <w:rFonts w:ascii="Times New Roman" w:hAnsi="Times New Roman" w:cs="Times New Roman"/>
            <w:sz w:val="24"/>
            <w:szCs w:val="24"/>
            <w:rPrChange w:id="534" w:author="Acaru, Silviu" w:date="2026-03-17T09:25:00Z" w16du:dateUtc="2026-03-17T08:25:00Z">
              <w:rPr>
                <w:i/>
                <w:iCs/>
              </w:rPr>
            </w:rPrChange>
          </w:rPr>
          <w:fldChar w:fldCharType="begin"/>
        </w:r>
        <w:r w:rsidRPr="001062A3">
          <w:rPr>
            <w:rFonts w:ascii="Times New Roman" w:hAnsi="Times New Roman" w:cs="Times New Roman"/>
            <w:sz w:val="24"/>
            <w:szCs w:val="24"/>
            <w:rPrChange w:id="535" w:author="Acaru, Silviu" w:date="2026-03-17T09:25:00Z" w16du:dateUtc="2026-03-17T08:25:00Z">
              <w:rPr>
                <w:i/>
                <w:iCs/>
              </w:rPr>
            </w:rPrChange>
          </w:rPr>
          <w:instrText xml:space="preserve"> SEQ Figure_S \* ARABIC </w:instrText>
        </w:r>
      </w:ins>
      <w:r w:rsidRPr="001062A3">
        <w:rPr>
          <w:rFonts w:ascii="Times New Roman" w:hAnsi="Times New Roman" w:cs="Times New Roman"/>
          <w:sz w:val="24"/>
          <w:szCs w:val="24"/>
          <w:rPrChange w:id="536" w:author="Acaru, Silviu" w:date="2026-03-17T09:25:00Z" w16du:dateUtc="2026-03-17T08:25:00Z">
            <w:rPr>
              <w:i/>
              <w:iCs/>
            </w:rPr>
          </w:rPrChange>
        </w:rPr>
        <w:fldChar w:fldCharType="separate"/>
      </w:r>
      <w:ins w:id="537" w:author="Acaru, Silviu" w:date="2026-03-15T22:23:00Z" w16du:dateUtc="2026-03-15T21:23:00Z">
        <w:r w:rsidRPr="001062A3">
          <w:rPr>
            <w:rFonts w:ascii="Times New Roman" w:hAnsi="Times New Roman" w:cs="Times New Roman"/>
            <w:noProof/>
            <w:sz w:val="24"/>
            <w:szCs w:val="24"/>
            <w:rPrChange w:id="538" w:author="Acaru, Silviu" w:date="2026-03-17T09:25:00Z" w16du:dateUtc="2026-03-17T08:25:00Z">
              <w:rPr>
                <w:i/>
                <w:iCs/>
                <w:noProof/>
              </w:rPr>
            </w:rPrChange>
          </w:rPr>
          <w:t>4</w:t>
        </w:r>
        <w:r w:rsidRPr="001062A3">
          <w:rPr>
            <w:rFonts w:ascii="Times New Roman" w:hAnsi="Times New Roman" w:cs="Times New Roman"/>
            <w:sz w:val="24"/>
            <w:szCs w:val="24"/>
            <w:rPrChange w:id="539" w:author="Acaru, Silviu" w:date="2026-03-17T09:25:00Z" w16du:dateUtc="2026-03-17T08:25:00Z">
              <w:rPr>
                <w:i/>
                <w:iCs/>
              </w:rPr>
            </w:rPrChange>
          </w:rPr>
          <w:fldChar w:fldCharType="end"/>
        </w:r>
      </w:ins>
      <w:ins w:id="540" w:author="Acaru, Silviu" w:date="2026-03-17T09:21:00Z" w16du:dateUtc="2026-03-17T08:21:00Z">
        <w:r w:rsidR="001062A3" w:rsidRPr="001062A3">
          <w:rPr>
            <w:rFonts w:ascii="Times New Roman" w:hAnsi="Times New Roman" w:cs="Times New Roman"/>
            <w:sz w:val="24"/>
            <w:szCs w:val="24"/>
            <w:rPrChange w:id="541" w:author="Acaru, Silviu" w:date="2026-03-17T09:25:00Z" w16du:dateUtc="2026-03-17T08:25:00Z">
              <w:rPr>
                <w:i/>
                <w:iCs/>
              </w:rPr>
            </w:rPrChange>
          </w:rPr>
          <w:t xml:space="preserve"> Stratified sampling T</w:t>
        </w:r>
        <w:r w:rsidR="001062A3" w:rsidRPr="001062A3">
          <w:rPr>
            <w:rFonts w:ascii="Times New Roman" w:hAnsi="Times New Roman" w:cs="Times New Roman"/>
            <w:sz w:val="24"/>
            <w:szCs w:val="24"/>
            <w:vertAlign w:val="subscript"/>
            <w:rPrChange w:id="542" w:author="Acaru, Silviu" w:date="2026-03-17T09:25:00Z" w16du:dateUtc="2026-03-17T08:25:00Z">
              <w:rPr>
                <w:i/>
                <w:iCs/>
              </w:rPr>
            </w:rPrChange>
          </w:rPr>
          <w:t>g</w:t>
        </w:r>
        <w:r w:rsidR="001062A3" w:rsidRPr="001062A3">
          <w:rPr>
            <w:rFonts w:ascii="Times New Roman" w:hAnsi="Times New Roman" w:cs="Times New Roman"/>
            <w:sz w:val="24"/>
            <w:szCs w:val="24"/>
            <w:rPrChange w:id="543" w:author="Acaru, Silviu" w:date="2026-03-17T09:25:00Z" w16du:dateUtc="2026-03-17T08:25:00Z">
              <w:rPr>
                <w:i/>
                <w:iCs/>
              </w:rPr>
            </w:rPrChange>
          </w:rPr>
          <w:t xml:space="preserve"> distribution</w:t>
        </w:r>
      </w:ins>
      <w:ins w:id="544" w:author="Acaru, Silviu" w:date="2026-03-17T09:25:00Z" w16du:dateUtc="2026-03-17T08:25:00Z">
        <w:r w:rsidR="001062A3">
          <w:rPr>
            <w:rFonts w:ascii="Times New Roman" w:hAnsi="Times New Roman" w:cs="Times New Roman"/>
            <w:sz w:val="24"/>
            <w:szCs w:val="24"/>
          </w:rPr>
          <w:t>.</w:t>
        </w:r>
      </w:ins>
    </w:p>
    <w:p w14:paraId="0EC5C048" w14:textId="77777777" w:rsidR="00FF2226" w:rsidRDefault="00FF2226">
      <w:pPr>
        <w:keepNext/>
        <w:rPr>
          <w:ins w:id="545" w:author="Acaru, Silviu" w:date="2026-03-15T22:23:00Z" w16du:dateUtc="2026-03-15T21:23:00Z"/>
        </w:rPr>
        <w:pPrChange w:id="546" w:author="Acaru, Silviu" w:date="2026-03-15T22:23:00Z" w16du:dateUtc="2026-03-15T21:23:00Z">
          <w:pPr/>
        </w:pPrChange>
      </w:pPr>
      <w:ins w:id="547" w:author="Acaru, Silviu" w:date="2026-03-15T22:23:00Z">
        <w:r w:rsidRPr="00FF2226">
          <w:rPr>
            <w:rFonts w:ascii="Times New Roman" w:hAnsi="Times New Roman" w:cs="Times New Roman"/>
            <w:noProof/>
          </w:rPr>
          <w:drawing>
            <wp:inline distT="0" distB="0" distL="0" distR="0" wp14:anchorId="20973C20" wp14:editId="1B16C13E">
              <wp:extent cx="5943600" cy="3655060"/>
              <wp:effectExtent l="0" t="0" r="0" b="2540"/>
              <wp:docPr id="902741756" name="Content Placeholder 4">
                <a:extLst xmlns:a="http://schemas.openxmlformats.org/drawingml/2006/main">
                  <a:ext uri="{FF2B5EF4-FFF2-40B4-BE49-F238E27FC236}">
                    <a16:creationId xmlns:a16="http://schemas.microsoft.com/office/drawing/2014/main" id="{63722BF1-61AE-834A-1139-2A2F829A3BF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3722BF1-61AE-834A-1139-2A2F829A3BF9}"/>
                          </a:ext>
                        </a:extLst>
                      </pic:cNvPr>
                      <pic:cNvPicPr>
                        <a:picLocks noGrp="1"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55060"/>
                      </a:xfrm>
                      <a:prstGeom prst="rect">
                        <a:avLst/>
                      </a:prstGeom>
                    </pic:spPr>
                  </pic:pic>
                </a:graphicData>
              </a:graphic>
            </wp:inline>
          </w:drawing>
        </w:r>
      </w:ins>
    </w:p>
    <w:p w14:paraId="4D15F8CD" w14:textId="1EB9272D" w:rsidR="001062A3" w:rsidRPr="001062A3" w:rsidRDefault="00FF2226">
      <w:pPr>
        <w:pStyle w:val="Caption"/>
        <w:jc w:val="both"/>
        <w:rPr>
          <w:ins w:id="548" w:author="Acaru, Silviu" w:date="2026-03-17T09:24:00Z"/>
          <w:rFonts w:ascii="Times New Roman" w:hAnsi="Times New Roman" w:cs="Times New Roman"/>
          <w:sz w:val="24"/>
          <w:szCs w:val="24"/>
          <w:lang w:val="en-NL"/>
          <w:rPrChange w:id="549" w:author="Acaru, Silviu" w:date="2026-03-17T09:25:00Z" w16du:dateUtc="2026-03-17T08:25:00Z">
            <w:rPr>
              <w:ins w:id="550" w:author="Acaru, Silviu" w:date="2026-03-17T09:24:00Z"/>
              <w:lang w:val="en-NL"/>
            </w:rPr>
          </w:rPrChange>
        </w:rPr>
        <w:pPrChange w:id="551" w:author="Acaru, Silviu" w:date="2026-03-17T09:24:00Z" w16du:dateUtc="2026-03-17T08:24:00Z">
          <w:pPr>
            <w:pStyle w:val="Caption"/>
          </w:pPr>
        </w:pPrChange>
      </w:pPr>
      <w:ins w:id="552" w:author="Acaru, Silviu" w:date="2026-03-15T22:23:00Z" w16du:dateUtc="2026-03-15T21:23:00Z">
        <w:r w:rsidRPr="001062A3">
          <w:rPr>
            <w:rFonts w:ascii="Times New Roman" w:hAnsi="Times New Roman" w:cs="Times New Roman"/>
            <w:sz w:val="24"/>
            <w:szCs w:val="24"/>
            <w:rPrChange w:id="553" w:author="Acaru, Silviu" w:date="2026-03-17T09:25:00Z" w16du:dateUtc="2026-03-17T08:25:00Z">
              <w:rPr/>
            </w:rPrChange>
          </w:rPr>
          <w:t>Figure S</w:t>
        </w:r>
        <w:r w:rsidRPr="001062A3">
          <w:rPr>
            <w:rFonts w:ascii="Times New Roman" w:hAnsi="Times New Roman" w:cs="Times New Roman"/>
            <w:sz w:val="24"/>
            <w:szCs w:val="24"/>
            <w:rPrChange w:id="554" w:author="Acaru, Silviu" w:date="2026-03-17T09:25:00Z" w16du:dateUtc="2026-03-17T08:25:00Z">
              <w:rPr/>
            </w:rPrChange>
          </w:rPr>
          <w:fldChar w:fldCharType="begin"/>
        </w:r>
        <w:r w:rsidRPr="001062A3">
          <w:rPr>
            <w:rFonts w:ascii="Times New Roman" w:hAnsi="Times New Roman" w:cs="Times New Roman"/>
            <w:sz w:val="24"/>
            <w:szCs w:val="24"/>
            <w:rPrChange w:id="555" w:author="Acaru, Silviu" w:date="2026-03-17T09:25:00Z" w16du:dateUtc="2026-03-17T08:25:00Z">
              <w:rPr/>
            </w:rPrChange>
          </w:rPr>
          <w:instrText xml:space="preserve"> SEQ Figure_S \* ARABIC </w:instrText>
        </w:r>
      </w:ins>
      <w:r w:rsidRPr="001062A3">
        <w:rPr>
          <w:rFonts w:ascii="Times New Roman" w:hAnsi="Times New Roman" w:cs="Times New Roman"/>
          <w:sz w:val="24"/>
          <w:szCs w:val="24"/>
          <w:rPrChange w:id="556" w:author="Acaru, Silviu" w:date="2026-03-17T09:25:00Z" w16du:dateUtc="2026-03-17T08:25:00Z">
            <w:rPr/>
          </w:rPrChange>
        </w:rPr>
        <w:fldChar w:fldCharType="separate"/>
      </w:r>
      <w:ins w:id="557" w:author="Acaru, Silviu" w:date="2026-03-15T22:23:00Z" w16du:dateUtc="2026-03-15T21:23:00Z">
        <w:r w:rsidRPr="001062A3">
          <w:rPr>
            <w:rFonts w:ascii="Times New Roman" w:hAnsi="Times New Roman" w:cs="Times New Roman"/>
            <w:noProof/>
            <w:sz w:val="24"/>
            <w:szCs w:val="24"/>
            <w:rPrChange w:id="558" w:author="Acaru, Silviu" w:date="2026-03-17T09:25:00Z" w16du:dateUtc="2026-03-17T08:25:00Z">
              <w:rPr>
                <w:noProof/>
              </w:rPr>
            </w:rPrChange>
          </w:rPr>
          <w:t>5</w:t>
        </w:r>
        <w:r w:rsidRPr="001062A3">
          <w:rPr>
            <w:rFonts w:ascii="Times New Roman" w:hAnsi="Times New Roman" w:cs="Times New Roman"/>
            <w:sz w:val="24"/>
            <w:szCs w:val="24"/>
            <w:rPrChange w:id="559" w:author="Acaru, Silviu" w:date="2026-03-17T09:25:00Z" w16du:dateUtc="2026-03-17T08:25:00Z">
              <w:rPr/>
            </w:rPrChange>
          </w:rPr>
          <w:fldChar w:fldCharType="end"/>
        </w:r>
      </w:ins>
      <w:ins w:id="560" w:author="Acaru, Silviu" w:date="2026-03-17T09:21:00Z" w16du:dateUtc="2026-03-17T08:21:00Z">
        <w:r w:rsidR="001062A3" w:rsidRPr="001062A3">
          <w:rPr>
            <w:rFonts w:ascii="Times New Roman" w:hAnsi="Times New Roman" w:cs="Times New Roman"/>
            <w:sz w:val="24"/>
            <w:szCs w:val="24"/>
            <w:rPrChange w:id="561" w:author="Acaru, Silviu" w:date="2026-03-17T09:25:00Z" w16du:dateUtc="2026-03-17T08:25:00Z">
              <w:rPr/>
            </w:rPrChange>
          </w:rPr>
          <w:t xml:space="preserve"> OOF vs stratified sampling statistical comparisons. </w:t>
        </w:r>
      </w:ins>
      <w:ins w:id="562" w:author="Acaru, Silviu" w:date="2026-03-17T09:24:00Z">
        <w:r w:rsidR="001062A3" w:rsidRPr="001062A3">
          <w:rPr>
            <w:rFonts w:ascii="Times New Roman" w:hAnsi="Times New Roman" w:cs="Times New Roman"/>
            <w:sz w:val="24"/>
            <w:szCs w:val="24"/>
            <w:lang w:val="en-NL"/>
            <w:rPrChange w:id="563" w:author="Acaru, Silviu" w:date="2026-03-17T09:25:00Z" w16du:dateUtc="2026-03-17T08:25:00Z">
              <w:rPr>
                <w:b/>
                <w:bCs/>
                <w:lang w:val="en-NL"/>
              </w:rPr>
            </w:rPrChange>
          </w:rPr>
          <w:t>Statistical Comparison of Validation Performance Across Hyperparameter Configurations.</w:t>
        </w:r>
      </w:ins>
      <w:ins w:id="564" w:author="Acaru, Silviu" w:date="2026-03-17T09:24:00Z" w16du:dateUtc="2026-03-17T08:24:00Z">
        <w:r w:rsidR="001062A3" w:rsidRPr="001062A3">
          <w:rPr>
            <w:rFonts w:ascii="Times New Roman" w:hAnsi="Times New Roman" w:cs="Times New Roman"/>
            <w:sz w:val="24"/>
            <w:szCs w:val="24"/>
            <w:lang w:val="en-NL"/>
            <w:rPrChange w:id="565" w:author="Acaru, Silviu" w:date="2026-03-17T09:25:00Z" w16du:dateUtc="2026-03-17T08:25:00Z">
              <w:rPr>
                <w:lang w:val="en-NL"/>
              </w:rPr>
            </w:rPrChange>
          </w:rPr>
          <w:t xml:space="preserve"> </w:t>
        </w:r>
      </w:ins>
      <w:ins w:id="566" w:author="Acaru, Silviu" w:date="2026-03-17T09:24:00Z">
        <w:r w:rsidR="001062A3" w:rsidRPr="001062A3">
          <w:rPr>
            <w:rFonts w:ascii="Times New Roman" w:hAnsi="Times New Roman" w:cs="Times New Roman"/>
            <w:sz w:val="24"/>
            <w:szCs w:val="24"/>
            <w:lang w:val="en-NL"/>
            <w:rPrChange w:id="567" w:author="Acaru, Silviu" w:date="2026-03-17T09:25:00Z" w16du:dateUtc="2026-03-17T08:25:00Z">
              <w:rPr>
                <w:b/>
                <w:bCs/>
                <w:lang w:val="en-NL"/>
              </w:rPr>
            </w:rPrChange>
          </w:rPr>
          <w:t>(</w:t>
        </w:r>
      </w:ins>
      <w:ins w:id="568" w:author="Acaru, Silviu" w:date="2026-03-17T09:24:00Z" w16du:dateUtc="2026-03-17T08:24:00Z">
        <w:r w:rsidR="001062A3" w:rsidRPr="001062A3">
          <w:rPr>
            <w:rFonts w:ascii="Times New Roman" w:hAnsi="Times New Roman" w:cs="Times New Roman"/>
            <w:sz w:val="24"/>
            <w:szCs w:val="24"/>
            <w:lang w:val="en-NL"/>
            <w:rPrChange w:id="569" w:author="Acaru, Silviu" w:date="2026-03-17T09:25:00Z" w16du:dateUtc="2026-03-17T08:25:00Z">
              <w:rPr>
                <w:b/>
                <w:bCs/>
                <w:lang w:val="en-NL"/>
              </w:rPr>
            </w:rPrChange>
          </w:rPr>
          <w:t>A</w:t>
        </w:r>
      </w:ins>
      <w:ins w:id="570" w:author="Acaru, Silviu" w:date="2026-03-17T09:24:00Z">
        <w:r w:rsidR="001062A3" w:rsidRPr="001062A3">
          <w:rPr>
            <w:rFonts w:ascii="Times New Roman" w:hAnsi="Times New Roman" w:cs="Times New Roman"/>
            <w:sz w:val="24"/>
            <w:szCs w:val="24"/>
            <w:lang w:val="en-NL"/>
            <w:rPrChange w:id="571" w:author="Acaru, Silviu" w:date="2026-03-17T09:25:00Z" w16du:dateUtc="2026-03-17T08:25:00Z">
              <w:rPr>
                <w:b/>
                <w:bCs/>
                <w:lang w:val="en-NL"/>
              </w:rPr>
            </w:rPrChange>
          </w:rPr>
          <w:t>) Mean Validation MAE by n_estimators.</w:t>
        </w:r>
        <w:r w:rsidR="001062A3" w:rsidRPr="001062A3">
          <w:rPr>
            <w:rFonts w:ascii="Times New Roman" w:hAnsi="Times New Roman" w:cs="Times New Roman"/>
            <w:sz w:val="24"/>
            <w:szCs w:val="24"/>
            <w:lang w:val="en-NL"/>
            <w:rPrChange w:id="572" w:author="Acaru, Silviu" w:date="2026-03-17T09:25:00Z" w16du:dateUtc="2026-03-17T08:25:00Z">
              <w:rPr>
                <w:lang w:val="en-NL"/>
              </w:rPr>
            </w:rPrChange>
          </w:rPr>
          <w:t> Mean Absolute Error (MAE) averaged across all 63 model configurations per n_estimators value (10, 100, 500). Each bar represents the group mean (e.g., n_estimators = 10: MAE = 18.951 °C; n_estimators = 100: MAE = 18.615 °C; n_estimators = 500: MAE = 18.215 °C).</w:t>
        </w:r>
        <w:r w:rsidR="001062A3" w:rsidRPr="001062A3">
          <w:rPr>
            <w:rFonts w:ascii="Times New Roman" w:hAnsi="Times New Roman" w:cs="Times New Roman"/>
            <w:sz w:val="24"/>
            <w:szCs w:val="24"/>
            <w:lang w:val="en-NL"/>
            <w:rPrChange w:id="573" w:author="Acaru, Silviu" w:date="2026-03-17T09:25:00Z" w16du:dateUtc="2026-03-17T08:25:00Z">
              <w:rPr>
                <w:b/>
                <w:bCs/>
                <w:lang w:val="en-NL"/>
              </w:rPr>
            </w:rPrChange>
          </w:rPr>
          <w:t>(</w:t>
        </w:r>
      </w:ins>
      <w:ins w:id="574" w:author="Acaru, Silviu" w:date="2026-03-17T09:24:00Z" w16du:dateUtc="2026-03-17T08:24:00Z">
        <w:r w:rsidR="001062A3" w:rsidRPr="001062A3">
          <w:rPr>
            <w:rFonts w:ascii="Times New Roman" w:hAnsi="Times New Roman" w:cs="Times New Roman"/>
            <w:sz w:val="24"/>
            <w:szCs w:val="24"/>
            <w:lang w:val="en-NL"/>
            <w:rPrChange w:id="575" w:author="Acaru, Silviu" w:date="2026-03-17T09:25:00Z" w16du:dateUtc="2026-03-17T08:25:00Z">
              <w:rPr>
                <w:b/>
                <w:bCs/>
                <w:lang w:val="en-NL"/>
              </w:rPr>
            </w:rPrChange>
          </w:rPr>
          <w:t>B</w:t>
        </w:r>
      </w:ins>
      <w:ins w:id="576" w:author="Acaru, Silviu" w:date="2026-03-17T09:24:00Z">
        <w:r w:rsidR="001062A3" w:rsidRPr="001062A3">
          <w:rPr>
            <w:rFonts w:ascii="Times New Roman" w:hAnsi="Times New Roman" w:cs="Times New Roman"/>
            <w:sz w:val="24"/>
            <w:szCs w:val="24"/>
            <w:lang w:val="en-NL"/>
            <w:rPrChange w:id="577" w:author="Acaru, Silviu" w:date="2026-03-17T09:25:00Z" w16du:dateUtc="2026-03-17T08:25:00Z">
              <w:rPr>
                <w:b/>
                <w:bCs/>
                <w:lang w:val="en-NL"/>
              </w:rPr>
            </w:rPrChange>
          </w:rPr>
          <w:t>) Mean Validation R² by n_estimators.</w:t>
        </w:r>
        <w:r w:rsidR="001062A3" w:rsidRPr="001062A3">
          <w:rPr>
            <w:rFonts w:ascii="Times New Roman" w:hAnsi="Times New Roman" w:cs="Times New Roman"/>
            <w:sz w:val="24"/>
            <w:szCs w:val="24"/>
            <w:lang w:val="en-NL"/>
            <w:rPrChange w:id="578" w:author="Acaru, Silviu" w:date="2026-03-17T09:25:00Z" w16du:dateUtc="2026-03-17T08:25:00Z">
              <w:rPr>
                <w:lang w:val="en-NL"/>
              </w:rPr>
            </w:rPrChange>
          </w:rPr>
          <w:t> Coefficient of determination (R²) averaged across all 63 model configurations per n_estimators value, following the same grouping as panel (a).</w:t>
        </w:r>
      </w:ins>
      <w:ins w:id="579" w:author="Acaru, Silviu" w:date="2026-03-17T09:24:00Z" w16du:dateUtc="2026-03-17T08:24:00Z">
        <w:r w:rsidR="001062A3" w:rsidRPr="001062A3">
          <w:rPr>
            <w:rFonts w:ascii="Times New Roman" w:hAnsi="Times New Roman" w:cs="Times New Roman"/>
            <w:sz w:val="24"/>
            <w:szCs w:val="24"/>
            <w:lang w:val="en-NL"/>
            <w:rPrChange w:id="580" w:author="Acaru, Silviu" w:date="2026-03-17T09:25:00Z" w16du:dateUtc="2026-03-17T08:25:00Z">
              <w:rPr>
                <w:lang w:val="en-NL"/>
              </w:rPr>
            </w:rPrChange>
          </w:rPr>
          <w:t xml:space="preserve"> </w:t>
        </w:r>
      </w:ins>
      <w:ins w:id="581" w:author="Acaru, Silviu" w:date="2026-03-17T09:24:00Z">
        <w:r w:rsidR="001062A3" w:rsidRPr="001062A3">
          <w:rPr>
            <w:rFonts w:ascii="Times New Roman" w:hAnsi="Times New Roman" w:cs="Times New Roman"/>
            <w:sz w:val="24"/>
            <w:szCs w:val="24"/>
            <w:lang w:val="en-NL"/>
            <w:rPrChange w:id="582" w:author="Acaru, Silviu" w:date="2026-03-17T09:25:00Z" w16du:dateUtc="2026-03-17T08:25:00Z">
              <w:rPr>
                <w:b/>
                <w:bCs/>
                <w:lang w:val="en-NL"/>
              </w:rPr>
            </w:rPrChange>
          </w:rPr>
          <w:t>(</w:t>
        </w:r>
      </w:ins>
      <w:ins w:id="583" w:author="Acaru, Silviu" w:date="2026-03-17T09:24:00Z" w16du:dateUtc="2026-03-17T08:24:00Z">
        <w:r w:rsidR="001062A3" w:rsidRPr="001062A3">
          <w:rPr>
            <w:rFonts w:ascii="Times New Roman" w:hAnsi="Times New Roman" w:cs="Times New Roman"/>
            <w:sz w:val="24"/>
            <w:szCs w:val="24"/>
            <w:lang w:val="en-NL"/>
            <w:rPrChange w:id="584" w:author="Acaru, Silviu" w:date="2026-03-17T09:25:00Z" w16du:dateUtc="2026-03-17T08:25:00Z">
              <w:rPr>
                <w:b/>
                <w:bCs/>
                <w:lang w:val="en-NL"/>
              </w:rPr>
            </w:rPrChange>
          </w:rPr>
          <w:t>C</w:t>
        </w:r>
      </w:ins>
      <w:ins w:id="585" w:author="Acaru, Silviu" w:date="2026-03-17T09:24:00Z">
        <w:r w:rsidR="001062A3" w:rsidRPr="001062A3">
          <w:rPr>
            <w:rFonts w:ascii="Times New Roman" w:hAnsi="Times New Roman" w:cs="Times New Roman"/>
            <w:sz w:val="24"/>
            <w:szCs w:val="24"/>
            <w:lang w:val="en-NL"/>
            <w:rPrChange w:id="586" w:author="Acaru, Silviu" w:date="2026-03-17T09:25:00Z" w16du:dateUtc="2026-03-17T08:25:00Z">
              <w:rPr>
                <w:b/>
                <w:bCs/>
                <w:lang w:val="en-NL"/>
              </w:rPr>
            </w:rPrChange>
          </w:rPr>
          <w:t>) Best Validation MAE by n_estimators.</w:t>
        </w:r>
        <w:r w:rsidR="001062A3" w:rsidRPr="001062A3">
          <w:rPr>
            <w:rFonts w:ascii="Times New Roman" w:hAnsi="Times New Roman" w:cs="Times New Roman"/>
            <w:sz w:val="24"/>
            <w:szCs w:val="24"/>
            <w:lang w:val="en-NL"/>
            <w:rPrChange w:id="587" w:author="Acaru, Silviu" w:date="2026-03-17T09:25:00Z" w16du:dateUtc="2026-03-17T08:25:00Z">
              <w:rPr>
                <w:lang w:val="en-NL"/>
              </w:rPr>
            </w:rPrChange>
          </w:rPr>
          <w:t> Minimum (best) MAE achieved within each n_estimators group, representing the top-performing configuration per group rather than the group average.</w:t>
        </w:r>
        <w:r w:rsidR="001062A3" w:rsidRPr="001062A3">
          <w:rPr>
            <w:rFonts w:ascii="Times New Roman" w:hAnsi="Times New Roman" w:cs="Times New Roman"/>
            <w:sz w:val="24"/>
            <w:szCs w:val="24"/>
            <w:lang w:val="en-NL"/>
            <w:rPrChange w:id="588" w:author="Acaru, Silviu" w:date="2026-03-17T09:25:00Z" w16du:dateUtc="2026-03-17T08:25:00Z">
              <w:rPr>
                <w:b/>
                <w:bCs/>
                <w:lang w:val="en-NL"/>
              </w:rPr>
            </w:rPrChange>
          </w:rPr>
          <w:t>(</w:t>
        </w:r>
      </w:ins>
      <w:ins w:id="589" w:author="Acaru, Silviu" w:date="2026-03-17T09:24:00Z" w16du:dateUtc="2026-03-17T08:24:00Z">
        <w:r w:rsidR="001062A3" w:rsidRPr="001062A3">
          <w:rPr>
            <w:rFonts w:ascii="Times New Roman" w:hAnsi="Times New Roman" w:cs="Times New Roman"/>
            <w:sz w:val="24"/>
            <w:szCs w:val="24"/>
            <w:lang w:val="en-NL"/>
            <w:rPrChange w:id="590" w:author="Acaru, Silviu" w:date="2026-03-17T09:25:00Z" w16du:dateUtc="2026-03-17T08:25:00Z">
              <w:rPr>
                <w:b/>
                <w:bCs/>
                <w:lang w:val="en-NL"/>
              </w:rPr>
            </w:rPrChange>
          </w:rPr>
          <w:t>D</w:t>
        </w:r>
      </w:ins>
      <w:ins w:id="591" w:author="Acaru, Silviu" w:date="2026-03-17T09:24:00Z">
        <w:r w:rsidR="001062A3" w:rsidRPr="001062A3">
          <w:rPr>
            <w:rFonts w:ascii="Times New Roman" w:hAnsi="Times New Roman" w:cs="Times New Roman"/>
            <w:sz w:val="24"/>
            <w:szCs w:val="24"/>
            <w:lang w:val="en-NL"/>
            <w:rPrChange w:id="592" w:author="Acaru, Silviu" w:date="2026-03-17T09:25:00Z" w16du:dateUtc="2026-03-17T08:25:00Z">
              <w:rPr>
                <w:b/>
                <w:bCs/>
                <w:lang w:val="en-NL"/>
              </w:rPr>
            </w:rPrChange>
          </w:rPr>
          <w:t>) Validation MAE Distribution.</w:t>
        </w:r>
        <w:r w:rsidR="001062A3" w:rsidRPr="001062A3">
          <w:rPr>
            <w:rFonts w:ascii="Times New Roman" w:hAnsi="Times New Roman" w:cs="Times New Roman"/>
            <w:sz w:val="24"/>
            <w:szCs w:val="24"/>
            <w:lang w:val="en-NL"/>
            <w:rPrChange w:id="593" w:author="Acaru, Silviu" w:date="2026-03-17T09:25:00Z" w16du:dateUtc="2026-03-17T08:25:00Z">
              <w:rPr>
                <w:lang w:val="en-NL"/>
              </w:rPr>
            </w:rPrChange>
          </w:rPr>
          <w:t xml:space="preserve"> Full distribution of individual validation MAE </w:t>
        </w:r>
        <w:r w:rsidR="001062A3" w:rsidRPr="001062A3">
          <w:rPr>
            <w:rFonts w:ascii="Times New Roman" w:hAnsi="Times New Roman" w:cs="Times New Roman"/>
            <w:sz w:val="24"/>
            <w:szCs w:val="24"/>
            <w:lang w:val="en-NL"/>
            <w:rPrChange w:id="594" w:author="Acaru, Silviu" w:date="2026-03-17T09:25:00Z" w16du:dateUtc="2026-03-17T08:25:00Z">
              <w:rPr>
                <w:lang w:val="en-NL"/>
              </w:rPr>
            </w:rPrChange>
          </w:rPr>
          <w:lastRenderedPageBreak/>
          <w:t>values across all model configurations (no averaging), shown to illustrate the spread and overlap between OOF and stratified sampling approaches.</w:t>
        </w:r>
      </w:ins>
    </w:p>
    <w:p w14:paraId="10C0D2EA" w14:textId="5EF6A943" w:rsidR="00FF2226" w:rsidRDefault="00FF2226">
      <w:pPr>
        <w:pStyle w:val="Caption"/>
        <w:rPr>
          <w:rFonts w:ascii="Times New Roman" w:hAnsi="Times New Roman" w:cs="Times New Roman"/>
        </w:rPr>
        <w:pPrChange w:id="595" w:author="Acaru, Silviu" w:date="2026-03-15T22:23:00Z" w16du:dateUtc="2026-03-15T21:23:00Z">
          <w:pPr/>
        </w:pPrChange>
      </w:pPr>
    </w:p>
    <w:p w14:paraId="66B4B423" w14:textId="68E6048F" w:rsidR="000B7A46" w:rsidRPr="001062A3" w:rsidDel="00D6614B" w:rsidRDefault="000B7A46" w:rsidP="000B7A46">
      <w:pPr>
        <w:keepNext/>
        <w:rPr>
          <w:del w:id="596" w:author="Acaru, Silviu" w:date="2026-03-15T21:23:00Z" w16du:dateUtc="2026-03-15T20:23:00Z"/>
          <w:lang w:val="en-US"/>
          <w:rPrChange w:id="597" w:author="Acaru, Silviu" w:date="2026-03-17T09:21:00Z" w16du:dateUtc="2026-03-17T08:21:00Z">
            <w:rPr>
              <w:del w:id="598" w:author="Acaru, Silviu" w:date="2026-03-15T21:23:00Z" w16du:dateUtc="2026-03-15T20:23:00Z"/>
            </w:rPr>
          </w:rPrChange>
        </w:rPr>
      </w:pPr>
      <w:del w:id="599" w:author="Acaru, Silviu" w:date="2026-03-15T21:23:00Z" w16du:dateUtc="2026-03-15T20:23:00Z">
        <w:r w:rsidDel="00D6614B">
          <w:rPr>
            <w:noProof/>
          </w:rPr>
          <w:drawing>
            <wp:inline distT="0" distB="0" distL="0" distR="0" wp14:anchorId="257E5242" wp14:editId="26712EE0">
              <wp:extent cx="5943600" cy="3188335"/>
              <wp:effectExtent l="0" t="0" r="0" b="0"/>
              <wp:docPr id="34" name="Picture 34"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group of graphs with numb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del>
    </w:p>
    <w:p w14:paraId="3D6F90C9" w14:textId="3F5B4025" w:rsidR="000B7A46" w:rsidRPr="00203A30" w:rsidDel="00D6614B" w:rsidRDefault="000B7A46" w:rsidP="000B7A46">
      <w:pPr>
        <w:pStyle w:val="Caption"/>
        <w:jc w:val="both"/>
        <w:rPr>
          <w:del w:id="600" w:author="Acaru, Silviu" w:date="2026-03-15T21:23:00Z" w16du:dateUtc="2026-03-15T20:23:00Z"/>
          <w:rFonts w:ascii="Times New Roman" w:hAnsi="Times New Roman" w:cs="Times New Roman"/>
          <w:sz w:val="24"/>
          <w:szCs w:val="24"/>
        </w:rPr>
      </w:pPr>
      <w:del w:id="601" w:author="Acaru, Silviu" w:date="2026-03-15T21:23:00Z" w16du:dateUtc="2026-03-15T20:23:00Z">
        <w:r w:rsidRPr="00203A30" w:rsidDel="00D6614B">
          <w:rPr>
            <w:rFonts w:ascii="Times New Roman" w:hAnsi="Times New Roman" w:cs="Times New Roman"/>
            <w:sz w:val="24"/>
            <w:szCs w:val="24"/>
          </w:rPr>
          <w:delText>Figure S</w:delText>
        </w:r>
        <w:r w:rsidRPr="00203A30" w:rsidDel="00D6614B">
          <w:rPr>
            <w:rFonts w:ascii="Times New Roman" w:hAnsi="Times New Roman" w:cs="Times New Roman"/>
            <w:i w:val="0"/>
            <w:iCs w:val="0"/>
          </w:rPr>
          <w:fldChar w:fldCharType="begin"/>
        </w:r>
        <w:r w:rsidRPr="00203A30" w:rsidDel="00D6614B">
          <w:rPr>
            <w:rFonts w:ascii="Times New Roman" w:hAnsi="Times New Roman" w:cs="Times New Roman"/>
            <w:sz w:val="24"/>
            <w:szCs w:val="24"/>
          </w:rPr>
          <w:delInstrText xml:space="preserve"> SEQ Figure_S \* ARABIC </w:delInstrText>
        </w:r>
        <w:r w:rsidRPr="00203A30"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4</w:delText>
        </w:r>
        <w:r w:rsidRPr="00203A30" w:rsidDel="00D6614B">
          <w:rPr>
            <w:rFonts w:ascii="Times New Roman" w:hAnsi="Times New Roman" w:cs="Times New Roman"/>
            <w:i w:val="0"/>
            <w:iCs w:val="0"/>
            <w:noProof/>
          </w:rPr>
          <w:fldChar w:fldCharType="end"/>
        </w:r>
        <w:r w:rsidRPr="00203A30" w:rsidDel="00D6614B">
          <w:rPr>
            <w:rFonts w:ascii="Times New Roman" w:hAnsi="Times New Roman" w:cs="Times New Roman"/>
            <w:sz w:val="24"/>
            <w:szCs w:val="24"/>
          </w:rPr>
          <w:delText xml:space="preserve"> MAE validation datasets using the ensemble framework are presented, with individual models represented as grey points. The model that returned the lowest MAE value is highlighted in blue, which in all cases was the stacked ensemble. Error bars indicate the confidence intervals (95</w:delText>
        </w:r>
        <w:r w:rsidR="0017051E" w:rsidDel="00D6614B">
          <w:rPr>
            <w:rFonts w:ascii="Times New Roman" w:hAnsi="Times New Roman" w:cs="Times New Roman"/>
            <w:sz w:val="24"/>
            <w:szCs w:val="24"/>
          </w:rPr>
          <w:delText xml:space="preserve"> </w:delText>
        </w:r>
        <w:r w:rsidRPr="00203A30" w:rsidDel="00D6614B">
          <w:rPr>
            <w:rFonts w:ascii="Times New Roman" w:hAnsi="Times New Roman" w:cs="Times New Roman"/>
            <w:sz w:val="24"/>
            <w:szCs w:val="24"/>
          </w:rPr>
          <w:delText>%). Due to the significant processing time required, each test was run only once.</w:delText>
        </w:r>
      </w:del>
    </w:p>
    <w:p w14:paraId="7C124256" w14:textId="21AE8464" w:rsidR="000B7A46" w:rsidRPr="001062A3" w:rsidDel="00D6614B" w:rsidRDefault="000B7A46" w:rsidP="000B7A46">
      <w:pPr>
        <w:keepNext/>
        <w:rPr>
          <w:del w:id="602" w:author="Acaru, Silviu" w:date="2026-03-15T21:23:00Z" w16du:dateUtc="2026-03-15T20:23:00Z"/>
          <w:lang w:val="en-US"/>
          <w:rPrChange w:id="603" w:author="Acaru, Silviu" w:date="2026-03-17T09:21:00Z" w16du:dateUtc="2026-03-17T08:21:00Z">
            <w:rPr>
              <w:del w:id="604" w:author="Acaru, Silviu" w:date="2026-03-15T21:23:00Z" w16du:dateUtc="2026-03-15T20:23:00Z"/>
            </w:rPr>
          </w:rPrChange>
        </w:rPr>
      </w:pPr>
      <w:del w:id="605" w:author="Acaru, Silviu" w:date="2026-03-15T21:23:00Z" w16du:dateUtc="2026-03-15T20:23:00Z">
        <w:r w:rsidDel="00D6614B">
          <w:rPr>
            <w:noProof/>
          </w:rPr>
          <w:lastRenderedPageBreak/>
          <w:drawing>
            <wp:inline distT="0" distB="0" distL="0" distR="0" wp14:anchorId="2DB78DD7" wp14:editId="615C3167">
              <wp:extent cx="5943600" cy="3188335"/>
              <wp:effectExtent l="0" t="0" r="0" b="0"/>
              <wp:docPr id="33" name="Picture 33" descr="A group of graph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group of graphs on a white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del>
    </w:p>
    <w:p w14:paraId="6387DCD8" w14:textId="1260D86A" w:rsidR="000B7A46" w:rsidRPr="00203A30" w:rsidDel="00D6614B" w:rsidRDefault="000B7A46" w:rsidP="000B7A46">
      <w:pPr>
        <w:pStyle w:val="Caption"/>
        <w:jc w:val="both"/>
        <w:rPr>
          <w:del w:id="606" w:author="Acaru, Silviu" w:date="2026-03-15T21:23:00Z" w16du:dateUtc="2026-03-15T20:23:00Z"/>
          <w:rFonts w:ascii="Times New Roman" w:hAnsi="Times New Roman" w:cs="Times New Roman"/>
          <w:sz w:val="24"/>
          <w:szCs w:val="24"/>
        </w:rPr>
      </w:pPr>
      <w:del w:id="607" w:author="Acaru, Silviu" w:date="2026-03-15T21:23:00Z" w16du:dateUtc="2026-03-15T20:23:00Z">
        <w:r w:rsidRPr="00203A30" w:rsidDel="00D6614B">
          <w:rPr>
            <w:rFonts w:ascii="Times New Roman" w:hAnsi="Times New Roman" w:cs="Times New Roman"/>
            <w:sz w:val="24"/>
            <w:szCs w:val="24"/>
          </w:rPr>
          <w:delText>Figure S</w:delText>
        </w:r>
        <w:r w:rsidRPr="00203A30" w:rsidDel="00D6614B">
          <w:rPr>
            <w:rFonts w:ascii="Times New Roman" w:hAnsi="Times New Roman" w:cs="Times New Roman"/>
            <w:i w:val="0"/>
            <w:iCs w:val="0"/>
          </w:rPr>
          <w:fldChar w:fldCharType="begin"/>
        </w:r>
        <w:r w:rsidRPr="00203A30" w:rsidDel="00D6614B">
          <w:rPr>
            <w:rFonts w:ascii="Times New Roman" w:hAnsi="Times New Roman" w:cs="Times New Roman"/>
            <w:sz w:val="24"/>
            <w:szCs w:val="24"/>
          </w:rPr>
          <w:delInstrText xml:space="preserve"> SEQ Figure_S \* ARABIC </w:delInstrText>
        </w:r>
        <w:r w:rsidRPr="00203A30"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5</w:delText>
        </w:r>
        <w:r w:rsidRPr="00203A30" w:rsidDel="00D6614B">
          <w:rPr>
            <w:rFonts w:ascii="Times New Roman" w:hAnsi="Times New Roman" w:cs="Times New Roman"/>
            <w:i w:val="0"/>
            <w:iCs w:val="0"/>
            <w:noProof/>
          </w:rPr>
          <w:fldChar w:fldCharType="end"/>
        </w:r>
        <w:r w:rsidRPr="00203A30" w:rsidDel="00D6614B">
          <w:rPr>
            <w:rFonts w:ascii="Times New Roman" w:hAnsi="Times New Roman" w:cs="Times New Roman"/>
            <w:sz w:val="24"/>
            <w:szCs w:val="24"/>
          </w:rPr>
          <w:delText xml:space="preserve"> MAE validation datasets using the ensemble framework are presented, with individual models represented as grey points. The model that returned the lowest MAE value is highlighted in blue, which in all cases was the stacked ensemble. Error bars indicate the confidence intervals (95%). Due to the significant processing time required, each test was run only once..</w:delText>
        </w:r>
      </w:del>
    </w:p>
    <w:p w14:paraId="6E303131" w14:textId="63E7D226" w:rsidR="000B7A46" w:rsidRPr="001062A3" w:rsidDel="00D6614B" w:rsidRDefault="000B7A46" w:rsidP="000B7A46">
      <w:pPr>
        <w:keepNext/>
        <w:rPr>
          <w:del w:id="608" w:author="Acaru, Silviu" w:date="2026-03-15T21:23:00Z" w16du:dateUtc="2026-03-15T20:23:00Z"/>
          <w:lang w:val="en-US"/>
          <w:rPrChange w:id="609" w:author="Acaru, Silviu" w:date="2026-03-17T09:21:00Z" w16du:dateUtc="2026-03-17T08:21:00Z">
            <w:rPr>
              <w:del w:id="610" w:author="Acaru, Silviu" w:date="2026-03-15T21:23:00Z" w16du:dateUtc="2026-03-15T20:23:00Z"/>
            </w:rPr>
          </w:rPrChange>
        </w:rPr>
      </w:pPr>
      <w:del w:id="611" w:author="Acaru, Silviu" w:date="2026-03-15T21:23:00Z" w16du:dateUtc="2026-03-15T20:23:00Z">
        <w:r w:rsidDel="00D6614B">
          <w:rPr>
            <w:noProof/>
          </w:rPr>
          <w:drawing>
            <wp:inline distT="0" distB="0" distL="0" distR="0" wp14:anchorId="4389D766" wp14:editId="1A194DC8">
              <wp:extent cx="5943600" cy="31883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ure S 5.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del>
    </w:p>
    <w:p w14:paraId="49DC2620" w14:textId="7CC7162F" w:rsidR="000B7A46" w:rsidRPr="00203A30" w:rsidDel="00D6614B" w:rsidRDefault="000B7A46" w:rsidP="000B7A46">
      <w:pPr>
        <w:pStyle w:val="Caption"/>
        <w:jc w:val="both"/>
        <w:rPr>
          <w:del w:id="612" w:author="Acaru, Silviu" w:date="2026-03-15T21:23:00Z" w16du:dateUtc="2026-03-15T20:23:00Z"/>
          <w:rFonts w:ascii="Times New Roman" w:hAnsi="Times New Roman" w:cs="Times New Roman"/>
          <w:sz w:val="24"/>
          <w:szCs w:val="24"/>
        </w:rPr>
      </w:pPr>
      <w:del w:id="613" w:author="Acaru, Silviu" w:date="2026-03-15T21:23:00Z" w16du:dateUtc="2026-03-15T20:23:00Z">
        <w:r w:rsidRPr="00203A30" w:rsidDel="00D6614B">
          <w:rPr>
            <w:rFonts w:ascii="Times New Roman" w:hAnsi="Times New Roman" w:cs="Times New Roman"/>
            <w:sz w:val="24"/>
            <w:szCs w:val="24"/>
          </w:rPr>
          <w:delText>Figure S</w:delText>
        </w:r>
        <w:r w:rsidRPr="00203A30" w:rsidDel="00D6614B">
          <w:rPr>
            <w:rFonts w:ascii="Times New Roman" w:hAnsi="Times New Roman" w:cs="Times New Roman"/>
            <w:i w:val="0"/>
            <w:iCs w:val="0"/>
          </w:rPr>
          <w:fldChar w:fldCharType="begin"/>
        </w:r>
        <w:r w:rsidRPr="00203A30" w:rsidDel="00D6614B">
          <w:rPr>
            <w:rFonts w:ascii="Times New Roman" w:hAnsi="Times New Roman" w:cs="Times New Roman"/>
            <w:sz w:val="24"/>
            <w:szCs w:val="24"/>
          </w:rPr>
          <w:delInstrText xml:space="preserve"> SEQ Figure_S \* ARABIC </w:delInstrText>
        </w:r>
        <w:r w:rsidRPr="00203A30"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6</w:delText>
        </w:r>
        <w:r w:rsidRPr="00203A30" w:rsidDel="00D6614B">
          <w:rPr>
            <w:rFonts w:ascii="Times New Roman" w:hAnsi="Times New Roman" w:cs="Times New Roman"/>
            <w:i w:val="0"/>
            <w:iCs w:val="0"/>
            <w:noProof/>
          </w:rPr>
          <w:fldChar w:fldCharType="end"/>
        </w:r>
        <w:r w:rsidRPr="00203A30" w:rsidDel="00D6614B">
          <w:rPr>
            <w:rFonts w:ascii="Times New Roman" w:hAnsi="Times New Roman" w:cs="Times New Roman"/>
            <w:sz w:val="24"/>
            <w:szCs w:val="24"/>
          </w:rPr>
          <w:delText xml:space="preserve"> MAE validation datasets using the ensemble framework are presented, with individual models represented as grey points. The model that returned the lowest MAE value is highlighted in blue, which in all cases was the stacked ensemble. Error bars indicate the confidence intervals (95%). Due to the significant processing time required, each test was run only once.</w:delText>
        </w:r>
      </w:del>
    </w:p>
    <w:p w14:paraId="1DAF873F" w14:textId="7EF4CC4B" w:rsidR="000B7A46" w:rsidRPr="001062A3" w:rsidDel="00D6614B" w:rsidRDefault="000B7A46" w:rsidP="000B7A46">
      <w:pPr>
        <w:keepNext/>
        <w:rPr>
          <w:del w:id="614" w:author="Acaru, Silviu" w:date="2026-03-15T21:23:00Z" w16du:dateUtc="2026-03-15T20:23:00Z"/>
          <w:lang w:val="en-US"/>
          <w:rPrChange w:id="615" w:author="Acaru, Silviu" w:date="2026-03-17T09:21:00Z" w16du:dateUtc="2026-03-17T08:21:00Z">
            <w:rPr>
              <w:del w:id="616" w:author="Acaru, Silviu" w:date="2026-03-15T21:23:00Z" w16du:dateUtc="2026-03-15T20:23:00Z"/>
            </w:rPr>
          </w:rPrChange>
        </w:rPr>
      </w:pPr>
      <w:del w:id="617" w:author="Acaru, Silviu" w:date="2026-03-15T21:23:00Z" w16du:dateUtc="2026-03-15T20:23:00Z">
        <w:r w:rsidDel="00D6614B">
          <w:rPr>
            <w:noProof/>
          </w:rPr>
          <w:lastRenderedPageBreak/>
          <w:drawing>
            <wp:inline distT="0" distB="0" distL="0" distR="0" wp14:anchorId="57C9B072" wp14:editId="6F82E77E">
              <wp:extent cx="5943600" cy="32308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ure S 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30880"/>
                      </a:xfrm>
                      <a:prstGeom prst="rect">
                        <a:avLst/>
                      </a:prstGeom>
                    </pic:spPr>
                  </pic:pic>
                </a:graphicData>
              </a:graphic>
            </wp:inline>
          </w:drawing>
        </w:r>
      </w:del>
    </w:p>
    <w:p w14:paraId="71E44BC2" w14:textId="1A349497" w:rsidR="000B7A46" w:rsidRPr="00203A30" w:rsidDel="00D6614B" w:rsidRDefault="000B7A46" w:rsidP="000B7A46">
      <w:pPr>
        <w:pStyle w:val="Caption"/>
        <w:jc w:val="both"/>
        <w:rPr>
          <w:del w:id="618" w:author="Acaru, Silviu" w:date="2026-03-15T21:23:00Z" w16du:dateUtc="2026-03-15T20:23:00Z"/>
          <w:rFonts w:ascii="Times New Roman" w:hAnsi="Times New Roman" w:cs="Times New Roman"/>
          <w:sz w:val="24"/>
          <w:szCs w:val="24"/>
        </w:rPr>
      </w:pPr>
      <w:del w:id="619" w:author="Acaru, Silviu" w:date="2026-03-15T21:23:00Z" w16du:dateUtc="2026-03-15T20:23:00Z">
        <w:r w:rsidRPr="00203A30" w:rsidDel="00D6614B">
          <w:rPr>
            <w:rFonts w:ascii="Times New Roman" w:hAnsi="Times New Roman" w:cs="Times New Roman"/>
            <w:sz w:val="24"/>
            <w:szCs w:val="24"/>
          </w:rPr>
          <w:delText>Figure S</w:delText>
        </w:r>
        <w:r w:rsidRPr="00203A30" w:rsidDel="00D6614B">
          <w:rPr>
            <w:rFonts w:ascii="Times New Roman" w:hAnsi="Times New Roman" w:cs="Times New Roman"/>
            <w:i w:val="0"/>
            <w:iCs w:val="0"/>
          </w:rPr>
          <w:fldChar w:fldCharType="begin"/>
        </w:r>
        <w:r w:rsidRPr="00203A30" w:rsidDel="00D6614B">
          <w:rPr>
            <w:rFonts w:ascii="Times New Roman" w:hAnsi="Times New Roman" w:cs="Times New Roman"/>
            <w:sz w:val="24"/>
            <w:szCs w:val="24"/>
          </w:rPr>
          <w:delInstrText xml:space="preserve"> SEQ Figure_S \* ARABIC </w:delInstrText>
        </w:r>
        <w:r w:rsidRPr="00203A30"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7</w:delText>
        </w:r>
        <w:r w:rsidRPr="00203A30" w:rsidDel="00D6614B">
          <w:rPr>
            <w:rFonts w:ascii="Times New Roman" w:hAnsi="Times New Roman" w:cs="Times New Roman"/>
            <w:i w:val="0"/>
            <w:iCs w:val="0"/>
            <w:noProof/>
          </w:rPr>
          <w:fldChar w:fldCharType="end"/>
        </w:r>
        <w:r w:rsidRPr="00203A30" w:rsidDel="00D6614B">
          <w:rPr>
            <w:rFonts w:ascii="Times New Roman" w:hAnsi="Times New Roman" w:cs="Times New Roman"/>
            <w:sz w:val="24"/>
            <w:szCs w:val="24"/>
          </w:rPr>
          <w:delText xml:space="preserve"> MAE validation datasets using the ensemble framework are presented, with individual models represented as grey points. The model that returned the lowest MAE value is highlighted in blue, which in all cases was the stacked ensemble. Error bars indicate the confidence intervals (95%). Due to the significant processing time required, each test was run only once.</w:delText>
        </w:r>
      </w:del>
    </w:p>
    <w:p w14:paraId="5E3B4371" w14:textId="2AA17763" w:rsidR="000B7A46" w:rsidRPr="001062A3" w:rsidDel="00D6614B" w:rsidRDefault="000B7A46" w:rsidP="000B7A46">
      <w:pPr>
        <w:keepNext/>
        <w:rPr>
          <w:del w:id="620" w:author="Acaru, Silviu" w:date="2026-03-15T21:23:00Z" w16du:dateUtc="2026-03-15T20:23:00Z"/>
          <w:lang w:val="en-US"/>
          <w:rPrChange w:id="621" w:author="Acaru, Silviu" w:date="2026-03-17T09:21:00Z" w16du:dateUtc="2026-03-17T08:21:00Z">
            <w:rPr>
              <w:del w:id="622" w:author="Acaru, Silviu" w:date="2026-03-15T21:23:00Z" w16du:dateUtc="2026-03-15T20:23:00Z"/>
            </w:rPr>
          </w:rPrChange>
        </w:rPr>
      </w:pPr>
      <w:del w:id="623" w:author="Acaru, Silviu" w:date="2026-03-15T21:23:00Z" w16du:dateUtc="2026-03-15T20:23:00Z">
        <w:r w:rsidDel="00D6614B">
          <w:rPr>
            <w:noProof/>
          </w:rPr>
          <w:drawing>
            <wp:inline distT="0" distB="0" distL="0" distR="0" wp14:anchorId="0BF7C410" wp14:editId="5F200CC2">
              <wp:extent cx="5943600" cy="3245485"/>
              <wp:effectExtent l="0" t="0" r="0" b="0"/>
              <wp:docPr id="30" name="Picture 30" descr="A group of graph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group of graphs with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245485"/>
                      </a:xfrm>
                      <a:prstGeom prst="rect">
                        <a:avLst/>
                      </a:prstGeom>
                    </pic:spPr>
                  </pic:pic>
                </a:graphicData>
              </a:graphic>
            </wp:inline>
          </w:drawing>
        </w:r>
      </w:del>
    </w:p>
    <w:p w14:paraId="22972A88" w14:textId="5A00FAFC" w:rsidR="000B7A46" w:rsidRPr="00203A30" w:rsidDel="00D6614B" w:rsidRDefault="000B7A46" w:rsidP="000B7A46">
      <w:pPr>
        <w:pStyle w:val="Caption"/>
        <w:rPr>
          <w:del w:id="624" w:author="Acaru, Silviu" w:date="2026-03-15T21:23:00Z" w16du:dateUtc="2026-03-15T20:23:00Z"/>
          <w:rFonts w:ascii="Times New Roman" w:hAnsi="Times New Roman" w:cs="Times New Roman"/>
          <w:sz w:val="24"/>
          <w:szCs w:val="24"/>
        </w:rPr>
      </w:pPr>
      <w:del w:id="625" w:author="Acaru, Silviu" w:date="2026-03-15T21:23:00Z" w16du:dateUtc="2026-03-15T20:23:00Z">
        <w:r w:rsidRPr="00203A30" w:rsidDel="00D6614B">
          <w:rPr>
            <w:rFonts w:ascii="Times New Roman" w:hAnsi="Times New Roman" w:cs="Times New Roman"/>
            <w:sz w:val="24"/>
            <w:szCs w:val="24"/>
          </w:rPr>
          <w:delText>Figure S</w:delText>
        </w:r>
        <w:r w:rsidRPr="00203A30" w:rsidDel="00D6614B">
          <w:rPr>
            <w:rFonts w:ascii="Times New Roman" w:hAnsi="Times New Roman" w:cs="Times New Roman"/>
            <w:i w:val="0"/>
            <w:iCs w:val="0"/>
          </w:rPr>
          <w:fldChar w:fldCharType="begin"/>
        </w:r>
        <w:r w:rsidRPr="00203A30" w:rsidDel="00D6614B">
          <w:rPr>
            <w:rFonts w:ascii="Times New Roman" w:hAnsi="Times New Roman" w:cs="Times New Roman"/>
            <w:sz w:val="24"/>
            <w:szCs w:val="24"/>
          </w:rPr>
          <w:delInstrText xml:space="preserve"> SEQ Figure_S \* ARABIC </w:delInstrText>
        </w:r>
        <w:r w:rsidRPr="00203A30"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8</w:delText>
        </w:r>
        <w:r w:rsidRPr="00203A30" w:rsidDel="00D6614B">
          <w:rPr>
            <w:rFonts w:ascii="Times New Roman" w:hAnsi="Times New Roman" w:cs="Times New Roman"/>
            <w:i w:val="0"/>
            <w:iCs w:val="0"/>
            <w:noProof/>
          </w:rPr>
          <w:fldChar w:fldCharType="end"/>
        </w:r>
        <w:r w:rsidRPr="00203A30" w:rsidDel="00D6614B">
          <w:rPr>
            <w:rFonts w:ascii="Times New Roman" w:hAnsi="Times New Roman" w:cs="Times New Roman"/>
            <w:sz w:val="24"/>
            <w:szCs w:val="24"/>
          </w:rPr>
          <w:delText xml:space="preserve"> MAE validation datasets using the ensemble framework are presented, with individual models represented as grey points. The model that returned the lowest MAE value is highlighted </w:delText>
        </w:r>
        <w:r w:rsidRPr="00203A30" w:rsidDel="00D6614B">
          <w:rPr>
            <w:rFonts w:ascii="Times New Roman" w:hAnsi="Times New Roman" w:cs="Times New Roman"/>
            <w:sz w:val="24"/>
            <w:szCs w:val="24"/>
          </w:rPr>
          <w:lastRenderedPageBreak/>
          <w:delText>in blue, which in all cases was the stacked ensemble. Error bars indicate the confidence intervals (95%). Due to the significant processing time required, each test was run only once.</w:delText>
        </w:r>
      </w:del>
    </w:p>
    <w:p w14:paraId="1C476D23" w14:textId="52C83D5A" w:rsidR="000B7A46" w:rsidRPr="001062A3" w:rsidDel="00D6614B" w:rsidRDefault="000B7A46" w:rsidP="000B7A46">
      <w:pPr>
        <w:keepNext/>
        <w:rPr>
          <w:del w:id="626" w:author="Acaru, Silviu" w:date="2026-03-15T21:23:00Z" w16du:dateUtc="2026-03-15T20:23:00Z"/>
          <w:lang w:val="en-US"/>
          <w:rPrChange w:id="627" w:author="Acaru, Silviu" w:date="2026-03-17T09:21:00Z" w16du:dateUtc="2026-03-17T08:21:00Z">
            <w:rPr>
              <w:del w:id="628" w:author="Acaru, Silviu" w:date="2026-03-15T21:23:00Z" w16du:dateUtc="2026-03-15T20:23:00Z"/>
            </w:rPr>
          </w:rPrChange>
        </w:rPr>
      </w:pPr>
      <w:del w:id="629" w:author="Acaru, Silviu" w:date="2026-03-15T21:23:00Z" w16du:dateUtc="2026-03-15T20:23:00Z">
        <w:r w:rsidDel="00D6614B">
          <w:rPr>
            <w:noProof/>
          </w:rPr>
          <w:drawing>
            <wp:inline distT="0" distB="0" distL="0" distR="0" wp14:anchorId="3B83D62D" wp14:editId="6B964FF5">
              <wp:extent cx="5943600" cy="3230880"/>
              <wp:effectExtent l="0" t="0" r="0" b="7620"/>
              <wp:docPr id="29" name="Picture 29" descr="A group of graph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group of graphs with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230880"/>
                      </a:xfrm>
                      <a:prstGeom prst="rect">
                        <a:avLst/>
                      </a:prstGeom>
                    </pic:spPr>
                  </pic:pic>
                </a:graphicData>
              </a:graphic>
            </wp:inline>
          </w:drawing>
        </w:r>
      </w:del>
    </w:p>
    <w:p w14:paraId="7B32A75C" w14:textId="7A315207" w:rsidR="000B7A46" w:rsidRPr="00203A30" w:rsidDel="00D6614B" w:rsidRDefault="000B7A46" w:rsidP="000B7A46">
      <w:pPr>
        <w:pStyle w:val="Caption"/>
        <w:jc w:val="both"/>
        <w:rPr>
          <w:del w:id="630" w:author="Acaru, Silviu" w:date="2026-03-15T21:23:00Z" w16du:dateUtc="2026-03-15T20:23:00Z"/>
          <w:rFonts w:ascii="Times New Roman" w:hAnsi="Times New Roman" w:cs="Times New Roman"/>
          <w:sz w:val="24"/>
          <w:szCs w:val="24"/>
        </w:rPr>
      </w:pPr>
      <w:del w:id="631" w:author="Acaru, Silviu" w:date="2026-03-15T21:23:00Z" w16du:dateUtc="2026-03-15T20:23:00Z">
        <w:r w:rsidRPr="00203A30" w:rsidDel="00D6614B">
          <w:rPr>
            <w:rFonts w:ascii="Times New Roman" w:hAnsi="Times New Roman" w:cs="Times New Roman"/>
            <w:sz w:val="24"/>
            <w:szCs w:val="24"/>
          </w:rPr>
          <w:delText>Figure S</w:delText>
        </w:r>
        <w:r w:rsidRPr="00203A30" w:rsidDel="00D6614B">
          <w:rPr>
            <w:rFonts w:ascii="Times New Roman" w:hAnsi="Times New Roman" w:cs="Times New Roman"/>
            <w:i w:val="0"/>
            <w:iCs w:val="0"/>
          </w:rPr>
          <w:fldChar w:fldCharType="begin"/>
        </w:r>
        <w:r w:rsidRPr="00203A30" w:rsidDel="00D6614B">
          <w:rPr>
            <w:rFonts w:ascii="Times New Roman" w:hAnsi="Times New Roman" w:cs="Times New Roman"/>
            <w:sz w:val="24"/>
            <w:szCs w:val="24"/>
          </w:rPr>
          <w:delInstrText xml:space="preserve"> SEQ Figure_S \* ARABIC </w:delInstrText>
        </w:r>
        <w:r w:rsidRPr="00203A30"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9</w:delText>
        </w:r>
        <w:r w:rsidRPr="00203A30" w:rsidDel="00D6614B">
          <w:rPr>
            <w:rFonts w:ascii="Times New Roman" w:hAnsi="Times New Roman" w:cs="Times New Roman"/>
            <w:i w:val="0"/>
            <w:iCs w:val="0"/>
            <w:noProof/>
          </w:rPr>
          <w:fldChar w:fldCharType="end"/>
        </w:r>
        <w:r w:rsidRPr="00203A30" w:rsidDel="00D6614B">
          <w:rPr>
            <w:rFonts w:ascii="Times New Roman" w:hAnsi="Times New Roman" w:cs="Times New Roman"/>
            <w:sz w:val="24"/>
            <w:szCs w:val="24"/>
          </w:rPr>
          <w:delText xml:space="preserve"> MAE validation datasets using the ensemble framework are presented, with individual models represented as grey points. The model that returned the lowest MAE value is highlighted in blue, which in all cases was the stacked ensemble. Error bars indicate the confidence intervals (95%). Due to the significant processing time required, each test was run only once.</w:delText>
        </w:r>
      </w:del>
    </w:p>
    <w:p w14:paraId="614B77D8" w14:textId="2F35037A" w:rsidR="000B7A46" w:rsidRPr="001062A3" w:rsidDel="00D6614B" w:rsidRDefault="000B7A46" w:rsidP="000B7A46">
      <w:pPr>
        <w:keepNext/>
        <w:rPr>
          <w:del w:id="632" w:author="Acaru, Silviu" w:date="2026-03-15T21:23:00Z" w16du:dateUtc="2026-03-15T20:23:00Z"/>
          <w:lang w:val="en-US"/>
          <w:rPrChange w:id="633" w:author="Acaru, Silviu" w:date="2026-03-17T09:21:00Z" w16du:dateUtc="2026-03-17T08:21:00Z">
            <w:rPr>
              <w:del w:id="634" w:author="Acaru, Silviu" w:date="2026-03-15T21:23:00Z" w16du:dateUtc="2026-03-15T20:23:00Z"/>
            </w:rPr>
          </w:rPrChange>
        </w:rPr>
      </w:pPr>
      <w:del w:id="635" w:author="Acaru, Silviu" w:date="2026-03-15T21:23:00Z" w16du:dateUtc="2026-03-15T20:23:00Z">
        <w:r w:rsidDel="00D6614B">
          <w:rPr>
            <w:noProof/>
          </w:rPr>
          <w:lastRenderedPageBreak/>
          <w:drawing>
            <wp:inline distT="0" distB="0" distL="0" distR="0" wp14:anchorId="10971FE4" wp14:editId="00864FE9">
              <wp:extent cx="5943600" cy="3230880"/>
              <wp:effectExtent l="0" t="0" r="0" b="7620"/>
              <wp:docPr id="23" name="Picture 23" descr="A group of graph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group of graphs and tex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30880"/>
                      </a:xfrm>
                      <a:prstGeom prst="rect">
                        <a:avLst/>
                      </a:prstGeom>
                    </pic:spPr>
                  </pic:pic>
                </a:graphicData>
              </a:graphic>
            </wp:inline>
          </w:drawing>
        </w:r>
      </w:del>
    </w:p>
    <w:p w14:paraId="27418A63" w14:textId="6A13A73A" w:rsidR="000B7A46" w:rsidRPr="00203A30" w:rsidDel="00D6614B" w:rsidRDefault="000B7A46" w:rsidP="000B7A46">
      <w:pPr>
        <w:pStyle w:val="Caption"/>
        <w:jc w:val="both"/>
        <w:rPr>
          <w:del w:id="636" w:author="Acaru, Silviu" w:date="2026-03-15T21:23:00Z" w16du:dateUtc="2026-03-15T20:23:00Z"/>
          <w:rFonts w:ascii="Times New Roman" w:hAnsi="Times New Roman" w:cs="Times New Roman"/>
          <w:sz w:val="24"/>
          <w:szCs w:val="24"/>
        </w:rPr>
      </w:pPr>
      <w:del w:id="637" w:author="Acaru, Silviu" w:date="2026-03-15T21:23:00Z" w16du:dateUtc="2026-03-15T20:23:00Z">
        <w:r w:rsidRPr="00203A30" w:rsidDel="00D6614B">
          <w:rPr>
            <w:rFonts w:ascii="Times New Roman" w:hAnsi="Times New Roman" w:cs="Times New Roman"/>
            <w:sz w:val="24"/>
            <w:szCs w:val="24"/>
          </w:rPr>
          <w:delText>Figure S</w:delText>
        </w:r>
        <w:r w:rsidRPr="00203A30" w:rsidDel="00D6614B">
          <w:rPr>
            <w:rFonts w:ascii="Times New Roman" w:hAnsi="Times New Roman" w:cs="Times New Roman"/>
            <w:i w:val="0"/>
            <w:iCs w:val="0"/>
          </w:rPr>
          <w:fldChar w:fldCharType="begin"/>
        </w:r>
        <w:r w:rsidRPr="00203A30" w:rsidDel="00D6614B">
          <w:rPr>
            <w:rFonts w:ascii="Times New Roman" w:hAnsi="Times New Roman" w:cs="Times New Roman"/>
            <w:sz w:val="24"/>
            <w:szCs w:val="24"/>
          </w:rPr>
          <w:delInstrText xml:space="preserve"> SEQ Figure_S \* ARABIC </w:delInstrText>
        </w:r>
        <w:r w:rsidRPr="00203A30"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10</w:delText>
        </w:r>
        <w:r w:rsidRPr="00203A30" w:rsidDel="00D6614B">
          <w:rPr>
            <w:rFonts w:ascii="Times New Roman" w:hAnsi="Times New Roman" w:cs="Times New Roman"/>
            <w:i w:val="0"/>
            <w:iCs w:val="0"/>
            <w:noProof/>
          </w:rPr>
          <w:fldChar w:fldCharType="end"/>
        </w:r>
        <w:r w:rsidRPr="00203A30" w:rsidDel="00D6614B">
          <w:rPr>
            <w:rFonts w:ascii="Times New Roman" w:hAnsi="Times New Roman" w:cs="Times New Roman"/>
            <w:sz w:val="24"/>
            <w:szCs w:val="24"/>
          </w:rPr>
          <w:delText xml:space="preserve"> MAE validation datasets using the ensemble framework are presented, with individual models represented as grey points. The model that returned the lowest MAE value is highlighted in blue, which in all cases was the stacked ensemble. Error bars indicate the confidence intervals (95%). Due to the significant processing time required, each test was run only once.</w:delText>
        </w:r>
      </w:del>
    </w:p>
    <w:p w14:paraId="1866C78B" w14:textId="1C41BB9A" w:rsidR="000B7A46" w:rsidRPr="001062A3" w:rsidDel="00D6614B" w:rsidRDefault="000B7A46" w:rsidP="000B7A46">
      <w:pPr>
        <w:keepNext/>
        <w:rPr>
          <w:del w:id="638" w:author="Acaru, Silviu" w:date="2026-03-15T21:23:00Z" w16du:dateUtc="2026-03-15T20:23:00Z"/>
          <w:lang w:val="en-US"/>
          <w:rPrChange w:id="639" w:author="Acaru, Silviu" w:date="2026-03-17T09:21:00Z" w16du:dateUtc="2026-03-17T08:21:00Z">
            <w:rPr>
              <w:del w:id="640" w:author="Acaru, Silviu" w:date="2026-03-15T21:23:00Z" w16du:dateUtc="2026-03-15T20:23:00Z"/>
            </w:rPr>
          </w:rPrChange>
        </w:rPr>
      </w:pPr>
      <w:del w:id="641" w:author="Acaru, Silviu" w:date="2026-03-15T21:23:00Z" w16du:dateUtc="2026-03-15T20:23:00Z">
        <w:r w:rsidDel="00D6614B">
          <w:rPr>
            <w:noProof/>
          </w:rPr>
          <w:drawing>
            <wp:inline distT="0" distB="0" distL="0" distR="0" wp14:anchorId="2CCDDA48" wp14:editId="3BB45252">
              <wp:extent cx="5943600" cy="3288030"/>
              <wp:effectExtent l="0" t="0" r="0" b="7620"/>
              <wp:docPr id="22" name="Picture 22" descr="A group of graph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oup of graphs with tex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88030"/>
                      </a:xfrm>
                      <a:prstGeom prst="rect">
                        <a:avLst/>
                      </a:prstGeom>
                    </pic:spPr>
                  </pic:pic>
                </a:graphicData>
              </a:graphic>
            </wp:inline>
          </w:drawing>
        </w:r>
      </w:del>
    </w:p>
    <w:p w14:paraId="3A01CF3A" w14:textId="2ED65E1A" w:rsidR="000B7A46" w:rsidRPr="00203A30" w:rsidDel="00D6614B" w:rsidRDefault="000B7A46" w:rsidP="000B7A46">
      <w:pPr>
        <w:pStyle w:val="Caption"/>
        <w:jc w:val="both"/>
        <w:rPr>
          <w:del w:id="642" w:author="Acaru, Silviu" w:date="2026-03-15T21:23:00Z" w16du:dateUtc="2026-03-15T20:23:00Z"/>
          <w:rFonts w:ascii="Times New Roman" w:hAnsi="Times New Roman" w:cs="Times New Roman"/>
          <w:sz w:val="24"/>
          <w:szCs w:val="24"/>
        </w:rPr>
      </w:pPr>
      <w:del w:id="643" w:author="Acaru, Silviu" w:date="2026-03-15T21:23:00Z" w16du:dateUtc="2026-03-15T20:23:00Z">
        <w:r w:rsidRPr="00203A30" w:rsidDel="00D6614B">
          <w:rPr>
            <w:rFonts w:ascii="Times New Roman" w:hAnsi="Times New Roman" w:cs="Times New Roman"/>
            <w:sz w:val="24"/>
            <w:szCs w:val="24"/>
          </w:rPr>
          <w:delText>Figure S</w:delText>
        </w:r>
        <w:r w:rsidRPr="00203A30" w:rsidDel="00D6614B">
          <w:rPr>
            <w:rFonts w:ascii="Times New Roman" w:hAnsi="Times New Roman" w:cs="Times New Roman"/>
            <w:i w:val="0"/>
            <w:iCs w:val="0"/>
          </w:rPr>
          <w:fldChar w:fldCharType="begin"/>
        </w:r>
        <w:r w:rsidRPr="00203A30" w:rsidDel="00D6614B">
          <w:rPr>
            <w:rFonts w:ascii="Times New Roman" w:hAnsi="Times New Roman" w:cs="Times New Roman"/>
            <w:sz w:val="24"/>
            <w:szCs w:val="24"/>
          </w:rPr>
          <w:delInstrText xml:space="preserve"> SEQ Figure_S \* ARABIC </w:delInstrText>
        </w:r>
        <w:r w:rsidRPr="00203A30"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11</w:delText>
        </w:r>
        <w:r w:rsidRPr="00203A30" w:rsidDel="00D6614B">
          <w:rPr>
            <w:rFonts w:ascii="Times New Roman" w:hAnsi="Times New Roman" w:cs="Times New Roman"/>
            <w:i w:val="0"/>
            <w:iCs w:val="0"/>
            <w:noProof/>
          </w:rPr>
          <w:fldChar w:fldCharType="end"/>
        </w:r>
        <w:r w:rsidRPr="00203A30" w:rsidDel="00D6614B">
          <w:rPr>
            <w:rFonts w:ascii="Times New Roman" w:hAnsi="Times New Roman" w:cs="Times New Roman"/>
            <w:sz w:val="24"/>
            <w:szCs w:val="24"/>
          </w:rPr>
          <w:delText xml:space="preserve"> MAE validation datasets using the ensemble framework are presented, with individual models represented as grey points. The model that returned the lowest MAE value is highlighted </w:delText>
        </w:r>
        <w:r w:rsidRPr="00203A30" w:rsidDel="00D6614B">
          <w:rPr>
            <w:rFonts w:ascii="Times New Roman" w:hAnsi="Times New Roman" w:cs="Times New Roman"/>
            <w:sz w:val="24"/>
            <w:szCs w:val="24"/>
          </w:rPr>
          <w:lastRenderedPageBreak/>
          <w:delText>in blue, which in all cases was the stacked ensemble. Error bars indicate the confidence intervals (95%). Due to the significant processing time required, each test was run only once.</w:delText>
        </w:r>
      </w:del>
    </w:p>
    <w:p w14:paraId="7277B298" w14:textId="70E4EA60" w:rsidR="000B7A46" w:rsidRPr="000B7A46" w:rsidDel="00D6614B" w:rsidRDefault="000B7A46" w:rsidP="000B7A46">
      <w:pPr>
        <w:spacing w:before="120" w:after="120" w:line="240" w:lineRule="auto"/>
        <w:rPr>
          <w:del w:id="644" w:author="Acaru, Silviu" w:date="2026-03-15T21:23:00Z" w16du:dateUtc="2026-03-15T20:23:00Z"/>
          <w:rFonts w:ascii="Times New Roman" w:eastAsia="Times New Roman" w:hAnsi="Times New Roman" w:cs="Times New Roman"/>
          <w:lang w:val="en-US"/>
        </w:rPr>
      </w:pPr>
    </w:p>
    <w:p w14:paraId="750B58D7" w14:textId="2D4FF90B" w:rsidR="000B7A46" w:rsidRPr="00745457" w:rsidDel="00D6614B" w:rsidRDefault="000B7A46" w:rsidP="000B7A46">
      <w:pPr>
        <w:pStyle w:val="Caption"/>
        <w:keepNext/>
        <w:rPr>
          <w:del w:id="645" w:author="Acaru, Silviu" w:date="2026-03-15T21:23:00Z" w16du:dateUtc="2026-03-15T20:23:00Z"/>
          <w:rFonts w:ascii="Times New Roman" w:hAnsi="Times New Roman" w:cs="Times New Roman"/>
          <w:sz w:val="24"/>
          <w:szCs w:val="24"/>
        </w:rPr>
      </w:pPr>
      <w:bookmarkStart w:id="646" w:name="_Ref178584645"/>
      <w:del w:id="647" w:author="Acaru, Silviu" w:date="2026-03-15T21:23:00Z" w16du:dateUtc="2026-03-15T20:23:00Z">
        <w:r w:rsidRPr="00745457" w:rsidDel="00D6614B">
          <w:rPr>
            <w:rFonts w:ascii="Times New Roman" w:hAnsi="Times New Roman" w:cs="Times New Roman"/>
            <w:sz w:val="24"/>
            <w:szCs w:val="24"/>
          </w:rPr>
          <w:delText>Table S</w:delText>
        </w:r>
        <w:r w:rsidRPr="00745457" w:rsidDel="00D6614B">
          <w:rPr>
            <w:rFonts w:ascii="Times New Roman" w:hAnsi="Times New Roman" w:cs="Times New Roman"/>
            <w:i w:val="0"/>
            <w:iCs w:val="0"/>
          </w:rPr>
          <w:fldChar w:fldCharType="begin"/>
        </w:r>
        <w:r w:rsidRPr="00745457" w:rsidDel="00D6614B">
          <w:rPr>
            <w:rFonts w:ascii="Times New Roman" w:hAnsi="Times New Roman" w:cs="Times New Roman"/>
            <w:sz w:val="24"/>
            <w:szCs w:val="24"/>
          </w:rPr>
          <w:delInstrText xml:space="preserve"> SEQ Table_S \* ARABIC </w:delInstrText>
        </w:r>
        <w:r w:rsidRPr="00745457" w:rsidDel="00D6614B">
          <w:rPr>
            <w:rFonts w:ascii="Times New Roman" w:hAnsi="Times New Roman" w:cs="Times New Roman"/>
            <w:i w:val="0"/>
            <w:iCs w:val="0"/>
          </w:rPr>
          <w:fldChar w:fldCharType="separate"/>
        </w:r>
        <w:r w:rsidR="000F7789" w:rsidDel="00D6614B">
          <w:rPr>
            <w:rFonts w:ascii="Times New Roman" w:hAnsi="Times New Roman" w:cs="Times New Roman"/>
            <w:noProof/>
            <w:sz w:val="24"/>
            <w:szCs w:val="24"/>
          </w:rPr>
          <w:delText>1</w:delText>
        </w:r>
        <w:r w:rsidRPr="00745457" w:rsidDel="00D6614B">
          <w:rPr>
            <w:rFonts w:ascii="Times New Roman" w:hAnsi="Times New Roman" w:cs="Times New Roman"/>
            <w:i w:val="0"/>
            <w:iCs w:val="0"/>
          </w:rPr>
          <w:fldChar w:fldCharType="end"/>
        </w:r>
        <w:bookmarkEnd w:id="646"/>
        <w:r w:rsidRPr="00745457" w:rsidDel="00D6614B">
          <w:rPr>
            <w:rFonts w:ascii="Times New Roman" w:hAnsi="Times New Roman" w:cs="Times New Roman"/>
            <w:sz w:val="24"/>
            <w:szCs w:val="24"/>
          </w:rPr>
          <w:delText xml:space="preserve"> Top 5 most performing models from the wrapper method study, without the Swelling Ratio (%) feature.</w:delText>
        </w:r>
      </w:del>
    </w:p>
    <w:tbl>
      <w:tblPr>
        <w:tblStyle w:val="PlainTable5"/>
        <w:tblW w:w="9685" w:type="dxa"/>
        <w:tblLook w:val="04A0" w:firstRow="1" w:lastRow="0" w:firstColumn="1" w:lastColumn="0" w:noHBand="0" w:noVBand="1"/>
      </w:tblPr>
      <w:tblGrid>
        <w:gridCol w:w="851"/>
        <w:gridCol w:w="607"/>
        <w:gridCol w:w="830"/>
        <w:gridCol w:w="692"/>
        <w:gridCol w:w="1318"/>
        <w:gridCol w:w="5387"/>
      </w:tblGrid>
      <w:tr w:rsidR="000B7A46" w:rsidRPr="0000352E" w:rsidDel="00D6614B" w14:paraId="1546438D" w14:textId="1437D5E2">
        <w:trPr>
          <w:cnfStyle w:val="100000000000" w:firstRow="1" w:lastRow="0" w:firstColumn="0" w:lastColumn="0" w:oddVBand="0" w:evenVBand="0" w:oddHBand="0" w:evenHBand="0" w:firstRowFirstColumn="0" w:firstRowLastColumn="0" w:lastRowFirstColumn="0" w:lastRowLastColumn="0"/>
          <w:trHeight w:val="288"/>
          <w:del w:id="648" w:author="Acaru, Silviu" w:date="2026-03-15T21:23:00Z"/>
        </w:trPr>
        <w:tc>
          <w:tcPr>
            <w:cnfStyle w:val="001000000100" w:firstRow="0" w:lastRow="0" w:firstColumn="1" w:lastColumn="0" w:oddVBand="0" w:evenVBand="0" w:oddHBand="0" w:evenHBand="0" w:firstRowFirstColumn="1" w:firstRowLastColumn="0" w:lastRowFirstColumn="0" w:lastRowLastColumn="0"/>
            <w:tcW w:w="851" w:type="dxa"/>
            <w:noWrap/>
            <w:vAlign w:val="center"/>
            <w:hideMark/>
          </w:tcPr>
          <w:p w14:paraId="4F5C3866" w14:textId="7A5AF963" w:rsidR="000B7A46" w:rsidRPr="00E65379" w:rsidDel="00D6614B" w:rsidRDefault="000B7A46">
            <w:pPr>
              <w:jc w:val="center"/>
              <w:rPr>
                <w:del w:id="649" w:author="Acaru, Silviu" w:date="2026-03-15T21:23:00Z" w16du:dateUtc="2026-03-15T20:23:00Z"/>
                <w:rFonts w:ascii="Times New Roman" w:hAnsi="Times New Roman" w:cs="Times New Roman"/>
                <w:b/>
                <w:sz w:val="16"/>
                <w:szCs w:val="16"/>
              </w:rPr>
            </w:pPr>
            <w:del w:id="650" w:author="Acaru, Silviu" w:date="2026-03-15T21:23:00Z" w16du:dateUtc="2026-03-15T20:23:00Z">
              <w:r w:rsidRPr="00E65379" w:rsidDel="00D6614B">
                <w:rPr>
                  <w:rFonts w:ascii="Times New Roman" w:hAnsi="Times New Roman" w:cs="Times New Roman"/>
                  <w:b/>
                  <w:sz w:val="16"/>
                  <w:szCs w:val="16"/>
                </w:rPr>
                <w:delText>Model</w:delText>
              </w:r>
            </w:del>
          </w:p>
        </w:tc>
        <w:tc>
          <w:tcPr>
            <w:tcW w:w="607" w:type="dxa"/>
            <w:noWrap/>
            <w:vAlign w:val="center"/>
            <w:hideMark/>
          </w:tcPr>
          <w:p w14:paraId="1FEC8A7B" w14:textId="4333A4E1" w:rsidR="000B7A46" w:rsidRPr="00E65379" w:rsidDel="00D6614B" w:rsidRDefault="000B7A46">
            <w:pPr>
              <w:jc w:val="center"/>
              <w:cnfStyle w:val="100000000000" w:firstRow="1" w:lastRow="0" w:firstColumn="0" w:lastColumn="0" w:oddVBand="0" w:evenVBand="0" w:oddHBand="0" w:evenHBand="0" w:firstRowFirstColumn="0" w:firstRowLastColumn="0" w:lastRowFirstColumn="0" w:lastRowLastColumn="0"/>
              <w:rPr>
                <w:del w:id="651" w:author="Acaru, Silviu" w:date="2026-03-15T21:23:00Z" w16du:dateUtc="2026-03-15T20:23:00Z"/>
                <w:rFonts w:ascii="Times New Roman" w:hAnsi="Times New Roman" w:cs="Times New Roman"/>
                <w:b/>
                <w:sz w:val="16"/>
                <w:szCs w:val="16"/>
              </w:rPr>
            </w:pPr>
            <w:del w:id="652" w:author="Acaru, Silviu" w:date="2026-03-15T21:23:00Z" w16du:dateUtc="2026-03-15T20:23:00Z">
              <w:r w:rsidRPr="00E65379" w:rsidDel="00D6614B">
                <w:rPr>
                  <w:rFonts w:ascii="Times New Roman" w:hAnsi="Times New Roman" w:cs="Times New Roman"/>
                  <w:b/>
                  <w:sz w:val="16"/>
                  <w:szCs w:val="16"/>
                </w:rPr>
                <w:delText>R</w:delText>
              </w:r>
              <w:r w:rsidRPr="00E65379" w:rsidDel="00D6614B">
                <w:rPr>
                  <w:rFonts w:ascii="Times New Roman" w:hAnsi="Times New Roman" w:cs="Times New Roman"/>
                  <w:b/>
                  <w:sz w:val="16"/>
                  <w:szCs w:val="16"/>
                  <w:vertAlign w:val="superscript"/>
                </w:rPr>
                <w:delText>2</w:delText>
              </w:r>
            </w:del>
          </w:p>
        </w:tc>
        <w:tc>
          <w:tcPr>
            <w:tcW w:w="830" w:type="dxa"/>
            <w:noWrap/>
            <w:vAlign w:val="center"/>
            <w:hideMark/>
          </w:tcPr>
          <w:p w14:paraId="508959F6" w14:textId="2558A340" w:rsidR="000B7A46" w:rsidRPr="00E65379" w:rsidDel="00D6614B" w:rsidRDefault="000B7A46">
            <w:pPr>
              <w:jc w:val="center"/>
              <w:cnfStyle w:val="100000000000" w:firstRow="1" w:lastRow="0" w:firstColumn="0" w:lastColumn="0" w:oddVBand="0" w:evenVBand="0" w:oddHBand="0" w:evenHBand="0" w:firstRowFirstColumn="0" w:firstRowLastColumn="0" w:lastRowFirstColumn="0" w:lastRowLastColumn="0"/>
              <w:rPr>
                <w:del w:id="653" w:author="Acaru, Silviu" w:date="2026-03-15T21:23:00Z" w16du:dateUtc="2026-03-15T20:23:00Z"/>
                <w:rFonts w:ascii="Times New Roman" w:hAnsi="Times New Roman" w:cs="Times New Roman"/>
                <w:b/>
                <w:sz w:val="16"/>
                <w:szCs w:val="16"/>
              </w:rPr>
            </w:pPr>
            <w:del w:id="654" w:author="Acaru, Silviu" w:date="2026-03-15T21:23:00Z" w16du:dateUtc="2026-03-15T20:23:00Z">
              <w:r w:rsidRPr="00E65379" w:rsidDel="00D6614B">
                <w:rPr>
                  <w:rFonts w:ascii="Times New Roman" w:hAnsi="Times New Roman" w:cs="Times New Roman"/>
                  <w:b/>
                  <w:sz w:val="16"/>
                  <w:szCs w:val="16"/>
                </w:rPr>
                <w:delText>MSE</w:delText>
              </w:r>
            </w:del>
          </w:p>
        </w:tc>
        <w:tc>
          <w:tcPr>
            <w:tcW w:w="692" w:type="dxa"/>
            <w:noWrap/>
            <w:vAlign w:val="center"/>
            <w:hideMark/>
          </w:tcPr>
          <w:p w14:paraId="404D24EF" w14:textId="215A8C2D" w:rsidR="000B7A46" w:rsidRPr="00E65379" w:rsidDel="00D6614B" w:rsidRDefault="000B7A46">
            <w:pPr>
              <w:jc w:val="center"/>
              <w:cnfStyle w:val="100000000000" w:firstRow="1" w:lastRow="0" w:firstColumn="0" w:lastColumn="0" w:oddVBand="0" w:evenVBand="0" w:oddHBand="0" w:evenHBand="0" w:firstRowFirstColumn="0" w:firstRowLastColumn="0" w:lastRowFirstColumn="0" w:lastRowLastColumn="0"/>
              <w:rPr>
                <w:del w:id="655" w:author="Acaru, Silviu" w:date="2026-03-15T21:23:00Z" w16du:dateUtc="2026-03-15T20:23:00Z"/>
                <w:rFonts w:ascii="Times New Roman" w:hAnsi="Times New Roman" w:cs="Times New Roman"/>
                <w:b/>
                <w:sz w:val="16"/>
                <w:szCs w:val="16"/>
              </w:rPr>
            </w:pPr>
            <w:del w:id="656" w:author="Acaru, Silviu" w:date="2026-03-15T21:23:00Z" w16du:dateUtc="2026-03-15T20:23:00Z">
              <w:r w:rsidRPr="00E65379" w:rsidDel="00D6614B">
                <w:rPr>
                  <w:rFonts w:ascii="Times New Roman" w:hAnsi="Times New Roman" w:cs="Times New Roman"/>
                  <w:b/>
                  <w:sz w:val="16"/>
                  <w:szCs w:val="16"/>
                </w:rPr>
                <w:delText>MAE</w:delText>
              </w:r>
            </w:del>
          </w:p>
        </w:tc>
        <w:tc>
          <w:tcPr>
            <w:tcW w:w="1318" w:type="dxa"/>
            <w:noWrap/>
            <w:vAlign w:val="center"/>
            <w:hideMark/>
          </w:tcPr>
          <w:p w14:paraId="6A8EB43F" w14:textId="5303177A" w:rsidR="000B7A46" w:rsidRPr="00E65379" w:rsidDel="00D6614B" w:rsidRDefault="000B7A46">
            <w:pPr>
              <w:jc w:val="center"/>
              <w:cnfStyle w:val="100000000000" w:firstRow="1" w:lastRow="0" w:firstColumn="0" w:lastColumn="0" w:oddVBand="0" w:evenVBand="0" w:oddHBand="0" w:evenHBand="0" w:firstRowFirstColumn="0" w:firstRowLastColumn="0" w:lastRowFirstColumn="0" w:lastRowLastColumn="0"/>
              <w:rPr>
                <w:del w:id="657" w:author="Acaru, Silviu" w:date="2026-03-15T21:23:00Z" w16du:dateUtc="2026-03-15T20:23:00Z"/>
                <w:rFonts w:ascii="Times New Roman" w:hAnsi="Times New Roman" w:cs="Times New Roman"/>
                <w:b/>
                <w:sz w:val="16"/>
                <w:szCs w:val="16"/>
              </w:rPr>
            </w:pPr>
            <w:del w:id="658" w:author="Acaru, Silviu" w:date="2026-03-15T21:23:00Z" w16du:dateUtc="2026-03-15T20:23:00Z">
              <w:r w:rsidRPr="00E65379" w:rsidDel="00D6614B">
                <w:rPr>
                  <w:rFonts w:ascii="Times New Roman" w:hAnsi="Times New Roman" w:cs="Times New Roman"/>
                  <w:b/>
                  <w:sz w:val="16"/>
                  <w:szCs w:val="16"/>
                </w:rPr>
                <w:delText>Number of base estimators in tree-base models</w:delText>
              </w:r>
            </w:del>
          </w:p>
        </w:tc>
        <w:tc>
          <w:tcPr>
            <w:tcW w:w="5387" w:type="dxa"/>
            <w:noWrap/>
            <w:vAlign w:val="center"/>
            <w:hideMark/>
          </w:tcPr>
          <w:p w14:paraId="7FA5C367" w14:textId="33C7D4B4" w:rsidR="000B7A46" w:rsidRPr="00E65379" w:rsidDel="00D6614B" w:rsidRDefault="000B7A46">
            <w:pPr>
              <w:jc w:val="center"/>
              <w:cnfStyle w:val="100000000000" w:firstRow="1" w:lastRow="0" w:firstColumn="0" w:lastColumn="0" w:oddVBand="0" w:evenVBand="0" w:oddHBand="0" w:evenHBand="0" w:firstRowFirstColumn="0" w:firstRowLastColumn="0" w:lastRowFirstColumn="0" w:lastRowLastColumn="0"/>
              <w:rPr>
                <w:del w:id="659" w:author="Acaru, Silviu" w:date="2026-03-15T21:23:00Z" w16du:dateUtc="2026-03-15T20:23:00Z"/>
                <w:rFonts w:ascii="Times New Roman" w:hAnsi="Times New Roman" w:cs="Times New Roman"/>
                <w:b/>
                <w:sz w:val="16"/>
                <w:szCs w:val="16"/>
              </w:rPr>
            </w:pPr>
            <w:del w:id="660" w:author="Acaru, Silviu" w:date="2026-03-15T21:23:00Z" w16du:dateUtc="2026-03-15T20:23:00Z">
              <w:r w:rsidRPr="00E65379" w:rsidDel="00D6614B">
                <w:rPr>
                  <w:rFonts w:ascii="Times New Roman" w:hAnsi="Times New Roman" w:cs="Times New Roman"/>
                  <w:b/>
                  <w:sz w:val="16"/>
                  <w:szCs w:val="16"/>
                </w:rPr>
                <w:delText>Features</w:delText>
              </w:r>
            </w:del>
          </w:p>
        </w:tc>
      </w:tr>
      <w:tr w:rsidR="000B7A46" w:rsidRPr="0000352E" w:rsidDel="00D6614B" w14:paraId="7FA5D80F" w14:textId="06EDAF98">
        <w:trPr>
          <w:cnfStyle w:val="000000100000" w:firstRow="0" w:lastRow="0" w:firstColumn="0" w:lastColumn="0" w:oddVBand="0" w:evenVBand="0" w:oddHBand="1" w:evenHBand="0" w:firstRowFirstColumn="0" w:firstRowLastColumn="0" w:lastRowFirstColumn="0" w:lastRowLastColumn="0"/>
          <w:trHeight w:val="288"/>
          <w:del w:id="661" w:author="Acaru, Silviu" w:date="2026-03-15T21:23:00Z"/>
        </w:trPr>
        <w:tc>
          <w:tcPr>
            <w:cnfStyle w:val="001000000000" w:firstRow="0" w:lastRow="0" w:firstColumn="1" w:lastColumn="0" w:oddVBand="0" w:evenVBand="0" w:oddHBand="0" w:evenHBand="0" w:firstRowFirstColumn="0" w:firstRowLastColumn="0" w:lastRowFirstColumn="0" w:lastRowLastColumn="0"/>
            <w:tcW w:w="851" w:type="dxa"/>
            <w:noWrap/>
            <w:hideMark/>
          </w:tcPr>
          <w:p w14:paraId="439A38E3" w14:textId="6AA4A72A" w:rsidR="000B7A46" w:rsidRPr="00E65379" w:rsidDel="00D6614B" w:rsidRDefault="000B7A46">
            <w:pPr>
              <w:rPr>
                <w:del w:id="662" w:author="Acaru, Silviu" w:date="2026-03-15T21:23:00Z" w16du:dateUtc="2026-03-15T20:23:00Z"/>
                <w:rFonts w:ascii="Times New Roman" w:hAnsi="Times New Roman" w:cs="Times New Roman"/>
                <w:sz w:val="16"/>
                <w:szCs w:val="16"/>
              </w:rPr>
            </w:pPr>
            <w:del w:id="663" w:author="Acaru, Silviu" w:date="2026-03-15T21:23:00Z" w16du:dateUtc="2026-03-15T20:23:00Z">
              <w:r w:rsidRPr="00E65379" w:rsidDel="00D6614B">
                <w:rPr>
                  <w:rFonts w:ascii="Times New Roman" w:hAnsi="Times New Roman" w:cs="Times New Roman"/>
                  <w:sz w:val="16"/>
                  <w:szCs w:val="16"/>
                </w:rPr>
                <w:delText>Stacking Ensemble</w:delText>
              </w:r>
            </w:del>
          </w:p>
        </w:tc>
        <w:tc>
          <w:tcPr>
            <w:tcW w:w="607" w:type="dxa"/>
            <w:noWrap/>
            <w:vAlign w:val="center"/>
            <w:hideMark/>
          </w:tcPr>
          <w:p w14:paraId="0E852CF1" w14:textId="2F149E3A"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664" w:author="Acaru, Silviu" w:date="2026-03-15T21:23:00Z" w16du:dateUtc="2026-03-15T20:23:00Z"/>
                <w:rFonts w:ascii="Times New Roman" w:hAnsi="Times New Roman" w:cs="Times New Roman"/>
                <w:sz w:val="16"/>
                <w:szCs w:val="16"/>
              </w:rPr>
            </w:pPr>
            <w:del w:id="665" w:author="Acaru, Silviu" w:date="2026-03-15T21:23:00Z" w16du:dateUtc="2026-03-15T20:23:00Z">
              <w:r w:rsidRPr="00E65379" w:rsidDel="00D6614B">
                <w:rPr>
                  <w:rFonts w:ascii="Times New Roman" w:hAnsi="Times New Roman" w:cs="Times New Roman"/>
                  <w:color w:val="000000"/>
                  <w:sz w:val="16"/>
                  <w:szCs w:val="16"/>
                </w:rPr>
                <w:delText>0.89</w:delText>
              </w:r>
            </w:del>
          </w:p>
        </w:tc>
        <w:tc>
          <w:tcPr>
            <w:tcW w:w="830" w:type="dxa"/>
            <w:noWrap/>
            <w:vAlign w:val="center"/>
            <w:hideMark/>
          </w:tcPr>
          <w:p w14:paraId="2619D02D" w14:textId="32587A3A"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666" w:author="Acaru, Silviu" w:date="2026-03-15T21:23:00Z" w16du:dateUtc="2026-03-15T20:23:00Z"/>
                <w:rFonts w:ascii="Times New Roman" w:hAnsi="Times New Roman" w:cs="Times New Roman"/>
                <w:sz w:val="16"/>
                <w:szCs w:val="16"/>
              </w:rPr>
            </w:pPr>
            <w:del w:id="667" w:author="Acaru, Silviu" w:date="2026-03-15T21:23:00Z" w16du:dateUtc="2026-03-15T20:23:00Z">
              <w:r w:rsidRPr="00E65379" w:rsidDel="00D6614B">
                <w:rPr>
                  <w:rFonts w:ascii="Times New Roman" w:hAnsi="Times New Roman" w:cs="Times New Roman"/>
                  <w:color w:val="000000"/>
                  <w:sz w:val="16"/>
                  <w:szCs w:val="16"/>
                </w:rPr>
                <w:delText>103.24</w:delText>
              </w:r>
            </w:del>
          </w:p>
        </w:tc>
        <w:tc>
          <w:tcPr>
            <w:tcW w:w="692" w:type="dxa"/>
            <w:noWrap/>
            <w:vAlign w:val="center"/>
            <w:hideMark/>
          </w:tcPr>
          <w:p w14:paraId="475411C8" w14:textId="04BDC02C"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668" w:author="Acaru, Silviu" w:date="2026-03-15T21:23:00Z" w16du:dateUtc="2026-03-15T20:23:00Z"/>
                <w:rFonts w:ascii="Times New Roman" w:hAnsi="Times New Roman" w:cs="Times New Roman"/>
                <w:sz w:val="16"/>
                <w:szCs w:val="16"/>
              </w:rPr>
            </w:pPr>
            <w:del w:id="669" w:author="Acaru, Silviu" w:date="2026-03-15T21:23:00Z" w16du:dateUtc="2026-03-15T20:23:00Z">
              <w:r w:rsidRPr="00E65379" w:rsidDel="00D6614B">
                <w:rPr>
                  <w:rFonts w:ascii="Times New Roman" w:hAnsi="Times New Roman" w:cs="Times New Roman"/>
                  <w:color w:val="000000"/>
                  <w:sz w:val="16"/>
                  <w:szCs w:val="16"/>
                </w:rPr>
                <w:delText>5.26</w:delText>
              </w:r>
            </w:del>
          </w:p>
        </w:tc>
        <w:tc>
          <w:tcPr>
            <w:tcW w:w="1318" w:type="dxa"/>
            <w:noWrap/>
            <w:vAlign w:val="center"/>
            <w:hideMark/>
          </w:tcPr>
          <w:p w14:paraId="7F3B11C6" w14:textId="5F4350EC"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670" w:author="Acaru, Silviu" w:date="2026-03-15T21:23:00Z" w16du:dateUtc="2026-03-15T20:23:00Z"/>
                <w:rFonts w:ascii="Times New Roman" w:hAnsi="Times New Roman" w:cs="Times New Roman"/>
                <w:sz w:val="16"/>
                <w:szCs w:val="16"/>
              </w:rPr>
            </w:pPr>
            <w:del w:id="671" w:author="Acaru, Silviu" w:date="2026-03-15T21:23:00Z" w16du:dateUtc="2026-03-15T20:23:00Z">
              <w:r w:rsidRPr="00E65379" w:rsidDel="00D6614B">
                <w:rPr>
                  <w:rFonts w:ascii="Times New Roman" w:hAnsi="Times New Roman" w:cs="Times New Roman"/>
                  <w:color w:val="000000"/>
                  <w:sz w:val="16"/>
                  <w:szCs w:val="16"/>
                </w:rPr>
                <w:delText>900</w:delText>
              </w:r>
            </w:del>
          </w:p>
        </w:tc>
        <w:tc>
          <w:tcPr>
            <w:tcW w:w="5387" w:type="dxa"/>
            <w:noWrap/>
            <w:vAlign w:val="center"/>
            <w:hideMark/>
          </w:tcPr>
          <w:p w14:paraId="1825DD41" w14:textId="34CF11E1" w:rsidR="000B7A46" w:rsidRPr="00E65379" w:rsidDel="00D6614B" w:rsidRDefault="000B7A46">
            <w:pPr>
              <w:cnfStyle w:val="000000100000" w:firstRow="0" w:lastRow="0" w:firstColumn="0" w:lastColumn="0" w:oddVBand="0" w:evenVBand="0" w:oddHBand="1" w:evenHBand="0" w:firstRowFirstColumn="0" w:firstRowLastColumn="0" w:lastRowFirstColumn="0" w:lastRowLastColumn="0"/>
              <w:rPr>
                <w:del w:id="672" w:author="Acaru, Silviu" w:date="2026-03-15T21:23:00Z" w16du:dateUtc="2026-03-15T20:23:00Z"/>
                <w:rFonts w:ascii="Times New Roman" w:hAnsi="Times New Roman" w:cs="Times New Roman"/>
                <w:sz w:val="16"/>
                <w:szCs w:val="16"/>
              </w:rPr>
            </w:pPr>
            <w:del w:id="673" w:author="Acaru, Silviu" w:date="2026-03-15T21:23:00Z" w16du:dateUtc="2026-03-15T20:23:00Z">
              <w:r w:rsidRPr="00E65379" w:rsidDel="00D6614B">
                <w:rPr>
                  <w:rFonts w:ascii="Times New Roman" w:hAnsi="Times New Roman" w:cs="Times New Roman"/>
                  <w:color w:val="000000"/>
                  <w:sz w:val="16"/>
                  <w:szCs w:val="16"/>
                </w:rPr>
                <w:delText>Lignin (wt%), Co-polyol type (PTHF), Ratio,</w:delText>
              </w:r>
              <w:r w:rsidDel="00D6614B">
                <w:rPr>
                  <w:rFonts w:ascii="Times New Roman" w:hAnsi="Times New Roman" w:cs="Times New Roman"/>
                  <w:color w:val="000000"/>
                  <w:sz w:val="16"/>
                  <w:szCs w:val="16"/>
                </w:rPr>
                <w:delText xml:space="preserve"> </w:delText>
              </w:r>
              <w:r w:rsidRPr="00E65379" w:rsidDel="00D6614B">
                <w:rPr>
                  <w:rFonts w:ascii="Times New Roman" w:hAnsi="Times New Roman" w:cs="Times New Roman"/>
                  <w:color w:val="000000"/>
                  <w:sz w:val="16"/>
                  <w:szCs w:val="16"/>
                </w:rPr>
                <w:delText>Co-polyol (wt%), Isocyanate (wt%), Tin(II) octoate</w:delText>
              </w:r>
            </w:del>
          </w:p>
        </w:tc>
      </w:tr>
      <w:tr w:rsidR="000B7A46" w:rsidRPr="0000352E" w:rsidDel="00D6614B" w14:paraId="72D58A9E" w14:textId="47167E59">
        <w:trPr>
          <w:trHeight w:val="288"/>
          <w:del w:id="674" w:author="Acaru, Silviu" w:date="2026-03-15T21:23:00Z"/>
        </w:trPr>
        <w:tc>
          <w:tcPr>
            <w:cnfStyle w:val="001000000000" w:firstRow="0" w:lastRow="0" w:firstColumn="1" w:lastColumn="0" w:oddVBand="0" w:evenVBand="0" w:oddHBand="0" w:evenHBand="0" w:firstRowFirstColumn="0" w:firstRowLastColumn="0" w:lastRowFirstColumn="0" w:lastRowLastColumn="0"/>
            <w:tcW w:w="851" w:type="dxa"/>
            <w:noWrap/>
            <w:hideMark/>
          </w:tcPr>
          <w:p w14:paraId="185EA24D" w14:textId="399BB8F2" w:rsidR="000B7A46" w:rsidRPr="00E65379" w:rsidDel="00D6614B" w:rsidRDefault="000B7A46">
            <w:pPr>
              <w:rPr>
                <w:del w:id="675" w:author="Acaru, Silviu" w:date="2026-03-15T21:23:00Z" w16du:dateUtc="2026-03-15T20:23:00Z"/>
                <w:rFonts w:ascii="Times New Roman" w:hAnsi="Times New Roman" w:cs="Times New Roman"/>
                <w:sz w:val="16"/>
                <w:szCs w:val="16"/>
              </w:rPr>
            </w:pPr>
            <w:del w:id="676" w:author="Acaru, Silviu" w:date="2026-03-15T21:23:00Z" w16du:dateUtc="2026-03-15T20:23:00Z">
              <w:r w:rsidRPr="00E65379" w:rsidDel="00D6614B">
                <w:rPr>
                  <w:rFonts w:ascii="Times New Roman" w:hAnsi="Times New Roman" w:cs="Times New Roman"/>
                  <w:sz w:val="16"/>
                  <w:szCs w:val="16"/>
                </w:rPr>
                <w:delText>Stacking Ensemble</w:delText>
              </w:r>
            </w:del>
          </w:p>
        </w:tc>
        <w:tc>
          <w:tcPr>
            <w:tcW w:w="607" w:type="dxa"/>
            <w:noWrap/>
            <w:vAlign w:val="center"/>
            <w:hideMark/>
          </w:tcPr>
          <w:p w14:paraId="0185185A" w14:textId="3EF22FBA" w:rsidR="000B7A46" w:rsidRPr="00E65379" w:rsidDel="00D6614B" w:rsidRDefault="000B7A46">
            <w:pPr>
              <w:jc w:val="center"/>
              <w:cnfStyle w:val="000000000000" w:firstRow="0" w:lastRow="0" w:firstColumn="0" w:lastColumn="0" w:oddVBand="0" w:evenVBand="0" w:oddHBand="0" w:evenHBand="0" w:firstRowFirstColumn="0" w:firstRowLastColumn="0" w:lastRowFirstColumn="0" w:lastRowLastColumn="0"/>
              <w:rPr>
                <w:del w:id="677" w:author="Acaru, Silviu" w:date="2026-03-15T21:23:00Z" w16du:dateUtc="2026-03-15T20:23:00Z"/>
                <w:rFonts w:ascii="Times New Roman" w:hAnsi="Times New Roman" w:cs="Times New Roman"/>
                <w:sz w:val="16"/>
                <w:szCs w:val="16"/>
              </w:rPr>
            </w:pPr>
            <w:del w:id="678" w:author="Acaru, Silviu" w:date="2026-03-15T21:23:00Z" w16du:dateUtc="2026-03-15T20:23:00Z">
              <w:r w:rsidRPr="00E65379" w:rsidDel="00D6614B">
                <w:rPr>
                  <w:rFonts w:ascii="Times New Roman" w:hAnsi="Times New Roman" w:cs="Times New Roman"/>
                  <w:color w:val="000000"/>
                  <w:sz w:val="16"/>
                  <w:szCs w:val="16"/>
                </w:rPr>
                <w:delText>0.87</w:delText>
              </w:r>
            </w:del>
          </w:p>
        </w:tc>
        <w:tc>
          <w:tcPr>
            <w:tcW w:w="830" w:type="dxa"/>
            <w:noWrap/>
            <w:vAlign w:val="center"/>
            <w:hideMark/>
          </w:tcPr>
          <w:p w14:paraId="6A03E6E5" w14:textId="4E90C5CF" w:rsidR="000B7A46" w:rsidRPr="00E65379" w:rsidDel="00D6614B" w:rsidRDefault="000B7A46">
            <w:pPr>
              <w:jc w:val="center"/>
              <w:cnfStyle w:val="000000000000" w:firstRow="0" w:lastRow="0" w:firstColumn="0" w:lastColumn="0" w:oddVBand="0" w:evenVBand="0" w:oddHBand="0" w:evenHBand="0" w:firstRowFirstColumn="0" w:firstRowLastColumn="0" w:lastRowFirstColumn="0" w:lastRowLastColumn="0"/>
              <w:rPr>
                <w:del w:id="679" w:author="Acaru, Silviu" w:date="2026-03-15T21:23:00Z" w16du:dateUtc="2026-03-15T20:23:00Z"/>
                <w:rFonts w:ascii="Times New Roman" w:hAnsi="Times New Roman" w:cs="Times New Roman"/>
                <w:sz w:val="16"/>
                <w:szCs w:val="16"/>
              </w:rPr>
            </w:pPr>
            <w:del w:id="680" w:author="Acaru, Silviu" w:date="2026-03-15T21:23:00Z" w16du:dateUtc="2026-03-15T20:23:00Z">
              <w:r w:rsidRPr="00E65379" w:rsidDel="00D6614B">
                <w:rPr>
                  <w:rFonts w:ascii="Times New Roman" w:hAnsi="Times New Roman" w:cs="Times New Roman"/>
                  <w:color w:val="000000"/>
                  <w:sz w:val="16"/>
                  <w:szCs w:val="16"/>
                </w:rPr>
                <w:delText>117.43</w:delText>
              </w:r>
            </w:del>
          </w:p>
        </w:tc>
        <w:tc>
          <w:tcPr>
            <w:tcW w:w="692" w:type="dxa"/>
            <w:noWrap/>
            <w:vAlign w:val="center"/>
            <w:hideMark/>
          </w:tcPr>
          <w:p w14:paraId="32BDD3DB" w14:textId="073FD7D0" w:rsidR="000B7A46" w:rsidRPr="00E65379" w:rsidDel="00D6614B" w:rsidRDefault="000B7A46">
            <w:pPr>
              <w:jc w:val="center"/>
              <w:cnfStyle w:val="000000000000" w:firstRow="0" w:lastRow="0" w:firstColumn="0" w:lastColumn="0" w:oddVBand="0" w:evenVBand="0" w:oddHBand="0" w:evenHBand="0" w:firstRowFirstColumn="0" w:firstRowLastColumn="0" w:lastRowFirstColumn="0" w:lastRowLastColumn="0"/>
              <w:rPr>
                <w:del w:id="681" w:author="Acaru, Silviu" w:date="2026-03-15T21:23:00Z" w16du:dateUtc="2026-03-15T20:23:00Z"/>
                <w:rFonts w:ascii="Times New Roman" w:hAnsi="Times New Roman" w:cs="Times New Roman"/>
                <w:sz w:val="16"/>
                <w:szCs w:val="16"/>
              </w:rPr>
            </w:pPr>
            <w:del w:id="682" w:author="Acaru, Silviu" w:date="2026-03-15T21:23:00Z" w16du:dateUtc="2026-03-15T20:23:00Z">
              <w:r w:rsidRPr="00E65379" w:rsidDel="00D6614B">
                <w:rPr>
                  <w:rFonts w:ascii="Times New Roman" w:hAnsi="Times New Roman" w:cs="Times New Roman"/>
                  <w:color w:val="000000"/>
                  <w:sz w:val="16"/>
                  <w:szCs w:val="16"/>
                </w:rPr>
                <w:delText>6.18</w:delText>
              </w:r>
            </w:del>
          </w:p>
        </w:tc>
        <w:tc>
          <w:tcPr>
            <w:tcW w:w="1318" w:type="dxa"/>
            <w:noWrap/>
            <w:vAlign w:val="center"/>
            <w:hideMark/>
          </w:tcPr>
          <w:p w14:paraId="377556BF" w14:textId="371BB884" w:rsidR="000B7A46" w:rsidRPr="00E65379" w:rsidDel="00D6614B" w:rsidRDefault="000B7A46">
            <w:pPr>
              <w:jc w:val="center"/>
              <w:cnfStyle w:val="000000000000" w:firstRow="0" w:lastRow="0" w:firstColumn="0" w:lastColumn="0" w:oddVBand="0" w:evenVBand="0" w:oddHBand="0" w:evenHBand="0" w:firstRowFirstColumn="0" w:firstRowLastColumn="0" w:lastRowFirstColumn="0" w:lastRowLastColumn="0"/>
              <w:rPr>
                <w:del w:id="683" w:author="Acaru, Silviu" w:date="2026-03-15T21:23:00Z" w16du:dateUtc="2026-03-15T20:23:00Z"/>
                <w:rFonts w:ascii="Times New Roman" w:hAnsi="Times New Roman" w:cs="Times New Roman"/>
                <w:sz w:val="16"/>
                <w:szCs w:val="16"/>
              </w:rPr>
            </w:pPr>
            <w:del w:id="684" w:author="Acaru, Silviu" w:date="2026-03-15T21:23:00Z" w16du:dateUtc="2026-03-15T20:23:00Z">
              <w:r w:rsidRPr="00E65379" w:rsidDel="00D6614B">
                <w:rPr>
                  <w:rFonts w:ascii="Times New Roman" w:hAnsi="Times New Roman" w:cs="Times New Roman"/>
                  <w:color w:val="000000"/>
                  <w:sz w:val="16"/>
                  <w:szCs w:val="16"/>
                </w:rPr>
                <w:delText>900</w:delText>
              </w:r>
            </w:del>
          </w:p>
        </w:tc>
        <w:tc>
          <w:tcPr>
            <w:tcW w:w="5387" w:type="dxa"/>
            <w:noWrap/>
            <w:vAlign w:val="center"/>
            <w:hideMark/>
          </w:tcPr>
          <w:p w14:paraId="2B8D9D3A" w14:textId="4F428C8B" w:rsidR="000B7A46" w:rsidRPr="00E65379" w:rsidDel="00D6614B" w:rsidRDefault="000B7A46">
            <w:pPr>
              <w:cnfStyle w:val="000000000000" w:firstRow="0" w:lastRow="0" w:firstColumn="0" w:lastColumn="0" w:oddVBand="0" w:evenVBand="0" w:oddHBand="0" w:evenHBand="0" w:firstRowFirstColumn="0" w:firstRowLastColumn="0" w:lastRowFirstColumn="0" w:lastRowLastColumn="0"/>
              <w:rPr>
                <w:del w:id="685" w:author="Acaru, Silviu" w:date="2026-03-15T21:23:00Z" w16du:dateUtc="2026-03-15T20:23:00Z"/>
                <w:rFonts w:ascii="Times New Roman" w:hAnsi="Times New Roman" w:cs="Times New Roman"/>
                <w:sz w:val="16"/>
                <w:szCs w:val="16"/>
              </w:rPr>
            </w:pPr>
            <w:del w:id="686" w:author="Acaru, Silviu" w:date="2026-03-15T21:23:00Z" w16du:dateUtc="2026-03-15T20:23:00Z">
              <w:r w:rsidRPr="00E65379" w:rsidDel="00D6614B">
                <w:rPr>
                  <w:rFonts w:ascii="Times New Roman" w:hAnsi="Times New Roman" w:cs="Times New Roman"/>
                  <w:color w:val="000000"/>
                  <w:sz w:val="16"/>
                  <w:szCs w:val="16"/>
                </w:rPr>
                <w:delText>Lignin (wt%), Co-polyol type (PTHF), Ratio,  Co-polyol (wt%), Isocyanate (wt%), Isocyanate type, Tin(II) octoate</w:delText>
              </w:r>
            </w:del>
          </w:p>
        </w:tc>
      </w:tr>
      <w:tr w:rsidR="000B7A46" w:rsidRPr="0000352E" w:rsidDel="00D6614B" w14:paraId="28CEF9DE" w14:textId="4E65C49F">
        <w:trPr>
          <w:cnfStyle w:val="000000100000" w:firstRow="0" w:lastRow="0" w:firstColumn="0" w:lastColumn="0" w:oddVBand="0" w:evenVBand="0" w:oddHBand="1" w:evenHBand="0" w:firstRowFirstColumn="0" w:firstRowLastColumn="0" w:lastRowFirstColumn="0" w:lastRowLastColumn="0"/>
          <w:trHeight w:val="288"/>
          <w:del w:id="687" w:author="Acaru, Silviu" w:date="2026-03-15T21:23:00Z"/>
        </w:trPr>
        <w:tc>
          <w:tcPr>
            <w:cnfStyle w:val="001000000000" w:firstRow="0" w:lastRow="0" w:firstColumn="1" w:lastColumn="0" w:oddVBand="0" w:evenVBand="0" w:oddHBand="0" w:evenHBand="0" w:firstRowFirstColumn="0" w:firstRowLastColumn="0" w:lastRowFirstColumn="0" w:lastRowLastColumn="0"/>
            <w:tcW w:w="851" w:type="dxa"/>
            <w:noWrap/>
            <w:hideMark/>
          </w:tcPr>
          <w:p w14:paraId="0533B35B" w14:textId="42D079E4" w:rsidR="000B7A46" w:rsidRPr="00E65379" w:rsidDel="00D6614B" w:rsidRDefault="000B7A46">
            <w:pPr>
              <w:rPr>
                <w:del w:id="688" w:author="Acaru, Silviu" w:date="2026-03-15T21:23:00Z" w16du:dateUtc="2026-03-15T20:23:00Z"/>
                <w:rFonts w:ascii="Times New Roman" w:hAnsi="Times New Roman" w:cs="Times New Roman"/>
                <w:sz w:val="16"/>
                <w:szCs w:val="16"/>
              </w:rPr>
            </w:pPr>
            <w:del w:id="689" w:author="Acaru, Silviu" w:date="2026-03-15T21:23:00Z" w16du:dateUtc="2026-03-15T20:23:00Z">
              <w:r w:rsidRPr="00E65379" w:rsidDel="00D6614B">
                <w:rPr>
                  <w:rFonts w:ascii="Times New Roman" w:hAnsi="Times New Roman" w:cs="Times New Roman"/>
                  <w:sz w:val="16"/>
                  <w:szCs w:val="16"/>
                </w:rPr>
                <w:delText>Stacking Ensemble</w:delText>
              </w:r>
            </w:del>
          </w:p>
        </w:tc>
        <w:tc>
          <w:tcPr>
            <w:tcW w:w="607" w:type="dxa"/>
            <w:noWrap/>
            <w:vAlign w:val="center"/>
            <w:hideMark/>
          </w:tcPr>
          <w:p w14:paraId="2B746986" w14:textId="1C9D3DDF"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690" w:author="Acaru, Silviu" w:date="2026-03-15T21:23:00Z" w16du:dateUtc="2026-03-15T20:23:00Z"/>
                <w:rFonts w:ascii="Times New Roman" w:hAnsi="Times New Roman" w:cs="Times New Roman"/>
                <w:sz w:val="16"/>
                <w:szCs w:val="16"/>
              </w:rPr>
            </w:pPr>
            <w:del w:id="691" w:author="Acaru, Silviu" w:date="2026-03-15T21:23:00Z" w16du:dateUtc="2026-03-15T20:23:00Z">
              <w:r w:rsidRPr="00E65379" w:rsidDel="00D6614B">
                <w:rPr>
                  <w:rFonts w:ascii="Times New Roman" w:hAnsi="Times New Roman" w:cs="Times New Roman"/>
                  <w:color w:val="000000"/>
                  <w:sz w:val="16"/>
                  <w:szCs w:val="16"/>
                </w:rPr>
                <w:delText>0.88</w:delText>
              </w:r>
            </w:del>
          </w:p>
        </w:tc>
        <w:tc>
          <w:tcPr>
            <w:tcW w:w="830" w:type="dxa"/>
            <w:noWrap/>
            <w:vAlign w:val="center"/>
            <w:hideMark/>
          </w:tcPr>
          <w:p w14:paraId="2C010DC0" w14:textId="672251EE"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692" w:author="Acaru, Silviu" w:date="2026-03-15T21:23:00Z" w16du:dateUtc="2026-03-15T20:23:00Z"/>
                <w:rFonts w:ascii="Times New Roman" w:hAnsi="Times New Roman" w:cs="Times New Roman"/>
                <w:sz w:val="16"/>
                <w:szCs w:val="16"/>
              </w:rPr>
            </w:pPr>
            <w:del w:id="693" w:author="Acaru, Silviu" w:date="2026-03-15T21:23:00Z" w16du:dateUtc="2026-03-15T20:23:00Z">
              <w:r w:rsidRPr="00E65379" w:rsidDel="00D6614B">
                <w:rPr>
                  <w:rFonts w:ascii="Times New Roman" w:hAnsi="Times New Roman" w:cs="Times New Roman"/>
                  <w:color w:val="000000"/>
                  <w:sz w:val="16"/>
                  <w:szCs w:val="16"/>
                </w:rPr>
                <w:delText>109.00</w:delText>
              </w:r>
            </w:del>
          </w:p>
        </w:tc>
        <w:tc>
          <w:tcPr>
            <w:tcW w:w="692" w:type="dxa"/>
            <w:noWrap/>
            <w:vAlign w:val="center"/>
            <w:hideMark/>
          </w:tcPr>
          <w:p w14:paraId="3F7950F2" w14:textId="6FC6B4DB"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694" w:author="Acaru, Silviu" w:date="2026-03-15T21:23:00Z" w16du:dateUtc="2026-03-15T20:23:00Z"/>
                <w:rFonts w:ascii="Times New Roman" w:hAnsi="Times New Roman" w:cs="Times New Roman"/>
                <w:sz w:val="16"/>
                <w:szCs w:val="16"/>
              </w:rPr>
            </w:pPr>
            <w:del w:id="695" w:author="Acaru, Silviu" w:date="2026-03-15T21:23:00Z" w16du:dateUtc="2026-03-15T20:23:00Z">
              <w:r w:rsidRPr="00E65379" w:rsidDel="00D6614B">
                <w:rPr>
                  <w:rFonts w:ascii="Times New Roman" w:hAnsi="Times New Roman" w:cs="Times New Roman"/>
                  <w:color w:val="000000"/>
                  <w:sz w:val="16"/>
                  <w:szCs w:val="16"/>
                </w:rPr>
                <w:delText>6.22</w:delText>
              </w:r>
            </w:del>
          </w:p>
        </w:tc>
        <w:tc>
          <w:tcPr>
            <w:tcW w:w="1318" w:type="dxa"/>
            <w:noWrap/>
            <w:vAlign w:val="center"/>
            <w:hideMark/>
          </w:tcPr>
          <w:p w14:paraId="2C2337B8" w14:textId="072A0948"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696" w:author="Acaru, Silviu" w:date="2026-03-15T21:23:00Z" w16du:dateUtc="2026-03-15T20:23:00Z"/>
                <w:rFonts w:ascii="Times New Roman" w:hAnsi="Times New Roman" w:cs="Times New Roman"/>
                <w:sz w:val="16"/>
                <w:szCs w:val="16"/>
              </w:rPr>
            </w:pPr>
            <w:del w:id="697" w:author="Acaru, Silviu" w:date="2026-03-15T21:23:00Z" w16du:dateUtc="2026-03-15T20:23:00Z">
              <w:r w:rsidRPr="00E65379" w:rsidDel="00D6614B">
                <w:rPr>
                  <w:rFonts w:ascii="Times New Roman" w:hAnsi="Times New Roman" w:cs="Times New Roman"/>
                  <w:color w:val="000000"/>
                  <w:sz w:val="16"/>
                  <w:szCs w:val="16"/>
                </w:rPr>
                <w:delText>600</w:delText>
              </w:r>
            </w:del>
          </w:p>
        </w:tc>
        <w:tc>
          <w:tcPr>
            <w:tcW w:w="5387" w:type="dxa"/>
            <w:noWrap/>
            <w:vAlign w:val="center"/>
            <w:hideMark/>
          </w:tcPr>
          <w:p w14:paraId="5E1D6595" w14:textId="6CCEA390" w:rsidR="000B7A46" w:rsidRPr="00E65379" w:rsidDel="00D6614B" w:rsidRDefault="000B7A46">
            <w:pPr>
              <w:cnfStyle w:val="000000100000" w:firstRow="0" w:lastRow="0" w:firstColumn="0" w:lastColumn="0" w:oddVBand="0" w:evenVBand="0" w:oddHBand="1" w:evenHBand="0" w:firstRowFirstColumn="0" w:firstRowLastColumn="0" w:lastRowFirstColumn="0" w:lastRowLastColumn="0"/>
              <w:rPr>
                <w:del w:id="698" w:author="Acaru, Silviu" w:date="2026-03-15T21:23:00Z" w16du:dateUtc="2026-03-15T20:23:00Z"/>
                <w:rFonts w:ascii="Times New Roman" w:hAnsi="Times New Roman" w:cs="Times New Roman"/>
                <w:sz w:val="16"/>
                <w:szCs w:val="16"/>
              </w:rPr>
            </w:pPr>
            <w:del w:id="699" w:author="Acaru, Silviu" w:date="2026-03-15T21:23:00Z" w16du:dateUtc="2026-03-15T20:23:00Z">
              <w:r w:rsidRPr="00E65379" w:rsidDel="00D6614B">
                <w:rPr>
                  <w:rFonts w:ascii="Times New Roman" w:hAnsi="Times New Roman" w:cs="Times New Roman"/>
                  <w:color w:val="000000"/>
                  <w:sz w:val="16"/>
                  <w:szCs w:val="16"/>
                </w:rPr>
                <w:delText>Lignin (wt%), Co-polyol type (PTHF),</w:delText>
              </w:r>
              <w:r w:rsidDel="00D6614B">
                <w:rPr>
                  <w:rFonts w:ascii="Times New Roman" w:hAnsi="Times New Roman" w:cs="Times New Roman"/>
                  <w:color w:val="000000"/>
                  <w:sz w:val="16"/>
                  <w:szCs w:val="16"/>
                </w:rPr>
                <w:delText xml:space="preserve"> </w:delText>
              </w:r>
              <w:r w:rsidRPr="00E65379" w:rsidDel="00D6614B">
                <w:rPr>
                  <w:rFonts w:ascii="Times New Roman" w:hAnsi="Times New Roman" w:cs="Times New Roman"/>
                  <w:color w:val="000000"/>
                  <w:sz w:val="16"/>
                  <w:szCs w:val="16"/>
                </w:rPr>
                <w:delText>Ratio,  Co-polyol (wt%), Isocyanate (wt%), Isocyanate type, Tin(II) octoate</w:delText>
              </w:r>
            </w:del>
          </w:p>
        </w:tc>
      </w:tr>
      <w:tr w:rsidR="000B7A46" w:rsidRPr="0000352E" w:rsidDel="00D6614B" w14:paraId="03FECF5A" w14:textId="072B2CC6">
        <w:trPr>
          <w:trHeight w:val="288"/>
          <w:del w:id="700" w:author="Acaru, Silviu" w:date="2026-03-15T21:23:00Z"/>
        </w:trPr>
        <w:tc>
          <w:tcPr>
            <w:cnfStyle w:val="001000000000" w:firstRow="0" w:lastRow="0" w:firstColumn="1" w:lastColumn="0" w:oddVBand="0" w:evenVBand="0" w:oddHBand="0" w:evenHBand="0" w:firstRowFirstColumn="0" w:firstRowLastColumn="0" w:lastRowFirstColumn="0" w:lastRowLastColumn="0"/>
            <w:tcW w:w="851" w:type="dxa"/>
            <w:noWrap/>
            <w:hideMark/>
          </w:tcPr>
          <w:p w14:paraId="27549357" w14:textId="55329D71" w:rsidR="000B7A46" w:rsidRPr="00E65379" w:rsidDel="00D6614B" w:rsidRDefault="000B7A46">
            <w:pPr>
              <w:rPr>
                <w:del w:id="701" w:author="Acaru, Silviu" w:date="2026-03-15T21:23:00Z" w16du:dateUtc="2026-03-15T20:23:00Z"/>
                <w:rFonts w:ascii="Times New Roman" w:hAnsi="Times New Roman" w:cs="Times New Roman"/>
                <w:sz w:val="16"/>
                <w:szCs w:val="16"/>
              </w:rPr>
            </w:pPr>
            <w:del w:id="702" w:author="Acaru, Silviu" w:date="2026-03-15T21:23:00Z" w16du:dateUtc="2026-03-15T20:23:00Z">
              <w:r w:rsidRPr="00E65379" w:rsidDel="00D6614B">
                <w:rPr>
                  <w:rFonts w:ascii="Times New Roman" w:hAnsi="Times New Roman" w:cs="Times New Roman"/>
                  <w:sz w:val="16"/>
                  <w:szCs w:val="16"/>
                </w:rPr>
                <w:delText>Stacking Ensemble</w:delText>
              </w:r>
            </w:del>
          </w:p>
        </w:tc>
        <w:tc>
          <w:tcPr>
            <w:tcW w:w="607" w:type="dxa"/>
            <w:noWrap/>
            <w:vAlign w:val="center"/>
            <w:hideMark/>
          </w:tcPr>
          <w:p w14:paraId="72A53456" w14:textId="4A507BB8" w:rsidR="000B7A46" w:rsidRPr="00E65379" w:rsidDel="00D6614B" w:rsidRDefault="000B7A46">
            <w:pPr>
              <w:jc w:val="center"/>
              <w:cnfStyle w:val="000000000000" w:firstRow="0" w:lastRow="0" w:firstColumn="0" w:lastColumn="0" w:oddVBand="0" w:evenVBand="0" w:oddHBand="0" w:evenHBand="0" w:firstRowFirstColumn="0" w:firstRowLastColumn="0" w:lastRowFirstColumn="0" w:lastRowLastColumn="0"/>
              <w:rPr>
                <w:del w:id="703" w:author="Acaru, Silviu" w:date="2026-03-15T21:23:00Z" w16du:dateUtc="2026-03-15T20:23:00Z"/>
                <w:rFonts w:ascii="Times New Roman" w:hAnsi="Times New Roman" w:cs="Times New Roman"/>
                <w:sz w:val="16"/>
                <w:szCs w:val="16"/>
              </w:rPr>
            </w:pPr>
            <w:del w:id="704" w:author="Acaru, Silviu" w:date="2026-03-15T21:23:00Z" w16du:dateUtc="2026-03-15T20:23:00Z">
              <w:r w:rsidRPr="00E65379" w:rsidDel="00D6614B">
                <w:rPr>
                  <w:rFonts w:ascii="Times New Roman" w:hAnsi="Times New Roman" w:cs="Times New Roman"/>
                  <w:color w:val="000000"/>
                  <w:sz w:val="16"/>
                  <w:szCs w:val="16"/>
                </w:rPr>
                <w:delText>0.87</w:delText>
              </w:r>
            </w:del>
          </w:p>
        </w:tc>
        <w:tc>
          <w:tcPr>
            <w:tcW w:w="830" w:type="dxa"/>
            <w:noWrap/>
            <w:vAlign w:val="center"/>
            <w:hideMark/>
          </w:tcPr>
          <w:p w14:paraId="46D5CF3D" w14:textId="01A45CD6" w:rsidR="000B7A46" w:rsidRPr="00E65379" w:rsidDel="00D6614B" w:rsidRDefault="000B7A46">
            <w:pPr>
              <w:jc w:val="center"/>
              <w:cnfStyle w:val="000000000000" w:firstRow="0" w:lastRow="0" w:firstColumn="0" w:lastColumn="0" w:oddVBand="0" w:evenVBand="0" w:oddHBand="0" w:evenHBand="0" w:firstRowFirstColumn="0" w:firstRowLastColumn="0" w:lastRowFirstColumn="0" w:lastRowLastColumn="0"/>
              <w:rPr>
                <w:del w:id="705" w:author="Acaru, Silviu" w:date="2026-03-15T21:23:00Z" w16du:dateUtc="2026-03-15T20:23:00Z"/>
                <w:rFonts w:ascii="Times New Roman" w:hAnsi="Times New Roman" w:cs="Times New Roman"/>
                <w:sz w:val="16"/>
                <w:szCs w:val="16"/>
              </w:rPr>
            </w:pPr>
            <w:del w:id="706" w:author="Acaru, Silviu" w:date="2026-03-15T21:23:00Z" w16du:dateUtc="2026-03-15T20:23:00Z">
              <w:r w:rsidRPr="00E65379" w:rsidDel="00D6614B">
                <w:rPr>
                  <w:rFonts w:ascii="Times New Roman" w:hAnsi="Times New Roman" w:cs="Times New Roman"/>
                  <w:color w:val="000000"/>
                  <w:sz w:val="16"/>
                  <w:szCs w:val="16"/>
                </w:rPr>
                <w:delText>115.99</w:delText>
              </w:r>
            </w:del>
          </w:p>
        </w:tc>
        <w:tc>
          <w:tcPr>
            <w:tcW w:w="692" w:type="dxa"/>
            <w:noWrap/>
            <w:vAlign w:val="center"/>
            <w:hideMark/>
          </w:tcPr>
          <w:p w14:paraId="137C24B7" w14:textId="665839F6" w:rsidR="000B7A46" w:rsidRPr="00E65379" w:rsidDel="00D6614B" w:rsidRDefault="000B7A46">
            <w:pPr>
              <w:jc w:val="center"/>
              <w:cnfStyle w:val="000000000000" w:firstRow="0" w:lastRow="0" w:firstColumn="0" w:lastColumn="0" w:oddVBand="0" w:evenVBand="0" w:oddHBand="0" w:evenHBand="0" w:firstRowFirstColumn="0" w:firstRowLastColumn="0" w:lastRowFirstColumn="0" w:lastRowLastColumn="0"/>
              <w:rPr>
                <w:del w:id="707" w:author="Acaru, Silviu" w:date="2026-03-15T21:23:00Z" w16du:dateUtc="2026-03-15T20:23:00Z"/>
                <w:rFonts w:ascii="Times New Roman" w:hAnsi="Times New Roman" w:cs="Times New Roman"/>
                <w:sz w:val="16"/>
                <w:szCs w:val="16"/>
              </w:rPr>
            </w:pPr>
            <w:del w:id="708" w:author="Acaru, Silviu" w:date="2026-03-15T21:23:00Z" w16du:dateUtc="2026-03-15T20:23:00Z">
              <w:r w:rsidRPr="00E65379" w:rsidDel="00D6614B">
                <w:rPr>
                  <w:rFonts w:ascii="Times New Roman" w:hAnsi="Times New Roman" w:cs="Times New Roman"/>
                  <w:color w:val="000000"/>
                  <w:sz w:val="16"/>
                  <w:szCs w:val="16"/>
                </w:rPr>
                <w:delText>6.27</w:delText>
              </w:r>
            </w:del>
          </w:p>
        </w:tc>
        <w:tc>
          <w:tcPr>
            <w:tcW w:w="1318" w:type="dxa"/>
            <w:noWrap/>
            <w:vAlign w:val="center"/>
            <w:hideMark/>
          </w:tcPr>
          <w:p w14:paraId="1C9933E2" w14:textId="66131C12" w:rsidR="000B7A46" w:rsidRPr="00E65379" w:rsidDel="00D6614B" w:rsidRDefault="000B7A46">
            <w:pPr>
              <w:jc w:val="center"/>
              <w:cnfStyle w:val="000000000000" w:firstRow="0" w:lastRow="0" w:firstColumn="0" w:lastColumn="0" w:oddVBand="0" w:evenVBand="0" w:oddHBand="0" w:evenHBand="0" w:firstRowFirstColumn="0" w:firstRowLastColumn="0" w:lastRowFirstColumn="0" w:lastRowLastColumn="0"/>
              <w:rPr>
                <w:del w:id="709" w:author="Acaru, Silviu" w:date="2026-03-15T21:23:00Z" w16du:dateUtc="2026-03-15T20:23:00Z"/>
                <w:rFonts w:ascii="Times New Roman" w:hAnsi="Times New Roman" w:cs="Times New Roman"/>
                <w:sz w:val="16"/>
                <w:szCs w:val="16"/>
              </w:rPr>
            </w:pPr>
            <w:del w:id="710" w:author="Acaru, Silviu" w:date="2026-03-15T21:23:00Z" w16du:dateUtc="2026-03-15T20:23:00Z">
              <w:r w:rsidRPr="00E65379" w:rsidDel="00D6614B">
                <w:rPr>
                  <w:rFonts w:ascii="Times New Roman" w:hAnsi="Times New Roman" w:cs="Times New Roman"/>
                  <w:color w:val="000000"/>
                  <w:sz w:val="16"/>
                  <w:szCs w:val="16"/>
                </w:rPr>
                <w:delText>800</w:delText>
              </w:r>
            </w:del>
          </w:p>
        </w:tc>
        <w:tc>
          <w:tcPr>
            <w:tcW w:w="5387" w:type="dxa"/>
            <w:noWrap/>
            <w:vAlign w:val="center"/>
            <w:hideMark/>
          </w:tcPr>
          <w:p w14:paraId="3C682FCE" w14:textId="67DC3D5E" w:rsidR="000B7A46" w:rsidRPr="00E65379" w:rsidDel="00D6614B" w:rsidRDefault="000B7A46">
            <w:pPr>
              <w:cnfStyle w:val="000000000000" w:firstRow="0" w:lastRow="0" w:firstColumn="0" w:lastColumn="0" w:oddVBand="0" w:evenVBand="0" w:oddHBand="0" w:evenHBand="0" w:firstRowFirstColumn="0" w:firstRowLastColumn="0" w:lastRowFirstColumn="0" w:lastRowLastColumn="0"/>
              <w:rPr>
                <w:del w:id="711" w:author="Acaru, Silviu" w:date="2026-03-15T21:23:00Z" w16du:dateUtc="2026-03-15T20:23:00Z"/>
                <w:rFonts w:ascii="Times New Roman" w:hAnsi="Times New Roman" w:cs="Times New Roman"/>
                <w:sz w:val="16"/>
                <w:szCs w:val="16"/>
              </w:rPr>
            </w:pPr>
            <w:del w:id="712" w:author="Acaru, Silviu" w:date="2026-03-15T21:23:00Z" w16du:dateUtc="2026-03-15T20:23:00Z">
              <w:r w:rsidRPr="00E65379" w:rsidDel="00D6614B">
                <w:rPr>
                  <w:rFonts w:ascii="Times New Roman" w:hAnsi="Times New Roman" w:cs="Times New Roman"/>
                  <w:color w:val="000000"/>
                  <w:sz w:val="16"/>
                  <w:szCs w:val="16"/>
                </w:rPr>
                <w:delText>Lignin (wt%), Co-polyol type (PTHF), Ratio, Co-polyol (wt%), Isocyanate (wt%), Isocyanate type, Tin(II) octoate</w:delText>
              </w:r>
            </w:del>
          </w:p>
        </w:tc>
      </w:tr>
      <w:tr w:rsidR="000B7A46" w:rsidRPr="0000352E" w:rsidDel="00D6614B" w14:paraId="38315ED5" w14:textId="45DE752E">
        <w:trPr>
          <w:cnfStyle w:val="000000100000" w:firstRow="0" w:lastRow="0" w:firstColumn="0" w:lastColumn="0" w:oddVBand="0" w:evenVBand="0" w:oddHBand="1" w:evenHBand="0" w:firstRowFirstColumn="0" w:firstRowLastColumn="0" w:lastRowFirstColumn="0" w:lastRowLastColumn="0"/>
          <w:trHeight w:val="288"/>
          <w:del w:id="713" w:author="Acaru, Silviu" w:date="2026-03-15T21:23:00Z"/>
        </w:trPr>
        <w:tc>
          <w:tcPr>
            <w:cnfStyle w:val="001000000000" w:firstRow="0" w:lastRow="0" w:firstColumn="1" w:lastColumn="0" w:oddVBand="0" w:evenVBand="0" w:oddHBand="0" w:evenHBand="0" w:firstRowFirstColumn="0" w:firstRowLastColumn="0" w:lastRowFirstColumn="0" w:lastRowLastColumn="0"/>
            <w:tcW w:w="851" w:type="dxa"/>
            <w:noWrap/>
            <w:hideMark/>
          </w:tcPr>
          <w:p w14:paraId="6165572E" w14:textId="167E27A8" w:rsidR="000B7A46" w:rsidRPr="00E65379" w:rsidDel="00D6614B" w:rsidRDefault="000B7A46">
            <w:pPr>
              <w:rPr>
                <w:del w:id="714" w:author="Acaru, Silviu" w:date="2026-03-15T21:23:00Z" w16du:dateUtc="2026-03-15T20:23:00Z"/>
                <w:rFonts w:ascii="Times New Roman" w:hAnsi="Times New Roman" w:cs="Times New Roman"/>
                <w:sz w:val="16"/>
                <w:szCs w:val="16"/>
              </w:rPr>
            </w:pPr>
            <w:del w:id="715" w:author="Acaru, Silviu" w:date="2026-03-15T21:23:00Z" w16du:dateUtc="2026-03-15T20:23:00Z">
              <w:r w:rsidRPr="00E65379" w:rsidDel="00D6614B">
                <w:rPr>
                  <w:rFonts w:ascii="Times New Roman" w:hAnsi="Times New Roman" w:cs="Times New Roman"/>
                  <w:sz w:val="16"/>
                  <w:szCs w:val="16"/>
                </w:rPr>
                <w:delText>Stacking Ensemble</w:delText>
              </w:r>
            </w:del>
          </w:p>
        </w:tc>
        <w:tc>
          <w:tcPr>
            <w:tcW w:w="607" w:type="dxa"/>
            <w:noWrap/>
            <w:vAlign w:val="center"/>
            <w:hideMark/>
          </w:tcPr>
          <w:p w14:paraId="07CE755A" w14:textId="7D8F99A9"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716" w:author="Acaru, Silviu" w:date="2026-03-15T21:23:00Z" w16du:dateUtc="2026-03-15T20:23:00Z"/>
                <w:rFonts w:ascii="Times New Roman" w:hAnsi="Times New Roman" w:cs="Times New Roman"/>
                <w:sz w:val="16"/>
                <w:szCs w:val="16"/>
              </w:rPr>
            </w:pPr>
            <w:del w:id="717" w:author="Acaru, Silviu" w:date="2026-03-15T21:23:00Z" w16du:dateUtc="2026-03-15T20:23:00Z">
              <w:r w:rsidRPr="00E65379" w:rsidDel="00D6614B">
                <w:rPr>
                  <w:rFonts w:ascii="Times New Roman" w:hAnsi="Times New Roman" w:cs="Times New Roman"/>
                  <w:color w:val="000000"/>
                  <w:sz w:val="16"/>
                  <w:szCs w:val="16"/>
                </w:rPr>
                <w:delText>0.88</w:delText>
              </w:r>
            </w:del>
          </w:p>
        </w:tc>
        <w:tc>
          <w:tcPr>
            <w:tcW w:w="830" w:type="dxa"/>
            <w:noWrap/>
            <w:vAlign w:val="center"/>
            <w:hideMark/>
          </w:tcPr>
          <w:p w14:paraId="1678B7EB" w14:textId="682D3D44"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718" w:author="Acaru, Silviu" w:date="2026-03-15T21:23:00Z" w16du:dateUtc="2026-03-15T20:23:00Z"/>
                <w:rFonts w:ascii="Times New Roman" w:hAnsi="Times New Roman" w:cs="Times New Roman"/>
                <w:sz w:val="16"/>
                <w:szCs w:val="16"/>
              </w:rPr>
            </w:pPr>
            <w:del w:id="719" w:author="Acaru, Silviu" w:date="2026-03-15T21:23:00Z" w16du:dateUtc="2026-03-15T20:23:00Z">
              <w:r w:rsidRPr="00E65379" w:rsidDel="00D6614B">
                <w:rPr>
                  <w:rFonts w:ascii="Times New Roman" w:hAnsi="Times New Roman" w:cs="Times New Roman"/>
                  <w:color w:val="000000"/>
                  <w:sz w:val="16"/>
                  <w:szCs w:val="16"/>
                </w:rPr>
                <w:delText>113.32</w:delText>
              </w:r>
            </w:del>
          </w:p>
        </w:tc>
        <w:tc>
          <w:tcPr>
            <w:tcW w:w="692" w:type="dxa"/>
            <w:noWrap/>
            <w:vAlign w:val="center"/>
            <w:hideMark/>
          </w:tcPr>
          <w:p w14:paraId="30346B05" w14:textId="1658A154"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720" w:author="Acaru, Silviu" w:date="2026-03-15T21:23:00Z" w16du:dateUtc="2026-03-15T20:23:00Z"/>
                <w:rFonts w:ascii="Times New Roman" w:hAnsi="Times New Roman" w:cs="Times New Roman"/>
                <w:sz w:val="16"/>
                <w:szCs w:val="16"/>
              </w:rPr>
            </w:pPr>
            <w:del w:id="721" w:author="Acaru, Silviu" w:date="2026-03-15T21:23:00Z" w16du:dateUtc="2026-03-15T20:23:00Z">
              <w:r w:rsidRPr="00E65379" w:rsidDel="00D6614B">
                <w:rPr>
                  <w:rFonts w:ascii="Times New Roman" w:hAnsi="Times New Roman" w:cs="Times New Roman"/>
                  <w:color w:val="000000"/>
                  <w:sz w:val="16"/>
                  <w:szCs w:val="16"/>
                </w:rPr>
                <w:delText>6.29</w:delText>
              </w:r>
            </w:del>
          </w:p>
        </w:tc>
        <w:tc>
          <w:tcPr>
            <w:tcW w:w="1318" w:type="dxa"/>
            <w:noWrap/>
            <w:vAlign w:val="center"/>
            <w:hideMark/>
          </w:tcPr>
          <w:p w14:paraId="65FA5E94" w14:textId="50F60A0D" w:rsidR="000B7A46" w:rsidRPr="00E65379" w:rsidDel="00D6614B" w:rsidRDefault="000B7A46">
            <w:pPr>
              <w:jc w:val="center"/>
              <w:cnfStyle w:val="000000100000" w:firstRow="0" w:lastRow="0" w:firstColumn="0" w:lastColumn="0" w:oddVBand="0" w:evenVBand="0" w:oddHBand="1" w:evenHBand="0" w:firstRowFirstColumn="0" w:firstRowLastColumn="0" w:lastRowFirstColumn="0" w:lastRowLastColumn="0"/>
              <w:rPr>
                <w:del w:id="722" w:author="Acaru, Silviu" w:date="2026-03-15T21:23:00Z" w16du:dateUtc="2026-03-15T20:23:00Z"/>
                <w:rFonts w:ascii="Times New Roman" w:hAnsi="Times New Roman" w:cs="Times New Roman"/>
                <w:sz w:val="16"/>
                <w:szCs w:val="16"/>
              </w:rPr>
            </w:pPr>
            <w:del w:id="723" w:author="Acaru, Silviu" w:date="2026-03-15T21:23:00Z" w16du:dateUtc="2026-03-15T20:23:00Z">
              <w:r w:rsidRPr="00E65379" w:rsidDel="00D6614B">
                <w:rPr>
                  <w:rFonts w:ascii="Times New Roman" w:hAnsi="Times New Roman" w:cs="Times New Roman"/>
                  <w:color w:val="000000"/>
                  <w:sz w:val="16"/>
                  <w:szCs w:val="16"/>
                </w:rPr>
                <w:delText>50</w:delText>
              </w:r>
            </w:del>
          </w:p>
        </w:tc>
        <w:tc>
          <w:tcPr>
            <w:tcW w:w="5387" w:type="dxa"/>
            <w:noWrap/>
            <w:vAlign w:val="center"/>
            <w:hideMark/>
          </w:tcPr>
          <w:p w14:paraId="510B43B5" w14:textId="514E59F9" w:rsidR="000B7A46" w:rsidRPr="00E65379" w:rsidDel="00D6614B" w:rsidRDefault="000B7A46">
            <w:pPr>
              <w:cnfStyle w:val="000000100000" w:firstRow="0" w:lastRow="0" w:firstColumn="0" w:lastColumn="0" w:oddVBand="0" w:evenVBand="0" w:oddHBand="1" w:evenHBand="0" w:firstRowFirstColumn="0" w:firstRowLastColumn="0" w:lastRowFirstColumn="0" w:lastRowLastColumn="0"/>
              <w:rPr>
                <w:del w:id="724" w:author="Acaru, Silviu" w:date="2026-03-15T21:23:00Z" w16du:dateUtc="2026-03-15T20:23:00Z"/>
                <w:rFonts w:ascii="Times New Roman" w:hAnsi="Times New Roman" w:cs="Times New Roman"/>
                <w:sz w:val="16"/>
                <w:szCs w:val="16"/>
              </w:rPr>
            </w:pPr>
            <w:del w:id="725" w:author="Acaru, Silviu" w:date="2026-03-15T21:23:00Z" w16du:dateUtc="2026-03-15T20:23:00Z">
              <w:r w:rsidRPr="00E65379" w:rsidDel="00D6614B">
                <w:rPr>
                  <w:rFonts w:ascii="Times New Roman" w:hAnsi="Times New Roman" w:cs="Times New Roman"/>
                  <w:color w:val="000000"/>
                  <w:sz w:val="16"/>
                  <w:szCs w:val="16"/>
                </w:rPr>
                <w:delText>Lignin (wt%), Co-polyol type (PTHF), Ratio, Co-polyol (wt%), Isocyanate (wt%), Isocyanate type, Tin(II) octoate</w:delText>
              </w:r>
            </w:del>
          </w:p>
        </w:tc>
      </w:tr>
    </w:tbl>
    <w:p w14:paraId="590FD051" w14:textId="024249BF" w:rsidR="000B7A46" w:rsidRPr="000B7A46" w:rsidDel="00D6614B" w:rsidRDefault="000B7A46" w:rsidP="000B7A46">
      <w:pPr>
        <w:spacing w:before="120" w:after="120" w:line="240" w:lineRule="auto"/>
        <w:ind w:left="720"/>
        <w:jc w:val="both"/>
        <w:rPr>
          <w:del w:id="726" w:author="Acaru, Silviu" w:date="2026-03-15T21:23:00Z" w16du:dateUtc="2026-03-15T20:23:00Z"/>
          <w:rFonts w:ascii="Times New Roman" w:eastAsia="Times New Roman" w:hAnsi="Times New Roman" w:cs="Times New Roman"/>
          <w:lang w:val="en-US"/>
        </w:rPr>
      </w:pPr>
    </w:p>
    <w:p w14:paraId="4EB7A371" w14:textId="5E6A038B" w:rsidR="000B7A46" w:rsidRPr="00745457" w:rsidRDefault="000B7A46" w:rsidP="000B7A46">
      <w:pPr>
        <w:pStyle w:val="Caption"/>
        <w:keepNext/>
        <w:jc w:val="both"/>
        <w:rPr>
          <w:rFonts w:ascii="Times New Roman" w:hAnsi="Times New Roman" w:cs="Times New Roman"/>
          <w:sz w:val="24"/>
          <w:szCs w:val="24"/>
        </w:rPr>
      </w:pPr>
      <w:bookmarkStart w:id="727" w:name="_Ref178527371"/>
      <w:r w:rsidRPr="00745457">
        <w:rPr>
          <w:rFonts w:ascii="Times New Roman" w:hAnsi="Times New Roman" w:cs="Times New Roman"/>
          <w:sz w:val="24"/>
          <w:szCs w:val="24"/>
        </w:rPr>
        <w:t>Table S</w:t>
      </w:r>
      <w:ins w:id="728" w:author="Acaru, Silviu" w:date="2026-03-15T21:24:00Z" w16du:dateUtc="2026-03-15T20:24:00Z">
        <w:r w:rsidR="00D6614B">
          <w:rPr>
            <w:rFonts w:ascii="Times New Roman" w:hAnsi="Times New Roman" w:cs="Times New Roman"/>
            <w:sz w:val="24"/>
            <w:szCs w:val="24"/>
          </w:rPr>
          <w:fldChar w:fldCharType="begin"/>
        </w:r>
        <w:r w:rsidR="00D6614B">
          <w:rPr>
            <w:rFonts w:ascii="Times New Roman" w:hAnsi="Times New Roman" w:cs="Times New Roman"/>
            <w:sz w:val="24"/>
            <w:szCs w:val="24"/>
          </w:rPr>
          <w:instrText xml:space="preserve"> SEQ Table_S \* ARABIC </w:instrText>
        </w:r>
      </w:ins>
      <w:r w:rsidR="00D6614B">
        <w:rPr>
          <w:rFonts w:ascii="Times New Roman" w:hAnsi="Times New Roman" w:cs="Times New Roman"/>
          <w:sz w:val="24"/>
          <w:szCs w:val="24"/>
        </w:rPr>
        <w:fldChar w:fldCharType="separate"/>
      </w:r>
      <w:ins w:id="729" w:author="Acaru, Silviu" w:date="2026-03-15T21:24:00Z" w16du:dateUtc="2026-03-15T20:24:00Z">
        <w:r w:rsidR="00D6614B">
          <w:rPr>
            <w:rFonts w:ascii="Times New Roman" w:hAnsi="Times New Roman" w:cs="Times New Roman"/>
            <w:noProof/>
            <w:sz w:val="24"/>
            <w:szCs w:val="24"/>
          </w:rPr>
          <w:t>2</w:t>
        </w:r>
        <w:r w:rsidR="00D6614B">
          <w:rPr>
            <w:rFonts w:ascii="Times New Roman" w:hAnsi="Times New Roman" w:cs="Times New Roman"/>
            <w:sz w:val="24"/>
            <w:szCs w:val="24"/>
          </w:rPr>
          <w:fldChar w:fldCharType="end"/>
        </w:r>
      </w:ins>
      <w:del w:id="730" w:author="Acaru, Silviu" w:date="2026-03-15T21:24:00Z" w16du:dateUtc="2026-03-15T20:24:00Z">
        <w:r w:rsidRPr="00745457" w:rsidDel="00D6614B">
          <w:rPr>
            <w:rFonts w:ascii="Times New Roman" w:hAnsi="Times New Roman" w:cs="Times New Roman"/>
            <w:sz w:val="24"/>
            <w:szCs w:val="24"/>
          </w:rPr>
          <w:fldChar w:fldCharType="begin"/>
        </w:r>
        <w:r w:rsidRPr="00745457" w:rsidDel="00D6614B">
          <w:rPr>
            <w:rFonts w:ascii="Times New Roman" w:hAnsi="Times New Roman" w:cs="Times New Roman"/>
            <w:sz w:val="24"/>
            <w:szCs w:val="24"/>
          </w:rPr>
          <w:delInstrText xml:space="preserve"> SEQ Table_S \* ARABIC </w:delInstrText>
        </w:r>
        <w:r w:rsidRPr="00745457" w:rsidDel="00D6614B">
          <w:rPr>
            <w:rFonts w:ascii="Times New Roman" w:hAnsi="Times New Roman" w:cs="Times New Roman"/>
            <w:sz w:val="24"/>
            <w:szCs w:val="24"/>
          </w:rPr>
          <w:fldChar w:fldCharType="separate"/>
        </w:r>
        <w:r w:rsidR="000F7789" w:rsidDel="00D6614B">
          <w:rPr>
            <w:rFonts w:ascii="Times New Roman" w:hAnsi="Times New Roman" w:cs="Times New Roman"/>
            <w:noProof/>
            <w:sz w:val="24"/>
            <w:szCs w:val="24"/>
          </w:rPr>
          <w:delText>2</w:delText>
        </w:r>
        <w:r w:rsidRPr="00745457" w:rsidDel="00D6614B">
          <w:rPr>
            <w:rFonts w:ascii="Times New Roman" w:hAnsi="Times New Roman" w:cs="Times New Roman"/>
            <w:sz w:val="24"/>
            <w:szCs w:val="24"/>
          </w:rPr>
          <w:fldChar w:fldCharType="end"/>
        </w:r>
      </w:del>
      <w:bookmarkEnd w:id="727"/>
      <w:r w:rsidRPr="00745457">
        <w:rPr>
          <w:rFonts w:ascii="Times New Roman" w:hAnsi="Times New Roman" w:cs="Times New Roman"/>
          <w:sz w:val="24"/>
          <w:szCs w:val="24"/>
        </w:rPr>
        <w:t xml:space="preserve"> Base models hyperparameters used during optimization. n_estimators = [1,10,50,100,200,300,400,500,600,700,800,900,1000]</w:t>
      </w:r>
    </w:p>
    <w:tbl>
      <w:tblPr>
        <w:tblStyle w:val="PlainTable5"/>
        <w:tblW w:w="3408" w:type="pct"/>
        <w:jc w:val="center"/>
        <w:tblLook w:val="04A0" w:firstRow="1" w:lastRow="0" w:firstColumn="1" w:lastColumn="0" w:noHBand="0" w:noVBand="1"/>
      </w:tblPr>
      <w:tblGrid>
        <w:gridCol w:w="1418"/>
        <w:gridCol w:w="4962"/>
      </w:tblGrid>
      <w:tr w:rsidR="000B7A46" w:rsidRPr="00310E96" w14:paraId="3568DA06" w14:textId="77777777">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100" w:firstRow="0" w:lastRow="0" w:firstColumn="1" w:lastColumn="0" w:oddVBand="0" w:evenVBand="0" w:oddHBand="0" w:evenHBand="0" w:firstRowFirstColumn="1" w:firstRowLastColumn="0" w:lastRowFirstColumn="0" w:lastRowLastColumn="0"/>
            <w:tcW w:w="1111" w:type="pct"/>
            <w:vMerge w:val="restart"/>
            <w:hideMark/>
          </w:tcPr>
          <w:p w14:paraId="76061517"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GBR</w:t>
            </w:r>
          </w:p>
        </w:tc>
        <w:tc>
          <w:tcPr>
            <w:tcW w:w="3889" w:type="pct"/>
            <w:hideMark/>
          </w:tcPr>
          <w:p w14:paraId="62641AE6" w14:textId="77777777" w:rsidR="000B7A46" w:rsidRPr="00310E96" w:rsidRDefault="000B7A46">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n_estimators: [n_estimators]</w:t>
            </w:r>
          </w:p>
        </w:tc>
      </w:tr>
      <w:tr w:rsidR="000B7A46" w:rsidRPr="00310E96" w14:paraId="662591CE"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1280E44F"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75C37327"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learning_rate: [0.01, 0.1, 0.2]</w:t>
            </w:r>
          </w:p>
        </w:tc>
      </w:tr>
      <w:tr w:rsidR="000B7A46" w:rsidRPr="00310E96" w14:paraId="1050AF8A"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4A5788BE"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1B25B2FF"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max_depth: [3, 5, 7]</w:t>
            </w:r>
          </w:p>
        </w:tc>
      </w:tr>
      <w:tr w:rsidR="000B7A46" w:rsidRPr="00310E96" w14:paraId="42787262"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026AFEE1"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RF</w:t>
            </w:r>
          </w:p>
        </w:tc>
        <w:tc>
          <w:tcPr>
            <w:tcW w:w="3889" w:type="pct"/>
            <w:hideMark/>
          </w:tcPr>
          <w:p w14:paraId="5DC0A4A0"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n_estimators: [n_estimators]</w:t>
            </w:r>
          </w:p>
        </w:tc>
      </w:tr>
      <w:tr w:rsidR="000B7A46" w:rsidRPr="00310E96" w14:paraId="0135C40C"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21C8E56E"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33167FE8"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max_depth: [None, 10, 20]</w:t>
            </w:r>
          </w:p>
        </w:tc>
      </w:tr>
      <w:tr w:rsidR="000B7A46" w:rsidRPr="00310E96" w14:paraId="7C477C9D"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06AEAEE5"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767832F3"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min_samples_split: [2, 5, 10]</w:t>
            </w:r>
          </w:p>
        </w:tc>
      </w:tr>
      <w:tr w:rsidR="000B7A46" w:rsidRPr="00310E96" w14:paraId="1FEEF021"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5D847DA8"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SVR</w:t>
            </w:r>
          </w:p>
        </w:tc>
        <w:tc>
          <w:tcPr>
            <w:tcW w:w="3889" w:type="pct"/>
            <w:hideMark/>
          </w:tcPr>
          <w:p w14:paraId="3ED58227"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C: [0.1, 1, 10]</w:t>
            </w:r>
          </w:p>
        </w:tc>
      </w:tr>
      <w:tr w:rsidR="000B7A46" w:rsidRPr="00310E96" w14:paraId="7144A2CA"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2C7EF349"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1D48146F"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kernel: ['rbf', 'linear']</w:t>
            </w:r>
          </w:p>
        </w:tc>
      </w:tr>
      <w:tr w:rsidR="000B7A46" w:rsidRPr="00310E96" w14:paraId="106EBCC1"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71260F9F"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5C324ADC"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gamma: ['scale', 'auto']</w:t>
            </w:r>
          </w:p>
        </w:tc>
      </w:tr>
      <w:tr w:rsidR="000B7A46" w:rsidRPr="00310E96" w14:paraId="7E45AEBD"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034C01FF"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Lasso</w:t>
            </w:r>
          </w:p>
        </w:tc>
        <w:tc>
          <w:tcPr>
            <w:tcW w:w="3889" w:type="pct"/>
            <w:hideMark/>
          </w:tcPr>
          <w:p w14:paraId="15F54ADD"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alpha: [0.1, 1, 10]</w:t>
            </w:r>
          </w:p>
        </w:tc>
      </w:tr>
      <w:tr w:rsidR="000B7A46" w:rsidRPr="00310E96" w14:paraId="7130D4FF"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524D912E"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04C769C1"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max_iter: [1000, 5000]</w:t>
            </w:r>
          </w:p>
        </w:tc>
      </w:tr>
      <w:tr w:rsidR="000B7A46" w:rsidRPr="00310E96" w14:paraId="147786E7"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val="restart"/>
            <w:hideMark/>
          </w:tcPr>
          <w:p w14:paraId="79682A34" w14:textId="77777777" w:rsidR="000B7A46" w:rsidRPr="00310E96" w:rsidRDefault="000B7A46">
            <w:pPr>
              <w:rPr>
                <w:rFonts w:ascii="Times New Roman" w:eastAsia="Times New Roman" w:hAnsi="Times New Roman" w:cs="Times New Roman"/>
                <w:b/>
                <w:bCs/>
                <w:sz w:val="16"/>
                <w:szCs w:val="16"/>
              </w:rPr>
            </w:pPr>
            <w:r w:rsidRPr="00310E96">
              <w:rPr>
                <w:rFonts w:ascii="Times New Roman" w:eastAsia="Times New Roman" w:hAnsi="Times New Roman" w:cs="Times New Roman"/>
                <w:b/>
                <w:bCs/>
                <w:sz w:val="16"/>
                <w:szCs w:val="16"/>
              </w:rPr>
              <w:t>ElasticNet</w:t>
            </w:r>
          </w:p>
        </w:tc>
        <w:tc>
          <w:tcPr>
            <w:tcW w:w="3889" w:type="pct"/>
            <w:hideMark/>
          </w:tcPr>
          <w:p w14:paraId="2C27F890"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alpha: [0.1, 1, 10]</w:t>
            </w:r>
          </w:p>
        </w:tc>
      </w:tr>
      <w:tr w:rsidR="000B7A46" w:rsidRPr="00310E96" w14:paraId="24717464" w14:textId="77777777">
        <w:trPr>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487F168C"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4E90CF67" w14:textId="77777777" w:rsidR="000B7A46" w:rsidRPr="00310E96" w:rsidRDefault="000B7A4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l1_ratio: [0.1, 0.5, 0.9]</w:t>
            </w:r>
          </w:p>
        </w:tc>
      </w:tr>
      <w:tr w:rsidR="000B7A46" w:rsidRPr="00310E96" w14:paraId="5D915399" w14:textId="77777777">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11" w:type="pct"/>
            <w:vMerge/>
            <w:hideMark/>
          </w:tcPr>
          <w:p w14:paraId="2F8AEF3B" w14:textId="77777777" w:rsidR="000B7A46" w:rsidRPr="00310E96" w:rsidRDefault="000B7A46">
            <w:pPr>
              <w:rPr>
                <w:rFonts w:ascii="Times New Roman" w:eastAsia="Times New Roman" w:hAnsi="Times New Roman" w:cs="Times New Roman"/>
                <w:b/>
                <w:bCs/>
                <w:sz w:val="16"/>
                <w:szCs w:val="16"/>
              </w:rPr>
            </w:pPr>
          </w:p>
        </w:tc>
        <w:tc>
          <w:tcPr>
            <w:tcW w:w="3889" w:type="pct"/>
            <w:hideMark/>
          </w:tcPr>
          <w:p w14:paraId="0008682E" w14:textId="77777777" w:rsidR="000B7A46" w:rsidRPr="00310E96" w:rsidRDefault="000B7A4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sidRPr="00310E96">
              <w:rPr>
                <w:rFonts w:ascii="Times New Roman" w:eastAsia="Times New Roman" w:hAnsi="Times New Roman" w:cs="Times New Roman"/>
                <w:sz w:val="16"/>
                <w:szCs w:val="16"/>
              </w:rPr>
              <w:t>max_iter: [1000, 5000]</w:t>
            </w:r>
          </w:p>
        </w:tc>
      </w:tr>
    </w:tbl>
    <w:p w14:paraId="2B40F8D7" w14:textId="77777777" w:rsidR="000B7A46" w:rsidRDefault="000B7A46" w:rsidP="000B7A46">
      <w:pPr>
        <w:rPr>
          <w:rFonts w:ascii="Times New Roman" w:eastAsia="Times New Roman" w:hAnsi="Times New Roman" w:cs="Times New Roman"/>
        </w:rPr>
      </w:pPr>
    </w:p>
    <w:p w14:paraId="1CB022F0" w14:textId="3CB56D1E" w:rsidR="000B7A46" w:rsidRPr="00422750" w:rsidDel="00FB119D" w:rsidRDefault="000B7A46" w:rsidP="00422750">
      <w:pPr>
        <w:pStyle w:val="Heading1"/>
        <w:numPr>
          <w:ilvl w:val="0"/>
          <w:numId w:val="1"/>
        </w:numPr>
        <w:spacing w:before="120" w:after="120"/>
        <w:rPr>
          <w:del w:id="731" w:author="Acaru, Silviu" w:date="2026-03-15T21:47:00Z" w16du:dateUtc="2026-03-15T20:47:00Z"/>
          <w:rFonts w:ascii="Times New Roman" w:eastAsia="Times New Roman" w:hAnsi="Times New Roman" w:cs="Times New Roman"/>
          <w:b/>
          <w:bCs/>
          <w:sz w:val="24"/>
          <w:szCs w:val="24"/>
        </w:rPr>
      </w:pPr>
      <w:bookmarkStart w:id="732" w:name="_Toc179040487"/>
      <w:bookmarkStart w:id="733" w:name="_Ref184114319"/>
      <w:del w:id="734" w:author="Acaru, Silviu" w:date="2026-03-15T21:47:00Z" w16du:dateUtc="2026-03-15T20:47:00Z">
        <w:r w:rsidRPr="00422750" w:rsidDel="00FB119D">
          <w:rPr>
            <w:rFonts w:ascii="Times New Roman" w:eastAsia="Times New Roman" w:hAnsi="Times New Roman" w:cs="Times New Roman"/>
            <w:b/>
            <w:bCs/>
            <w:sz w:val="24"/>
            <w:szCs w:val="24"/>
          </w:rPr>
          <w:delText>Individual Algorithm Performances</w:delText>
        </w:r>
        <w:bookmarkEnd w:id="732"/>
        <w:bookmarkEnd w:id="733"/>
      </w:del>
    </w:p>
    <w:p w14:paraId="2C391825" w14:textId="5F72CE34" w:rsidR="000B7A46" w:rsidDel="00FB119D" w:rsidRDefault="000B7A46" w:rsidP="000B7A46">
      <w:pPr>
        <w:keepNext/>
        <w:jc w:val="center"/>
        <w:rPr>
          <w:del w:id="735" w:author="Acaru, Silviu" w:date="2026-03-15T21:47:00Z" w16du:dateUtc="2026-03-15T20:47:00Z"/>
        </w:rPr>
      </w:pPr>
      <w:del w:id="736" w:author="Acaru, Silviu" w:date="2026-03-15T21:47:00Z" w16du:dateUtc="2026-03-15T20:47:00Z">
        <w:r w:rsidDel="00FB119D">
          <w:rPr>
            <w:noProof/>
          </w:rPr>
          <w:drawing>
            <wp:inline distT="0" distB="0" distL="0" distR="0" wp14:anchorId="3F90CBB6" wp14:editId="0FC6E1DE">
              <wp:extent cx="5943600" cy="1702435"/>
              <wp:effectExtent l="0" t="0" r="0" b="0"/>
              <wp:docPr id="36" name="Picture 3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graph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702435"/>
                      </a:xfrm>
                      <a:prstGeom prst="rect">
                        <a:avLst/>
                      </a:prstGeom>
                    </pic:spPr>
                  </pic:pic>
                </a:graphicData>
              </a:graphic>
            </wp:inline>
          </w:drawing>
        </w:r>
      </w:del>
    </w:p>
    <w:p w14:paraId="25601DCF" w14:textId="218972DC" w:rsidR="000B7A46" w:rsidRPr="00745457" w:rsidDel="00FB119D" w:rsidRDefault="000B7A46" w:rsidP="000B7A46">
      <w:pPr>
        <w:pStyle w:val="Caption"/>
        <w:jc w:val="both"/>
        <w:rPr>
          <w:del w:id="737" w:author="Acaru, Silviu" w:date="2026-03-15T21:47:00Z" w16du:dateUtc="2026-03-15T20:47:00Z"/>
          <w:rFonts w:ascii="Times New Roman" w:hAnsi="Times New Roman" w:cs="Times New Roman"/>
          <w:sz w:val="24"/>
          <w:szCs w:val="24"/>
        </w:rPr>
      </w:pPr>
      <w:bookmarkStart w:id="738" w:name="_Ref178436398"/>
      <w:bookmarkStart w:id="739" w:name="_Ref178436393"/>
      <w:del w:id="740" w:author="Acaru, Silviu" w:date="2026-03-15T21:47:00Z" w16du:dateUtc="2026-03-15T20:47:00Z">
        <w:r w:rsidRPr="00745457" w:rsidDel="00FB119D">
          <w:rPr>
            <w:rFonts w:ascii="Times New Roman" w:hAnsi="Times New Roman" w:cs="Times New Roman"/>
            <w:sz w:val="24"/>
            <w:szCs w:val="24"/>
          </w:rPr>
          <w:delText>Figure S</w:delText>
        </w:r>
        <w:r w:rsidRPr="00745457" w:rsidDel="00FB119D">
          <w:rPr>
            <w:rFonts w:ascii="Times New Roman" w:hAnsi="Times New Roman" w:cs="Times New Roman"/>
            <w:i w:val="0"/>
            <w:iCs w:val="0"/>
          </w:rPr>
          <w:fldChar w:fldCharType="begin"/>
        </w:r>
        <w:r w:rsidRPr="00745457" w:rsidDel="00FB119D">
          <w:rPr>
            <w:rFonts w:ascii="Times New Roman" w:hAnsi="Times New Roman" w:cs="Times New Roman"/>
            <w:sz w:val="24"/>
            <w:szCs w:val="24"/>
          </w:rPr>
          <w:delInstrText xml:space="preserve"> SEQ Figure_S \* ARABIC </w:delInstrText>
        </w:r>
        <w:r w:rsidRPr="00745457" w:rsidDel="00FB119D">
          <w:rPr>
            <w:rFonts w:ascii="Times New Roman" w:hAnsi="Times New Roman" w:cs="Times New Roman"/>
            <w:i w:val="0"/>
            <w:iCs w:val="0"/>
          </w:rPr>
          <w:fldChar w:fldCharType="separate"/>
        </w:r>
        <w:r w:rsidR="000F7789" w:rsidDel="00FB119D">
          <w:rPr>
            <w:rFonts w:ascii="Times New Roman" w:hAnsi="Times New Roman" w:cs="Times New Roman"/>
            <w:noProof/>
            <w:sz w:val="24"/>
            <w:szCs w:val="24"/>
          </w:rPr>
          <w:delText>12</w:delText>
        </w:r>
        <w:r w:rsidRPr="00745457" w:rsidDel="00FB119D">
          <w:rPr>
            <w:rFonts w:ascii="Times New Roman" w:hAnsi="Times New Roman" w:cs="Times New Roman"/>
            <w:i w:val="0"/>
            <w:iCs w:val="0"/>
          </w:rPr>
          <w:fldChar w:fldCharType="end"/>
        </w:r>
        <w:bookmarkEnd w:id="738"/>
        <w:r w:rsidRPr="00745457" w:rsidDel="00FB119D">
          <w:rPr>
            <w:rFonts w:ascii="Times New Roman" w:hAnsi="Times New Roman" w:cs="Times New Roman"/>
            <w:sz w:val="24"/>
            <w:szCs w:val="24"/>
          </w:rPr>
          <w:delText xml:space="preserve"> GBR performance</w:delText>
        </w:r>
        <w:bookmarkEnd w:id="739"/>
      </w:del>
    </w:p>
    <w:p w14:paraId="736443EC" w14:textId="63332237" w:rsidR="000B7A46" w:rsidDel="00FB119D" w:rsidRDefault="000B7A46" w:rsidP="000B7A46">
      <w:pPr>
        <w:keepNext/>
        <w:jc w:val="center"/>
        <w:rPr>
          <w:del w:id="741" w:author="Acaru, Silviu" w:date="2026-03-15T21:47:00Z" w16du:dateUtc="2026-03-15T20:47:00Z"/>
        </w:rPr>
      </w:pPr>
      <w:del w:id="742" w:author="Acaru, Silviu" w:date="2026-03-15T21:47:00Z" w16du:dateUtc="2026-03-15T20:47:00Z">
        <w:r w:rsidDel="00FB119D">
          <w:rPr>
            <w:noProof/>
          </w:rPr>
          <w:lastRenderedPageBreak/>
          <w:drawing>
            <wp:inline distT="0" distB="0" distL="0" distR="0" wp14:anchorId="2E694BA5" wp14:editId="1887D4BB">
              <wp:extent cx="5943600" cy="17024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ure S 12.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702435"/>
                      </a:xfrm>
                      <a:prstGeom prst="rect">
                        <a:avLst/>
                      </a:prstGeom>
                    </pic:spPr>
                  </pic:pic>
                </a:graphicData>
              </a:graphic>
            </wp:inline>
          </w:drawing>
        </w:r>
      </w:del>
    </w:p>
    <w:p w14:paraId="688E97A3" w14:textId="6686F219" w:rsidR="000B7A46" w:rsidRPr="00745457" w:rsidDel="00FB119D" w:rsidRDefault="000B7A46" w:rsidP="000B7A46">
      <w:pPr>
        <w:pStyle w:val="Caption"/>
        <w:jc w:val="both"/>
        <w:rPr>
          <w:del w:id="743" w:author="Acaru, Silviu" w:date="2026-03-15T21:47:00Z" w16du:dateUtc="2026-03-15T20:47:00Z"/>
          <w:rFonts w:ascii="Times New Roman" w:hAnsi="Times New Roman" w:cs="Times New Roman"/>
          <w:sz w:val="24"/>
          <w:szCs w:val="24"/>
        </w:rPr>
      </w:pPr>
      <w:bookmarkStart w:id="744" w:name="_Ref182407464"/>
      <w:del w:id="745" w:author="Acaru, Silviu" w:date="2026-03-15T21:47:00Z" w16du:dateUtc="2026-03-15T20:47:00Z">
        <w:r w:rsidRPr="00745457" w:rsidDel="00FB119D">
          <w:rPr>
            <w:rFonts w:ascii="Times New Roman" w:hAnsi="Times New Roman" w:cs="Times New Roman"/>
            <w:sz w:val="24"/>
            <w:szCs w:val="24"/>
          </w:rPr>
          <w:delText>Figure S</w:delText>
        </w:r>
        <w:r w:rsidRPr="00745457" w:rsidDel="00FB119D">
          <w:rPr>
            <w:rFonts w:ascii="Times New Roman" w:hAnsi="Times New Roman" w:cs="Times New Roman"/>
            <w:i w:val="0"/>
            <w:iCs w:val="0"/>
          </w:rPr>
          <w:fldChar w:fldCharType="begin"/>
        </w:r>
        <w:r w:rsidRPr="00745457" w:rsidDel="00FB119D">
          <w:rPr>
            <w:rFonts w:ascii="Times New Roman" w:hAnsi="Times New Roman" w:cs="Times New Roman"/>
            <w:sz w:val="24"/>
            <w:szCs w:val="24"/>
          </w:rPr>
          <w:delInstrText xml:space="preserve"> SEQ Figure_S \* ARABIC </w:delInstrText>
        </w:r>
        <w:r w:rsidRPr="00745457" w:rsidDel="00FB119D">
          <w:rPr>
            <w:rFonts w:ascii="Times New Roman" w:hAnsi="Times New Roman" w:cs="Times New Roman"/>
            <w:i w:val="0"/>
            <w:iCs w:val="0"/>
          </w:rPr>
          <w:fldChar w:fldCharType="separate"/>
        </w:r>
        <w:r w:rsidR="000F7789" w:rsidDel="00FB119D">
          <w:rPr>
            <w:rFonts w:ascii="Times New Roman" w:hAnsi="Times New Roman" w:cs="Times New Roman"/>
            <w:noProof/>
            <w:sz w:val="24"/>
            <w:szCs w:val="24"/>
          </w:rPr>
          <w:delText>13</w:delText>
        </w:r>
        <w:r w:rsidRPr="00745457" w:rsidDel="00FB119D">
          <w:rPr>
            <w:rFonts w:ascii="Times New Roman" w:hAnsi="Times New Roman" w:cs="Times New Roman"/>
            <w:i w:val="0"/>
            <w:iCs w:val="0"/>
          </w:rPr>
          <w:fldChar w:fldCharType="end"/>
        </w:r>
        <w:bookmarkEnd w:id="744"/>
        <w:r w:rsidRPr="00745457" w:rsidDel="00FB119D">
          <w:rPr>
            <w:rFonts w:ascii="Times New Roman" w:hAnsi="Times New Roman" w:cs="Times New Roman"/>
            <w:sz w:val="24"/>
            <w:szCs w:val="24"/>
          </w:rPr>
          <w:delText xml:space="preserve"> RF performance</w:delText>
        </w:r>
      </w:del>
    </w:p>
    <w:p w14:paraId="415C3F6D" w14:textId="247027E2" w:rsidR="000B7A46" w:rsidDel="00FB119D" w:rsidRDefault="000B7A46" w:rsidP="000B7A46">
      <w:pPr>
        <w:keepNext/>
        <w:jc w:val="center"/>
        <w:rPr>
          <w:del w:id="746" w:author="Acaru, Silviu" w:date="2026-03-15T21:47:00Z" w16du:dateUtc="2026-03-15T20:47:00Z"/>
        </w:rPr>
      </w:pPr>
      <w:del w:id="747" w:author="Acaru, Silviu" w:date="2026-03-15T21:47:00Z" w16du:dateUtc="2026-03-15T20:47:00Z">
        <w:r w:rsidDel="00FB119D">
          <w:rPr>
            <w:noProof/>
          </w:rPr>
          <w:drawing>
            <wp:inline distT="0" distB="0" distL="0" distR="0" wp14:anchorId="2DF8D0F8" wp14:editId="5BD3CAED">
              <wp:extent cx="5943600" cy="1761490"/>
              <wp:effectExtent l="0" t="0" r="0" b="0"/>
              <wp:docPr id="25" name="Picture 2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761490"/>
                      </a:xfrm>
                      <a:prstGeom prst="rect">
                        <a:avLst/>
                      </a:prstGeom>
                    </pic:spPr>
                  </pic:pic>
                </a:graphicData>
              </a:graphic>
            </wp:inline>
          </w:drawing>
        </w:r>
      </w:del>
    </w:p>
    <w:p w14:paraId="0AFA1211" w14:textId="38254D61" w:rsidR="000B7A46" w:rsidRPr="00745457" w:rsidDel="00FB119D" w:rsidRDefault="000B7A46" w:rsidP="000B7A46">
      <w:pPr>
        <w:pStyle w:val="Caption"/>
        <w:jc w:val="both"/>
        <w:rPr>
          <w:del w:id="748" w:author="Acaru, Silviu" w:date="2026-03-15T21:47:00Z" w16du:dateUtc="2026-03-15T20:47:00Z"/>
          <w:rFonts w:ascii="Times New Roman" w:hAnsi="Times New Roman" w:cs="Times New Roman"/>
          <w:sz w:val="24"/>
          <w:szCs w:val="24"/>
        </w:rPr>
      </w:pPr>
      <w:bookmarkStart w:id="749" w:name="_Ref182407467"/>
      <w:del w:id="750" w:author="Acaru, Silviu" w:date="2026-03-15T21:47:00Z" w16du:dateUtc="2026-03-15T20:47:00Z">
        <w:r w:rsidRPr="00745457" w:rsidDel="00FB119D">
          <w:rPr>
            <w:rFonts w:ascii="Times New Roman" w:hAnsi="Times New Roman" w:cs="Times New Roman"/>
            <w:sz w:val="24"/>
            <w:szCs w:val="24"/>
          </w:rPr>
          <w:delText>Figure S</w:delText>
        </w:r>
        <w:r w:rsidRPr="00745457" w:rsidDel="00FB119D">
          <w:rPr>
            <w:rFonts w:ascii="Times New Roman" w:hAnsi="Times New Roman" w:cs="Times New Roman"/>
            <w:i w:val="0"/>
            <w:iCs w:val="0"/>
          </w:rPr>
          <w:fldChar w:fldCharType="begin"/>
        </w:r>
        <w:r w:rsidRPr="00745457" w:rsidDel="00FB119D">
          <w:rPr>
            <w:rFonts w:ascii="Times New Roman" w:hAnsi="Times New Roman" w:cs="Times New Roman"/>
            <w:sz w:val="24"/>
            <w:szCs w:val="24"/>
          </w:rPr>
          <w:delInstrText xml:space="preserve"> SEQ Figure_S \* ARABIC </w:delInstrText>
        </w:r>
        <w:r w:rsidRPr="00745457" w:rsidDel="00FB119D">
          <w:rPr>
            <w:rFonts w:ascii="Times New Roman" w:hAnsi="Times New Roman" w:cs="Times New Roman"/>
            <w:i w:val="0"/>
            <w:iCs w:val="0"/>
          </w:rPr>
          <w:fldChar w:fldCharType="separate"/>
        </w:r>
        <w:r w:rsidR="000F7789" w:rsidDel="00FB119D">
          <w:rPr>
            <w:rFonts w:ascii="Times New Roman" w:hAnsi="Times New Roman" w:cs="Times New Roman"/>
            <w:noProof/>
            <w:sz w:val="24"/>
            <w:szCs w:val="24"/>
          </w:rPr>
          <w:delText>14</w:delText>
        </w:r>
        <w:r w:rsidRPr="00745457" w:rsidDel="00FB119D">
          <w:rPr>
            <w:rFonts w:ascii="Times New Roman" w:hAnsi="Times New Roman" w:cs="Times New Roman"/>
            <w:i w:val="0"/>
            <w:iCs w:val="0"/>
          </w:rPr>
          <w:fldChar w:fldCharType="end"/>
        </w:r>
        <w:bookmarkEnd w:id="749"/>
        <w:r w:rsidRPr="00745457" w:rsidDel="00FB119D">
          <w:rPr>
            <w:rFonts w:ascii="Times New Roman" w:hAnsi="Times New Roman" w:cs="Times New Roman"/>
            <w:sz w:val="24"/>
            <w:szCs w:val="24"/>
          </w:rPr>
          <w:delText xml:space="preserve"> SVR</w:delText>
        </w:r>
        <w:r w:rsidDel="00FB119D">
          <w:rPr>
            <w:rFonts w:ascii="Times New Roman" w:hAnsi="Times New Roman" w:cs="Times New Roman"/>
            <w:sz w:val="24"/>
            <w:szCs w:val="24"/>
          </w:rPr>
          <w:delText>, Lasso and ElasticNet</w:delText>
        </w:r>
        <w:r w:rsidRPr="00745457" w:rsidDel="00FB119D">
          <w:rPr>
            <w:rFonts w:ascii="Times New Roman" w:hAnsi="Times New Roman" w:cs="Times New Roman"/>
            <w:sz w:val="24"/>
            <w:szCs w:val="24"/>
          </w:rPr>
          <w:delText xml:space="preserve"> performance</w:delText>
        </w:r>
        <w:r w:rsidDel="00FB119D">
          <w:rPr>
            <w:rFonts w:ascii="Times New Roman" w:hAnsi="Times New Roman" w:cs="Times New Roman"/>
            <w:sz w:val="24"/>
            <w:szCs w:val="24"/>
          </w:rPr>
          <w:delText>s</w:delText>
        </w:r>
      </w:del>
    </w:p>
    <w:p w14:paraId="3693C502" w14:textId="3CAA39A8" w:rsidR="000B7A46" w:rsidRPr="000B7A46" w:rsidDel="00FB119D" w:rsidRDefault="000B7A46" w:rsidP="000B7A46">
      <w:pPr>
        <w:keepNext/>
        <w:jc w:val="center"/>
        <w:rPr>
          <w:del w:id="751" w:author="Acaru, Silviu" w:date="2026-03-15T21:47:00Z" w16du:dateUtc="2026-03-15T20:47:00Z"/>
          <w:lang w:val="en-US"/>
        </w:rPr>
      </w:pPr>
    </w:p>
    <w:p w14:paraId="5DF9A55B" w14:textId="77777777" w:rsidR="000B7A46" w:rsidRPr="000B7A46" w:rsidRDefault="000B7A46" w:rsidP="000B7A46">
      <w:pPr>
        <w:pStyle w:val="Heading1"/>
        <w:numPr>
          <w:ilvl w:val="1"/>
          <w:numId w:val="1"/>
        </w:numPr>
        <w:spacing w:before="120" w:after="120"/>
        <w:rPr>
          <w:rFonts w:ascii="Times New Roman" w:eastAsia="Times New Roman" w:hAnsi="Times New Roman" w:cs="Times New Roman"/>
          <w:sz w:val="24"/>
          <w:szCs w:val="24"/>
          <w:lang w:val="en-US"/>
        </w:rPr>
        <w:sectPr w:rsidR="000B7A46" w:rsidRPr="000B7A46" w:rsidSect="000B7A46">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08" w:footer="708" w:gutter="0"/>
          <w:cols w:space="708"/>
          <w:docGrid w:linePitch="360"/>
        </w:sectPr>
      </w:pPr>
      <w:bookmarkStart w:id="752" w:name="_Ref180925546"/>
    </w:p>
    <w:p w14:paraId="4D4986C6" w14:textId="50F2D3C9" w:rsidR="000B7A46" w:rsidRPr="00422750" w:rsidDel="0000352E" w:rsidRDefault="000B7A46" w:rsidP="00422750">
      <w:pPr>
        <w:pStyle w:val="Heading1"/>
        <w:numPr>
          <w:ilvl w:val="0"/>
          <w:numId w:val="1"/>
        </w:numPr>
        <w:spacing w:before="120" w:after="120"/>
        <w:rPr>
          <w:del w:id="753" w:author="Acaru, Silviu" w:date="2026-03-17T22:48:00Z" w16du:dateUtc="2026-03-17T21:48:00Z"/>
          <w:rFonts w:ascii="Times New Roman" w:eastAsia="Times New Roman" w:hAnsi="Times New Roman" w:cs="Times New Roman"/>
          <w:b/>
          <w:bCs/>
          <w:sz w:val="24"/>
          <w:szCs w:val="24"/>
        </w:rPr>
      </w:pPr>
      <w:bookmarkStart w:id="754" w:name="_Ref181013248"/>
      <w:del w:id="755" w:author="Acaru, Silviu" w:date="2026-03-17T22:48:00Z" w16du:dateUtc="2026-03-17T21:48:00Z">
        <w:r w:rsidRPr="00422750" w:rsidDel="0000352E">
          <w:rPr>
            <w:rFonts w:ascii="Times New Roman" w:eastAsia="Times New Roman" w:hAnsi="Times New Roman" w:cs="Times New Roman"/>
            <w:b/>
            <w:bCs/>
            <w:sz w:val="24"/>
            <w:szCs w:val="24"/>
          </w:rPr>
          <w:lastRenderedPageBreak/>
          <w:delText>Mapping Data</w:delText>
        </w:r>
        <w:bookmarkEnd w:id="752"/>
        <w:bookmarkEnd w:id="754"/>
      </w:del>
    </w:p>
    <w:p w14:paraId="18C4374B" w14:textId="3A84CC86" w:rsidR="000B7A46" w:rsidDel="0000352E" w:rsidRDefault="000B7A46" w:rsidP="000B7A46">
      <w:pPr>
        <w:keepNext/>
        <w:jc w:val="center"/>
        <w:rPr>
          <w:del w:id="756" w:author="Acaru, Silviu" w:date="2026-03-17T22:48:00Z" w16du:dateUtc="2026-03-17T21:48:00Z"/>
        </w:rPr>
      </w:pPr>
      <w:del w:id="757" w:author="Acaru, Silviu" w:date="2026-03-17T22:48:00Z" w16du:dateUtc="2026-03-17T21:48:00Z">
        <w:r w:rsidDel="0000352E">
          <w:rPr>
            <w:noProof/>
          </w:rPr>
          <w:drawing>
            <wp:inline distT="0" distB="0" distL="0" distR="0" wp14:anchorId="5E18BEC7" wp14:editId="671CD8A9">
              <wp:extent cx="3762103" cy="2504451"/>
              <wp:effectExtent l="0" t="0" r="0" b="0"/>
              <wp:docPr id="13" name="Picture 13" descr="A graph showing a number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graph showing a number of blue dot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65887" cy="2506970"/>
                      </a:xfrm>
                      <a:prstGeom prst="rect">
                        <a:avLst/>
                      </a:prstGeom>
                    </pic:spPr>
                  </pic:pic>
                </a:graphicData>
              </a:graphic>
            </wp:inline>
          </w:drawing>
        </w:r>
      </w:del>
    </w:p>
    <w:p w14:paraId="3A89F829" w14:textId="1CB34430" w:rsidR="000B7A46" w:rsidRPr="00E11B25" w:rsidDel="0000352E" w:rsidRDefault="000B7A46" w:rsidP="000B7A46">
      <w:pPr>
        <w:pStyle w:val="Caption"/>
        <w:jc w:val="both"/>
        <w:rPr>
          <w:del w:id="758" w:author="Acaru, Silviu" w:date="2026-03-17T22:48:00Z" w16du:dateUtc="2026-03-17T21:48:00Z"/>
          <w:rFonts w:ascii="Times New Roman" w:hAnsi="Times New Roman" w:cs="Times New Roman"/>
          <w:sz w:val="24"/>
          <w:szCs w:val="24"/>
        </w:rPr>
      </w:pPr>
      <w:bookmarkStart w:id="759" w:name="_Ref182384323"/>
      <w:del w:id="760" w:author="Acaru, Silviu" w:date="2026-03-17T22:48:00Z" w16du:dateUtc="2026-03-17T21:48:00Z">
        <w:r w:rsidRPr="00E11B25" w:rsidDel="0000352E">
          <w:rPr>
            <w:rFonts w:ascii="Times New Roman" w:hAnsi="Times New Roman" w:cs="Times New Roman"/>
            <w:sz w:val="24"/>
            <w:szCs w:val="24"/>
          </w:rPr>
          <w:delText>Figure S</w:delText>
        </w:r>
        <w:r w:rsidRPr="00E11B25" w:rsidDel="0000352E">
          <w:rPr>
            <w:rFonts w:ascii="Times New Roman" w:hAnsi="Times New Roman" w:cs="Times New Roman"/>
            <w:sz w:val="24"/>
            <w:szCs w:val="24"/>
          </w:rPr>
          <w:fldChar w:fldCharType="begin"/>
        </w:r>
        <w:r w:rsidRPr="00E11B25" w:rsidDel="0000352E">
          <w:rPr>
            <w:rFonts w:ascii="Times New Roman" w:hAnsi="Times New Roman" w:cs="Times New Roman"/>
            <w:sz w:val="24"/>
            <w:szCs w:val="24"/>
          </w:rPr>
          <w:delInstrText xml:space="preserve"> SEQ Figure_S \* ARABIC </w:delInstrText>
        </w:r>
        <w:r w:rsidRPr="00E11B25" w:rsidDel="0000352E">
          <w:rPr>
            <w:rFonts w:ascii="Times New Roman" w:hAnsi="Times New Roman" w:cs="Times New Roman"/>
            <w:sz w:val="24"/>
            <w:szCs w:val="24"/>
          </w:rPr>
          <w:fldChar w:fldCharType="separate"/>
        </w:r>
        <w:r w:rsidR="000F7789" w:rsidDel="0000352E">
          <w:rPr>
            <w:rFonts w:ascii="Times New Roman" w:hAnsi="Times New Roman" w:cs="Times New Roman"/>
            <w:noProof/>
            <w:sz w:val="24"/>
            <w:szCs w:val="24"/>
          </w:rPr>
          <w:delText>15</w:delText>
        </w:r>
        <w:r w:rsidRPr="00E11B25" w:rsidDel="0000352E">
          <w:rPr>
            <w:rFonts w:ascii="Times New Roman" w:hAnsi="Times New Roman" w:cs="Times New Roman"/>
            <w:noProof/>
            <w:sz w:val="24"/>
            <w:szCs w:val="24"/>
          </w:rPr>
          <w:fldChar w:fldCharType="end"/>
        </w:r>
        <w:bookmarkEnd w:id="759"/>
        <w:r w:rsidRPr="00E11B25" w:rsidDel="0000352E">
          <w:rPr>
            <w:rFonts w:ascii="Times New Roman" w:hAnsi="Times New Roman" w:cs="Times New Roman"/>
            <w:sz w:val="24"/>
            <w:szCs w:val="24"/>
          </w:rPr>
          <w:delText xml:space="preserve"> Kernel density estimation (KDE) with a Gaussian kernel was used to approximate the probability density function of the mapping data. Swelling ratio (%) was used as input into the model training and validation. This feature was selected as part of the dataset during the feature selection process.</w:delText>
        </w:r>
        <w:r w:rsidDel="0000352E">
          <w:rPr>
            <w:rFonts w:ascii="Times New Roman" w:hAnsi="Times New Roman" w:cs="Times New Roman"/>
            <w:sz w:val="24"/>
            <w:szCs w:val="24"/>
          </w:rPr>
          <w:delText xml:space="preserve"> During mapping, the grid was given only two values, 0 and 472. </w:delText>
        </w:r>
        <w:r w:rsidRPr="00E11B25" w:rsidDel="0000352E">
          <w:rPr>
            <w:rFonts w:ascii="Times New Roman" w:hAnsi="Times New Roman" w:cs="Times New Roman"/>
            <w:sz w:val="24"/>
            <w:szCs w:val="24"/>
          </w:rPr>
          <w:delText xml:space="preserve">  </w:delText>
        </w:r>
      </w:del>
    </w:p>
    <w:p w14:paraId="5A021469" w14:textId="77777777" w:rsidR="000B7A46" w:rsidRPr="00A652A0" w:rsidRDefault="000B7A46" w:rsidP="000B7A46">
      <w:pPr>
        <w:pStyle w:val="Caption"/>
        <w:jc w:val="center"/>
      </w:pPr>
    </w:p>
    <w:p w14:paraId="1CD5DFFB" w14:textId="77777777" w:rsidR="000B7A46" w:rsidRPr="000B7A46" w:rsidRDefault="000B7A46" w:rsidP="000B7A46">
      <w:pPr>
        <w:spacing w:before="120" w:after="120"/>
        <w:rPr>
          <w:rFonts w:ascii="Times New Roman" w:hAnsi="Times New Roman" w:cs="Times New Roman"/>
          <w:lang w:val="en-US"/>
        </w:rPr>
      </w:pPr>
    </w:p>
    <w:p w14:paraId="53FE5FDF" w14:textId="2855B1CB" w:rsidR="000B7A46" w:rsidRDefault="003134B6" w:rsidP="000B7A46">
      <w:pPr>
        <w:keepNext/>
        <w:spacing w:before="120" w:after="120"/>
      </w:pPr>
      <w:ins w:id="761" w:author="Acaru, Silviu" w:date="2026-03-14T19:53:00Z" w16du:dateUtc="2026-03-14T18:53:00Z">
        <w:r>
          <w:rPr>
            <w:noProof/>
          </w:rPr>
          <w:lastRenderedPageBreak/>
          <w:drawing>
            <wp:inline distT="0" distB="0" distL="0" distR="0" wp14:anchorId="7A92700A" wp14:editId="0A7AAB99">
              <wp:extent cx="5731510" cy="3168650"/>
              <wp:effectExtent l="0" t="0" r="2540" b="0"/>
              <wp:docPr id="106710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05182" name="Picture 106710518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168650"/>
                      </a:xfrm>
                      <a:prstGeom prst="rect">
                        <a:avLst/>
                      </a:prstGeom>
                    </pic:spPr>
                  </pic:pic>
                </a:graphicData>
              </a:graphic>
            </wp:inline>
          </w:drawing>
        </w:r>
      </w:ins>
      <w:del w:id="762" w:author="Acaru, Silviu" w:date="2026-03-14T19:53:00Z" w16du:dateUtc="2026-03-14T18:53:00Z">
        <w:r w:rsidR="000B7A46" w:rsidDel="003134B6">
          <w:rPr>
            <w:noProof/>
          </w:rPr>
          <w:drawing>
            <wp:inline distT="0" distB="0" distL="0" distR="0" wp14:anchorId="3837C3BB" wp14:editId="58B0C12E">
              <wp:extent cx="5943600" cy="3287395"/>
              <wp:effectExtent l="0" t="0" r="0" b="8255"/>
              <wp:docPr id="14" name="Picture 14"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graph showing different colored line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287395"/>
                      </a:xfrm>
                      <a:prstGeom prst="rect">
                        <a:avLst/>
                      </a:prstGeom>
                    </pic:spPr>
                  </pic:pic>
                </a:graphicData>
              </a:graphic>
            </wp:inline>
          </w:drawing>
        </w:r>
      </w:del>
    </w:p>
    <w:p w14:paraId="60B0D6FC" w14:textId="3B477CB7" w:rsidR="000B7A46" w:rsidRDefault="000B7A46" w:rsidP="000B7A46">
      <w:pPr>
        <w:pStyle w:val="Caption"/>
        <w:jc w:val="both"/>
        <w:rPr>
          <w:rFonts w:ascii="Times New Roman" w:hAnsi="Times New Roman" w:cs="Times New Roman"/>
          <w:sz w:val="24"/>
          <w:szCs w:val="24"/>
        </w:rPr>
      </w:pPr>
      <w:bookmarkStart w:id="763" w:name="_Ref182384463"/>
      <w:bookmarkStart w:id="764" w:name="_Ref185234338"/>
      <w:r w:rsidRPr="00E11B25">
        <w:rPr>
          <w:rFonts w:ascii="Times New Roman" w:hAnsi="Times New Roman" w:cs="Times New Roman"/>
          <w:sz w:val="24"/>
          <w:szCs w:val="24"/>
        </w:rPr>
        <w:t>Figure S</w:t>
      </w:r>
      <w:r w:rsidRPr="00E11B25">
        <w:rPr>
          <w:rFonts w:ascii="Times New Roman" w:hAnsi="Times New Roman" w:cs="Times New Roman"/>
          <w:sz w:val="24"/>
          <w:szCs w:val="24"/>
        </w:rPr>
        <w:fldChar w:fldCharType="begin"/>
      </w:r>
      <w:r w:rsidRPr="00E11B25">
        <w:rPr>
          <w:rFonts w:ascii="Times New Roman" w:hAnsi="Times New Roman" w:cs="Times New Roman"/>
          <w:sz w:val="24"/>
          <w:szCs w:val="24"/>
        </w:rPr>
        <w:instrText xml:space="preserve"> SEQ Figure_S \* ARABIC </w:instrText>
      </w:r>
      <w:r w:rsidRPr="00E11B25">
        <w:rPr>
          <w:rFonts w:ascii="Times New Roman" w:hAnsi="Times New Roman" w:cs="Times New Roman"/>
          <w:sz w:val="24"/>
          <w:szCs w:val="24"/>
        </w:rPr>
        <w:fldChar w:fldCharType="separate"/>
      </w:r>
      <w:ins w:id="765" w:author="Acaru, Silviu" w:date="2026-03-15T21:57:00Z" w16du:dateUtc="2026-03-15T20:57:00Z">
        <w:r w:rsidR="00A54211">
          <w:rPr>
            <w:rFonts w:ascii="Times New Roman" w:hAnsi="Times New Roman" w:cs="Times New Roman"/>
            <w:noProof/>
            <w:sz w:val="24"/>
            <w:szCs w:val="24"/>
          </w:rPr>
          <w:t>4</w:t>
        </w:r>
      </w:ins>
      <w:del w:id="766" w:author="Acaru, Silviu" w:date="2026-03-15T21:57:00Z" w16du:dateUtc="2026-03-15T20:57:00Z">
        <w:r w:rsidR="000F7789" w:rsidDel="00A54211">
          <w:rPr>
            <w:rFonts w:ascii="Times New Roman" w:hAnsi="Times New Roman" w:cs="Times New Roman"/>
            <w:noProof/>
            <w:sz w:val="24"/>
            <w:szCs w:val="24"/>
          </w:rPr>
          <w:delText>16</w:delText>
        </w:r>
      </w:del>
      <w:r w:rsidRPr="00E11B25">
        <w:rPr>
          <w:rFonts w:ascii="Times New Roman" w:hAnsi="Times New Roman" w:cs="Times New Roman"/>
          <w:noProof/>
          <w:sz w:val="24"/>
          <w:szCs w:val="24"/>
        </w:rPr>
        <w:fldChar w:fldCharType="end"/>
      </w:r>
      <w:bookmarkEnd w:id="763"/>
      <w:r w:rsidRPr="00E11B25">
        <w:rPr>
          <w:rFonts w:ascii="Times New Roman" w:hAnsi="Times New Roman" w:cs="Times New Roman"/>
          <w:sz w:val="24"/>
          <w:szCs w:val="24"/>
        </w:rPr>
        <w:t xml:space="preserve"> Distribution of predicted T</w:t>
      </w:r>
      <w:r w:rsidRPr="00E11B25">
        <w:rPr>
          <w:rFonts w:ascii="Times New Roman" w:hAnsi="Times New Roman" w:cs="Times New Roman"/>
          <w:sz w:val="24"/>
          <w:szCs w:val="24"/>
          <w:vertAlign w:val="subscript"/>
        </w:rPr>
        <w:t xml:space="preserve">g </w:t>
      </w:r>
      <w:r w:rsidRPr="00E11B25">
        <w:rPr>
          <w:rFonts w:ascii="Times New Roman" w:hAnsi="Times New Roman" w:cs="Times New Roman"/>
          <w:sz w:val="24"/>
          <w:szCs w:val="24"/>
        </w:rPr>
        <w:t>values of the mapped results. Annotation counts are shown for the five T</w:t>
      </w:r>
      <w:r w:rsidRPr="00E11B25">
        <w:rPr>
          <w:rFonts w:ascii="Times New Roman" w:hAnsi="Times New Roman" w:cs="Times New Roman"/>
          <w:sz w:val="24"/>
          <w:szCs w:val="24"/>
          <w:vertAlign w:val="subscript"/>
        </w:rPr>
        <w:t>g</w:t>
      </w:r>
      <w:r w:rsidRPr="00E11B25">
        <w:rPr>
          <w:rFonts w:ascii="Times New Roman" w:hAnsi="Times New Roman" w:cs="Times New Roman"/>
          <w:sz w:val="24"/>
          <w:szCs w:val="24"/>
        </w:rPr>
        <w:t xml:space="preserve"> values: for top, median and lower data points.</w:t>
      </w:r>
      <w:bookmarkEnd w:id="764"/>
    </w:p>
    <w:p w14:paraId="7B346DBD" w14:textId="77777777" w:rsidR="000B7A46" w:rsidRPr="000B7A46" w:rsidRDefault="000B7A46" w:rsidP="000B7A46">
      <w:pPr>
        <w:rPr>
          <w:lang w:val="en-US"/>
        </w:rPr>
      </w:pPr>
    </w:p>
    <w:p w14:paraId="2562F6F4" w14:textId="37733050" w:rsidR="000B7A46" w:rsidRPr="00422750" w:rsidDel="00FB119D" w:rsidRDefault="000B7A46" w:rsidP="00422750">
      <w:pPr>
        <w:pStyle w:val="Heading1"/>
        <w:numPr>
          <w:ilvl w:val="0"/>
          <w:numId w:val="1"/>
        </w:numPr>
        <w:spacing w:before="120" w:after="120"/>
        <w:rPr>
          <w:del w:id="767" w:author="Acaru, Silviu" w:date="2026-03-15T21:47:00Z" w16du:dateUtc="2026-03-15T20:47:00Z"/>
          <w:rFonts w:ascii="Times New Roman" w:eastAsia="Times New Roman" w:hAnsi="Times New Roman" w:cs="Times New Roman"/>
          <w:b/>
          <w:bCs/>
          <w:sz w:val="24"/>
          <w:szCs w:val="24"/>
        </w:rPr>
      </w:pPr>
      <w:bookmarkStart w:id="768" w:name="_Ref184047302"/>
      <w:del w:id="769" w:author="Acaru, Silviu" w:date="2026-03-15T21:47:00Z" w16du:dateUtc="2026-03-15T20:47:00Z">
        <w:r w:rsidRPr="00422750" w:rsidDel="00FB119D">
          <w:rPr>
            <w:rFonts w:ascii="Times New Roman" w:eastAsia="Times New Roman" w:hAnsi="Times New Roman" w:cs="Times New Roman"/>
            <w:b/>
            <w:bCs/>
            <w:sz w:val="24"/>
            <w:szCs w:val="24"/>
          </w:rPr>
          <w:lastRenderedPageBreak/>
          <w:delText>User Interface Example</w:delText>
        </w:r>
        <w:bookmarkEnd w:id="768"/>
      </w:del>
    </w:p>
    <w:p w14:paraId="60A8BBE4" w14:textId="4416E2DC" w:rsidR="000B7A46" w:rsidDel="00FB119D" w:rsidRDefault="000B7A46" w:rsidP="000B7A46">
      <w:pPr>
        <w:keepNext/>
        <w:rPr>
          <w:del w:id="770" w:author="Acaru, Silviu" w:date="2026-03-15T21:47:00Z" w16du:dateUtc="2026-03-15T20:47:00Z"/>
        </w:rPr>
      </w:pPr>
      <w:del w:id="771" w:author="Acaru, Silviu" w:date="2026-03-15T21:47:00Z" w16du:dateUtc="2026-03-15T20:47:00Z">
        <w:r w:rsidDel="00FB119D">
          <w:rPr>
            <w:noProof/>
          </w:rPr>
          <w:drawing>
            <wp:inline distT="0" distB="0" distL="0" distR="0" wp14:anchorId="52B7BFD0" wp14:editId="6E466AF2">
              <wp:extent cx="5943600" cy="31089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arallel_coordinates_plot_ligninwt% limited_hiLigning.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del>
    </w:p>
    <w:p w14:paraId="443CFE15" w14:textId="11843C99" w:rsidR="000B7A46" w:rsidDel="00FB119D" w:rsidRDefault="000B7A46" w:rsidP="000B7A46">
      <w:pPr>
        <w:pStyle w:val="Caption"/>
        <w:rPr>
          <w:del w:id="772" w:author="Acaru, Silviu" w:date="2026-03-15T21:47:00Z" w16du:dateUtc="2026-03-15T20:47:00Z"/>
        </w:rPr>
      </w:pPr>
      <w:del w:id="773" w:author="Acaru, Silviu" w:date="2026-03-15T21:47:00Z" w16du:dateUtc="2026-03-15T20:47:00Z">
        <w:r w:rsidRPr="00F923A5" w:rsidDel="00FB119D">
          <w:rPr>
            <w:rFonts w:ascii="Times New Roman" w:hAnsi="Times New Roman" w:cs="Times New Roman"/>
            <w:sz w:val="24"/>
            <w:szCs w:val="24"/>
          </w:rPr>
          <w:delText>Figure S</w:delText>
        </w:r>
        <w:r w:rsidRPr="00F923A5" w:rsidDel="00FB119D">
          <w:rPr>
            <w:rFonts w:ascii="Times New Roman" w:hAnsi="Times New Roman" w:cs="Times New Roman"/>
            <w:i w:val="0"/>
            <w:iCs w:val="0"/>
          </w:rPr>
          <w:fldChar w:fldCharType="begin"/>
        </w:r>
        <w:r w:rsidRPr="00F923A5" w:rsidDel="00FB119D">
          <w:rPr>
            <w:rFonts w:ascii="Times New Roman" w:hAnsi="Times New Roman" w:cs="Times New Roman"/>
            <w:sz w:val="24"/>
            <w:szCs w:val="24"/>
          </w:rPr>
          <w:delInstrText xml:space="preserve"> SEQ Figure_S \* ARABIC </w:delInstrText>
        </w:r>
        <w:r w:rsidRPr="00F923A5" w:rsidDel="00FB119D">
          <w:rPr>
            <w:rFonts w:ascii="Times New Roman" w:hAnsi="Times New Roman" w:cs="Times New Roman"/>
            <w:i w:val="0"/>
            <w:iCs w:val="0"/>
          </w:rPr>
          <w:fldChar w:fldCharType="separate"/>
        </w:r>
        <w:r w:rsidR="000F7789" w:rsidDel="00FB119D">
          <w:rPr>
            <w:rFonts w:ascii="Times New Roman" w:hAnsi="Times New Roman" w:cs="Times New Roman"/>
            <w:noProof/>
            <w:sz w:val="24"/>
            <w:szCs w:val="24"/>
          </w:rPr>
          <w:delText>17</w:delText>
        </w:r>
        <w:r w:rsidRPr="00F923A5" w:rsidDel="00FB119D">
          <w:rPr>
            <w:rFonts w:ascii="Times New Roman" w:hAnsi="Times New Roman" w:cs="Times New Roman"/>
            <w:i w:val="0"/>
            <w:iCs w:val="0"/>
          </w:rPr>
          <w:fldChar w:fldCharType="end"/>
        </w:r>
        <w:r w:rsidRPr="00F923A5" w:rsidDel="00FB119D">
          <w:rPr>
            <w:rFonts w:ascii="Times New Roman" w:hAnsi="Times New Roman" w:cs="Times New Roman"/>
            <w:sz w:val="24"/>
            <w:szCs w:val="24"/>
          </w:rPr>
          <w:delText xml:space="preserve"> Parallel coordinates plot used for interacting with the ML model. Example of the </w:delText>
        </w:r>
        <w:r w:rsidDel="00FB119D">
          <w:rPr>
            <w:rFonts w:ascii="Times New Roman" w:hAnsi="Times New Roman" w:cs="Times New Roman"/>
            <w:sz w:val="24"/>
            <w:szCs w:val="24"/>
          </w:rPr>
          <w:delText>high</w:delText>
        </w:r>
        <w:r w:rsidRPr="00F923A5" w:rsidDel="00FB119D">
          <w:rPr>
            <w:rFonts w:ascii="Times New Roman" w:hAnsi="Times New Roman" w:cs="Times New Roman"/>
            <w:sz w:val="24"/>
            <w:szCs w:val="24"/>
          </w:rPr>
          <w:delText xml:space="preserve"> </w:delText>
        </w:r>
        <w:r w:rsidDel="00FB119D">
          <w:rPr>
            <w:rFonts w:ascii="Times New Roman" w:hAnsi="Times New Roman" w:cs="Times New Roman"/>
            <w:sz w:val="24"/>
            <w:szCs w:val="24"/>
          </w:rPr>
          <w:delText xml:space="preserve">lignin content (100 wt%). </w:delText>
        </w:r>
      </w:del>
    </w:p>
    <w:p w14:paraId="70C3F319" w14:textId="77777777" w:rsidR="000B7A46" w:rsidRPr="000B7A46" w:rsidRDefault="000B7A46">
      <w:pPr>
        <w:rPr>
          <w:lang w:val="en-US"/>
        </w:rPr>
      </w:pPr>
    </w:p>
    <w:sectPr w:rsidR="000B7A46" w:rsidRPr="000B7A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9700E" w14:textId="77777777" w:rsidR="00C80CDC" w:rsidRDefault="00C80CDC" w:rsidP="00422750">
      <w:pPr>
        <w:spacing w:after="0" w:line="240" w:lineRule="auto"/>
      </w:pPr>
      <w:r>
        <w:separator/>
      </w:r>
    </w:p>
  </w:endnote>
  <w:endnote w:type="continuationSeparator" w:id="0">
    <w:p w14:paraId="512D762E" w14:textId="77777777" w:rsidR="00C80CDC" w:rsidRDefault="00C80CDC" w:rsidP="00422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7C572" w14:textId="2B76D0D2" w:rsidR="00E90D7E" w:rsidRDefault="00E90D7E">
    <w:pPr>
      <w:pStyle w:val="Footer"/>
    </w:pPr>
    <w:r>
      <w:rPr>
        <w:noProof/>
      </w:rPr>
      <mc:AlternateContent>
        <mc:Choice Requires="wps">
          <w:drawing>
            <wp:anchor distT="0" distB="0" distL="0" distR="0" simplePos="0" relativeHeight="251662336" behindDoc="0" locked="0" layoutInCell="1" allowOverlap="1" wp14:anchorId="0835D339" wp14:editId="42102D26">
              <wp:simplePos x="635" y="635"/>
              <wp:positionH relativeFrom="page">
                <wp:align>center</wp:align>
              </wp:positionH>
              <wp:positionV relativeFrom="page">
                <wp:align>bottom</wp:align>
              </wp:positionV>
              <wp:extent cx="892175" cy="370205"/>
              <wp:effectExtent l="0" t="0" r="3175" b="0"/>
              <wp:wrapNone/>
              <wp:docPr id="551862994" name="Text Box 5"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74C515E4" w14:textId="47E5C835"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35D339" id="_x0000_t202" coordsize="21600,21600" o:spt="202" path="m,l,21600r21600,l21600,xe">
              <v:stroke joinstyle="miter"/>
              <v:path gradientshapeok="t" o:connecttype="rect"/>
            </v:shapetype>
            <v:shape id="Text Box 5" o:spid="_x0000_s1028" type="#_x0000_t202" alt="Internal Use Only" style="position:absolute;margin-left:0;margin-top:0;width:70.25pt;height:29.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" filled="f" stroked="f">
              <v:textbox style="mso-fit-shape-to-text:t" inset="0,0,0,15pt">
                <w:txbxContent>
                  <w:p w14:paraId="74C515E4" w14:textId="47E5C835"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7F3B" w14:textId="0D94531E" w:rsidR="00422750" w:rsidRDefault="00000000">
    <w:pPr>
      <w:pStyle w:val="Footer"/>
      <w:jc w:val="center"/>
    </w:pPr>
    <w:sdt>
      <w:sdtPr>
        <w:id w:val="-763695387"/>
        <w:docPartObj>
          <w:docPartGallery w:val="Page Numbers (Bottom of Page)"/>
          <w:docPartUnique/>
        </w:docPartObj>
      </w:sdtPr>
      <w:sdtEndPr>
        <w:rPr>
          <w:noProof/>
        </w:rPr>
      </w:sdtEndPr>
      <w:sdtContent>
        <w:r w:rsidR="00422750">
          <w:fldChar w:fldCharType="begin"/>
        </w:r>
        <w:r w:rsidR="00422750">
          <w:instrText xml:space="preserve"> PAGE   \* MERGEFORMAT </w:instrText>
        </w:r>
        <w:r w:rsidR="00422750">
          <w:fldChar w:fldCharType="separate"/>
        </w:r>
        <w:r w:rsidR="00422750">
          <w:rPr>
            <w:noProof/>
          </w:rPr>
          <w:t>2</w:t>
        </w:r>
        <w:r w:rsidR="00422750">
          <w:rPr>
            <w:noProof/>
          </w:rPr>
          <w:fldChar w:fldCharType="end"/>
        </w:r>
      </w:sdtContent>
    </w:sdt>
  </w:p>
  <w:p w14:paraId="09AA7E73" w14:textId="77777777" w:rsidR="00422750" w:rsidRDefault="004227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68A4" w14:textId="64CA5CFE" w:rsidR="00E90D7E" w:rsidRDefault="00E90D7E">
    <w:pPr>
      <w:pStyle w:val="Footer"/>
    </w:pPr>
    <w:r>
      <w:rPr>
        <w:noProof/>
      </w:rPr>
      <mc:AlternateContent>
        <mc:Choice Requires="wps">
          <w:drawing>
            <wp:anchor distT="0" distB="0" distL="0" distR="0" simplePos="0" relativeHeight="251661312" behindDoc="0" locked="0" layoutInCell="1" allowOverlap="1" wp14:anchorId="425E6480" wp14:editId="63CCE50F">
              <wp:simplePos x="635" y="635"/>
              <wp:positionH relativeFrom="page">
                <wp:align>center</wp:align>
              </wp:positionH>
              <wp:positionV relativeFrom="page">
                <wp:align>bottom</wp:align>
              </wp:positionV>
              <wp:extent cx="892175" cy="370205"/>
              <wp:effectExtent l="0" t="0" r="3175" b="0"/>
              <wp:wrapNone/>
              <wp:docPr id="246071687"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246EB91A" w14:textId="46BFCE38"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5E6480" id="_x0000_t202" coordsize="21600,21600" o:spt="202" path="m,l,21600r21600,l21600,xe">
              <v:stroke joinstyle="miter"/>
              <v:path gradientshapeok="t" o:connecttype="rect"/>
            </v:shapetype>
            <v:shape id="Text Box 4" o:spid="_x0000_s1030" type="#_x0000_t202" alt="Internal Use Only" style="position:absolute;margin-left:0;margin-top:0;width:70.25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" filled="f" stroked="f">
              <v:textbox style="mso-fit-shape-to-text:t" inset="0,0,0,15pt">
                <w:txbxContent>
                  <w:p w14:paraId="246EB91A" w14:textId="46BFCE38"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DFC46" w14:textId="77777777" w:rsidR="00C80CDC" w:rsidRDefault="00C80CDC" w:rsidP="00422750">
      <w:pPr>
        <w:spacing w:after="0" w:line="240" w:lineRule="auto"/>
      </w:pPr>
      <w:r>
        <w:separator/>
      </w:r>
    </w:p>
  </w:footnote>
  <w:footnote w:type="continuationSeparator" w:id="0">
    <w:p w14:paraId="19C15129" w14:textId="77777777" w:rsidR="00C80CDC" w:rsidRDefault="00C80CDC" w:rsidP="00422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DFF0" w14:textId="62D3E0AB" w:rsidR="00E90D7E" w:rsidRDefault="00E90D7E">
    <w:pPr>
      <w:pStyle w:val="Header"/>
    </w:pPr>
    <w:r>
      <w:rPr>
        <w:noProof/>
      </w:rPr>
      <mc:AlternateContent>
        <mc:Choice Requires="wps">
          <w:drawing>
            <wp:anchor distT="0" distB="0" distL="0" distR="0" simplePos="0" relativeHeight="251659264" behindDoc="0" locked="0" layoutInCell="1" allowOverlap="1" wp14:anchorId="755EFD79" wp14:editId="6291FFA5">
              <wp:simplePos x="635" y="635"/>
              <wp:positionH relativeFrom="page">
                <wp:align>center</wp:align>
              </wp:positionH>
              <wp:positionV relativeFrom="page">
                <wp:align>top</wp:align>
              </wp:positionV>
              <wp:extent cx="892175" cy="370205"/>
              <wp:effectExtent l="0" t="0" r="3175" b="10795"/>
              <wp:wrapNone/>
              <wp:docPr id="330279119" name="Text Box 2"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045E2D85" w14:textId="2C04FF70"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5EFD79" id="_x0000_t202" coordsize="21600,21600" o:spt="202" path="m,l,21600r21600,l21600,xe">
              <v:stroke joinstyle="miter"/>
              <v:path gradientshapeok="t" o:connecttype="rect"/>
            </v:shapetype>
            <v:shape id="Text Box 2" o:spid="_x0000_s1026" type="#_x0000_t202" alt="Internal Use Only" style="position:absolute;margin-left:0;margin-top:0;width:70.2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" filled="f" stroked="f">
              <v:textbox style="mso-fit-shape-to-text:t" inset="0,15pt,0,0">
                <w:txbxContent>
                  <w:p w14:paraId="045E2D85" w14:textId="2C04FF70"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E246" w14:textId="7CDA6D8E" w:rsidR="00E90D7E" w:rsidRDefault="00E90D7E">
    <w:pPr>
      <w:pStyle w:val="Header"/>
    </w:pPr>
    <w:r>
      <w:rPr>
        <w:noProof/>
      </w:rPr>
      <mc:AlternateContent>
        <mc:Choice Requires="wps">
          <w:drawing>
            <wp:anchor distT="0" distB="0" distL="0" distR="0" simplePos="0" relativeHeight="251660288" behindDoc="0" locked="0" layoutInCell="1" allowOverlap="1" wp14:anchorId="62A9D745" wp14:editId="002713EA">
              <wp:simplePos x="635" y="635"/>
              <wp:positionH relativeFrom="page">
                <wp:align>center</wp:align>
              </wp:positionH>
              <wp:positionV relativeFrom="page">
                <wp:align>top</wp:align>
              </wp:positionV>
              <wp:extent cx="892175" cy="370205"/>
              <wp:effectExtent l="0" t="0" r="3175" b="10795"/>
              <wp:wrapNone/>
              <wp:docPr id="1947178531" name="Text Box 3"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16BEA5CC" w14:textId="425F8F36" w:rsidR="00E90D7E" w:rsidRPr="00E90D7E" w:rsidRDefault="00E90D7E" w:rsidP="00E90D7E">
                          <w:pPr>
                            <w:spacing w:after="0"/>
                            <w:rPr>
                              <w:rFonts w:ascii="Calibri" w:eastAsia="Calibri" w:hAnsi="Calibri" w:cs="Calibri"/>
                              <w:noProof/>
                              <w:color w:val="000000"/>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A9D745" id="_x0000_t202" coordsize="21600,21600" o:spt="202" path="m,l,21600r21600,l21600,xe">
              <v:stroke joinstyle="miter"/>
              <v:path gradientshapeok="t" o:connecttype="rect"/>
            </v:shapetype>
            <v:shape id="Text Box 3" o:spid="_x0000_s1027" type="#_x0000_t202" alt="Internal Use Only" style="position:absolute;margin-left:0;margin-top:0;width:70.2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" filled="f" stroked="f">
              <v:textbox style="mso-fit-shape-to-text:t" inset="0,15pt,0,0">
                <w:txbxContent>
                  <w:p w14:paraId="16BEA5CC" w14:textId="425F8F36" w:rsidR="00E90D7E" w:rsidRPr="00E90D7E" w:rsidRDefault="00E90D7E" w:rsidP="00E90D7E">
                    <w:pPr>
                      <w:spacing w:after="0"/>
                      <w:rPr>
                        <w:rFonts w:ascii="Calibri" w:eastAsia="Calibri" w:hAnsi="Calibri" w:cs="Calibri"/>
                        <w:noProof/>
                        <w:color w:val="00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445C" w14:textId="2D90058E" w:rsidR="00E90D7E" w:rsidRDefault="00E90D7E">
    <w:pPr>
      <w:pStyle w:val="Header"/>
    </w:pPr>
    <w:r>
      <w:rPr>
        <w:noProof/>
      </w:rPr>
      <mc:AlternateContent>
        <mc:Choice Requires="wps">
          <w:drawing>
            <wp:anchor distT="0" distB="0" distL="0" distR="0" simplePos="0" relativeHeight="251658240" behindDoc="0" locked="0" layoutInCell="1" allowOverlap="1" wp14:anchorId="0931F161" wp14:editId="42265275">
              <wp:simplePos x="635" y="635"/>
              <wp:positionH relativeFrom="page">
                <wp:align>center</wp:align>
              </wp:positionH>
              <wp:positionV relativeFrom="page">
                <wp:align>top</wp:align>
              </wp:positionV>
              <wp:extent cx="892175" cy="370205"/>
              <wp:effectExtent l="0" t="0" r="3175" b="10795"/>
              <wp:wrapNone/>
              <wp:docPr id="1150205503" name="Text Box 1" descr="Intern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92175" cy="370205"/>
                      </a:xfrm>
                      <a:prstGeom prst="rect">
                        <a:avLst/>
                      </a:prstGeom>
                      <a:noFill/>
                      <a:ln>
                        <a:noFill/>
                      </a:ln>
                    </wps:spPr>
                    <wps:txbx>
                      <w:txbxContent>
                        <w:p w14:paraId="4736BCE4" w14:textId="19F94D86"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31F161" id="_x0000_t202" coordsize="21600,21600" o:spt="202" path="m,l,21600r21600,l21600,xe">
              <v:stroke joinstyle="miter"/>
              <v:path gradientshapeok="t" o:connecttype="rect"/>
            </v:shapetype>
            <v:shape id="Text Box 1" o:spid="_x0000_s1029" type="#_x0000_t202" alt="Internal Use Only" style="position:absolute;margin-left:0;margin-top:0;width:70.2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" filled="f" stroked="f">
              <v:textbox style="mso-fit-shape-to-text:t" inset="0,15pt,0,0">
                <w:txbxContent>
                  <w:p w14:paraId="4736BCE4" w14:textId="19F94D86" w:rsidR="00E90D7E" w:rsidRPr="00E90D7E" w:rsidRDefault="00E90D7E" w:rsidP="00E90D7E">
                    <w:pPr>
                      <w:spacing w:after="0"/>
                      <w:rPr>
                        <w:rFonts w:ascii="Calibri" w:eastAsia="Calibri" w:hAnsi="Calibri" w:cs="Calibri"/>
                        <w:noProof/>
                        <w:color w:val="000000"/>
                        <w:sz w:val="20"/>
                        <w:szCs w:val="20"/>
                      </w:rPr>
                    </w:pPr>
                    <w:r w:rsidRPr="00E90D7E">
                      <w:rPr>
                        <w:rFonts w:ascii="Calibri" w:eastAsia="Calibri" w:hAnsi="Calibri" w:cs="Calibri"/>
                        <w:noProof/>
                        <w:color w:val="000000"/>
                        <w:sz w:val="20"/>
                        <w:szCs w:val="20"/>
                      </w:rPr>
                      <w:t>Internal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1D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809686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aru, Silviu">
    <w15:presenceInfo w15:providerId="AD" w15:userId="S::s.acaru@aixtron.com::ee465dde-fd87-4722-be3d-1937382eb9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A46"/>
    <w:rsid w:val="0000352E"/>
    <w:rsid w:val="000661E2"/>
    <w:rsid w:val="000B7A46"/>
    <w:rsid w:val="000F0044"/>
    <w:rsid w:val="000F7789"/>
    <w:rsid w:val="001062A3"/>
    <w:rsid w:val="0017051E"/>
    <w:rsid w:val="0023112E"/>
    <w:rsid w:val="002560DD"/>
    <w:rsid w:val="002D2ADE"/>
    <w:rsid w:val="003134B6"/>
    <w:rsid w:val="00340E98"/>
    <w:rsid w:val="003944A2"/>
    <w:rsid w:val="00396C60"/>
    <w:rsid w:val="003C1353"/>
    <w:rsid w:val="00422750"/>
    <w:rsid w:val="004368CD"/>
    <w:rsid w:val="005A648E"/>
    <w:rsid w:val="005F050B"/>
    <w:rsid w:val="0064307A"/>
    <w:rsid w:val="0068698B"/>
    <w:rsid w:val="0071705D"/>
    <w:rsid w:val="007438A0"/>
    <w:rsid w:val="00862E5C"/>
    <w:rsid w:val="00957FE6"/>
    <w:rsid w:val="009739BA"/>
    <w:rsid w:val="00994CD2"/>
    <w:rsid w:val="009B4C52"/>
    <w:rsid w:val="00A14FB6"/>
    <w:rsid w:val="00A23B67"/>
    <w:rsid w:val="00A54211"/>
    <w:rsid w:val="00A91F6C"/>
    <w:rsid w:val="00AD0BE6"/>
    <w:rsid w:val="00B26B09"/>
    <w:rsid w:val="00B45778"/>
    <w:rsid w:val="00B51E76"/>
    <w:rsid w:val="00BD2011"/>
    <w:rsid w:val="00C065FD"/>
    <w:rsid w:val="00C31B73"/>
    <w:rsid w:val="00C54B3F"/>
    <w:rsid w:val="00C80CDC"/>
    <w:rsid w:val="00CA75EE"/>
    <w:rsid w:val="00CC5F9A"/>
    <w:rsid w:val="00D019AD"/>
    <w:rsid w:val="00D10A49"/>
    <w:rsid w:val="00D6614B"/>
    <w:rsid w:val="00D740D8"/>
    <w:rsid w:val="00DD1A25"/>
    <w:rsid w:val="00E90D7E"/>
    <w:rsid w:val="00EF5840"/>
    <w:rsid w:val="00FB119D"/>
    <w:rsid w:val="00FC08D5"/>
    <w:rsid w:val="00FC531B"/>
    <w:rsid w:val="00FF2226"/>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0FEF9"/>
  <w15:chartTrackingRefBased/>
  <w15:docId w15:val="{CAD158C3-B59B-4272-A24F-976B1BEFA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A46"/>
    <w:rPr>
      <w:rFonts w:eastAsiaTheme="majorEastAsia" w:cstheme="majorBidi"/>
      <w:color w:val="272727" w:themeColor="text1" w:themeTint="D8"/>
    </w:rPr>
  </w:style>
  <w:style w:type="paragraph" w:styleId="Title">
    <w:name w:val="Title"/>
    <w:basedOn w:val="Normal"/>
    <w:next w:val="Normal"/>
    <w:link w:val="TitleChar"/>
    <w:uiPriority w:val="10"/>
    <w:qFormat/>
    <w:rsid w:val="000B7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A46"/>
    <w:pPr>
      <w:spacing w:before="160"/>
      <w:jc w:val="center"/>
    </w:pPr>
    <w:rPr>
      <w:i/>
      <w:iCs/>
      <w:color w:val="404040" w:themeColor="text1" w:themeTint="BF"/>
    </w:rPr>
  </w:style>
  <w:style w:type="character" w:customStyle="1" w:styleId="QuoteChar">
    <w:name w:val="Quote Char"/>
    <w:basedOn w:val="DefaultParagraphFont"/>
    <w:link w:val="Quote"/>
    <w:uiPriority w:val="29"/>
    <w:rsid w:val="000B7A46"/>
    <w:rPr>
      <w:i/>
      <w:iCs/>
      <w:color w:val="404040" w:themeColor="text1" w:themeTint="BF"/>
    </w:rPr>
  </w:style>
  <w:style w:type="paragraph" w:styleId="ListParagraph">
    <w:name w:val="List Paragraph"/>
    <w:basedOn w:val="Normal"/>
    <w:uiPriority w:val="34"/>
    <w:qFormat/>
    <w:rsid w:val="000B7A46"/>
    <w:pPr>
      <w:ind w:left="720"/>
      <w:contextualSpacing/>
    </w:pPr>
  </w:style>
  <w:style w:type="character" w:styleId="IntenseEmphasis">
    <w:name w:val="Intense Emphasis"/>
    <w:basedOn w:val="DefaultParagraphFont"/>
    <w:uiPriority w:val="21"/>
    <w:qFormat/>
    <w:rsid w:val="000B7A46"/>
    <w:rPr>
      <w:i/>
      <w:iCs/>
      <w:color w:val="0F4761" w:themeColor="accent1" w:themeShade="BF"/>
    </w:rPr>
  </w:style>
  <w:style w:type="paragraph" w:styleId="IntenseQuote">
    <w:name w:val="Intense Quote"/>
    <w:basedOn w:val="Normal"/>
    <w:next w:val="Normal"/>
    <w:link w:val="IntenseQuoteChar"/>
    <w:uiPriority w:val="30"/>
    <w:qFormat/>
    <w:rsid w:val="000B7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A46"/>
    <w:rPr>
      <w:i/>
      <w:iCs/>
      <w:color w:val="0F4761" w:themeColor="accent1" w:themeShade="BF"/>
    </w:rPr>
  </w:style>
  <w:style w:type="character" w:styleId="IntenseReference">
    <w:name w:val="Intense Reference"/>
    <w:basedOn w:val="DefaultParagraphFont"/>
    <w:uiPriority w:val="32"/>
    <w:qFormat/>
    <w:rsid w:val="000B7A46"/>
    <w:rPr>
      <w:b/>
      <w:bCs/>
      <w:smallCaps/>
      <w:color w:val="0F4761" w:themeColor="accent1" w:themeShade="BF"/>
      <w:spacing w:val="5"/>
    </w:rPr>
  </w:style>
  <w:style w:type="paragraph" w:styleId="Caption">
    <w:name w:val="caption"/>
    <w:basedOn w:val="Normal"/>
    <w:next w:val="Normal"/>
    <w:uiPriority w:val="35"/>
    <w:unhideWhenUsed/>
    <w:qFormat/>
    <w:rsid w:val="000B7A46"/>
    <w:pPr>
      <w:spacing w:after="200" w:line="240" w:lineRule="auto"/>
    </w:pPr>
    <w:rPr>
      <w:i/>
      <w:iCs/>
      <w:color w:val="0E2841" w:themeColor="text2"/>
      <w:kern w:val="0"/>
      <w:sz w:val="18"/>
      <w:szCs w:val="18"/>
      <w:lang w:val="en-US"/>
      <w14:ligatures w14:val="none"/>
    </w:rPr>
  </w:style>
  <w:style w:type="table" w:styleId="PlainTable5">
    <w:name w:val="Plain Table 5"/>
    <w:basedOn w:val="TableNormal"/>
    <w:uiPriority w:val="45"/>
    <w:rsid w:val="000B7A46"/>
    <w:pPr>
      <w:spacing w:after="0" w:line="240" w:lineRule="auto"/>
    </w:pPr>
    <w:rPr>
      <w:kern w:val="0"/>
      <w:sz w:val="22"/>
      <w:szCs w:val="22"/>
      <w:lang w:val="en-U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whitespace-pre-wrap">
    <w:name w:val="whitespace-pre-wrap"/>
    <w:basedOn w:val="Normal"/>
    <w:rsid w:val="000B7A4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4227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2750"/>
  </w:style>
  <w:style w:type="paragraph" w:styleId="Footer">
    <w:name w:val="footer"/>
    <w:basedOn w:val="Normal"/>
    <w:link w:val="FooterChar"/>
    <w:uiPriority w:val="99"/>
    <w:unhideWhenUsed/>
    <w:rsid w:val="004227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2750"/>
  </w:style>
  <w:style w:type="character" w:styleId="CommentReference">
    <w:name w:val="annotation reference"/>
    <w:basedOn w:val="DefaultParagraphFont"/>
    <w:uiPriority w:val="99"/>
    <w:semiHidden/>
    <w:unhideWhenUsed/>
    <w:rsid w:val="00422750"/>
    <w:rPr>
      <w:sz w:val="16"/>
      <w:szCs w:val="16"/>
    </w:rPr>
  </w:style>
  <w:style w:type="paragraph" w:styleId="CommentText">
    <w:name w:val="annotation text"/>
    <w:basedOn w:val="Normal"/>
    <w:link w:val="CommentTextChar"/>
    <w:uiPriority w:val="99"/>
    <w:unhideWhenUsed/>
    <w:rsid w:val="00422750"/>
    <w:pPr>
      <w:spacing w:line="240" w:lineRule="auto"/>
    </w:pPr>
    <w:rPr>
      <w:kern w:val="0"/>
      <w:sz w:val="20"/>
      <w:szCs w:val="20"/>
      <w:lang w:val="en-US"/>
      <w14:ligatures w14:val="none"/>
    </w:rPr>
  </w:style>
  <w:style w:type="character" w:customStyle="1" w:styleId="CommentTextChar">
    <w:name w:val="Comment Text Char"/>
    <w:basedOn w:val="DefaultParagraphFont"/>
    <w:link w:val="CommentText"/>
    <w:uiPriority w:val="99"/>
    <w:rsid w:val="00422750"/>
    <w:rPr>
      <w:kern w:val="0"/>
      <w:sz w:val="20"/>
      <w:szCs w:val="20"/>
      <w:lang w:val="en-US"/>
      <w14:ligatures w14:val="none"/>
    </w:rPr>
  </w:style>
  <w:style w:type="character" w:styleId="Hyperlink">
    <w:name w:val="Hyperlink"/>
    <w:basedOn w:val="DefaultParagraphFont"/>
    <w:uiPriority w:val="99"/>
    <w:unhideWhenUsed/>
    <w:rsid w:val="00422750"/>
    <w:rPr>
      <w:color w:val="467886" w:themeColor="hyperlink"/>
      <w:u w:val="single"/>
    </w:rPr>
  </w:style>
  <w:style w:type="paragraph" w:styleId="Revision">
    <w:name w:val="Revision"/>
    <w:hidden/>
    <w:uiPriority w:val="99"/>
    <w:semiHidden/>
    <w:rsid w:val="00A91F6C"/>
    <w:pPr>
      <w:spacing w:after="0" w:line="240" w:lineRule="auto"/>
    </w:pPr>
  </w:style>
  <w:style w:type="paragraph" w:styleId="CommentSubject">
    <w:name w:val="annotation subject"/>
    <w:basedOn w:val="CommentText"/>
    <w:next w:val="CommentText"/>
    <w:link w:val="CommentSubjectChar"/>
    <w:uiPriority w:val="99"/>
    <w:semiHidden/>
    <w:unhideWhenUsed/>
    <w:rsid w:val="00D10A49"/>
    <w:rPr>
      <w:b/>
      <w:bCs/>
      <w:kern w:val="2"/>
      <w:lang w:val="nl-NL"/>
      <w14:ligatures w14:val="standardContextual"/>
    </w:rPr>
  </w:style>
  <w:style w:type="character" w:customStyle="1" w:styleId="CommentSubjectChar">
    <w:name w:val="Comment Subject Char"/>
    <w:basedOn w:val="CommentTextChar"/>
    <w:link w:val="CommentSubject"/>
    <w:uiPriority w:val="99"/>
    <w:semiHidden/>
    <w:rsid w:val="00D10A49"/>
    <w:rPr>
      <w:b/>
      <w:bCs/>
      <w:kern w:val="0"/>
      <w:sz w:val="20"/>
      <w:szCs w:val="20"/>
      <w:lang w:val="en-US"/>
      <w14:ligatures w14:val="none"/>
    </w:rPr>
  </w:style>
  <w:style w:type="table" w:styleId="TableGrid">
    <w:name w:val="Table Grid"/>
    <w:basedOn w:val="TableNormal"/>
    <w:uiPriority w:val="39"/>
    <w:rsid w:val="00717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062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32" Type="http://schemas.openxmlformats.org/officeDocument/2006/relationships/image" Target="media/image19.tif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eader" Target="header3.xml"/><Relationship Id="rId36" Type="http://schemas.openxmlformats.org/officeDocument/2006/relationships/theme" Target="theme/theme1.xml"/><Relationship Id="rId10" Type="http://schemas.openxmlformats.org/officeDocument/2006/relationships/image" Target="media/image3.tiff"/><Relationship Id="rId19" Type="http://schemas.openxmlformats.org/officeDocument/2006/relationships/image" Target="media/image12.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oter" Target="footer2.xml"/><Relationship Id="rId30" Type="http://schemas.openxmlformats.org/officeDocument/2006/relationships/image" Target="media/image17.png"/><Relationship Id="rId35"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44E81-EDA1-4E65-9538-BD69F32E0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1933</Words>
  <Characters>11020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Bernaerts, Katrien (AMIBM)</dc:creator>
  <cp:keywords/>
  <dc:description/>
  <cp:lastModifiedBy>Acaru, Silviu</cp:lastModifiedBy>
  <cp:revision>7</cp:revision>
  <dcterms:created xsi:type="dcterms:W3CDTF">2025-12-10T16:19:00Z</dcterms:created>
  <dcterms:modified xsi:type="dcterms:W3CDTF">2026-03-17T21:49:00Z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448ebe3f,13afa8cf,740f9623</vt:lpwstr>
  </property>
  <property fmtid="{D5CDD505-2E9C-101B-9397-08002B2CF9AE}" pid="3" name="ClassificationContentMarkingHeaderFontProps">
    <vt:lpwstr>#000000,10,Calibri</vt:lpwstr>
  </property>
  <property fmtid="{D5CDD505-2E9C-101B-9397-08002B2CF9AE}" pid="4" name="ClassificationContentMarkingHeaderText">
    <vt:lpwstr>Internal Use Only</vt:lpwstr>
  </property>
  <property fmtid="{D5CDD505-2E9C-101B-9397-08002B2CF9AE}" pid="5" name="ClassificationContentMarkingFooterShapeIds">
    <vt:lpwstr>eaac187,20e4c2d2,279faa62</vt:lpwstr>
  </property>
  <property fmtid="{D5CDD505-2E9C-101B-9397-08002B2CF9AE}" pid="6" name="ClassificationContentMarkingFooterFontProps">
    <vt:lpwstr>#000000,10,Calibri</vt:lpwstr>
  </property>
  <property fmtid="{D5CDD505-2E9C-101B-9397-08002B2CF9AE}" pid="7" name="ClassificationContentMarkingFooterText">
    <vt:lpwstr>Internal Use Only</vt:lpwstr>
  </property>
  <property fmtid="{D5CDD505-2E9C-101B-9397-08002B2CF9AE}" pid="8" name="MSIP_Label_027ad620-9833-42c5-b276-2511a635058c_Enabled">
    <vt:lpwstr>true</vt:lpwstr>
  </property>
  <property fmtid="{D5CDD505-2E9C-101B-9397-08002B2CF9AE}" pid="9" name="MSIP_Label_027ad620-9833-42c5-b276-2511a635058c_SetDate">
    <vt:lpwstr>2025-02-25T12:32:08Z</vt:lpwstr>
  </property>
  <property fmtid="{D5CDD505-2E9C-101B-9397-08002B2CF9AE}" pid="10" name="MSIP_Label_027ad620-9833-42c5-b276-2511a635058c_Method">
    <vt:lpwstr>Standard</vt:lpwstr>
  </property>
  <property fmtid="{D5CDD505-2E9C-101B-9397-08002B2CF9AE}" pid="11" name="MSIP_Label_027ad620-9833-42c5-b276-2511a635058c_Name">
    <vt:lpwstr>Internal Use Only</vt:lpwstr>
  </property>
  <property fmtid="{D5CDD505-2E9C-101B-9397-08002B2CF9AE}" pid="12" name="MSIP_Label_027ad620-9833-42c5-b276-2511a635058c_SiteId">
    <vt:lpwstr>f667ad43-b1c9-4e4c-a9de-24c46f58705a</vt:lpwstr>
  </property>
  <property fmtid="{D5CDD505-2E9C-101B-9397-08002B2CF9AE}" pid="13" name="MSIP_Label_027ad620-9833-42c5-b276-2511a635058c_ActionId">
    <vt:lpwstr>564c798d-8436-4e46-a69b-17a18700e074</vt:lpwstr>
  </property>
  <property fmtid="{D5CDD505-2E9C-101B-9397-08002B2CF9AE}" pid="14" name="MSIP_Label_027ad620-9833-42c5-b276-2511a635058c_ContentBits">
    <vt:lpwstr>3</vt:lpwstr>
  </property>
  <property fmtid="{D5CDD505-2E9C-101B-9397-08002B2CF9AE}" pid="15" name="MSIP_Label_027ad620-9833-42c5-b276-2511a635058c_Tag">
    <vt:lpwstr>10, 3, 0, 1</vt:lpwstr>
  </property>
</Properties>
</file>